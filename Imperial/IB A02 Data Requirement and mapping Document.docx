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BA1D2C" w:rsidRDefault="005D1CF4" w14:paraId="407FF23C" w14:textId="5EE87CEB">
      <w:r>
        <w:t xml:space="preserve">        </w:t>
      </w:r>
    </w:p>
    <w:p w:rsidR="00BA1D2C" w:rsidRDefault="00BA1D2C" w14:paraId="278A4CC9" w14:textId="77777777"/>
    <w:p w:rsidR="00BA1D2C" w:rsidRDefault="00BA1D2C" w14:paraId="251B33E3" w14:textId="267834AC"/>
    <w:p w:rsidR="00BA1D2C" w:rsidRDefault="00BA1D2C" w14:paraId="3254C72F" w14:textId="796A262B"/>
    <w:p w:rsidR="00BA1D2C" w:rsidP="00BA1D2C" w:rsidRDefault="00BA1D2C" w14:paraId="306AEA4A" w14:textId="77777777">
      <w:pPr>
        <w:rPr>
          <w:b/>
          <w:color w:val="548DD4"/>
          <w:sz w:val="56"/>
          <w:szCs w:val="56"/>
        </w:rPr>
      </w:pPr>
    </w:p>
    <w:p w:rsidRPr="009734F3" w:rsidR="00BA1D2C" w:rsidP="2C17465C" w:rsidRDefault="00F70EBD" w14:paraId="616827D0" w14:textId="5B726438">
      <w:pPr>
        <w:rPr>
          <w:b/>
          <w:bCs/>
          <w:color w:val="548DD4"/>
          <w:sz w:val="56"/>
          <w:szCs w:val="56"/>
        </w:rPr>
      </w:pPr>
      <w:r w:rsidRPr="2C17465C">
        <w:rPr>
          <w:b/>
          <w:bCs/>
          <w:color w:val="548DD4"/>
          <w:sz w:val="56"/>
          <w:szCs w:val="56"/>
        </w:rPr>
        <w:t>A0</w:t>
      </w:r>
      <w:r w:rsidRPr="2C17465C" w:rsidR="00B74D09">
        <w:rPr>
          <w:b/>
          <w:bCs/>
          <w:color w:val="548DD4"/>
          <w:sz w:val="56"/>
          <w:szCs w:val="56"/>
        </w:rPr>
        <w:t>2</w:t>
      </w:r>
      <w:r w:rsidRPr="2C17465C">
        <w:rPr>
          <w:b/>
          <w:bCs/>
          <w:color w:val="548DD4"/>
          <w:sz w:val="56"/>
          <w:szCs w:val="56"/>
        </w:rPr>
        <w:t xml:space="preserve"> </w:t>
      </w:r>
      <w:r w:rsidRPr="2C17465C" w:rsidR="00AE4E89">
        <w:rPr>
          <w:b/>
          <w:bCs/>
          <w:color w:val="548DD4"/>
          <w:sz w:val="56"/>
          <w:szCs w:val="56"/>
        </w:rPr>
        <w:t>Data Requirement and mapping Document</w:t>
      </w:r>
      <w:r w:rsidRPr="2C17465C" w:rsidR="00BA1D2C">
        <w:rPr>
          <w:b/>
          <w:bCs/>
          <w:color w:val="548DD4"/>
          <w:sz w:val="56"/>
          <w:szCs w:val="56"/>
        </w:rPr>
        <w:t xml:space="preserve"> </w:t>
      </w:r>
    </w:p>
    <w:p w:rsidRPr="009734F3" w:rsidR="00BA1D2C" w:rsidP="00BA1D2C" w:rsidRDefault="00BA1D2C" w14:paraId="73CC40E2" w14:textId="77777777">
      <w:pPr>
        <w:rPr>
          <w:b/>
          <w:sz w:val="44"/>
          <w:szCs w:val="44"/>
        </w:rPr>
      </w:pPr>
    </w:p>
    <w:p w:rsidRPr="009734F3" w:rsidR="00BA1D2C" w:rsidP="00BA1D2C" w:rsidRDefault="00F70EBD" w14:paraId="7DE214A2" w14:textId="7A0D6B5D">
      <w:pPr>
        <w:rPr>
          <w:sz w:val="44"/>
          <w:szCs w:val="44"/>
        </w:rPr>
      </w:pPr>
      <w:r>
        <w:rPr>
          <w:sz w:val="44"/>
          <w:szCs w:val="44"/>
        </w:rPr>
        <w:t>Project</w:t>
      </w:r>
      <w:r w:rsidRPr="009734F3" w:rsidR="00BA1D2C">
        <w:rPr>
          <w:sz w:val="44"/>
          <w:szCs w:val="44"/>
        </w:rPr>
        <w:t xml:space="preserve">: </w:t>
      </w:r>
      <w:r w:rsidR="001805EE">
        <w:rPr>
          <w:sz w:val="44"/>
          <w:szCs w:val="44"/>
        </w:rPr>
        <w:t>Data Enablement Strea</w:t>
      </w:r>
      <w:r w:rsidR="008C70D8">
        <w:rPr>
          <w:sz w:val="44"/>
          <w:szCs w:val="44"/>
        </w:rPr>
        <w:t>m</w:t>
      </w:r>
    </w:p>
    <w:p w:rsidR="00BA1D2C" w:rsidP="00BA1D2C" w:rsidRDefault="00BA1D2C" w14:paraId="653E98D7" w14:textId="0BE0E83D">
      <w:pPr>
        <w:rPr>
          <w:sz w:val="28"/>
          <w:szCs w:val="28"/>
        </w:rPr>
      </w:pPr>
      <w:r w:rsidRPr="009734F3">
        <w:rPr>
          <w:sz w:val="28"/>
          <w:szCs w:val="28"/>
        </w:rPr>
        <w:t xml:space="preserve">&lt;Project Number&gt; </w:t>
      </w:r>
    </w:p>
    <w:p w:rsidR="00D0667E" w:rsidP="00BA1D2C" w:rsidRDefault="00D0667E" w14:paraId="4E3A1286" w14:textId="24E57885">
      <w:pPr>
        <w:rPr>
          <w:sz w:val="28"/>
          <w:szCs w:val="28"/>
        </w:rPr>
      </w:pPr>
    </w:p>
    <w:p w:rsidR="00D0667E" w:rsidP="00BA1D2C" w:rsidRDefault="00D0667E" w14:paraId="124D57FE" w14:textId="3C355E4D">
      <w:pPr>
        <w:rPr>
          <w:sz w:val="28"/>
          <w:szCs w:val="28"/>
        </w:rPr>
      </w:pPr>
    </w:p>
    <w:p w:rsidRPr="00013B29" w:rsidR="00D0667E" w:rsidP="5E184F93" w:rsidRDefault="00D0667E" w14:paraId="5E493647" w14:textId="0D7F91BB">
      <w:pPr>
        <w:pStyle w:val="BodyTextIndent"/>
        <w:ind w:left="0"/>
        <w:rPr>
          <w:rFonts w:cs="Arial"/>
          <w:lang w:val="en-AU"/>
        </w:rPr>
      </w:pPr>
      <w:r w:rsidRPr="5E184F93">
        <w:rPr>
          <w:rFonts w:cs="Arial"/>
          <w:b/>
          <w:bCs/>
          <w:lang w:val="en-AU"/>
        </w:rPr>
        <w:t>Origin/Author</w:t>
      </w:r>
      <w:r>
        <w:tab/>
      </w:r>
      <w:r w:rsidRPr="5E184F93">
        <w:rPr>
          <w:rFonts w:cs="Arial"/>
          <w:b/>
          <w:bCs/>
          <w:lang w:val="en-AU"/>
        </w:rPr>
        <w:t>:</w:t>
      </w:r>
      <w:r>
        <w:tab/>
      </w:r>
    </w:p>
    <w:p w:rsidRPr="00013B29" w:rsidR="00D0667E" w:rsidP="00D0667E" w:rsidRDefault="00D0667E" w14:paraId="39B43422" w14:textId="77777777">
      <w:pPr>
        <w:pStyle w:val="BodyTextIndent"/>
        <w:rPr>
          <w:rFonts w:cs="Arial"/>
        </w:rPr>
      </w:pPr>
    </w:p>
    <w:p w:rsidRPr="00013B29" w:rsidR="00D0667E" w:rsidP="00D0667E" w:rsidRDefault="00D0667E" w14:paraId="5140DD3C" w14:textId="77777777">
      <w:pPr>
        <w:pStyle w:val="BodyTextIndent"/>
        <w:ind w:left="0"/>
        <w:rPr>
          <w:rFonts w:cs="Arial"/>
        </w:rPr>
      </w:pPr>
      <w:r w:rsidRPr="00013B29">
        <w:rPr>
          <w:rFonts w:cs="Arial"/>
          <w:b/>
        </w:rPr>
        <w:t>Approved by</w:t>
      </w:r>
      <w:r w:rsidRPr="00013B29">
        <w:rPr>
          <w:rFonts w:cs="Arial"/>
        </w:rPr>
        <w:tab/>
      </w:r>
      <w:r w:rsidRPr="00013B29">
        <w:rPr>
          <w:rFonts w:cs="Arial"/>
          <w:b/>
        </w:rPr>
        <w:t>:</w:t>
      </w:r>
      <w:r w:rsidRPr="00013B29">
        <w:rPr>
          <w:rFonts w:cs="Arial"/>
          <w:b/>
          <w:bCs/>
        </w:rPr>
        <w:t xml:space="preserve"> </w:t>
      </w:r>
      <w:r w:rsidRPr="00013B29">
        <w:rPr>
          <w:rFonts w:cs="Arial"/>
        </w:rPr>
        <w:tab/>
      </w:r>
      <w:bookmarkStart w:name="bmkApproversName" w:id="0"/>
      <w:r w:rsidRPr="00013B29">
        <w:rPr>
          <w:rFonts w:cs="Arial"/>
        </w:rPr>
        <w:fldChar w:fldCharType="begin"/>
      </w:r>
      <w:r w:rsidRPr="00013B29">
        <w:rPr>
          <w:rFonts w:cs="Arial"/>
        </w:rPr>
        <w:instrText xml:space="preserve"> DOCPROPERTY  Approved_by  \* MERGEFORMAT </w:instrText>
      </w:r>
      <w:r w:rsidRPr="00013B29">
        <w:rPr>
          <w:rFonts w:cs="Arial"/>
        </w:rPr>
        <w:fldChar w:fldCharType="separate"/>
      </w:r>
      <w:r w:rsidRPr="00013B29">
        <w:rPr>
          <w:rFonts w:cs="Arial"/>
          <w:vanish/>
        </w:rPr>
        <w:t>not approved</w:t>
      </w:r>
      <w:r w:rsidRPr="00013B29">
        <w:rPr>
          <w:rFonts w:cs="Arial"/>
        </w:rPr>
        <w:fldChar w:fldCharType="end"/>
      </w:r>
      <w:bookmarkEnd w:id="0"/>
    </w:p>
    <w:p w:rsidRPr="00013B29" w:rsidR="00D0667E" w:rsidP="00D0667E" w:rsidRDefault="00D0667E" w14:paraId="40741B51" w14:textId="77777777">
      <w:pPr>
        <w:pStyle w:val="BodyTextIndent"/>
        <w:rPr>
          <w:rFonts w:cs="Arial"/>
        </w:rPr>
      </w:pPr>
    </w:p>
    <w:p w:rsidRPr="00013B29" w:rsidR="00D0667E" w:rsidP="00D0667E" w:rsidRDefault="00D0667E" w14:paraId="4148C812" w14:textId="4B16E79D">
      <w:pPr>
        <w:pStyle w:val="BodyTextIndent"/>
        <w:ind w:left="0"/>
        <w:rPr>
          <w:rFonts w:cs="Arial"/>
          <w:vanish/>
        </w:rPr>
      </w:pPr>
      <w:r w:rsidRPr="00013B29">
        <w:rPr>
          <w:rFonts w:cs="Arial"/>
          <w:b/>
        </w:rPr>
        <w:t>Date Approved:</w:t>
      </w:r>
      <w:r w:rsidRPr="00013B29">
        <w:rPr>
          <w:rFonts w:cs="Arial"/>
          <w:b/>
          <w:bCs/>
        </w:rPr>
        <w:t xml:space="preserve"> </w:t>
      </w:r>
      <w:r w:rsidRPr="00013B29">
        <w:rPr>
          <w:rFonts w:cs="Arial"/>
        </w:rPr>
        <w:tab/>
      </w:r>
      <w:bookmarkStart w:name="bmlApprovalDate" w:id="1"/>
      <w:bookmarkStart w:name="bmkApprovalDate" w:id="2"/>
      <w:r w:rsidRPr="00013B29">
        <w:rPr>
          <w:rFonts w:cs="Arial"/>
        </w:rPr>
        <w:fldChar w:fldCharType="begin"/>
      </w:r>
      <w:r w:rsidRPr="00013B29">
        <w:rPr>
          <w:rFonts w:cs="Arial"/>
        </w:rPr>
        <w:instrText xml:space="preserve"> DOCPROPERTY  Approval_Date  \* MERGEFORMAT </w:instrText>
      </w:r>
      <w:r w:rsidRPr="00013B29">
        <w:rPr>
          <w:rFonts w:cs="Arial"/>
        </w:rPr>
        <w:fldChar w:fldCharType="separate"/>
      </w:r>
      <w:r w:rsidRPr="00013B29">
        <w:rPr>
          <w:rFonts w:cs="Arial"/>
          <w:vanish/>
        </w:rPr>
        <w:t>n/a</w:t>
      </w:r>
      <w:r w:rsidRPr="00013B29">
        <w:rPr>
          <w:rFonts w:cs="Arial"/>
        </w:rPr>
        <w:fldChar w:fldCharType="end"/>
      </w:r>
      <w:bookmarkEnd w:id="1"/>
      <w:bookmarkEnd w:id="2"/>
    </w:p>
    <w:p w:rsidRPr="009734F3" w:rsidR="00D0667E" w:rsidP="00D0667E" w:rsidRDefault="00D0667E" w14:paraId="666F7E32" w14:textId="1812A6D9">
      <w:pPr>
        <w:rPr>
          <w:sz w:val="28"/>
          <w:szCs w:val="28"/>
        </w:rPr>
      </w:pPr>
    </w:p>
    <w:p w:rsidR="00BA1D2C" w:rsidRDefault="00BA1D2C" w14:paraId="7847467D" w14:textId="2D7D182C"/>
    <w:p w:rsidR="00715896" w:rsidRDefault="00715896" w14:paraId="33150842" w14:textId="48EA8F43"/>
    <w:p w:rsidR="00386C88" w:rsidRDefault="00386C88" w14:paraId="6986DB86" w14:textId="6F957B4D">
      <w:pPr>
        <w:spacing w:after="160" w:line="259" w:lineRule="auto"/>
      </w:pPr>
      <w:r>
        <w:br w:type="page"/>
      </w:r>
    </w:p>
    <w:p w:rsidR="00715896" w:rsidRDefault="00715896" w14:paraId="54A8294A" w14:textId="5244E083"/>
    <w:p w:rsidRPr="00FF6C0B" w:rsidR="00386C88" w:rsidRDefault="00B5378C" w14:paraId="3765D942" w14:textId="06F7CDCA">
      <w:pPr>
        <w:rPr>
          <w:b/>
          <w:bCs/>
        </w:rPr>
      </w:pPr>
      <w:r w:rsidRPr="00FF6C0B">
        <w:rPr>
          <w:b/>
          <w:bCs/>
        </w:rPr>
        <w:t>Document Purpose</w:t>
      </w:r>
    </w:p>
    <w:p w:rsidR="00B35319" w:rsidRDefault="00B35319" w14:paraId="6B9E5FE0" w14:textId="35D0F5A2"/>
    <w:p w:rsidR="503D71AE" w:rsidP="2C17465C" w:rsidRDefault="503D71AE" w14:paraId="15B00D39" w14:textId="23B735BE">
      <w:pPr>
        <w:jc w:val="both"/>
        <w:rPr>
          <w:rFonts w:eastAsia="Arial"/>
          <w:color w:val="000000" w:themeColor="text1"/>
        </w:rPr>
      </w:pPr>
      <w:r w:rsidRPr="2C17465C">
        <w:rPr>
          <w:rFonts w:eastAsia="Arial"/>
          <w:color w:val="000000" w:themeColor="text1"/>
          <w:lang w:val="en-US"/>
        </w:rPr>
        <w:t xml:space="preserve">This document represents Artifact </w:t>
      </w:r>
      <w:r w:rsidRPr="2C17465C">
        <w:rPr>
          <w:rFonts w:eastAsia="Arial"/>
          <w:b/>
          <w:bCs/>
          <w:i/>
          <w:iCs/>
          <w:color w:val="000000" w:themeColor="text1"/>
          <w:lang w:val="en-US"/>
        </w:rPr>
        <w:t>A.05</w:t>
      </w:r>
      <w:r w:rsidRPr="2C17465C">
        <w:rPr>
          <w:rFonts w:eastAsia="Arial"/>
          <w:b/>
          <w:bCs/>
          <w:i/>
          <w:iCs/>
          <w:lang w:val="en-US"/>
        </w:rPr>
        <w:t xml:space="preserve"> </w:t>
      </w:r>
      <w:r w:rsidRPr="2C17465C">
        <w:rPr>
          <w:rFonts w:eastAsia="Arial"/>
          <w:b/>
          <w:bCs/>
          <w:i/>
          <w:iCs/>
        </w:rPr>
        <w:t>Data Mapping and Model Document</w:t>
      </w:r>
      <w:r w:rsidRPr="2C17465C">
        <w:rPr>
          <w:rFonts w:eastAsia="Arial"/>
          <w:color w:val="000000" w:themeColor="text1"/>
          <w:lang w:val="en-US"/>
        </w:rPr>
        <w:t xml:space="preserve"> from Statement of Work #01731141 dated 8</w:t>
      </w:r>
      <w:r w:rsidRPr="2C17465C">
        <w:rPr>
          <w:rFonts w:eastAsia="Arial"/>
          <w:color w:val="000000" w:themeColor="text1"/>
          <w:sz w:val="16"/>
          <w:szCs w:val="16"/>
          <w:vertAlign w:val="superscript"/>
          <w:lang w:val="en-US"/>
        </w:rPr>
        <w:t>th</w:t>
      </w:r>
      <w:r w:rsidRPr="2C17465C">
        <w:rPr>
          <w:rFonts w:eastAsia="Arial"/>
          <w:color w:val="000000" w:themeColor="text1"/>
          <w:lang w:val="en-US"/>
        </w:rPr>
        <w:t xml:space="preserve"> Jun 2022.</w:t>
      </w:r>
      <w:r w:rsidRPr="2C17465C">
        <w:rPr>
          <w:rFonts w:eastAsia="Arial"/>
          <w:color w:val="000000" w:themeColor="text1"/>
        </w:rPr>
        <w:t xml:space="preserve"> </w:t>
      </w:r>
    </w:p>
    <w:p w:rsidR="2C17465C" w:rsidP="2C17465C" w:rsidRDefault="2C17465C" w14:paraId="7073F3A2" w14:textId="7BBF1388">
      <w:pPr>
        <w:jc w:val="both"/>
      </w:pPr>
    </w:p>
    <w:p w:rsidRPr="009734F3" w:rsidR="00B35319" w:rsidP="00B35319" w:rsidRDefault="00B35319" w14:paraId="4A07E3F9" w14:textId="2E13E7E8">
      <w:pPr>
        <w:jc w:val="both"/>
      </w:pPr>
      <w:r w:rsidRPr="009734F3">
        <w:t>The purpose of this document is</w:t>
      </w:r>
      <w:r w:rsidR="00A7127E">
        <w:t xml:space="preserve"> to provide</w:t>
      </w:r>
      <w:r w:rsidRPr="009734F3">
        <w:t xml:space="preserve"> </w:t>
      </w:r>
      <w:r w:rsidRPr="00A7127E" w:rsidR="00A7127E">
        <w:t>the mapping of data sources and flows to requirements</w:t>
      </w:r>
      <w:r w:rsidR="00040A24">
        <w:t xml:space="preserve"> at attribute level.</w:t>
      </w:r>
      <w:r w:rsidR="002C5D77">
        <w:t xml:space="preserve"> </w:t>
      </w:r>
      <w:r w:rsidR="00040A24">
        <w:t>It also includes any business rules/transformations to be applied to the data</w:t>
      </w:r>
      <w:r w:rsidR="00340D07">
        <w:t>.</w:t>
      </w:r>
    </w:p>
    <w:p w:rsidRPr="009734F3" w:rsidR="00B35319" w:rsidP="00B35319" w:rsidRDefault="00B35319" w14:paraId="2BC1B288" w14:textId="77777777">
      <w:pPr>
        <w:jc w:val="both"/>
      </w:pPr>
    </w:p>
    <w:p w:rsidR="00B5378C" w:rsidRDefault="00B5378C" w14:paraId="20AC0D10" w14:textId="5115E92D"/>
    <w:p w:rsidRPr="00F93E56" w:rsidR="00F93E56" w:rsidRDefault="00F93E56" w14:paraId="0D1E6E92" w14:textId="77777777">
      <w:pPr>
        <w:spacing w:after="160" w:line="259" w:lineRule="auto"/>
        <w:rPr>
          <w:b/>
          <w:bCs/>
        </w:rPr>
      </w:pPr>
      <w:r w:rsidRPr="00F93E56">
        <w:rPr>
          <w:b/>
          <w:bCs/>
        </w:rPr>
        <w:t>Audience</w:t>
      </w:r>
    </w:p>
    <w:tbl>
      <w:tblPr>
        <w:tblStyle w:val="TableGrid"/>
        <w:tblW w:w="0" w:type="auto"/>
        <w:tblLook w:val="04A0" w:firstRow="1" w:lastRow="0" w:firstColumn="1" w:lastColumn="0" w:noHBand="0" w:noVBand="1"/>
      </w:tblPr>
      <w:tblGrid>
        <w:gridCol w:w="2972"/>
        <w:gridCol w:w="6044"/>
      </w:tblGrid>
      <w:tr w:rsidR="00F93E56" w:rsidTr="00E340DC" w14:paraId="032C3FDD" w14:textId="77777777">
        <w:tc>
          <w:tcPr>
            <w:tcW w:w="2972" w:type="dxa"/>
            <w:shd w:val="clear" w:color="auto" w:fill="D5DCE4" w:themeFill="text2" w:themeFillTint="33"/>
          </w:tcPr>
          <w:p w:rsidR="00F93E56" w:rsidP="00653139" w:rsidRDefault="00653139" w14:paraId="1160B105" w14:textId="5260E609">
            <w:pPr>
              <w:spacing w:line="259" w:lineRule="auto"/>
            </w:pPr>
            <w:r>
              <w:t>Group / Team / Stakeholder</w:t>
            </w:r>
          </w:p>
        </w:tc>
        <w:tc>
          <w:tcPr>
            <w:tcW w:w="6044" w:type="dxa"/>
            <w:shd w:val="clear" w:color="auto" w:fill="D5DCE4" w:themeFill="text2" w:themeFillTint="33"/>
          </w:tcPr>
          <w:p w:rsidR="00F93E56" w:rsidP="00653139" w:rsidRDefault="00653139" w14:paraId="4573B67A" w14:textId="41F42D03">
            <w:pPr>
              <w:spacing w:line="259" w:lineRule="auto"/>
            </w:pPr>
            <w:r>
              <w:t>Focus Area</w:t>
            </w:r>
          </w:p>
        </w:tc>
      </w:tr>
      <w:tr w:rsidR="00F93E56" w:rsidTr="00E340DC" w14:paraId="38C45A98" w14:textId="77777777">
        <w:tc>
          <w:tcPr>
            <w:tcW w:w="2972" w:type="dxa"/>
          </w:tcPr>
          <w:p w:rsidR="00F93E56" w:rsidP="00653139" w:rsidRDefault="00A76F9D" w14:paraId="539AB715" w14:textId="12ECE0E1">
            <w:pPr>
              <w:spacing w:line="259" w:lineRule="auto"/>
            </w:pPr>
            <w:r>
              <w:t>Technical Design Authority</w:t>
            </w:r>
          </w:p>
        </w:tc>
        <w:tc>
          <w:tcPr>
            <w:tcW w:w="6044" w:type="dxa"/>
          </w:tcPr>
          <w:p w:rsidR="00F93E56" w:rsidP="00653139" w:rsidRDefault="004D3266" w14:paraId="716E8A81" w14:textId="4256CA10">
            <w:pPr>
              <w:spacing w:line="259" w:lineRule="auto"/>
            </w:pPr>
            <w:r>
              <w:t xml:space="preserve">Help </w:t>
            </w:r>
            <w:r w:rsidR="00AB3695">
              <w:t>validate</w:t>
            </w:r>
            <w:r>
              <w:t xml:space="preserve"> </w:t>
            </w:r>
            <w:r w:rsidR="009E55BB">
              <w:t xml:space="preserve">the integrity </w:t>
            </w:r>
            <w:r w:rsidR="00813329">
              <w:t xml:space="preserve">of the overall data flow </w:t>
            </w:r>
            <w:r w:rsidR="009E55BB">
              <w:t xml:space="preserve">and to </w:t>
            </w:r>
            <w:r w:rsidR="00AB3695">
              <w:t>ensure it</w:t>
            </w:r>
            <w:r w:rsidR="009E55BB">
              <w:t xml:space="preserve"> is aligned </w:t>
            </w:r>
            <w:r w:rsidR="00AB3695">
              <w:t xml:space="preserve">to </w:t>
            </w:r>
            <w:r w:rsidR="00057CB7">
              <w:t xml:space="preserve">the </w:t>
            </w:r>
            <w:r w:rsidR="00AB3695">
              <w:t xml:space="preserve">Imperial Brands </w:t>
            </w:r>
            <w:r w:rsidR="00813329">
              <w:t>data architecture</w:t>
            </w:r>
            <w:r w:rsidR="00057CB7">
              <w:t xml:space="preserve"> principles</w:t>
            </w:r>
            <w:r w:rsidR="00813329">
              <w:t>.</w:t>
            </w:r>
          </w:p>
        </w:tc>
      </w:tr>
      <w:tr w:rsidR="00F93E56" w:rsidTr="00E340DC" w14:paraId="670B33C5" w14:textId="77777777">
        <w:tc>
          <w:tcPr>
            <w:tcW w:w="2972" w:type="dxa"/>
          </w:tcPr>
          <w:p w:rsidR="00F93E56" w:rsidP="00653139" w:rsidRDefault="00A76F9D" w14:paraId="5FD44A11" w14:textId="30BA7CAE">
            <w:pPr>
              <w:spacing w:line="259" w:lineRule="auto"/>
            </w:pPr>
            <w:r>
              <w:t>Engineering Team</w:t>
            </w:r>
          </w:p>
        </w:tc>
        <w:tc>
          <w:tcPr>
            <w:tcW w:w="6044" w:type="dxa"/>
          </w:tcPr>
          <w:p w:rsidR="00F93E56" w:rsidP="00653139" w:rsidRDefault="00305BDE" w14:paraId="653A12B4" w14:textId="344C3557">
            <w:pPr>
              <w:spacing w:line="259" w:lineRule="auto"/>
            </w:pPr>
            <w:r>
              <w:t>Obtain</w:t>
            </w:r>
            <w:r w:rsidR="00057CB7">
              <w:t xml:space="preserve"> direct</w:t>
            </w:r>
            <w:r>
              <w:t>ion</w:t>
            </w:r>
            <w:r w:rsidR="00057CB7">
              <w:t xml:space="preserve"> </w:t>
            </w:r>
            <w:r>
              <w:t xml:space="preserve">as to the specific </w:t>
            </w:r>
            <w:r w:rsidR="006966AE">
              <w:t>data flow interfaces</w:t>
            </w:r>
            <w:r>
              <w:t xml:space="preserve"> </w:t>
            </w:r>
            <w:r w:rsidR="00801F79">
              <w:t>to be implemented.</w:t>
            </w:r>
          </w:p>
          <w:p w:rsidR="00801F79" w:rsidP="00653139" w:rsidRDefault="003C33A9" w14:paraId="6E2A47A3" w14:textId="24A33A2D">
            <w:pPr>
              <w:spacing w:line="259" w:lineRule="auto"/>
            </w:pPr>
            <w:r>
              <w:t xml:space="preserve">Understand how the various </w:t>
            </w:r>
            <w:r w:rsidR="008B4745">
              <w:t>datasets</w:t>
            </w:r>
            <w:r w:rsidR="00FA60F7">
              <w:t xml:space="preserve"> </w:t>
            </w:r>
            <w:r w:rsidR="001D3490">
              <w:t>flow through</w:t>
            </w:r>
            <w:r w:rsidR="00FA60F7">
              <w:t xml:space="preserve"> the </w:t>
            </w:r>
            <w:r w:rsidR="001D3490">
              <w:t>Data Platform</w:t>
            </w:r>
            <w:r w:rsidR="006B478F">
              <w:t>.</w:t>
            </w:r>
          </w:p>
        </w:tc>
      </w:tr>
      <w:tr w:rsidR="00F93E56" w:rsidTr="00E340DC" w14:paraId="4374EB02" w14:textId="77777777">
        <w:tc>
          <w:tcPr>
            <w:tcW w:w="2972" w:type="dxa"/>
          </w:tcPr>
          <w:p w:rsidR="00F93E56" w:rsidP="00653139" w:rsidRDefault="00F60009" w14:paraId="33CDFAA3" w14:textId="498EE21C">
            <w:pPr>
              <w:spacing w:line="259" w:lineRule="auto"/>
            </w:pPr>
            <w:r>
              <w:t>Testing Services</w:t>
            </w:r>
          </w:p>
        </w:tc>
        <w:tc>
          <w:tcPr>
            <w:tcW w:w="6044" w:type="dxa"/>
          </w:tcPr>
          <w:p w:rsidR="00F93E56" w:rsidP="00653139" w:rsidRDefault="006B478F" w14:paraId="0015128A" w14:textId="53D39D47">
            <w:pPr>
              <w:spacing w:line="259" w:lineRule="auto"/>
            </w:pPr>
            <w:r>
              <w:t xml:space="preserve">Help </w:t>
            </w:r>
            <w:r w:rsidR="00934D65">
              <w:t>the team assess the testing scope</w:t>
            </w:r>
            <w:r w:rsidR="009F7C15">
              <w:t>,</w:t>
            </w:r>
            <w:r w:rsidR="007E2031">
              <w:t xml:space="preserve"> enabling them to</w:t>
            </w:r>
            <w:r w:rsidR="009F7C15">
              <w:t xml:space="preserve"> produc</w:t>
            </w:r>
            <w:r w:rsidR="007E2031">
              <w:t>e</w:t>
            </w:r>
            <w:r w:rsidR="009F7C15">
              <w:t xml:space="preserve"> relevant test cases</w:t>
            </w:r>
            <w:r w:rsidR="00A2523C">
              <w:t xml:space="preserve"> and</w:t>
            </w:r>
            <w:r w:rsidR="009F7C15">
              <w:t xml:space="preserve"> test scripts</w:t>
            </w:r>
            <w:r w:rsidR="00A2523C">
              <w:t xml:space="preserve"> for </w:t>
            </w:r>
            <w:r w:rsidR="00851136">
              <w:t>integration</w:t>
            </w:r>
            <w:r w:rsidR="00046EFF">
              <w:t xml:space="preserve"> </w:t>
            </w:r>
            <w:r w:rsidR="00851136">
              <w:t>testing</w:t>
            </w:r>
            <w:r w:rsidR="002304FB">
              <w:t>.</w:t>
            </w:r>
          </w:p>
        </w:tc>
      </w:tr>
      <w:tr w:rsidR="00A76F9D" w:rsidTr="00E340DC" w14:paraId="17A5AC69" w14:textId="77777777">
        <w:tc>
          <w:tcPr>
            <w:tcW w:w="2972" w:type="dxa"/>
          </w:tcPr>
          <w:p w:rsidR="00A76F9D" w:rsidP="00653139" w:rsidRDefault="007803C4" w14:paraId="11F091C4" w14:textId="37A659C6">
            <w:pPr>
              <w:spacing w:line="259" w:lineRule="auto"/>
            </w:pPr>
            <w:r>
              <w:t>Business Stakeholders</w:t>
            </w:r>
          </w:p>
        </w:tc>
        <w:tc>
          <w:tcPr>
            <w:tcW w:w="6044" w:type="dxa"/>
          </w:tcPr>
          <w:p w:rsidR="00A76F9D" w:rsidP="00653139" w:rsidRDefault="007C4B9C" w14:paraId="5514BD0E" w14:textId="59356D3B">
            <w:pPr>
              <w:spacing w:line="259" w:lineRule="auto"/>
            </w:pPr>
            <w:r>
              <w:t xml:space="preserve">Understand </w:t>
            </w:r>
            <w:r w:rsidR="009E4F40">
              <w:t xml:space="preserve">how </w:t>
            </w:r>
            <w:r w:rsidR="00E94472">
              <w:t xml:space="preserve">the defined </w:t>
            </w:r>
            <w:r>
              <w:t>application and platform architecture</w:t>
            </w:r>
            <w:r w:rsidR="00B05446">
              <w:t xml:space="preserve"> described in this document</w:t>
            </w:r>
            <w:r w:rsidR="00CE5C9E">
              <w:t xml:space="preserve"> deliver their requirements.</w:t>
            </w:r>
          </w:p>
        </w:tc>
      </w:tr>
    </w:tbl>
    <w:p w:rsidR="72E11FAC" w:rsidRDefault="72E11FAC" w14:paraId="55BAA70E" w14:textId="10610E61"/>
    <w:p w:rsidR="00B35319" w:rsidRDefault="00B35319" w14:paraId="509F5670" w14:textId="006F74C1">
      <w:pPr>
        <w:spacing w:after="160" w:line="259" w:lineRule="auto"/>
      </w:pPr>
      <w:r>
        <w:br w:type="page"/>
      </w:r>
    </w:p>
    <w:p w:rsidR="00B35319" w:rsidRDefault="00B35319" w14:paraId="7BAF164F" w14:textId="77777777"/>
    <w:p w:rsidR="00F96047" w:rsidRDefault="000233E8" w14:paraId="59343E79" w14:textId="77777777">
      <w:pPr>
        <w:spacing w:after="160" w:line="259" w:lineRule="auto"/>
      </w:pPr>
      <w:r>
        <w:t>Document Control</w:t>
      </w:r>
    </w:p>
    <w:p w:rsidRPr="009734F3" w:rsidR="00F96047" w:rsidP="00F96047" w:rsidRDefault="00F96047" w14:paraId="444D8265" w14:textId="77777777">
      <w:r w:rsidRPr="009734F3">
        <w:t>This document will be owned and maintained by the groups and members listed below. All version management and future changes must involve the owners listed below.</w:t>
      </w:r>
    </w:p>
    <w:p w:rsidRPr="009734F3" w:rsidR="00F96047" w:rsidP="00F96047" w:rsidRDefault="00F96047" w14:paraId="6C903FBF" w14:textId="77777777"/>
    <w:tbl>
      <w:tblPr>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514"/>
        <w:gridCol w:w="5267"/>
      </w:tblGrid>
      <w:tr w:rsidRPr="009734F3" w:rsidR="00F96047" w:rsidTr="2C17465C" w14:paraId="075DF525" w14:textId="77777777">
        <w:tc>
          <w:tcPr>
            <w:tcW w:w="4514" w:type="dxa"/>
            <w:tcBorders>
              <w:top w:val="single" w:color="auto" w:sz="4" w:space="0"/>
              <w:left w:val="single" w:color="auto" w:sz="4" w:space="0"/>
              <w:bottom w:val="single" w:color="auto" w:sz="4" w:space="0"/>
              <w:right w:val="single" w:color="auto" w:sz="4" w:space="0"/>
            </w:tcBorders>
            <w:shd w:val="clear" w:color="auto" w:fill="E6E6E6"/>
          </w:tcPr>
          <w:p w:rsidRPr="009734F3" w:rsidR="00F96047" w:rsidP="00AF4835" w:rsidRDefault="00F96047" w14:paraId="74EA612B" w14:textId="77777777">
            <w:pPr>
              <w:rPr>
                <w:szCs w:val="24"/>
              </w:rPr>
            </w:pPr>
            <w:r w:rsidRPr="009734F3">
              <w:rPr>
                <w:szCs w:val="24"/>
              </w:rPr>
              <w:t>This Document Version</w:t>
            </w:r>
          </w:p>
        </w:tc>
        <w:tc>
          <w:tcPr>
            <w:tcW w:w="5267"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5E9EA648" w14:textId="77777777">
            <w:pPr>
              <w:rPr>
                <w:szCs w:val="24"/>
              </w:rPr>
            </w:pPr>
            <w:r w:rsidRPr="009734F3">
              <w:rPr>
                <w:szCs w:val="24"/>
              </w:rPr>
              <w:t>0.</w:t>
            </w:r>
            <w:r>
              <w:rPr>
                <w:szCs w:val="24"/>
              </w:rPr>
              <w:t>1</w:t>
            </w:r>
          </w:p>
        </w:tc>
      </w:tr>
      <w:tr w:rsidRPr="009734F3" w:rsidR="00F96047" w:rsidTr="2C17465C" w14:paraId="2E27CE61" w14:textId="77777777">
        <w:tc>
          <w:tcPr>
            <w:tcW w:w="4514" w:type="dxa"/>
            <w:tcBorders>
              <w:top w:val="single" w:color="auto" w:sz="4" w:space="0"/>
              <w:left w:val="single" w:color="auto" w:sz="4" w:space="0"/>
              <w:bottom w:val="single" w:color="auto" w:sz="4" w:space="0"/>
              <w:right w:val="single" w:color="auto" w:sz="4" w:space="0"/>
            </w:tcBorders>
            <w:shd w:val="clear" w:color="auto" w:fill="E6E6E6"/>
          </w:tcPr>
          <w:p w:rsidRPr="009734F3" w:rsidR="00F96047" w:rsidP="00AF4835" w:rsidRDefault="00F96047" w14:paraId="3A924FE1" w14:textId="77777777">
            <w:pPr>
              <w:rPr>
                <w:szCs w:val="24"/>
              </w:rPr>
            </w:pPr>
            <w:r w:rsidRPr="009734F3">
              <w:rPr>
                <w:szCs w:val="24"/>
              </w:rPr>
              <w:t>Author</w:t>
            </w:r>
          </w:p>
        </w:tc>
        <w:tc>
          <w:tcPr>
            <w:tcW w:w="5267" w:type="dxa"/>
            <w:tcBorders>
              <w:top w:val="single" w:color="auto" w:sz="4" w:space="0"/>
              <w:left w:val="single" w:color="auto" w:sz="4" w:space="0"/>
              <w:bottom w:val="single" w:color="auto" w:sz="4" w:space="0"/>
              <w:right w:val="single" w:color="auto" w:sz="4" w:space="0"/>
            </w:tcBorders>
          </w:tcPr>
          <w:p w:rsidRPr="009734F3" w:rsidR="00F96047" w:rsidP="00F96047" w:rsidRDefault="0EE256E0" w14:paraId="53C45619" w14:textId="3A036356">
            <w:r>
              <w:t>Harini</w:t>
            </w:r>
          </w:p>
        </w:tc>
      </w:tr>
      <w:tr w:rsidRPr="009734F3" w:rsidR="00F96047" w:rsidTr="2C17465C" w14:paraId="19651719" w14:textId="77777777">
        <w:trPr>
          <w:trHeight w:val="54"/>
        </w:trPr>
        <w:tc>
          <w:tcPr>
            <w:tcW w:w="4514" w:type="dxa"/>
            <w:tcBorders>
              <w:top w:val="single" w:color="auto" w:sz="4" w:space="0"/>
              <w:left w:val="single" w:color="auto" w:sz="4" w:space="0"/>
              <w:bottom w:val="single" w:color="auto" w:sz="4" w:space="0"/>
              <w:right w:val="single" w:color="auto" w:sz="4" w:space="0"/>
            </w:tcBorders>
            <w:shd w:val="clear" w:color="auto" w:fill="E6E6E6"/>
          </w:tcPr>
          <w:p w:rsidRPr="009734F3" w:rsidR="00F96047" w:rsidP="00AF4835" w:rsidRDefault="00F96047" w14:paraId="48253C26" w14:textId="77777777">
            <w:pPr>
              <w:rPr>
                <w:szCs w:val="24"/>
              </w:rPr>
            </w:pPr>
            <w:r w:rsidRPr="009734F3">
              <w:rPr>
                <w:szCs w:val="24"/>
              </w:rPr>
              <w:t>Date Issued</w:t>
            </w:r>
          </w:p>
        </w:tc>
        <w:tc>
          <w:tcPr>
            <w:tcW w:w="5267" w:type="dxa"/>
            <w:tcBorders>
              <w:top w:val="single" w:color="auto" w:sz="4" w:space="0"/>
              <w:left w:val="single" w:color="auto" w:sz="4" w:space="0"/>
              <w:bottom w:val="single" w:color="auto" w:sz="4" w:space="0"/>
              <w:right w:val="single" w:color="auto" w:sz="4" w:space="0"/>
            </w:tcBorders>
          </w:tcPr>
          <w:p w:rsidRPr="009734F3" w:rsidR="00F96047" w:rsidP="00AF4835" w:rsidRDefault="4298C479" w14:paraId="578160A2" w14:textId="3EA355FE">
            <w:r>
              <w:t>23 September 22</w:t>
            </w:r>
          </w:p>
        </w:tc>
      </w:tr>
    </w:tbl>
    <w:p w:rsidRPr="009734F3" w:rsidR="00F96047" w:rsidP="00F96047" w:rsidRDefault="00F96047" w14:paraId="5633D14E" w14:textId="77777777"/>
    <w:p w:rsidRPr="009734F3" w:rsidR="00F96047" w:rsidP="00F96047" w:rsidRDefault="00F96047" w14:paraId="1CF17228" w14:textId="77777777">
      <w:pPr>
        <w:pStyle w:val="Heading2"/>
        <w:numPr>
          <w:ilvl w:val="0"/>
          <w:numId w:val="0"/>
        </w:numPr>
        <w:ind w:left="-9"/>
      </w:pPr>
      <w:bookmarkStart w:name="_Toc30079938" w:id="3"/>
      <w:bookmarkStart w:name="_Toc30595717" w:id="4"/>
      <w:bookmarkStart w:name="_Toc71060150" w:id="5"/>
      <w:bookmarkStart w:name="_Toc115106378" w:id="6"/>
      <w:r w:rsidRPr="009734F3">
        <w:t>Amendment History</w:t>
      </w:r>
      <w:bookmarkEnd w:id="3"/>
      <w:bookmarkEnd w:id="4"/>
      <w:bookmarkEnd w:id="5"/>
      <w:bookmarkEnd w:id="6"/>
    </w:p>
    <w:p w:rsidRPr="009734F3" w:rsidR="00F96047" w:rsidP="00F96047" w:rsidRDefault="00F96047" w14:paraId="75B533AE"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bl>
      <w:tblPr>
        <w:tblW w:w="9781" w:type="dxa"/>
        <w:tblInd w:w="108"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6" w:space="0"/>
          <w:insideV w:val="single" w:color="000000" w:themeColor="text1" w:sz="6" w:space="0"/>
        </w:tblBorders>
        <w:tblLayout w:type="fixed"/>
        <w:tblLook w:val="0000" w:firstRow="0" w:lastRow="0" w:firstColumn="0" w:lastColumn="0" w:noHBand="0" w:noVBand="0"/>
      </w:tblPr>
      <w:tblGrid>
        <w:gridCol w:w="1018"/>
        <w:gridCol w:w="1560"/>
        <w:gridCol w:w="1984"/>
        <w:gridCol w:w="1985"/>
        <w:gridCol w:w="3234"/>
      </w:tblGrid>
      <w:tr w:rsidRPr="009734F3" w:rsidR="00F96047" w:rsidTr="68FA154C" w14:paraId="481A3A41" w14:textId="77777777">
        <w:trPr>
          <w:trHeight w:val="485"/>
        </w:trPr>
        <w:tc>
          <w:tcPr>
            <w:tcW w:w="1018"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438CA188" w14:textId="77777777">
            <w:pPr>
              <w:pStyle w:val="CentredHeader"/>
              <w:rPr>
                <w:rFonts w:ascii="Arial" w:hAnsi="Arial" w:cs="Arial"/>
                <w:sz w:val="20"/>
                <w:szCs w:val="20"/>
                <w:lang w:val="en-AU"/>
              </w:rPr>
            </w:pPr>
            <w:r w:rsidRPr="009734F3">
              <w:rPr>
                <w:rFonts w:ascii="Arial" w:hAnsi="Arial" w:cs="Arial"/>
                <w:sz w:val="20"/>
                <w:szCs w:val="20"/>
                <w:lang w:val="en-AU"/>
              </w:rPr>
              <w:t>Version</w:t>
            </w:r>
          </w:p>
        </w:tc>
        <w:tc>
          <w:tcPr>
            <w:tcW w:w="1560"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051DBA0C" w14:textId="77777777">
            <w:pPr>
              <w:jc w:val="center"/>
              <w:rPr>
                <w:b/>
                <w:bCs/>
              </w:rPr>
            </w:pPr>
            <w:r w:rsidRPr="009734F3">
              <w:rPr>
                <w:b/>
                <w:bCs/>
              </w:rPr>
              <w:t>Date Created</w:t>
            </w:r>
          </w:p>
        </w:tc>
        <w:tc>
          <w:tcPr>
            <w:tcW w:w="1984"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60771774" w14:textId="77777777">
            <w:pPr>
              <w:jc w:val="center"/>
              <w:rPr>
                <w:b/>
                <w:bCs/>
              </w:rPr>
            </w:pPr>
            <w:r w:rsidRPr="009734F3">
              <w:rPr>
                <w:b/>
                <w:bCs/>
              </w:rPr>
              <w:t>Created/</w:t>
            </w:r>
          </w:p>
          <w:p w:rsidRPr="009734F3" w:rsidR="00F96047" w:rsidP="00AF4835" w:rsidRDefault="00F96047" w14:paraId="53CBA6B7" w14:textId="77777777">
            <w:pPr>
              <w:jc w:val="center"/>
              <w:rPr>
                <w:b/>
                <w:bCs/>
              </w:rPr>
            </w:pPr>
            <w:r w:rsidRPr="009734F3">
              <w:rPr>
                <w:b/>
                <w:bCs/>
              </w:rPr>
              <w:t>Amended By</w:t>
            </w:r>
          </w:p>
        </w:tc>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46C791B2" w14:textId="77777777">
            <w:pPr>
              <w:jc w:val="center"/>
              <w:rPr>
                <w:b/>
                <w:bCs/>
              </w:rPr>
            </w:pPr>
            <w:r w:rsidRPr="009734F3">
              <w:rPr>
                <w:b/>
                <w:bCs/>
              </w:rPr>
              <w:t>Approved/</w:t>
            </w:r>
          </w:p>
          <w:p w:rsidRPr="009734F3" w:rsidR="00F96047" w:rsidP="00AF4835" w:rsidRDefault="00F96047" w14:paraId="712D43FC" w14:textId="77777777">
            <w:pPr>
              <w:jc w:val="center"/>
              <w:rPr>
                <w:b/>
                <w:bCs/>
              </w:rPr>
            </w:pPr>
            <w:r w:rsidRPr="009734F3">
              <w:rPr>
                <w:b/>
                <w:bCs/>
              </w:rPr>
              <w:t>Reviewed by</w:t>
            </w:r>
          </w:p>
        </w:tc>
        <w:tc>
          <w:tcPr>
            <w:tcW w:w="3234"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70961115" w14:textId="77777777">
            <w:pPr>
              <w:jc w:val="center"/>
              <w:rPr>
                <w:b/>
                <w:bCs/>
              </w:rPr>
            </w:pPr>
            <w:r w:rsidRPr="009734F3">
              <w:rPr>
                <w:b/>
                <w:bCs/>
              </w:rPr>
              <w:t>Change Detail</w:t>
            </w:r>
          </w:p>
        </w:tc>
      </w:tr>
      <w:tr w:rsidRPr="009734F3" w:rsidR="00F96047" w:rsidTr="68FA154C" w14:paraId="742B3F4A" w14:textId="77777777">
        <w:tc>
          <w:tcPr>
            <w:tcW w:w="1018" w:type="dxa"/>
            <w:tcBorders>
              <w:top w:val="single" w:color="auto" w:sz="4" w:space="0"/>
              <w:left w:val="single" w:color="auto" w:sz="4" w:space="0"/>
              <w:bottom w:val="single" w:color="auto" w:sz="4" w:space="0"/>
              <w:right w:val="single" w:color="auto" w:sz="4" w:space="0"/>
            </w:tcBorders>
          </w:tcPr>
          <w:p w:rsidRPr="00166FC7" w:rsidR="00F96047" w:rsidP="2C17465C" w:rsidRDefault="009E7C31" w14:paraId="3139B18C" w14:textId="17A99E7E">
            <w:r>
              <w:t>V</w:t>
            </w:r>
            <w:r w:rsidRPr="00166FC7" w:rsidR="28A620F5">
              <w:t>1.0</w:t>
            </w:r>
          </w:p>
        </w:tc>
        <w:tc>
          <w:tcPr>
            <w:tcW w:w="1560" w:type="dxa"/>
            <w:tcBorders>
              <w:top w:val="single" w:color="auto" w:sz="4" w:space="0"/>
              <w:left w:val="single" w:color="auto" w:sz="4" w:space="0"/>
              <w:bottom w:val="single" w:color="auto" w:sz="4" w:space="0"/>
              <w:right w:val="single" w:color="auto" w:sz="4" w:space="0"/>
            </w:tcBorders>
          </w:tcPr>
          <w:p w:rsidRPr="00166FC7" w:rsidR="00F96047" w:rsidP="2C17465C" w:rsidRDefault="28A620F5" w14:paraId="0D5D0AD9" w14:textId="5CC3BBF0">
            <w:r w:rsidRPr="00166FC7">
              <w:t>16/09/22</w:t>
            </w:r>
          </w:p>
        </w:tc>
        <w:tc>
          <w:tcPr>
            <w:tcW w:w="1984" w:type="dxa"/>
            <w:tcBorders>
              <w:top w:val="single" w:color="auto" w:sz="4" w:space="0"/>
              <w:left w:val="single" w:color="auto" w:sz="4" w:space="0"/>
              <w:bottom w:val="single" w:color="auto" w:sz="4" w:space="0"/>
              <w:right w:val="single" w:color="auto" w:sz="4" w:space="0"/>
            </w:tcBorders>
          </w:tcPr>
          <w:p w:rsidRPr="00166FC7" w:rsidR="00F96047" w:rsidP="2C17465C" w:rsidRDefault="28A620F5" w14:paraId="4575E925" w14:textId="06738BFF">
            <w:r w:rsidRPr="00166FC7">
              <w:t>Harini</w:t>
            </w:r>
          </w:p>
        </w:tc>
        <w:tc>
          <w:tcPr>
            <w:tcW w:w="1985" w:type="dxa"/>
            <w:tcBorders>
              <w:top w:val="single" w:color="auto" w:sz="4" w:space="0"/>
              <w:left w:val="single" w:color="auto" w:sz="4" w:space="0"/>
              <w:bottom w:val="single" w:color="auto" w:sz="4" w:space="0"/>
              <w:right w:val="single" w:color="auto" w:sz="4" w:space="0"/>
            </w:tcBorders>
          </w:tcPr>
          <w:p w:rsidRPr="009734F3" w:rsidR="00F96047" w:rsidP="00AF4835" w:rsidRDefault="00C5292B" w14:paraId="577E00C3" w14:textId="7A5B2974">
            <w:ins w:author="Kapur, Lalit" w:date="2023-01-25T10:47:00Z" w:id="7">
              <w:r>
                <w:t>Sign-off List</w:t>
              </w:r>
            </w:ins>
          </w:p>
        </w:tc>
        <w:tc>
          <w:tcPr>
            <w:tcW w:w="3234" w:type="dxa"/>
            <w:tcBorders>
              <w:top w:val="single" w:color="auto" w:sz="4" w:space="0"/>
              <w:left w:val="single" w:color="auto" w:sz="4" w:space="0"/>
              <w:bottom w:val="single" w:color="auto" w:sz="4" w:space="0"/>
              <w:right w:val="single" w:color="auto" w:sz="4" w:space="0"/>
            </w:tcBorders>
          </w:tcPr>
          <w:p w:rsidRPr="009734F3" w:rsidR="00F96047" w:rsidP="00336D6C" w:rsidRDefault="00D56BC7" w14:paraId="17F02E41" w14:textId="16E2552A">
            <w:ins w:author="Kapur, Lalit" w:date="2023-01-25T07:47:00Z" w:id="8">
              <w:r>
                <w:t>Initial Draft</w:t>
              </w:r>
            </w:ins>
          </w:p>
        </w:tc>
      </w:tr>
      <w:tr w:rsidR="6D3B8CD5" w:rsidTr="68FA154C" w14:paraId="2D6F0385"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09D015F7" w:rsidP="6D3B8CD5" w:rsidRDefault="09D015F7" w14:paraId="6B819902" w14:textId="20EE0E2B">
            <w:pPr>
              <w:rPr>
                <w:rFonts w:eastAsia="Arial"/>
              </w:rPr>
            </w:pPr>
            <w:r w:rsidRPr="6D3B8CD5">
              <w:rPr>
                <w:rFonts w:eastAsia="Arial"/>
                <w:color w:val="000000" w:themeColor="text1"/>
                <w:sz w:val="19"/>
                <w:szCs w:val="19"/>
              </w:rPr>
              <w:t>V2</w:t>
            </w:r>
            <w:r w:rsidRPr="6D3B8CD5" w:rsidR="69E53AAC">
              <w:rPr>
                <w:rFonts w:eastAsia="Arial"/>
                <w:color w:val="000000" w:themeColor="text1"/>
                <w:sz w:val="19"/>
                <w:szCs w:val="19"/>
              </w:rPr>
              <w:t>.0</w:t>
            </w:r>
          </w:p>
        </w:tc>
        <w:tc>
          <w:tcPr>
            <w:tcW w:w="1560" w:type="dxa"/>
            <w:tcBorders>
              <w:top w:val="single" w:color="auto" w:sz="4" w:space="0"/>
              <w:left w:val="single" w:color="auto" w:sz="4" w:space="0"/>
              <w:bottom w:val="single" w:color="auto" w:sz="4" w:space="0"/>
              <w:right w:val="single" w:color="auto" w:sz="4" w:space="0"/>
            </w:tcBorders>
          </w:tcPr>
          <w:p w:rsidR="6D3B8CD5" w:rsidP="6D3B8CD5" w:rsidRDefault="6D3B8CD5" w14:paraId="72DC156F" w14:textId="3B82E620">
            <w:r>
              <w:t>02/02/23</w:t>
            </w:r>
          </w:p>
        </w:tc>
        <w:tc>
          <w:tcPr>
            <w:tcW w:w="1984" w:type="dxa"/>
            <w:tcBorders>
              <w:top w:val="single" w:color="auto" w:sz="4" w:space="0"/>
              <w:left w:val="single" w:color="auto" w:sz="4" w:space="0"/>
              <w:bottom w:val="single" w:color="auto" w:sz="4" w:space="0"/>
              <w:right w:val="single" w:color="auto" w:sz="4" w:space="0"/>
            </w:tcBorders>
          </w:tcPr>
          <w:p w:rsidR="6D3B8CD5" w:rsidRDefault="6D3B8CD5" w14:paraId="21256825" w14:textId="5A7531B2">
            <w:r>
              <w:t>Harini</w:t>
            </w:r>
          </w:p>
        </w:tc>
        <w:tc>
          <w:tcPr>
            <w:tcW w:w="1985" w:type="dxa"/>
            <w:tcBorders>
              <w:top w:val="single" w:color="auto" w:sz="4" w:space="0"/>
              <w:left w:val="single" w:color="auto" w:sz="4" w:space="0"/>
              <w:bottom w:val="single" w:color="auto" w:sz="4" w:space="0"/>
              <w:right w:val="single" w:color="auto" w:sz="4" w:space="0"/>
            </w:tcBorders>
          </w:tcPr>
          <w:p w:rsidR="6D3B8CD5" w:rsidRDefault="6D3B8CD5" w14:paraId="29214899" w14:textId="46CB6173">
            <w:r>
              <w:t>Lesia</w:t>
            </w:r>
          </w:p>
        </w:tc>
        <w:tc>
          <w:tcPr>
            <w:tcW w:w="3234" w:type="dxa"/>
            <w:tcBorders>
              <w:top w:val="single" w:color="auto" w:sz="4" w:space="0"/>
              <w:left w:val="single" w:color="auto" w:sz="4" w:space="0"/>
              <w:bottom w:val="single" w:color="auto" w:sz="4" w:space="0"/>
              <w:right w:val="single" w:color="auto" w:sz="4" w:space="0"/>
            </w:tcBorders>
          </w:tcPr>
          <w:p w:rsidR="6BD1F67B" w:rsidP="6D3B8CD5" w:rsidRDefault="6BD1F67B" w14:paraId="116EF723" w14:textId="4B7E2371">
            <w:r>
              <w:t>As per build specs</w:t>
            </w:r>
          </w:p>
        </w:tc>
      </w:tr>
      <w:tr w:rsidRPr="009734F3" w:rsidR="00F96047" w:rsidTr="68FA154C" w14:paraId="088ED2C1" w14:textId="77777777">
        <w:tc>
          <w:tcPr>
            <w:tcW w:w="1018" w:type="dxa"/>
            <w:tcBorders>
              <w:top w:val="single" w:color="auto" w:sz="4" w:space="0"/>
              <w:left w:val="single" w:color="auto" w:sz="4" w:space="0"/>
              <w:bottom w:val="single" w:color="auto" w:sz="4" w:space="0"/>
              <w:right w:val="single" w:color="auto" w:sz="4" w:space="0"/>
            </w:tcBorders>
          </w:tcPr>
          <w:p w:rsidRPr="009734F3" w:rsidR="00F96047" w:rsidP="00AF4835" w:rsidRDefault="4864B72F" w14:paraId="3A27E541" w14:textId="4E875D12">
            <w:pPr>
              <w:pStyle w:val="Footer"/>
            </w:pPr>
            <w:r>
              <w:t>V2.</w:t>
            </w:r>
            <w:r w:rsidR="5EF7B656">
              <w:t>1</w:t>
            </w:r>
          </w:p>
        </w:tc>
        <w:tc>
          <w:tcPr>
            <w:tcW w:w="1560" w:type="dxa"/>
            <w:tcBorders>
              <w:top w:val="single" w:color="auto" w:sz="4" w:space="0"/>
              <w:left w:val="single" w:color="auto" w:sz="4" w:space="0"/>
              <w:bottom w:val="single" w:color="auto" w:sz="4" w:space="0"/>
              <w:right w:val="single" w:color="auto" w:sz="4" w:space="0"/>
            </w:tcBorders>
          </w:tcPr>
          <w:p w:rsidRPr="009734F3" w:rsidR="00F96047" w:rsidP="6D3B8CD5" w:rsidRDefault="76D5B4EB" w14:paraId="2792D3B2" w14:textId="2B8A5132">
            <w:r>
              <w:t>02/02/23</w:t>
            </w:r>
          </w:p>
        </w:tc>
        <w:tc>
          <w:tcPr>
            <w:tcW w:w="1984" w:type="dxa"/>
            <w:tcBorders>
              <w:top w:val="single" w:color="auto" w:sz="4" w:space="0"/>
              <w:left w:val="single" w:color="auto" w:sz="4" w:space="0"/>
              <w:bottom w:val="single" w:color="auto" w:sz="4" w:space="0"/>
              <w:right w:val="single" w:color="auto" w:sz="4" w:space="0"/>
            </w:tcBorders>
          </w:tcPr>
          <w:p w:rsidRPr="009734F3" w:rsidR="00F96047" w:rsidP="00AF4835" w:rsidRDefault="3D77C60E" w14:paraId="46D0086A" w14:textId="0CF296A3">
            <w:r>
              <w:t>Harini</w:t>
            </w:r>
          </w:p>
        </w:tc>
        <w:tc>
          <w:tcPr>
            <w:tcW w:w="1985" w:type="dxa"/>
            <w:tcBorders>
              <w:top w:val="single" w:color="auto" w:sz="4" w:space="0"/>
              <w:left w:val="single" w:color="auto" w:sz="4" w:space="0"/>
              <w:bottom w:val="single" w:color="auto" w:sz="4" w:space="0"/>
              <w:right w:val="single" w:color="auto" w:sz="4" w:space="0"/>
            </w:tcBorders>
          </w:tcPr>
          <w:p w:rsidRPr="009734F3" w:rsidR="00F96047" w:rsidP="00AF4835" w:rsidRDefault="009E7C31" w14:paraId="35DF9F8D" w14:textId="72B2C345">
            <w:r>
              <w:t>Lesia</w:t>
            </w:r>
          </w:p>
        </w:tc>
        <w:tc>
          <w:tcPr>
            <w:tcW w:w="3234" w:type="dxa"/>
            <w:tcBorders>
              <w:top w:val="single" w:color="auto" w:sz="4" w:space="0"/>
              <w:left w:val="single" w:color="auto" w:sz="4" w:space="0"/>
              <w:bottom w:val="single" w:color="auto" w:sz="4" w:space="0"/>
              <w:right w:val="single" w:color="auto" w:sz="4" w:space="0"/>
            </w:tcBorders>
          </w:tcPr>
          <w:p w:rsidRPr="009734F3" w:rsidR="00F96047" w:rsidP="6D3B8CD5" w:rsidRDefault="62223C17" w14:paraId="5EF8C447" w14:textId="75F9087E">
            <w:pPr>
              <w:jc w:val="both"/>
              <w:rPr>
                <w:rFonts w:eastAsia="Arial"/>
              </w:rPr>
            </w:pPr>
            <w:r w:rsidRPr="6D3B8CD5">
              <w:rPr>
                <w:rFonts w:ascii="Calibri" w:hAnsi="Calibri" w:eastAsia="Calibri" w:cs="Calibri"/>
                <w:color w:val="444444"/>
                <w:sz w:val="22"/>
                <w:szCs w:val="22"/>
              </w:rPr>
              <w:t>DH-2175</w:t>
            </w:r>
          </w:p>
        </w:tc>
      </w:tr>
      <w:tr w:rsidRPr="009734F3" w:rsidR="00A749C0" w:rsidTr="68FA154C" w14:paraId="1AED7E86"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Pr="009734F3" w:rsidR="00A749C0" w:rsidP="00AF4835" w:rsidRDefault="48A1DFCA" w14:paraId="1EA720B8" w14:textId="08289850">
            <w:pPr>
              <w:pStyle w:val="Footer"/>
            </w:pPr>
            <w:r>
              <w:t>V2.2</w:t>
            </w:r>
          </w:p>
        </w:tc>
        <w:tc>
          <w:tcPr>
            <w:tcW w:w="1560" w:type="dxa"/>
            <w:tcBorders>
              <w:top w:val="single" w:color="auto" w:sz="4" w:space="0"/>
              <w:left w:val="single" w:color="auto" w:sz="4" w:space="0"/>
              <w:bottom w:val="single" w:color="auto" w:sz="4" w:space="0"/>
              <w:right w:val="single" w:color="auto" w:sz="4" w:space="0"/>
            </w:tcBorders>
          </w:tcPr>
          <w:p w:rsidRPr="009734F3" w:rsidR="00A749C0" w:rsidP="6D3B8CD5" w:rsidRDefault="461307EE" w14:paraId="0C9EEAF8" w14:textId="3B82E620">
            <w:r>
              <w:t>02/02/23</w:t>
            </w:r>
          </w:p>
        </w:tc>
        <w:tc>
          <w:tcPr>
            <w:tcW w:w="1984" w:type="dxa"/>
            <w:tcBorders>
              <w:top w:val="single" w:color="auto" w:sz="4" w:space="0"/>
              <w:left w:val="single" w:color="auto" w:sz="4" w:space="0"/>
              <w:bottom w:val="single" w:color="auto" w:sz="4" w:space="0"/>
              <w:right w:val="single" w:color="auto" w:sz="4" w:space="0"/>
            </w:tcBorders>
          </w:tcPr>
          <w:p w:rsidRPr="009734F3" w:rsidR="00A749C0" w:rsidP="00AF4835" w:rsidRDefault="4F6C8A1C" w14:paraId="47A8E171" w14:textId="5A7531B2">
            <w:r>
              <w:t>Harini</w:t>
            </w:r>
          </w:p>
        </w:tc>
        <w:tc>
          <w:tcPr>
            <w:tcW w:w="1985" w:type="dxa"/>
            <w:tcBorders>
              <w:top w:val="single" w:color="auto" w:sz="4" w:space="0"/>
              <w:left w:val="single" w:color="auto" w:sz="4" w:space="0"/>
              <w:bottom w:val="single" w:color="auto" w:sz="4" w:space="0"/>
              <w:right w:val="single" w:color="auto" w:sz="4" w:space="0"/>
            </w:tcBorders>
          </w:tcPr>
          <w:p w:rsidRPr="009734F3" w:rsidR="00A749C0" w:rsidP="00AF4835" w:rsidRDefault="72F01DF4" w14:paraId="34DD927B" w14:textId="46CB6173">
            <w:r>
              <w:t>Lesia</w:t>
            </w:r>
          </w:p>
        </w:tc>
        <w:tc>
          <w:tcPr>
            <w:tcW w:w="3234" w:type="dxa"/>
            <w:tcBorders>
              <w:top w:val="single" w:color="auto" w:sz="4" w:space="0"/>
              <w:left w:val="single" w:color="auto" w:sz="4" w:space="0"/>
              <w:bottom w:val="single" w:color="auto" w:sz="4" w:space="0"/>
              <w:right w:val="single" w:color="auto" w:sz="4" w:space="0"/>
            </w:tcBorders>
          </w:tcPr>
          <w:p w:rsidRPr="009734F3" w:rsidR="00A749C0" w:rsidP="6D3B8CD5" w:rsidRDefault="5B34A889" w14:paraId="334937C6" w14:textId="5F4F1DBE">
            <w:pPr>
              <w:rPr>
                <w:rFonts w:eastAsia="Arial"/>
              </w:rPr>
            </w:pPr>
            <w:r w:rsidRPr="6D3B8CD5">
              <w:rPr>
                <w:rFonts w:ascii="Calibri" w:hAnsi="Calibri" w:eastAsia="Calibri" w:cs="Calibri"/>
                <w:color w:val="444444"/>
                <w:sz w:val="22"/>
                <w:szCs w:val="22"/>
              </w:rPr>
              <w:t>DH-2174</w:t>
            </w:r>
          </w:p>
        </w:tc>
      </w:tr>
      <w:tr w:rsidRPr="009734F3" w:rsidR="00A749C0" w:rsidTr="68FA154C" w14:paraId="58D56DEA"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Pr="009734F3" w:rsidR="00A749C0" w:rsidP="00AF4835" w:rsidRDefault="48A1DFCA" w14:paraId="08DEDF40" w14:textId="4D902720">
            <w:pPr>
              <w:pStyle w:val="Footer"/>
            </w:pPr>
            <w:r>
              <w:t>V2.3</w:t>
            </w:r>
          </w:p>
        </w:tc>
        <w:tc>
          <w:tcPr>
            <w:tcW w:w="1560" w:type="dxa"/>
            <w:tcBorders>
              <w:top w:val="single" w:color="auto" w:sz="4" w:space="0"/>
              <w:left w:val="single" w:color="auto" w:sz="4" w:space="0"/>
              <w:bottom w:val="single" w:color="auto" w:sz="4" w:space="0"/>
              <w:right w:val="single" w:color="auto" w:sz="4" w:space="0"/>
            </w:tcBorders>
          </w:tcPr>
          <w:p w:rsidRPr="009734F3" w:rsidR="00A749C0" w:rsidP="6D3B8CD5" w:rsidRDefault="1864F140" w14:paraId="6927621B" w14:textId="30803F97">
            <w:r>
              <w:t>02/02/23</w:t>
            </w:r>
          </w:p>
        </w:tc>
        <w:tc>
          <w:tcPr>
            <w:tcW w:w="1984" w:type="dxa"/>
            <w:tcBorders>
              <w:top w:val="single" w:color="auto" w:sz="4" w:space="0"/>
              <w:left w:val="single" w:color="auto" w:sz="4" w:space="0"/>
              <w:bottom w:val="single" w:color="auto" w:sz="4" w:space="0"/>
              <w:right w:val="single" w:color="auto" w:sz="4" w:space="0"/>
            </w:tcBorders>
          </w:tcPr>
          <w:p w:rsidRPr="009734F3" w:rsidR="00A749C0" w:rsidP="00AF4835" w:rsidRDefault="3C958DF6" w14:paraId="26EB8711" w14:textId="2D19987B">
            <w:r>
              <w:t>Harini</w:t>
            </w:r>
          </w:p>
        </w:tc>
        <w:tc>
          <w:tcPr>
            <w:tcW w:w="1985" w:type="dxa"/>
            <w:tcBorders>
              <w:top w:val="single" w:color="auto" w:sz="4" w:space="0"/>
              <w:left w:val="single" w:color="auto" w:sz="4" w:space="0"/>
              <w:bottom w:val="single" w:color="auto" w:sz="4" w:space="0"/>
              <w:right w:val="single" w:color="auto" w:sz="4" w:space="0"/>
            </w:tcBorders>
          </w:tcPr>
          <w:p w:rsidRPr="009734F3" w:rsidR="00A749C0" w:rsidP="00AF4835" w:rsidRDefault="200E36B0" w14:paraId="34A9682D" w14:textId="5A157B50">
            <w:r>
              <w:t>Lesia</w:t>
            </w:r>
          </w:p>
        </w:tc>
        <w:tc>
          <w:tcPr>
            <w:tcW w:w="3234" w:type="dxa"/>
            <w:tcBorders>
              <w:top w:val="single" w:color="auto" w:sz="4" w:space="0"/>
              <w:left w:val="single" w:color="auto" w:sz="4" w:space="0"/>
              <w:bottom w:val="single" w:color="auto" w:sz="4" w:space="0"/>
              <w:right w:val="single" w:color="auto" w:sz="4" w:space="0"/>
            </w:tcBorders>
          </w:tcPr>
          <w:p w:rsidRPr="009734F3" w:rsidR="00A749C0" w:rsidP="6D3B8CD5" w:rsidRDefault="4750F201" w14:paraId="620E4762" w14:textId="4F49385C">
            <w:pPr>
              <w:rPr>
                <w:rFonts w:eastAsia="Arial"/>
              </w:rPr>
            </w:pPr>
            <w:r w:rsidRPr="6D3B8CD5">
              <w:rPr>
                <w:rFonts w:ascii="Calibri" w:hAnsi="Calibri" w:eastAsia="Calibri" w:cs="Calibri"/>
                <w:color w:val="444444"/>
                <w:sz w:val="22"/>
                <w:szCs w:val="22"/>
              </w:rPr>
              <w:t>DH-2173</w:t>
            </w:r>
          </w:p>
        </w:tc>
      </w:tr>
      <w:tr w:rsidR="6D3B8CD5" w:rsidTr="68FA154C" w14:paraId="7D33353A"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48A1DFCA" w:rsidP="6D3B8CD5" w:rsidRDefault="48A1DFCA" w14:paraId="484CAD54" w14:textId="31895958">
            <w:pPr>
              <w:pStyle w:val="Footer"/>
            </w:pPr>
            <w:r>
              <w:t>V2.4</w:t>
            </w:r>
          </w:p>
        </w:tc>
        <w:tc>
          <w:tcPr>
            <w:tcW w:w="1560" w:type="dxa"/>
            <w:tcBorders>
              <w:top w:val="single" w:color="auto" w:sz="4" w:space="0"/>
              <w:left w:val="single" w:color="auto" w:sz="4" w:space="0"/>
              <w:bottom w:val="single" w:color="auto" w:sz="4" w:space="0"/>
              <w:right w:val="single" w:color="auto" w:sz="4" w:space="0"/>
            </w:tcBorders>
          </w:tcPr>
          <w:p w:rsidR="48A1DFCA" w:rsidP="6D3B8CD5" w:rsidRDefault="48A1DFCA" w14:paraId="5BA6CC69" w14:textId="1560664B">
            <w:r>
              <w:t>02/02/23</w:t>
            </w:r>
          </w:p>
        </w:tc>
        <w:tc>
          <w:tcPr>
            <w:tcW w:w="1984" w:type="dxa"/>
            <w:tcBorders>
              <w:top w:val="single" w:color="auto" w:sz="4" w:space="0"/>
              <w:left w:val="single" w:color="auto" w:sz="4" w:space="0"/>
              <w:bottom w:val="single" w:color="auto" w:sz="4" w:space="0"/>
              <w:right w:val="single" w:color="auto" w:sz="4" w:space="0"/>
            </w:tcBorders>
          </w:tcPr>
          <w:p w:rsidR="53618609" w:rsidRDefault="53618609" w14:paraId="350549D4" w14:textId="39DB4359">
            <w:r>
              <w:t>Harini</w:t>
            </w:r>
          </w:p>
        </w:tc>
        <w:tc>
          <w:tcPr>
            <w:tcW w:w="1985" w:type="dxa"/>
            <w:tcBorders>
              <w:top w:val="single" w:color="auto" w:sz="4" w:space="0"/>
              <w:left w:val="single" w:color="auto" w:sz="4" w:space="0"/>
              <w:bottom w:val="single" w:color="auto" w:sz="4" w:space="0"/>
              <w:right w:val="single" w:color="auto" w:sz="4" w:space="0"/>
            </w:tcBorders>
          </w:tcPr>
          <w:p w:rsidR="4470E18E" w:rsidRDefault="4470E18E" w14:paraId="3B01443B" w14:textId="749EF3F2">
            <w:r>
              <w:t>Lesia</w:t>
            </w:r>
          </w:p>
        </w:tc>
        <w:tc>
          <w:tcPr>
            <w:tcW w:w="3234" w:type="dxa"/>
            <w:tcBorders>
              <w:top w:val="single" w:color="auto" w:sz="4" w:space="0"/>
              <w:left w:val="single" w:color="auto" w:sz="4" w:space="0"/>
              <w:bottom w:val="single" w:color="auto" w:sz="4" w:space="0"/>
              <w:right w:val="single" w:color="auto" w:sz="4" w:space="0"/>
            </w:tcBorders>
          </w:tcPr>
          <w:p w:rsidR="4EAB48DD" w:rsidP="6D3B8CD5" w:rsidRDefault="4EAB48DD" w14:paraId="02802344" w14:textId="4ABE4EA8">
            <w:pPr>
              <w:rPr>
                <w:rFonts w:eastAsia="Arial"/>
              </w:rPr>
            </w:pPr>
            <w:r w:rsidRPr="6D3B8CD5">
              <w:rPr>
                <w:rFonts w:ascii="Calibri" w:hAnsi="Calibri" w:eastAsia="Calibri" w:cs="Calibri"/>
                <w:color w:val="444444"/>
                <w:sz w:val="22"/>
                <w:szCs w:val="22"/>
              </w:rPr>
              <w:t>DH-2172</w:t>
            </w:r>
          </w:p>
        </w:tc>
      </w:tr>
      <w:tr w:rsidR="6D3B8CD5" w:rsidTr="68FA154C" w14:paraId="2A137F25"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5FA69282" w:rsidP="6D3B8CD5" w:rsidRDefault="5FA69282" w14:paraId="1DF9F179" w14:textId="5EABA196">
            <w:pPr>
              <w:pStyle w:val="Footer"/>
            </w:pPr>
            <w:r>
              <w:t>V2.5</w:t>
            </w:r>
          </w:p>
        </w:tc>
        <w:tc>
          <w:tcPr>
            <w:tcW w:w="1560" w:type="dxa"/>
            <w:tcBorders>
              <w:top w:val="single" w:color="auto" w:sz="4" w:space="0"/>
              <w:left w:val="single" w:color="auto" w:sz="4" w:space="0"/>
              <w:bottom w:val="single" w:color="auto" w:sz="4" w:space="0"/>
              <w:right w:val="single" w:color="auto" w:sz="4" w:space="0"/>
            </w:tcBorders>
          </w:tcPr>
          <w:p w:rsidR="6D3B8CD5" w:rsidP="6D3B8CD5" w:rsidRDefault="6D3B8CD5" w14:paraId="5AD9F583" w14:textId="1560664B">
            <w:r>
              <w:t>02/02/23</w:t>
            </w:r>
          </w:p>
        </w:tc>
        <w:tc>
          <w:tcPr>
            <w:tcW w:w="1984" w:type="dxa"/>
            <w:tcBorders>
              <w:top w:val="single" w:color="auto" w:sz="4" w:space="0"/>
              <w:left w:val="single" w:color="auto" w:sz="4" w:space="0"/>
              <w:bottom w:val="single" w:color="auto" w:sz="4" w:space="0"/>
              <w:right w:val="single" w:color="auto" w:sz="4" w:space="0"/>
            </w:tcBorders>
          </w:tcPr>
          <w:p w:rsidR="6D3B8CD5" w:rsidRDefault="6D3B8CD5" w14:paraId="030CFC50" w14:textId="39DB4359">
            <w:r>
              <w:t>Harini</w:t>
            </w:r>
          </w:p>
        </w:tc>
        <w:tc>
          <w:tcPr>
            <w:tcW w:w="1985" w:type="dxa"/>
            <w:tcBorders>
              <w:top w:val="single" w:color="auto" w:sz="4" w:space="0"/>
              <w:left w:val="single" w:color="auto" w:sz="4" w:space="0"/>
              <w:bottom w:val="single" w:color="auto" w:sz="4" w:space="0"/>
              <w:right w:val="single" w:color="auto" w:sz="4" w:space="0"/>
            </w:tcBorders>
          </w:tcPr>
          <w:p w:rsidR="6D3B8CD5" w:rsidRDefault="6D3B8CD5" w14:paraId="75A54A98" w14:textId="749EF3F2">
            <w:r>
              <w:t>Lesia</w:t>
            </w:r>
          </w:p>
        </w:tc>
        <w:tc>
          <w:tcPr>
            <w:tcW w:w="3234" w:type="dxa"/>
            <w:tcBorders>
              <w:top w:val="single" w:color="auto" w:sz="4" w:space="0"/>
              <w:left w:val="single" w:color="auto" w:sz="4" w:space="0"/>
              <w:bottom w:val="single" w:color="auto" w:sz="4" w:space="0"/>
              <w:right w:val="single" w:color="auto" w:sz="4" w:space="0"/>
            </w:tcBorders>
          </w:tcPr>
          <w:p w:rsidR="6801D551" w:rsidP="6D3B8CD5" w:rsidRDefault="6801D551" w14:paraId="30B0A7DF" w14:textId="37F71936">
            <w:pPr>
              <w:rPr>
                <w:rFonts w:eastAsia="Arial"/>
              </w:rPr>
            </w:pPr>
            <w:r w:rsidRPr="6D3B8CD5">
              <w:rPr>
                <w:rFonts w:ascii="Calibri" w:hAnsi="Calibri" w:eastAsia="Calibri" w:cs="Calibri"/>
                <w:color w:val="444444"/>
                <w:sz w:val="22"/>
                <w:szCs w:val="22"/>
              </w:rPr>
              <w:t>DH-2120</w:t>
            </w:r>
          </w:p>
        </w:tc>
      </w:tr>
      <w:tr w:rsidR="6D3B8CD5" w:rsidTr="68FA154C" w14:paraId="483EA2E4"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5FA69282" w:rsidP="6D3B8CD5" w:rsidRDefault="5FA69282" w14:paraId="70D3C240" w14:textId="06C2D74C">
            <w:pPr>
              <w:pStyle w:val="Footer"/>
            </w:pPr>
            <w:r>
              <w:t>V2.6</w:t>
            </w:r>
          </w:p>
        </w:tc>
        <w:tc>
          <w:tcPr>
            <w:tcW w:w="1560" w:type="dxa"/>
            <w:tcBorders>
              <w:top w:val="single" w:color="auto" w:sz="4" w:space="0"/>
              <w:left w:val="single" w:color="auto" w:sz="4" w:space="0"/>
              <w:bottom w:val="single" w:color="auto" w:sz="4" w:space="0"/>
              <w:right w:val="single" w:color="auto" w:sz="4" w:space="0"/>
            </w:tcBorders>
          </w:tcPr>
          <w:p w:rsidR="6D3B8CD5" w:rsidP="6D3B8CD5" w:rsidRDefault="6D3B8CD5" w14:paraId="596C1A94" w14:textId="1560664B">
            <w:r>
              <w:t>02/02/23</w:t>
            </w:r>
          </w:p>
        </w:tc>
        <w:tc>
          <w:tcPr>
            <w:tcW w:w="1984" w:type="dxa"/>
            <w:tcBorders>
              <w:top w:val="single" w:color="auto" w:sz="4" w:space="0"/>
              <w:left w:val="single" w:color="auto" w:sz="4" w:space="0"/>
              <w:bottom w:val="single" w:color="auto" w:sz="4" w:space="0"/>
              <w:right w:val="single" w:color="auto" w:sz="4" w:space="0"/>
            </w:tcBorders>
          </w:tcPr>
          <w:p w:rsidR="6D3B8CD5" w:rsidRDefault="6D3B8CD5" w14:paraId="6A07A2DE" w14:textId="39DB4359">
            <w:r>
              <w:t>Harini</w:t>
            </w:r>
          </w:p>
        </w:tc>
        <w:tc>
          <w:tcPr>
            <w:tcW w:w="1985" w:type="dxa"/>
            <w:tcBorders>
              <w:top w:val="single" w:color="auto" w:sz="4" w:space="0"/>
              <w:left w:val="single" w:color="auto" w:sz="4" w:space="0"/>
              <w:bottom w:val="single" w:color="auto" w:sz="4" w:space="0"/>
              <w:right w:val="single" w:color="auto" w:sz="4" w:space="0"/>
            </w:tcBorders>
          </w:tcPr>
          <w:p w:rsidR="6D3B8CD5" w:rsidRDefault="6D3B8CD5" w14:paraId="3727AAD4" w14:textId="749EF3F2">
            <w:r>
              <w:t>Lesia</w:t>
            </w:r>
          </w:p>
        </w:tc>
        <w:tc>
          <w:tcPr>
            <w:tcW w:w="3234" w:type="dxa"/>
            <w:tcBorders>
              <w:top w:val="single" w:color="auto" w:sz="4" w:space="0"/>
              <w:left w:val="single" w:color="auto" w:sz="4" w:space="0"/>
              <w:bottom w:val="single" w:color="auto" w:sz="4" w:space="0"/>
              <w:right w:val="single" w:color="auto" w:sz="4" w:space="0"/>
            </w:tcBorders>
          </w:tcPr>
          <w:p w:rsidR="7B3E2137" w:rsidP="6D3B8CD5" w:rsidRDefault="7B3E2137" w14:paraId="2EE7D09D" w14:textId="7FE86586">
            <w:pPr>
              <w:rPr>
                <w:rFonts w:eastAsia="Arial"/>
              </w:rPr>
            </w:pPr>
            <w:r w:rsidRPr="6D3B8CD5">
              <w:rPr>
                <w:rFonts w:ascii="Calibri" w:hAnsi="Calibri" w:eastAsia="Calibri" w:cs="Calibri"/>
                <w:color w:val="444444"/>
                <w:sz w:val="22"/>
                <w:szCs w:val="22"/>
              </w:rPr>
              <w:t>DH-2072</w:t>
            </w:r>
          </w:p>
        </w:tc>
      </w:tr>
      <w:tr w:rsidR="534CBFB0" w:rsidTr="68FA154C" w14:paraId="7A58D7BA"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7A0B7548" w:rsidP="534CBFB0" w:rsidRDefault="7A0B7548" w14:paraId="7452073F" w14:textId="5AAFA4FC">
            <w:pPr>
              <w:pStyle w:val="Footer"/>
            </w:pPr>
            <w:r>
              <w:t>V2.7</w:t>
            </w:r>
          </w:p>
        </w:tc>
        <w:tc>
          <w:tcPr>
            <w:tcW w:w="1560" w:type="dxa"/>
            <w:tcBorders>
              <w:top w:val="single" w:color="auto" w:sz="4" w:space="0"/>
              <w:left w:val="single" w:color="auto" w:sz="4" w:space="0"/>
              <w:bottom w:val="single" w:color="auto" w:sz="4" w:space="0"/>
              <w:right w:val="single" w:color="auto" w:sz="4" w:space="0"/>
            </w:tcBorders>
          </w:tcPr>
          <w:p w:rsidR="7A0B7548" w:rsidP="534CBFB0" w:rsidRDefault="7A0B7548" w14:paraId="7ADF9D3B" w14:textId="47F8B45B">
            <w:r>
              <w:t>07/02/23</w:t>
            </w:r>
          </w:p>
        </w:tc>
        <w:tc>
          <w:tcPr>
            <w:tcW w:w="1984" w:type="dxa"/>
            <w:tcBorders>
              <w:top w:val="single" w:color="auto" w:sz="4" w:space="0"/>
              <w:left w:val="single" w:color="auto" w:sz="4" w:space="0"/>
              <w:bottom w:val="single" w:color="auto" w:sz="4" w:space="0"/>
              <w:right w:val="single" w:color="auto" w:sz="4" w:space="0"/>
            </w:tcBorders>
          </w:tcPr>
          <w:p w:rsidR="7A0B7548" w:rsidP="534CBFB0" w:rsidRDefault="7A0B7548" w14:paraId="7A2BE183" w14:textId="3D11015C">
            <w:r>
              <w:t>Harini</w:t>
            </w:r>
          </w:p>
        </w:tc>
        <w:tc>
          <w:tcPr>
            <w:tcW w:w="1985" w:type="dxa"/>
            <w:tcBorders>
              <w:top w:val="single" w:color="auto" w:sz="4" w:space="0"/>
              <w:left w:val="single" w:color="auto" w:sz="4" w:space="0"/>
              <w:bottom w:val="single" w:color="auto" w:sz="4" w:space="0"/>
              <w:right w:val="single" w:color="auto" w:sz="4" w:space="0"/>
            </w:tcBorders>
          </w:tcPr>
          <w:p w:rsidR="7A0B7548" w:rsidP="534CBFB0" w:rsidRDefault="7A0B7548" w14:paraId="0AC316B3" w14:textId="52292CED">
            <w:r>
              <w:t>Jan</w:t>
            </w:r>
          </w:p>
        </w:tc>
        <w:tc>
          <w:tcPr>
            <w:tcW w:w="3234" w:type="dxa"/>
            <w:tcBorders>
              <w:top w:val="single" w:color="auto" w:sz="4" w:space="0"/>
              <w:left w:val="single" w:color="auto" w:sz="4" w:space="0"/>
              <w:bottom w:val="single" w:color="auto" w:sz="4" w:space="0"/>
              <w:right w:val="single" w:color="auto" w:sz="4" w:space="0"/>
            </w:tcBorders>
          </w:tcPr>
          <w:p w:rsidR="7A0B7548" w:rsidP="534CBFB0" w:rsidRDefault="7A0B7548" w14:paraId="4537155F" w14:textId="2E77A663">
            <w:pPr>
              <w:rPr>
                <w:rFonts w:ascii="Calibri" w:hAnsi="Calibri" w:eastAsia="Calibri" w:cs="Calibri"/>
                <w:sz w:val="22"/>
                <w:szCs w:val="22"/>
              </w:rPr>
            </w:pPr>
            <w:r w:rsidRPr="534CBFB0">
              <w:rPr>
                <w:rFonts w:ascii="Calibri" w:hAnsi="Calibri" w:eastAsia="Calibri" w:cs="Calibri"/>
                <w:color w:val="444444"/>
                <w:sz w:val="22"/>
                <w:szCs w:val="22"/>
              </w:rPr>
              <w:t>DH-2071</w:t>
            </w:r>
          </w:p>
        </w:tc>
      </w:tr>
      <w:tr w:rsidR="534CBFB0" w:rsidTr="68FA154C" w14:paraId="4B1B1303"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35CB8B49" w:rsidP="534CBFB0" w:rsidRDefault="35CB8B49" w14:paraId="4A49E37B" w14:textId="0E308C8E">
            <w:pPr>
              <w:pStyle w:val="Footer"/>
            </w:pPr>
            <w:r>
              <w:t>V2.8</w:t>
            </w:r>
          </w:p>
        </w:tc>
        <w:tc>
          <w:tcPr>
            <w:tcW w:w="1560" w:type="dxa"/>
            <w:tcBorders>
              <w:top w:val="single" w:color="auto" w:sz="4" w:space="0"/>
              <w:left w:val="single" w:color="auto" w:sz="4" w:space="0"/>
              <w:bottom w:val="single" w:color="auto" w:sz="4" w:space="0"/>
              <w:right w:val="single" w:color="auto" w:sz="4" w:space="0"/>
            </w:tcBorders>
          </w:tcPr>
          <w:p w:rsidR="35CB8B49" w:rsidP="534CBFB0" w:rsidRDefault="35CB8B49" w14:paraId="31FF6E81" w14:textId="1DB6B5FC">
            <w:r>
              <w:t>08/02/23</w:t>
            </w:r>
          </w:p>
        </w:tc>
        <w:tc>
          <w:tcPr>
            <w:tcW w:w="1984" w:type="dxa"/>
            <w:tcBorders>
              <w:top w:val="single" w:color="auto" w:sz="4" w:space="0"/>
              <w:left w:val="single" w:color="auto" w:sz="4" w:space="0"/>
              <w:bottom w:val="single" w:color="auto" w:sz="4" w:space="0"/>
              <w:right w:val="single" w:color="auto" w:sz="4" w:space="0"/>
            </w:tcBorders>
          </w:tcPr>
          <w:p w:rsidR="35CB8B49" w:rsidP="534CBFB0" w:rsidRDefault="35CB8B49" w14:paraId="567B1C65" w14:textId="01AA48C4">
            <w:r>
              <w:t>Harini</w:t>
            </w:r>
          </w:p>
        </w:tc>
        <w:tc>
          <w:tcPr>
            <w:tcW w:w="1985" w:type="dxa"/>
            <w:tcBorders>
              <w:top w:val="single" w:color="auto" w:sz="4" w:space="0"/>
              <w:left w:val="single" w:color="auto" w:sz="4" w:space="0"/>
              <w:bottom w:val="single" w:color="auto" w:sz="4" w:space="0"/>
              <w:right w:val="single" w:color="auto" w:sz="4" w:space="0"/>
            </w:tcBorders>
          </w:tcPr>
          <w:p w:rsidR="35CB8B49" w:rsidP="534CBFB0" w:rsidRDefault="35CB8B49" w14:paraId="05438FEC" w14:textId="3060B48C">
            <w:r>
              <w:t>Lesia</w:t>
            </w:r>
          </w:p>
        </w:tc>
        <w:tc>
          <w:tcPr>
            <w:tcW w:w="3234" w:type="dxa"/>
            <w:tcBorders>
              <w:top w:val="single" w:color="auto" w:sz="4" w:space="0"/>
              <w:left w:val="single" w:color="auto" w:sz="4" w:space="0"/>
              <w:bottom w:val="single" w:color="auto" w:sz="4" w:space="0"/>
              <w:right w:val="single" w:color="auto" w:sz="4" w:space="0"/>
            </w:tcBorders>
          </w:tcPr>
          <w:p w:rsidR="35CB8B49" w:rsidP="534CBFB0" w:rsidRDefault="35CB8B49" w14:paraId="0A4B44BE" w14:textId="1E054C8D">
            <w:pPr>
              <w:jc w:val="both"/>
              <w:rPr>
                <w:rFonts w:eastAsia="Arial"/>
              </w:rPr>
            </w:pPr>
            <w:r w:rsidRPr="534CBFB0">
              <w:rPr>
                <w:rFonts w:ascii="Calibri" w:hAnsi="Calibri" w:eastAsia="Calibri" w:cs="Calibri"/>
                <w:color w:val="444444"/>
                <w:sz w:val="22"/>
                <w:szCs w:val="22"/>
              </w:rPr>
              <w:t>DH-2175</w:t>
            </w:r>
          </w:p>
        </w:tc>
      </w:tr>
      <w:tr w:rsidR="534CBFB0" w:rsidTr="68FA154C" w14:paraId="61CAEE6B"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35CB8B49" w:rsidP="534CBFB0" w:rsidRDefault="35CB8B49" w14:paraId="0EB8EA97" w14:textId="69987551">
            <w:pPr>
              <w:pStyle w:val="Footer"/>
            </w:pPr>
            <w:r>
              <w:t>V2.9</w:t>
            </w:r>
          </w:p>
        </w:tc>
        <w:tc>
          <w:tcPr>
            <w:tcW w:w="1560" w:type="dxa"/>
            <w:tcBorders>
              <w:top w:val="single" w:color="auto" w:sz="4" w:space="0"/>
              <w:left w:val="single" w:color="auto" w:sz="4" w:space="0"/>
              <w:bottom w:val="single" w:color="auto" w:sz="4" w:space="0"/>
              <w:right w:val="single" w:color="auto" w:sz="4" w:space="0"/>
            </w:tcBorders>
          </w:tcPr>
          <w:p w:rsidR="35CB8B49" w:rsidP="534CBFB0" w:rsidRDefault="35CB8B49" w14:paraId="0F63BE41" w14:textId="07E3CF93">
            <w:r>
              <w:t>08/02/23</w:t>
            </w:r>
          </w:p>
        </w:tc>
        <w:tc>
          <w:tcPr>
            <w:tcW w:w="1984" w:type="dxa"/>
            <w:tcBorders>
              <w:top w:val="single" w:color="auto" w:sz="4" w:space="0"/>
              <w:left w:val="single" w:color="auto" w:sz="4" w:space="0"/>
              <w:bottom w:val="single" w:color="auto" w:sz="4" w:space="0"/>
              <w:right w:val="single" w:color="auto" w:sz="4" w:space="0"/>
            </w:tcBorders>
          </w:tcPr>
          <w:p w:rsidR="35CB8B49" w:rsidP="534CBFB0" w:rsidRDefault="35CB8B49" w14:paraId="3965331F" w14:textId="6AA07D37">
            <w:r>
              <w:t>Harini</w:t>
            </w:r>
          </w:p>
        </w:tc>
        <w:tc>
          <w:tcPr>
            <w:tcW w:w="1985" w:type="dxa"/>
            <w:tcBorders>
              <w:top w:val="single" w:color="auto" w:sz="4" w:space="0"/>
              <w:left w:val="single" w:color="auto" w:sz="4" w:space="0"/>
              <w:bottom w:val="single" w:color="auto" w:sz="4" w:space="0"/>
              <w:right w:val="single" w:color="auto" w:sz="4" w:space="0"/>
            </w:tcBorders>
          </w:tcPr>
          <w:p w:rsidR="35CB8B49" w:rsidP="534CBFB0" w:rsidRDefault="35CB8B49" w14:paraId="6BFC5346" w14:textId="14A36518">
            <w:r>
              <w:t>Lesia</w:t>
            </w:r>
          </w:p>
        </w:tc>
        <w:tc>
          <w:tcPr>
            <w:tcW w:w="3234" w:type="dxa"/>
            <w:tcBorders>
              <w:top w:val="single" w:color="auto" w:sz="4" w:space="0"/>
              <w:left w:val="single" w:color="auto" w:sz="4" w:space="0"/>
              <w:bottom w:val="single" w:color="auto" w:sz="4" w:space="0"/>
              <w:right w:val="single" w:color="auto" w:sz="4" w:space="0"/>
            </w:tcBorders>
          </w:tcPr>
          <w:p w:rsidR="0D642061" w:rsidP="534CBFB0" w:rsidRDefault="0D642061" w14:paraId="09C58D1B" w14:textId="13E2393F">
            <w:pPr>
              <w:rPr>
                <w:rFonts w:ascii="Calibri" w:hAnsi="Calibri" w:eastAsia="Calibri" w:cs="Calibri"/>
                <w:sz w:val="22"/>
                <w:szCs w:val="22"/>
              </w:rPr>
            </w:pPr>
            <w:r w:rsidRPr="534CBFB0">
              <w:rPr>
                <w:rFonts w:ascii="Calibri" w:hAnsi="Calibri" w:eastAsia="Calibri" w:cs="Calibri"/>
                <w:color w:val="444444"/>
                <w:sz w:val="22"/>
                <w:szCs w:val="22"/>
              </w:rPr>
              <w:t>DH-2193</w:t>
            </w:r>
          </w:p>
        </w:tc>
      </w:tr>
      <w:tr w:rsidR="461D28A3" w:rsidTr="68FA154C" w14:paraId="0BEC73A3"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7BEE53DE" w:rsidP="461D28A3" w:rsidRDefault="7BEE53DE" w14:paraId="453B3DF0" w14:textId="729DC4B0">
            <w:pPr>
              <w:pStyle w:val="Footer"/>
            </w:pPr>
            <w:r>
              <w:t>V2.10</w:t>
            </w:r>
          </w:p>
        </w:tc>
        <w:tc>
          <w:tcPr>
            <w:tcW w:w="1560" w:type="dxa"/>
            <w:tcBorders>
              <w:top w:val="single" w:color="auto" w:sz="4" w:space="0"/>
              <w:left w:val="single" w:color="auto" w:sz="4" w:space="0"/>
              <w:bottom w:val="single" w:color="auto" w:sz="4" w:space="0"/>
              <w:right w:val="single" w:color="auto" w:sz="4" w:space="0"/>
            </w:tcBorders>
          </w:tcPr>
          <w:p w:rsidR="7BEE53DE" w:rsidP="461D28A3" w:rsidRDefault="7BEE53DE" w14:paraId="4104A9E5" w14:textId="187DA5BF">
            <w:r>
              <w:t>15/02/23</w:t>
            </w:r>
          </w:p>
        </w:tc>
        <w:tc>
          <w:tcPr>
            <w:tcW w:w="1984" w:type="dxa"/>
            <w:tcBorders>
              <w:top w:val="single" w:color="auto" w:sz="4" w:space="0"/>
              <w:left w:val="single" w:color="auto" w:sz="4" w:space="0"/>
              <w:bottom w:val="single" w:color="auto" w:sz="4" w:space="0"/>
              <w:right w:val="single" w:color="auto" w:sz="4" w:space="0"/>
            </w:tcBorders>
          </w:tcPr>
          <w:p w:rsidR="7BEE53DE" w:rsidP="461D28A3" w:rsidRDefault="7BEE53DE" w14:paraId="077454CA" w14:textId="57D87612">
            <w:r>
              <w:t>Harini</w:t>
            </w:r>
          </w:p>
        </w:tc>
        <w:tc>
          <w:tcPr>
            <w:tcW w:w="1985" w:type="dxa"/>
            <w:tcBorders>
              <w:top w:val="single" w:color="auto" w:sz="4" w:space="0"/>
              <w:left w:val="single" w:color="auto" w:sz="4" w:space="0"/>
              <w:bottom w:val="single" w:color="auto" w:sz="4" w:space="0"/>
              <w:right w:val="single" w:color="auto" w:sz="4" w:space="0"/>
            </w:tcBorders>
          </w:tcPr>
          <w:p w:rsidR="7BEE53DE" w:rsidP="461D28A3" w:rsidRDefault="7BEE53DE" w14:paraId="6747A0FD" w14:textId="40A2FE65">
            <w:r>
              <w:t>Lesia</w:t>
            </w:r>
          </w:p>
        </w:tc>
        <w:tc>
          <w:tcPr>
            <w:tcW w:w="3234" w:type="dxa"/>
            <w:tcBorders>
              <w:top w:val="single" w:color="auto" w:sz="4" w:space="0"/>
              <w:left w:val="single" w:color="auto" w:sz="4" w:space="0"/>
              <w:bottom w:val="single" w:color="auto" w:sz="4" w:space="0"/>
              <w:right w:val="single" w:color="auto" w:sz="4" w:space="0"/>
            </w:tcBorders>
          </w:tcPr>
          <w:p w:rsidR="7BEE53DE" w:rsidP="461D28A3" w:rsidRDefault="7BEE53DE" w14:paraId="677B427A" w14:textId="29247593">
            <w:pPr>
              <w:rPr>
                <w:rFonts w:ascii="Calibri" w:hAnsi="Calibri" w:eastAsia="Calibri" w:cs="Calibri"/>
                <w:sz w:val="22"/>
                <w:szCs w:val="22"/>
              </w:rPr>
            </w:pPr>
            <w:r w:rsidRPr="461D28A3">
              <w:rPr>
                <w:rFonts w:ascii="Calibri" w:hAnsi="Calibri" w:eastAsia="Calibri" w:cs="Calibri"/>
                <w:color w:val="444444"/>
                <w:sz w:val="22"/>
                <w:szCs w:val="22"/>
              </w:rPr>
              <w:t>DH-2194</w:t>
            </w:r>
          </w:p>
        </w:tc>
      </w:tr>
      <w:tr w:rsidR="461D28A3" w:rsidTr="68FA154C" w14:paraId="2980699E"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7BEE53DE" w:rsidP="461D28A3" w:rsidRDefault="7BEE53DE" w14:paraId="4F9C0B50" w14:textId="7764C23F">
            <w:pPr>
              <w:pStyle w:val="Footer"/>
            </w:pPr>
            <w:r>
              <w:t>V2.11</w:t>
            </w:r>
          </w:p>
        </w:tc>
        <w:tc>
          <w:tcPr>
            <w:tcW w:w="1560" w:type="dxa"/>
            <w:tcBorders>
              <w:top w:val="single" w:color="auto" w:sz="4" w:space="0"/>
              <w:left w:val="single" w:color="auto" w:sz="4" w:space="0"/>
              <w:bottom w:val="single" w:color="auto" w:sz="4" w:space="0"/>
              <w:right w:val="single" w:color="auto" w:sz="4" w:space="0"/>
            </w:tcBorders>
          </w:tcPr>
          <w:p w:rsidR="481F4BA4" w:rsidP="461D28A3" w:rsidRDefault="481F4BA4" w14:paraId="5AA519B9" w14:textId="40E63DBE">
            <w:r>
              <w:t>15/02/23</w:t>
            </w:r>
          </w:p>
        </w:tc>
        <w:tc>
          <w:tcPr>
            <w:tcW w:w="1984" w:type="dxa"/>
            <w:tcBorders>
              <w:top w:val="single" w:color="auto" w:sz="4" w:space="0"/>
              <w:left w:val="single" w:color="auto" w:sz="4" w:space="0"/>
              <w:bottom w:val="single" w:color="auto" w:sz="4" w:space="0"/>
              <w:right w:val="single" w:color="auto" w:sz="4" w:space="0"/>
            </w:tcBorders>
          </w:tcPr>
          <w:p w:rsidR="481F4BA4" w:rsidP="461D28A3" w:rsidRDefault="481F4BA4" w14:paraId="23F312C0" w14:textId="47647E70">
            <w:r>
              <w:t>Harini</w:t>
            </w:r>
          </w:p>
        </w:tc>
        <w:tc>
          <w:tcPr>
            <w:tcW w:w="1985" w:type="dxa"/>
            <w:tcBorders>
              <w:top w:val="single" w:color="auto" w:sz="4" w:space="0"/>
              <w:left w:val="single" w:color="auto" w:sz="4" w:space="0"/>
              <w:bottom w:val="single" w:color="auto" w:sz="4" w:space="0"/>
              <w:right w:val="single" w:color="auto" w:sz="4" w:space="0"/>
            </w:tcBorders>
          </w:tcPr>
          <w:p w:rsidR="481F4BA4" w:rsidP="461D28A3" w:rsidRDefault="481F4BA4" w14:paraId="55E69BD4" w14:textId="6F0B8478">
            <w:r>
              <w:t>Lesia</w:t>
            </w:r>
          </w:p>
        </w:tc>
        <w:tc>
          <w:tcPr>
            <w:tcW w:w="3234" w:type="dxa"/>
            <w:tcBorders>
              <w:top w:val="single" w:color="auto" w:sz="4" w:space="0"/>
              <w:left w:val="single" w:color="auto" w:sz="4" w:space="0"/>
              <w:bottom w:val="single" w:color="auto" w:sz="4" w:space="0"/>
              <w:right w:val="single" w:color="auto" w:sz="4" w:space="0"/>
            </w:tcBorders>
          </w:tcPr>
          <w:p w:rsidR="481F4BA4" w:rsidP="461D28A3" w:rsidRDefault="481F4BA4" w14:paraId="5758A972" w14:textId="1B80A4CD">
            <w:pPr>
              <w:rPr>
                <w:rFonts w:ascii="Calibri" w:hAnsi="Calibri" w:eastAsia="Calibri" w:cs="Calibri"/>
                <w:sz w:val="22"/>
                <w:szCs w:val="22"/>
              </w:rPr>
            </w:pPr>
            <w:r w:rsidRPr="461D28A3">
              <w:rPr>
                <w:rFonts w:ascii="Calibri" w:hAnsi="Calibri" w:eastAsia="Calibri" w:cs="Calibri"/>
                <w:color w:val="444444"/>
                <w:sz w:val="22"/>
                <w:szCs w:val="22"/>
              </w:rPr>
              <w:t>DH-2197</w:t>
            </w:r>
          </w:p>
        </w:tc>
      </w:tr>
      <w:tr w:rsidR="025BA992" w:rsidTr="68FA154C" w14:paraId="52049FC1"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0F2175DB" w:rsidP="025BA992" w:rsidRDefault="0F2175DB" w14:paraId="20EA4299" w14:textId="14D30DE8">
            <w:pPr>
              <w:pStyle w:val="Footer"/>
            </w:pPr>
            <w:r>
              <w:t>V2.12</w:t>
            </w:r>
          </w:p>
        </w:tc>
        <w:tc>
          <w:tcPr>
            <w:tcW w:w="1560" w:type="dxa"/>
            <w:tcBorders>
              <w:top w:val="single" w:color="auto" w:sz="4" w:space="0"/>
              <w:left w:val="single" w:color="auto" w:sz="4" w:space="0"/>
              <w:bottom w:val="single" w:color="auto" w:sz="4" w:space="0"/>
              <w:right w:val="single" w:color="auto" w:sz="4" w:space="0"/>
            </w:tcBorders>
          </w:tcPr>
          <w:p w:rsidR="0F2175DB" w:rsidP="025BA992" w:rsidRDefault="0F2175DB" w14:paraId="4D66E9C6" w14:textId="741240D1">
            <w:r>
              <w:t>28/02/23</w:t>
            </w:r>
          </w:p>
        </w:tc>
        <w:tc>
          <w:tcPr>
            <w:tcW w:w="1984" w:type="dxa"/>
            <w:tcBorders>
              <w:top w:val="single" w:color="auto" w:sz="4" w:space="0"/>
              <w:left w:val="single" w:color="auto" w:sz="4" w:space="0"/>
              <w:bottom w:val="single" w:color="auto" w:sz="4" w:space="0"/>
              <w:right w:val="single" w:color="auto" w:sz="4" w:space="0"/>
            </w:tcBorders>
          </w:tcPr>
          <w:p w:rsidR="0F2175DB" w:rsidP="025BA992" w:rsidRDefault="0F2175DB" w14:paraId="139A8C3B" w14:textId="27CC3B05">
            <w:r>
              <w:t>Harini</w:t>
            </w:r>
          </w:p>
        </w:tc>
        <w:tc>
          <w:tcPr>
            <w:tcW w:w="1985" w:type="dxa"/>
            <w:tcBorders>
              <w:top w:val="single" w:color="auto" w:sz="4" w:space="0"/>
              <w:left w:val="single" w:color="auto" w:sz="4" w:space="0"/>
              <w:bottom w:val="single" w:color="auto" w:sz="4" w:space="0"/>
              <w:right w:val="single" w:color="auto" w:sz="4" w:space="0"/>
            </w:tcBorders>
          </w:tcPr>
          <w:p w:rsidR="0F2175DB" w:rsidP="025BA992" w:rsidRDefault="0F2175DB" w14:paraId="6D93CDBA" w14:textId="58225420">
            <w:r>
              <w:t>Lesia</w:t>
            </w:r>
          </w:p>
        </w:tc>
        <w:tc>
          <w:tcPr>
            <w:tcW w:w="3234" w:type="dxa"/>
            <w:tcBorders>
              <w:top w:val="single" w:color="auto" w:sz="4" w:space="0"/>
              <w:left w:val="single" w:color="auto" w:sz="4" w:space="0"/>
              <w:bottom w:val="single" w:color="auto" w:sz="4" w:space="0"/>
              <w:right w:val="single" w:color="auto" w:sz="4" w:space="0"/>
            </w:tcBorders>
          </w:tcPr>
          <w:p w:rsidR="0F2175DB" w:rsidP="025BA992" w:rsidRDefault="0F2175DB" w14:paraId="1E6D1B21" w14:textId="4973D0B6">
            <w:pPr>
              <w:rPr>
                <w:rFonts w:ascii="Calibri" w:hAnsi="Calibri" w:eastAsia="Calibri" w:cs="Calibri"/>
                <w:sz w:val="22"/>
                <w:szCs w:val="22"/>
              </w:rPr>
            </w:pPr>
            <w:r w:rsidRPr="025BA992">
              <w:rPr>
                <w:rFonts w:ascii="Calibri" w:hAnsi="Calibri" w:eastAsia="Calibri" w:cs="Calibri"/>
                <w:color w:val="444444"/>
                <w:sz w:val="22"/>
                <w:szCs w:val="22"/>
              </w:rPr>
              <w:t>DH-2073</w:t>
            </w:r>
          </w:p>
        </w:tc>
      </w:tr>
      <w:tr w:rsidR="025BA992" w:rsidTr="68FA154C" w14:paraId="0A9BCB6B"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540C8FD0" w:rsidP="025BA992" w:rsidRDefault="540C8FD0" w14:paraId="04C17405" w14:textId="4A6A4E17">
            <w:pPr>
              <w:pStyle w:val="Footer"/>
            </w:pPr>
            <w:r>
              <w:t>V2.13</w:t>
            </w:r>
          </w:p>
        </w:tc>
        <w:tc>
          <w:tcPr>
            <w:tcW w:w="1560" w:type="dxa"/>
            <w:tcBorders>
              <w:top w:val="single" w:color="auto" w:sz="4" w:space="0"/>
              <w:left w:val="single" w:color="auto" w:sz="4" w:space="0"/>
              <w:bottom w:val="single" w:color="auto" w:sz="4" w:space="0"/>
              <w:right w:val="single" w:color="auto" w:sz="4" w:space="0"/>
            </w:tcBorders>
          </w:tcPr>
          <w:p w:rsidR="540C8FD0" w:rsidP="025BA992" w:rsidRDefault="540C8FD0" w14:paraId="29637528" w14:textId="03F6140F">
            <w:r>
              <w:t>28/03/23</w:t>
            </w:r>
          </w:p>
        </w:tc>
        <w:tc>
          <w:tcPr>
            <w:tcW w:w="1984" w:type="dxa"/>
            <w:tcBorders>
              <w:top w:val="single" w:color="auto" w:sz="4" w:space="0"/>
              <w:left w:val="single" w:color="auto" w:sz="4" w:space="0"/>
              <w:bottom w:val="single" w:color="auto" w:sz="4" w:space="0"/>
              <w:right w:val="single" w:color="auto" w:sz="4" w:space="0"/>
            </w:tcBorders>
          </w:tcPr>
          <w:p w:rsidR="540C8FD0" w:rsidP="025BA992" w:rsidRDefault="540C8FD0" w14:paraId="786470E4" w14:textId="78509262">
            <w:r>
              <w:t>Harini</w:t>
            </w:r>
          </w:p>
        </w:tc>
        <w:tc>
          <w:tcPr>
            <w:tcW w:w="1985" w:type="dxa"/>
            <w:tcBorders>
              <w:top w:val="single" w:color="auto" w:sz="4" w:space="0"/>
              <w:left w:val="single" w:color="auto" w:sz="4" w:space="0"/>
              <w:bottom w:val="single" w:color="auto" w:sz="4" w:space="0"/>
              <w:right w:val="single" w:color="auto" w:sz="4" w:space="0"/>
            </w:tcBorders>
          </w:tcPr>
          <w:p w:rsidR="540C8FD0" w:rsidP="025BA992" w:rsidRDefault="540C8FD0" w14:paraId="795B0A08" w14:textId="1C6A59E8">
            <w:r>
              <w:t>Lesia</w:t>
            </w:r>
          </w:p>
        </w:tc>
        <w:tc>
          <w:tcPr>
            <w:tcW w:w="3234" w:type="dxa"/>
            <w:tcBorders>
              <w:top w:val="single" w:color="auto" w:sz="4" w:space="0"/>
              <w:left w:val="single" w:color="auto" w:sz="4" w:space="0"/>
              <w:bottom w:val="single" w:color="auto" w:sz="4" w:space="0"/>
              <w:right w:val="single" w:color="auto" w:sz="4" w:space="0"/>
            </w:tcBorders>
          </w:tcPr>
          <w:p w:rsidR="3B45B1B4" w:rsidP="025BA992" w:rsidRDefault="3B45B1B4" w14:paraId="4D12CD46" w14:textId="4AB60FCE">
            <w:pPr>
              <w:rPr>
                <w:rFonts w:ascii="Calibri" w:hAnsi="Calibri" w:eastAsia="Calibri" w:cs="Calibri"/>
                <w:sz w:val="22"/>
                <w:szCs w:val="22"/>
              </w:rPr>
            </w:pPr>
            <w:r w:rsidRPr="025BA992">
              <w:rPr>
                <w:rFonts w:ascii="Calibri" w:hAnsi="Calibri" w:eastAsia="Calibri" w:cs="Calibri"/>
                <w:color w:val="444444"/>
                <w:sz w:val="22"/>
                <w:szCs w:val="22"/>
              </w:rPr>
              <w:t>DH-2069</w:t>
            </w:r>
          </w:p>
        </w:tc>
      </w:tr>
      <w:tr w:rsidR="6908C1D5" w:rsidTr="68FA154C" w14:paraId="1167AE48"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01848978" w:rsidP="6908C1D5" w:rsidRDefault="01848978" w14:paraId="3F8AC1F3" w14:textId="55777F9C">
            <w:pPr>
              <w:pStyle w:val="Footer"/>
            </w:pPr>
            <w:r>
              <w:t>V2.14</w:t>
            </w:r>
          </w:p>
        </w:tc>
        <w:tc>
          <w:tcPr>
            <w:tcW w:w="1560" w:type="dxa"/>
            <w:tcBorders>
              <w:top w:val="single" w:color="auto" w:sz="4" w:space="0"/>
              <w:left w:val="single" w:color="auto" w:sz="4" w:space="0"/>
              <w:bottom w:val="single" w:color="auto" w:sz="4" w:space="0"/>
              <w:right w:val="single" w:color="auto" w:sz="4" w:space="0"/>
            </w:tcBorders>
          </w:tcPr>
          <w:p w:rsidR="01848978" w:rsidP="6908C1D5" w:rsidRDefault="01848978" w14:paraId="6D990EA1" w14:textId="7BD7D1A7">
            <w:r>
              <w:t>02/03/23</w:t>
            </w:r>
          </w:p>
        </w:tc>
        <w:tc>
          <w:tcPr>
            <w:tcW w:w="1984" w:type="dxa"/>
            <w:tcBorders>
              <w:top w:val="single" w:color="auto" w:sz="4" w:space="0"/>
              <w:left w:val="single" w:color="auto" w:sz="4" w:space="0"/>
              <w:bottom w:val="single" w:color="auto" w:sz="4" w:space="0"/>
              <w:right w:val="single" w:color="auto" w:sz="4" w:space="0"/>
            </w:tcBorders>
          </w:tcPr>
          <w:p w:rsidR="01848978" w:rsidP="6908C1D5" w:rsidRDefault="01848978" w14:paraId="246E12E6" w14:textId="085263A4">
            <w:r>
              <w:t>Harini</w:t>
            </w:r>
          </w:p>
        </w:tc>
        <w:tc>
          <w:tcPr>
            <w:tcW w:w="1985" w:type="dxa"/>
            <w:tcBorders>
              <w:top w:val="single" w:color="auto" w:sz="4" w:space="0"/>
              <w:left w:val="single" w:color="auto" w:sz="4" w:space="0"/>
              <w:bottom w:val="single" w:color="auto" w:sz="4" w:space="0"/>
              <w:right w:val="single" w:color="auto" w:sz="4" w:space="0"/>
            </w:tcBorders>
          </w:tcPr>
          <w:p w:rsidR="01848978" w:rsidP="6908C1D5" w:rsidRDefault="01848978" w14:paraId="32A9B258" w14:textId="3F06FF95">
            <w:r>
              <w:t>Lesia</w:t>
            </w:r>
          </w:p>
        </w:tc>
        <w:tc>
          <w:tcPr>
            <w:tcW w:w="3234" w:type="dxa"/>
            <w:tcBorders>
              <w:top w:val="single" w:color="auto" w:sz="4" w:space="0"/>
              <w:left w:val="single" w:color="auto" w:sz="4" w:space="0"/>
              <w:bottom w:val="single" w:color="auto" w:sz="4" w:space="0"/>
              <w:right w:val="single" w:color="auto" w:sz="4" w:space="0"/>
            </w:tcBorders>
          </w:tcPr>
          <w:p w:rsidR="01848978" w:rsidP="6908C1D5" w:rsidRDefault="01848978" w14:paraId="2C14930B" w14:textId="4B5E5066">
            <w:pPr>
              <w:rPr>
                <w:rFonts w:ascii="Calibri" w:hAnsi="Calibri" w:eastAsia="Calibri" w:cs="Calibri"/>
                <w:sz w:val="22"/>
                <w:szCs w:val="22"/>
              </w:rPr>
            </w:pPr>
            <w:r w:rsidRPr="6908C1D5">
              <w:rPr>
                <w:rFonts w:ascii="Calibri" w:hAnsi="Calibri" w:eastAsia="Calibri" w:cs="Calibri"/>
                <w:color w:val="444444"/>
                <w:sz w:val="22"/>
                <w:szCs w:val="22"/>
              </w:rPr>
              <w:t>DH-2256</w:t>
            </w:r>
          </w:p>
        </w:tc>
      </w:tr>
      <w:tr w:rsidR="2CD18BD2" w:rsidTr="68FA154C" w14:paraId="14E39E0E"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23FCD89C" w:rsidP="2CD18BD2" w:rsidRDefault="04DF5D60" w14:paraId="1F274DA9" w14:textId="7E4D90FA">
            <w:pPr>
              <w:pStyle w:val="Footer"/>
            </w:pPr>
            <w:r>
              <w:t>V</w:t>
            </w:r>
            <w:r w:rsidR="23FCD89C">
              <w:t>2.15</w:t>
            </w:r>
          </w:p>
        </w:tc>
        <w:tc>
          <w:tcPr>
            <w:tcW w:w="1560" w:type="dxa"/>
            <w:tcBorders>
              <w:top w:val="single" w:color="auto" w:sz="4" w:space="0"/>
              <w:left w:val="single" w:color="auto" w:sz="4" w:space="0"/>
              <w:bottom w:val="single" w:color="auto" w:sz="4" w:space="0"/>
              <w:right w:val="single" w:color="auto" w:sz="4" w:space="0"/>
            </w:tcBorders>
          </w:tcPr>
          <w:p w:rsidR="23FCD89C" w:rsidP="2CD18BD2" w:rsidRDefault="23FCD89C" w14:paraId="2A2865EA" w14:textId="6B890431">
            <w:r>
              <w:t>16/05/23</w:t>
            </w:r>
          </w:p>
        </w:tc>
        <w:tc>
          <w:tcPr>
            <w:tcW w:w="1984" w:type="dxa"/>
            <w:tcBorders>
              <w:top w:val="single" w:color="auto" w:sz="4" w:space="0"/>
              <w:left w:val="single" w:color="auto" w:sz="4" w:space="0"/>
              <w:bottom w:val="single" w:color="auto" w:sz="4" w:space="0"/>
              <w:right w:val="single" w:color="auto" w:sz="4" w:space="0"/>
            </w:tcBorders>
          </w:tcPr>
          <w:p w:rsidR="23FCD89C" w:rsidP="2CD18BD2" w:rsidRDefault="23FCD89C" w14:paraId="6ADE742C" w14:textId="03123072">
            <w:r>
              <w:t>Harini</w:t>
            </w:r>
          </w:p>
        </w:tc>
        <w:tc>
          <w:tcPr>
            <w:tcW w:w="1985" w:type="dxa"/>
            <w:tcBorders>
              <w:top w:val="single" w:color="auto" w:sz="4" w:space="0"/>
              <w:left w:val="single" w:color="auto" w:sz="4" w:space="0"/>
              <w:bottom w:val="single" w:color="auto" w:sz="4" w:space="0"/>
              <w:right w:val="single" w:color="auto" w:sz="4" w:space="0"/>
            </w:tcBorders>
          </w:tcPr>
          <w:p w:rsidR="23FCD89C" w:rsidP="2CD18BD2" w:rsidRDefault="23FCD89C" w14:paraId="6C08FF52" w14:textId="15CED970">
            <w:r>
              <w:t>Lesia</w:t>
            </w:r>
          </w:p>
        </w:tc>
        <w:tc>
          <w:tcPr>
            <w:tcW w:w="3234" w:type="dxa"/>
            <w:tcBorders>
              <w:top w:val="single" w:color="auto" w:sz="4" w:space="0"/>
              <w:left w:val="single" w:color="auto" w:sz="4" w:space="0"/>
              <w:bottom w:val="single" w:color="auto" w:sz="4" w:space="0"/>
              <w:right w:val="single" w:color="auto" w:sz="4" w:space="0"/>
            </w:tcBorders>
          </w:tcPr>
          <w:p w:rsidR="4262F910" w:rsidP="2CD18BD2" w:rsidRDefault="4262F910" w14:paraId="694F29A6" w14:textId="2A630439">
            <w:pPr>
              <w:rPr>
                <w:rFonts w:ascii="Calibri" w:hAnsi="Calibri" w:eastAsia="Calibri" w:cs="Calibri"/>
                <w:sz w:val="22"/>
                <w:szCs w:val="22"/>
              </w:rPr>
            </w:pPr>
            <w:r w:rsidRPr="2CD18BD2">
              <w:rPr>
                <w:rFonts w:ascii="Calibri" w:hAnsi="Calibri" w:eastAsia="Calibri" w:cs="Calibri"/>
                <w:color w:val="444444"/>
                <w:sz w:val="22"/>
                <w:szCs w:val="22"/>
              </w:rPr>
              <w:t>DH-1440, DH-2068</w:t>
            </w:r>
          </w:p>
        </w:tc>
      </w:tr>
      <w:tr w:rsidR="39CE77EC" w:rsidTr="68FA154C" w14:paraId="605649AC"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498E2A99" w:rsidP="39CE77EC" w:rsidRDefault="498E2A99" w14:paraId="00A3CAD1" w14:textId="3EFB94C6">
            <w:pPr>
              <w:pStyle w:val="Footer"/>
            </w:pPr>
            <w:r>
              <w:t>V</w:t>
            </w:r>
            <w:r w:rsidR="6961D33E">
              <w:t>2.16</w:t>
            </w:r>
          </w:p>
        </w:tc>
        <w:tc>
          <w:tcPr>
            <w:tcW w:w="1560" w:type="dxa"/>
            <w:tcBorders>
              <w:top w:val="single" w:color="auto" w:sz="4" w:space="0"/>
              <w:left w:val="single" w:color="auto" w:sz="4" w:space="0"/>
              <w:bottom w:val="single" w:color="auto" w:sz="4" w:space="0"/>
              <w:right w:val="single" w:color="auto" w:sz="4" w:space="0"/>
            </w:tcBorders>
          </w:tcPr>
          <w:p w:rsidR="6961D33E" w:rsidP="39CE77EC" w:rsidRDefault="6961D33E" w14:paraId="7FFC5030" w14:textId="6E0566FC">
            <w:r>
              <w:t>03/07/23</w:t>
            </w:r>
          </w:p>
        </w:tc>
        <w:tc>
          <w:tcPr>
            <w:tcW w:w="1984" w:type="dxa"/>
            <w:tcBorders>
              <w:top w:val="single" w:color="auto" w:sz="4" w:space="0"/>
              <w:left w:val="single" w:color="auto" w:sz="4" w:space="0"/>
              <w:bottom w:val="single" w:color="auto" w:sz="4" w:space="0"/>
              <w:right w:val="single" w:color="auto" w:sz="4" w:space="0"/>
            </w:tcBorders>
          </w:tcPr>
          <w:p w:rsidR="6961D33E" w:rsidP="39CE77EC" w:rsidRDefault="6961D33E" w14:paraId="5164F470" w14:textId="51C42026">
            <w:r>
              <w:t>Harini</w:t>
            </w:r>
          </w:p>
        </w:tc>
        <w:tc>
          <w:tcPr>
            <w:tcW w:w="1985" w:type="dxa"/>
            <w:tcBorders>
              <w:top w:val="single" w:color="auto" w:sz="4" w:space="0"/>
              <w:left w:val="single" w:color="auto" w:sz="4" w:space="0"/>
              <w:bottom w:val="single" w:color="auto" w:sz="4" w:space="0"/>
              <w:right w:val="single" w:color="auto" w:sz="4" w:space="0"/>
            </w:tcBorders>
          </w:tcPr>
          <w:p w:rsidR="6961D33E" w:rsidP="39CE77EC" w:rsidRDefault="6961D33E" w14:paraId="353CDE72" w14:textId="2123AB08">
            <w:r>
              <w:t>Lesia</w:t>
            </w:r>
          </w:p>
        </w:tc>
        <w:tc>
          <w:tcPr>
            <w:tcW w:w="3234" w:type="dxa"/>
            <w:tcBorders>
              <w:top w:val="single" w:color="auto" w:sz="4" w:space="0"/>
              <w:left w:val="single" w:color="auto" w:sz="4" w:space="0"/>
              <w:bottom w:val="single" w:color="auto" w:sz="4" w:space="0"/>
              <w:right w:val="single" w:color="auto" w:sz="4" w:space="0"/>
            </w:tcBorders>
          </w:tcPr>
          <w:p w:rsidR="748DD9CF" w:rsidP="39CE77EC" w:rsidRDefault="748DD9CF" w14:paraId="70BBBEAB" w14:textId="5F76CA3B">
            <w:pPr>
              <w:rPr>
                <w:rFonts w:ascii="Calibri" w:hAnsi="Calibri" w:eastAsia="Calibri" w:cs="Calibri"/>
                <w:sz w:val="22"/>
                <w:szCs w:val="22"/>
              </w:rPr>
            </w:pPr>
            <w:r w:rsidRPr="39CE77EC">
              <w:rPr>
                <w:rFonts w:ascii="Calibri" w:hAnsi="Calibri" w:eastAsia="Calibri" w:cs="Calibri"/>
                <w:sz w:val="22"/>
                <w:szCs w:val="22"/>
              </w:rPr>
              <w:t>DH-2960</w:t>
            </w:r>
          </w:p>
        </w:tc>
      </w:tr>
      <w:tr w:rsidR="197ADCC4" w:rsidTr="68FA154C" w14:paraId="1B73AA81"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710560A7" w:rsidP="197ADCC4" w:rsidRDefault="710560A7" w14:paraId="29A69E2A" w14:textId="7C4FDD5D">
            <w:pPr>
              <w:pStyle w:val="Footer"/>
            </w:pPr>
            <w:r>
              <w:t>V2.17</w:t>
            </w:r>
          </w:p>
        </w:tc>
        <w:tc>
          <w:tcPr>
            <w:tcW w:w="1560" w:type="dxa"/>
            <w:tcBorders>
              <w:top w:val="single" w:color="auto" w:sz="4" w:space="0"/>
              <w:left w:val="single" w:color="auto" w:sz="4" w:space="0"/>
              <w:bottom w:val="single" w:color="auto" w:sz="4" w:space="0"/>
              <w:right w:val="single" w:color="auto" w:sz="4" w:space="0"/>
            </w:tcBorders>
          </w:tcPr>
          <w:p w:rsidR="710560A7" w:rsidP="197ADCC4" w:rsidRDefault="710560A7" w14:paraId="768FA699" w14:textId="20D7DAA6">
            <w:r>
              <w:t>04/07/23</w:t>
            </w:r>
          </w:p>
        </w:tc>
        <w:tc>
          <w:tcPr>
            <w:tcW w:w="1984" w:type="dxa"/>
            <w:tcBorders>
              <w:top w:val="single" w:color="auto" w:sz="4" w:space="0"/>
              <w:left w:val="single" w:color="auto" w:sz="4" w:space="0"/>
              <w:bottom w:val="single" w:color="auto" w:sz="4" w:space="0"/>
              <w:right w:val="single" w:color="auto" w:sz="4" w:space="0"/>
            </w:tcBorders>
          </w:tcPr>
          <w:p w:rsidR="710560A7" w:rsidP="197ADCC4" w:rsidRDefault="710560A7" w14:paraId="2F6B9764" w14:textId="781F8E5C">
            <w:r>
              <w:t>Harini</w:t>
            </w:r>
          </w:p>
        </w:tc>
        <w:tc>
          <w:tcPr>
            <w:tcW w:w="1985" w:type="dxa"/>
            <w:tcBorders>
              <w:top w:val="single" w:color="auto" w:sz="4" w:space="0"/>
              <w:left w:val="single" w:color="auto" w:sz="4" w:space="0"/>
              <w:bottom w:val="single" w:color="auto" w:sz="4" w:space="0"/>
              <w:right w:val="single" w:color="auto" w:sz="4" w:space="0"/>
            </w:tcBorders>
          </w:tcPr>
          <w:p w:rsidR="710560A7" w:rsidP="197ADCC4" w:rsidRDefault="710560A7" w14:paraId="7D290484" w14:textId="4B1EDBEC">
            <w:r>
              <w:t>Lesia</w:t>
            </w:r>
          </w:p>
        </w:tc>
        <w:tc>
          <w:tcPr>
            <w:tcW w:w="3234" w:type="dxa"/>
            <w:tcBorders>
              <w:top w:val="single" w:color="auto" w:sz="4" w:space="0"/>
              <w:left w:val="single" w:color="auto" w:sz="4" w:space="0"/>
              <w:bottom w:val="single" w:color="auto" w:sz="4" w:space="0"/>
              <w:right w:val="single" w:color="auto" w:sz="4" w:space="0"/>
            </w:tcBorders>
          </w:tcPr>
          <w:p w:rsidR="710560A7" w:rsidP="197ADCC4" w:rsidRDefault="710560A7" w14:paraId="564D93D5" w14:textId="07E123A3">
            <w:pPr>
              <w:rPr>
                <w:rFonts w:ascii="Calibri" w:hAnsi="Calibri" w:eastAsia="Calibri" w:cs="Calibri"/>
                <w:sz w:val="22"/>
                <w:szCs w:val="22"/>
              </w:rPr>
            </w:pPr>
            <w:r w:rsidRPr="197ADCC4">
              <w:rPr>
                <w:rFonts w:ascii="Calibri" w:hAnsi="Calibri" w:eastAsia="Calibri" w:cs="Calibri"/>
                <w:sz w:val="22"/>
                <w:szCs w:val="22"/>
              </w:rPr>
              <w:t>DH-2961</w:t>
            </w:r>
          </w:p>
        </w:tc>
      </w:tr>
      <w:tr w:rsidR="522BC95C" w:rsidTr="68FA154C" w14:paraId="01EE7369"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50AA6E69" w:rsidP="522BC95C" w:rsidRDefault="50AA6E69" w14:paraId="4836960B" w14:textId="44DE576E">
            <w:pPr>
              <w:pStyle w:val="Footer"/>
            </w:pPr>
            <w:r>
              <w:t>V2.18</w:t>
            </w:r>
          </w:p>
        </w:tc>
        <w:tc>
          <w:tcPr>
            <w:tcW w:w="1560" w:type="dxa"/>
            <w:tcBorders>
              <w:top w:val="single" w:color="auto" w:sz="4" w:space="0"/>
              <w:left w:val="single" w:color="auto" w:sz="4" w:space="0"/>
              <w:bottom w:val="single" w:color="auto" w:sz="4" w:space="0"/>
              <w:right w:val="single" w:color="auto" w:sz="4" w:space="0"/>
            </w:tcBorders>
          </w:tcPr>
          <w:p w:rsidR="50AA6E69" w:rsidP="522BC95C" w:rsidRDefault="50AA6E69" w14:paraId="3E1D04F6" w14:textId="76DB2F34">
            <w:r>
              <w:t>12/07/23</w:t>
            </w:r>
          </w:p>
        </w:tc>
        <w:tc>
          <w:tcPr>
            <w:tcW w:w="1984" w:type="dxa"/>
            <w:tcBorders>
              <w:top w:val="single" w:color="auto" w:sz="4" w:space="0"/>
              <w:left w:val="single" w:color="auto" w:sz="4" w:space="0"/>
              <w:bottom w:val="single" w:color="auto" w:sz="4" w:space="0"/>
              <w:right w:val="single" w:color="auto" w:sz="4" w:space="0"/>
            </w:tcBorders>
          </w:tcPr>
          <w:p w:rsidR="50AA6E69" w:rsidP="522BC95C" w:rsidRDefault="50AA6E69" w14:paraId="37015802" w14:textId="45827DED">
            <w:r>
              <w:t>Harini</w:t>
            </w:r>
          </w:p>
        </w:tc>
        <w:tc>
          <w:tcPr>
            <w:tcW w:w="1985" w:type="dxa"/>
            <w:tcBorders>
              <w:top w:val="single" w:color="auto" w:sz="4" w:space="0"/>
              <w:left w:val="single" w:color="auto" w:sz="4" w:space="0"/>
              <w:bottom w:val="single" w:color="auto" w:sz="4" w:space="0"/>
              <w:right w:val="single" w:color="auto" w:sz="4" w:space="0"/>
            </w:tcBorders>
          </w:tcPr>
          <w:p w:rsidR="50AA6E69" w:rsidP="522BC95C" w:rsidRDefault="50AA6E69" w14:paraId="11BC30AE" w14:textId="46FDB900">
            <w:r>
              <w:t>Lesia/Jan</w:t>
            </w:r>
          </w:p>
        </w:tc>
        <w:tc>
          <w:tcPr>
            <w:tcW w:w="3234" w:type="dxa"/>
            <w:tcBorders>
              <w:top w:val="single" w:color="auto" w:sz="4" w:space="0"/>
              <w:left w:val="single" w:color="auto" w:sz="4" w:space="0"/>
              <w:bottom w:val="single" w:color="auto" w:sz="4" w:space="0"/>
              <w:right w:val="single" w:color="auto" w:sz="4" w:space="0"/>
            </w:tcBorders>
          </w:tcPr>
          <w:p w:rsidR="50AA6E69" w:rsidP="522BC95C" w:rsidRDefault="50AA6E69" w14:paraId="789E95EA" w14:textId="6EB390C0">
            <w:pPr>
              <w:rPr>
                <w:rFonts w:ascii="Calibri" w:hAnsi="Calibri" w:eastAsia="Calibri" w:cs="Calibri"/>
                <w:sz w:val="22"/>
                <w:szCs w:val="22"/>
              </w:rPr>
            </w:pPr>
            <w:r w:rsidRPr="522BC95C">
              <w:rPr>
                <w:rFonts w:ascii="Calibri" w:hAnsi="Calibri" w:eastAsia="Calibri" w:cs="Calibri"/>
                <w:sz w:val="22"/>
                <w:szCs w:val="22"/>
              </w:rPr>
              <w:t>DH-2944, DH-2947</w:t>
            </w:r>
          </w:p>
        </w:tc>
      </w:tr>
      <w:tr w:rsidR="107BC13A" w:rsidTr="68FA154C" w14:paraId="3F0C3270"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014CC286" w:rsidP="107BC13A" w:rsidRDefault="014CC286" w14:paraId="77CC7BBF" w14:textId="0A8BD24A">
            <w:pPr>
              <w:pStyle w:val="Footer"/>
            </w:pPr>
            <w:r>
              <w:t>V2.19</w:t>
            </w:r>
          </w:p>
        </w:tc>
        <w:tc>
          <w:tcPr>
            <w:tcW w:w="1560" w:type="dxa"/>
            <w:tcBorders>
              <w:top w:val="single" w:color="auto" w:sz="4" w:space="0"/>
              <w:left w:val="single" w:color="auto" w:sz="4" w:space="0"/>
              <w:bottom w:val="single" w:color="auto" w:sz="4" w:space="0"/>
              <w:right w:val="single" w:color="auto" w:sz="4" w:space="0"/>
            </w:tcBorders>
          </w:tcPr>
          <w:p w:rsidR="014CC286" w:rsidP="107BC13A" w:rsidRDefault="014CC286" w14:paraId="1024B2A7" w14:textId="485677CB">
            <w:r>
              <w:t>17/07/23</w:t>
            </w:r>
          </w:p>
        </w:tc>
        <w:tc>
          <w:tcPr>
            <w:tcW w:w="1984" w:type="dxa"/>
            <w:tcBorders>
              <w:top w:val="single" w:color="auto" w:sz="4" w:space="0"/>
              <w:left w:val="single" w:color="auto" w:sz="4" w:space="0"/>
              <w:bottom w:val="single" w:color="auto" w:sz="4" w:space="0"/>
              <w:right w:val="single" w:color="auto" w:sz="4" w:space="0"/>
            </w:tcBorders>
          </w:tcPr>
          <w:p w:rsidR="014CC286" w:rsidP="107BC13A" w:rsidRDefault="014CC286" w14:paraId="7FEC7DCC" w14:textId="521E83DB">
            <w:r>
              <w:t>Harini</w:t>
            </w:r>
          </w:p>
        </w:tc>
        <w:tc>
          <w:tcPr>
            <w:tcW w:w="1985" w:type="dxa"/>
            <w:tcBorders>
              <w:top w:val="single" w:color="auto" w:sz="4" w:space="0"/>
              <w:left w:val="single" w:color="auto" w:sz="4" w:space="0"/>
              <w:bottom w:val="single" w:color="auto" w:sz="4" w:space="0"/>
              <w:right w:val="single" w:color="auto" w:sz="4" w:space="0"/>
            </w:tcBorders>
          </w:tcPr>
          <w:p w:rsidR="014CC286" w:rsidP="107BC13A" w:rsidRDefault="014CC286" w14:paraId="23A16020" w14:textId="4BD1104D">
            <w:r>
              <w:t>Lesia</w:t>
            </w:r>
          </w:p>
        </w:tc>
        <w:tc>
          <w:tcPr>
            <w:tcW w:w="3234" w:type="dxa"/>
            <w:tcBorders>
              <w:top w:val="single" w:color="auto" w:sz="4" w:space="0"/>
              <w:left w:val="single" w:color="auto" w:sz="4" w:space="0"/>
              <w:bottom w:val="single" w:color="auto" w:sz="4" w:space="0"/>
              <w:right w:val="single" w:color="auto" w:sz="4" w:space="0"/>
            </w:tcBorders>
          </w:tcPr>
          <w:p w:rsidR="014CC286" w:rsidP="107BC13A" w:rsidRDefault="014CC286" w14:paraId="0904ED75" w14:textId="3720628A">
            <w:pPr>
              <w:rPr>
                <w:rFonts w:ascii="Calibri" w:hAnsi="Calibri" w:eastAsia="Calibri" w:cs="Calibri"/>
                <w:sz w:val="22"/>
                <w:szCs w:val="22"/>
              </w:rPr>
            </w:pPr>
            <w:r w:rsidRPr="107BC13A">
              <w:rPr>
                <w:rFonts w:ascii="Calibri" w:hAnsi="Calibri" w:eastAsia="Calibri" w:cs="Calibri"/>
                <w:color w:val="000000" w:themeColor="text1"/>
                <w:sz w:val="22"/>
                <w:szCs w:val="22"/>
                <w:lang w:val="en-US"/>
              </w:rPr>
              <w:t>DH-2980</w:t>
            </w:r>
          </w:p>
        </w:tc>
      </w:tr>
      <w:tr w:rsidR="11611487" w:rsidTr="68FA154C" w14:paraId="4AAB6FFD"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01581C2A" w:rsidP="11611487" w:rsidRDefault="01581C2A" w14:paraId="5278F81B" w14:textId="6FBA031A">
            <w:pPr>
              <w:pStyle w:val="Footer"/>
            </w:pPr>
            <w:r>
              <w:t>V2.20</w:t>
            </w:r>
          </w:p>
        </w:tc>
        <w:tc>
          <w:tcPr>
            <w:tcW w:w="1560" w:type="dxa"/>
            <w:tcBorders>
              <w:top w:val="single" w:color="auto" w:sz="4" w:space="0"/>
              <w:left w:val="single" w:color="auto" w:sz="4" w:space="0"/>
              <w:bottom w:val="single" w:color="auto" w:sz="4" w:space="0"/>
              <w:right w:val="single" w:color="auto" w:sz="4" w:space="0"/>
            </w:tcBorders>
          </w:tcPr>
          <w:p w:rsidR="01581C2A" w:rsidP="11611487" w:rsidRDefault="01581C2A" w14:paraId="6D02163B" w14:textId="1B320017">
            <w:r>
              <w:t>28/07/23</w:t>
            </w:r>
          </w:p>
        </w:tc>
        <w:tc>
          <w:tcPr>
            <w:tcW w:w="1984" w:type="dxa"/>
            <w:tcBorders>
              <w:top w:val="single" w:color="auto" w:sz="4" w:space="0"/>
              <w:left w:val="single" w:color="auto" w:sz="4" w:space="0"/>
              <w:bottom w:val="single" w:color="auto" w:sz="4" w:space="0"/>
              <w:right w:val="single" w:color="auto" w:sz="4" w:space="0"/>
            </w:tcBorders>
          </w:tcPr>
          <w:p w:rsidR="01581C2A" w:rsidP="11611487" w:rsidRDefault="01581C2A" w14:paraId="2343F25A" w14:textId="6001E081">
            <w:r>
              <w:t>Harini</w:t>
            </w:r>
          </w:p>
        </w:tc>
        <w:tc>
          <w:tcPr>
            <w:tcW w:w="1985" w:type="dxa"/>
            <w:tcBorders>
              <w:top w:val="single" w:color="auto" w:sz="4" w:space="0"/>
              <w:left w:val="single" w:color="auto" w:sz="4" w:space="0"/>
              <w:bottom w:val="single" w:color="auto" w:sz="4" w:space="0"/>
              <w:right w:val="single" w:color="auto" w:sz="4" w:space="0"/>
            </w:tcBorders>
          </w:tcPr>
          <w:p w:rsidR="01581C2A" w:rsidP="11611487" w:rsidRDefault="01581C2A" w14:paraId="6DCE4F8D" w14:textId="177D70BD">
            <w:r>
              <w:t>Lesia</w:t>
            </w:r>
          </w:p>
        </w:tc>
        <w:tc>
          <w:tcPr>
            <w:tcW w:w="3234" w:type="dxa"/>
            <w:tcBorders>
              <w:top w:val="single" w:color="auto" w:sz="4" w:space="0"/>
              <w:left w:val="single" w:color="auto" w:sz="4" w:space="0"/>
              <w:bottom w:val="single" w:color="auto" w:sz="4" w:space="0"/>
              <w:right w:val="single" w:color="auto" w:sz="4" w:space="0"/>
            </w:tcBorders>
          </w:tcPr>
          <w:p w:rsidR="01581C2A" w:rsidP="11611487" w:rsidRDefault="01581C2A" w14:paraId="70A3CDAD" w14:textId="482A20C2">
            <w:pPr>
              <w:rPr>
                <w:rFonts w:ascii="Calibri" w:hAnsi="Calibri" w:eastAsia="Calibri" w:cs="Calibri"/>
                <w:sz w:val="22"/>
                <w:szCs w:val="22"/>
                <w:lang w:val="en-US"/>
              </w:rPr>
            </w:pPr>
            <w:r w:rsidRPr="11611487">
              <w:rPr>
                <w:rFonts w:ascii="Calibri" w:hAnsi="Calibri" w:eastAsia="Calibri" w:cs="Calibri"/>
                <w:color w:val="444444"/>
                <w:sz w:val="22"/>
                <w:szCs w:val="22"/>
                <w:lang w:val="en-US"/>
              </w:rPr>
              <w:t>DH- 3042</w:t>
            </w:r>
          </w:p>
        </w:tc>
      </w:tr>
      <w:tr w:rsidR="6061D5C1" w:rsidTr="68FA154C" w14:paraId="7632C74C"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709EA1A8" w:rsidP="6061D5C1" w:rsidRDefault="709EA1A8" w14:paraId="4157EB8C" w14:textId="432A4A55">
            <w:pPr>
              <w:pStyle w:val="Footer"/>
            </w:pPr>
            <w:r>
              <w:t>V2.21</w:t>
            </w:r>
          </w:p>
        </w:tc>
        <w:tc>
          <w:tcPr>
            <w:tcW w:w="1560" w:type="dxa"/>
            <w:tcBorders>
              <w:top w:val="single" w:color="auto" w:sz="4" w:space="0"/>
              <w:left w:val="single" w:color="auto" w:sz="4" w:space="0"/>
              <w:bottom w:val="single" w:color="auto" w:sz="4" w:space="0"/>
              <w:right w:val="single" w:color="auto" w:sz="4" w:space="0"/>
            </w:tcBorders>
          </w:tcPr>
          <w:p w:rsidR="709EA1A8" w:rsidP="6061D5C1" w:rsidRDefault="709EA1A8" w14:paraId="2F2E0B02" w14:textId="1A7CB5C8">
            <w:r>
              <w:t>22/08/23</w:t>
            </w:r>
          </w:p>
        </w:tc>
        <w:tc>
          <w:tcPr>
            <w:tcW w:w="1984" w:type="dxa"/>
            <w:tcBorders>
              <w:top w:val="single" w:color="auto" w:sz="4" w:space="0"/>
              <w:left w:val="single" w:color="auto" w:sz="4" w:space="0"/>
              <w:bottom w:val="single" w:color="auto" w:sz="4" w:space="0"/>
              <w:right w:val="single" w:color="auto" w:sz="4" w:space="0"/>
            </w:tcBorders>
          </w:tcPr>
          <w:p w:rsidR="709EA1A8" w:rsidP="6061D5C1" w:rsidRDefault="709EA1A8" w14:paraId="2D12D8C0" w14:textId="089B4FAF">
            <w:r>
              <w:t>Harini</w:t>
            </w:r>
          </w:p>
        </w:tc>
        <w:tc>
          <w:tcPr>
            <w:tcW w:w="1985" w:type="dxa"/>
            <w:tcBorders>
              <w:top w:val="single" w:color="auto" w:sz="4" w:space="0"/>
              <w:left w:val="single" w:color="auto" w:sz="4" w:space="0"/>
              <w:bottom w:val="single" w:color="auto" w:sz="4" w:space="0"/>
              <w:right w:val="single" w:color="auto" w:sz="4" w:space="0"/>
            </w:tcBorders>
          </w:tcPr>
          <w:p w:rsidR="709EA1A8" w:rsidP="6061D5C1" w:rsidRDefault="709EA1A8" w14:paraId="6EA58132" w14:textId="686BCCB4">
            <w:r>
              <w:t>Lesia</w:t>
            </w:r>
          </w:p>
        </w:tc>
        <w:tc>
          <w:tcPr>
            <w:tcW w:w="3234" w:type="dxa"/>
            <w:tcBorders>
              <w:top w:val="single" w:color="auto" w:sz="4" w:space="0"/>
              <w:left w:val="single" w:color="auto" w:sz="4" w:space="0"/>
              <w:bottom w:val="single" w:color="auto" w:sz="4" w:space="0"/>
              <w:right w:val="single" w:color="auto" w:sz="4" w:space="0"/>
            </w:tcBorders>
          </w:tcPr>
          <w:p w:rsidR="709EA1A8" w:rsidP="6061D5C1" w:rsidRDefault="709EA1A8" w14:paraId="5E8FCACA" w14:textId="5AE61B56">
            <w:pPr>
              <w:rPr>
                <w:rFonts w:ascii="Calibri" w:hAnsi="Calibri" w:eastAsia="Calibri" w:cs="Calibri"/>
                <w:sz w:val="22"/>
                <w:szCs w:val="22"/>
                <w:lang w:val="en-US"/>
              </w:rPr>
            </w:pPr>
            <w:r w:rsidRPr="6061D5C1">
              <w:rPr>
                <w:rFonts w:ascii="Calibri" w:hAnsi="Calibri" w:eastAsia="Calibri" w:cs="Calibri"/>
                <w:color w:val="444444"/>
                <w:sz w:val="22"/>
                <w:szCs w:val="22"/>
                <w:lang w:val="en-US"/>
              </w:rPr>
              <w:t>DH-3061, DH-3065, DH-3066</w:t>
            </w:r>
          </w:p>
        </w:tc>
      </w:tr>
      <w:tr w:rsidR="39C59F06" w:rsidTr="68FA154C" w14:paraId="78FFA102"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6FBAB601" w:rsidP="39C59F06" w:rsidRDefault="6FBAB601" w14:paraId="73E9CCAD" w14:textId="738CE7D7">
            <w:pPr>
              <w:pStyle w:val="Footer"/>
            </w:pPr>
            <w:r>
              <w:t>V2.2</w:t>
            </w:r>
            <w:r w:rsidR="2DB1F09D">
              <w:t>2</w:t>
            </w:r>
          </w:p>
        </w:tc>
        <w:tc>
          <w:tcPr>
            <w:tcW w:w="1560" w:type="dxa"/>
            <w:tcBorders>
              <w:top w:val="single" w:color="auto" w:sz="4" w:space="0"/>
              <w:left w:val="single" w:color="auto" w:sz="4" w:space="0"/>
              <w:bottom w:val="single" w:color="auto" w:sz="4" w:space="0"/>
              <w:right w:val="single" w:color="auto" w:sz="4" w:space="0"/>
            </w:tcBorders>
          </w:tcPr>
          <w:p w:rsidR="6FBAB601" w:rsidP="39C59F06" w:rsidRDefault="6FBAB601" w14:paraId="05ADB293" w14:textId="4CBD4014">
            <w:r>
              <w:t>20/09/23</w:t>
            </w:r>
          </w:p>
        </w:tc>
        <w:tc>
          <w:tcPr>
            <w:tcW w:w="1984" w:type="dxa"/>
            <w:tcBorders>
              <w:top w:val="single" w:color="auto" w:sz="4" w:space="0"/>
              <w:left w:val="single" w:color="auto" w:sz="4" w:space="0"/>
              <w:bottom w:val="single" w:color="auto" w:sz="4" w:space="0"/>
              <w:right w:val="single" w:color="auto" w:sz="4" w:space="0"/>
            </w:tcBorders>
          </w:tcPr>
          <w:p w:rsidR="6FBAB601" w:rsidP="39C59F06" w:rsidRDefault="6FBAB601" w14:paraId="457DABEE" w14:textId="3855962F">
            <w:r>
              <w:t>Harini</w:t>
            </w:r>
          </w:p>
        </w:tc>
        <w:tc>
          <w:tcPr>
            <w:tcW w:w="1985" w:type="dxa"/>
            <w:tcBorders>
              <w:top w:val="single" w:color="auto" w:sz="4" w:space="0"/>
              <w:left w:val="single" w:color="auto" w:sz="4" w:space="0"/>
              <w:bottom w:val="single" w:color="auto" w:sz="4" w:space="0"/>
              <w:right w:val="single" w:color="auto" w:sz="4" w:space="0"/>
            </w:tcBorders>
          </w:tcPr>
          <w:p w:rsidR="6FBAB601" w:rsidP="39C59F06" w:rsidRDefault="6FBAB601" w14:paraId="29CB35D1" w14:textId="552625C2">
            <w:r>
              <w:t>Lesia</w:t>
            </w:r>
          </w:p>
        </w:tc>
        <w:tc>
          <w:tcPr>
            <w:tcW w:w="3234" w:type="dxa"/>
            <w:tcBorders>
              <w:top w:val="single" w:color="auto" w:sz="4" w:space="0"/>
              <w:left w:val="single" w:color="auto" w:sz="4" w:space="0"/>
              <w:bottom w:val="single" w:color="auto" w:sz="4" w:space="0"/>
              <w:right w:val="single" w:color="auto" w:sz="4" w:space="0"/>
            </w:tcBorders>
          </w:tcPr>
          <w:p w:rsidR="6FBAB601" w:rsidP="39C59F06" w:rsidRDefault="6FBAB601" w14:paraId="29B0AF01" w14:textId="33941522">
            <w:pPr>
              <w:rPr>
                <w:rFonts w:ascii="Calibri" w:hAnsi="Calibri" w:eastAsia="Calibri" w:cs="Calibri"/>
                <w:color w:val="444444"/>
                <w:sz w:val="22"/>
                <w:szCs w:val="22"/>
                <w:lang w:val="en-US"/>
              </w:rPr>
            </w:pPr>
            <w:r w:rsidRPr="083E92D7">
              <w:rPr>
                <w:rFonts w:ascii="Calibri" w:hAnsi="Calibri" w:eastAsia="Calibri" w:cs="Calibri"/>
                <w:color w:val="444444"/>
                <w:sz w:val="22"/>
                <w:szCs w:val="22"/>
                <w:lang w:val="en-US"/>
              </w:rPr>
              <w:t xml:space="preserve"> </w:t>
            </w:r>
            <w:r w:rsidRPr="083E92D7" w:rsidR="05750929">
              <w:rPr>
                <w:rFonts w:ascii="Calibri" w:hAnsi="Calibri" w:eastAsia="Calibri" w:cs="Calibri"/>
                <w:color w:val="444444"/>
                <w:sz w:val="22"/>
                <w:szCs w:val="22"/>
                <w:lang w:val="en-US"/>
              </w:rPr>
              <w:t>DH-3133</w:t>
            </w:r>
            <w:r w:rsidRPr="083E92D7" w:rsidR="412A0E6B">
              <w:rPr>
                <w:rFonts w:ascii="Calibri" w:hAnsi="Calibri" w:eastAsia="Calibri" w:cs="Calibri"/>
                <w:color w:val="444444"/>
                <w:sz w:val="22"/>
                <w:szCs w:val="22"/>
                <w:lang w:val="en-US"/>
              </w:rPr>
              <w:t>, Market</w:t>
            </w:r>
            <w:r w:rsidRPr="083E92D7">
              <w:rPr>
                <w:rFonts w:ascii="Calibri" w:hAnsi="Calibri" w:eastAsia="Calibri" w:cs="Calibri"/>
                <w:color w:val="444444"/>
                <w:sz w:val="22"/>
                <w:szCs w:val="22"/>
                <w:lang w:val="en-US"/>
              </w:rPr>
              <w:t xml:space="preserve"> Size data to be sent as incremental load</w:t>
            </w:r>
          </w:p>
        </w:tc>
      </w:tr>
      <w:tr w:rsidR="39C59F06" w:rsidTr="68FA154C" w14:paraId="6EF13AF9"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39C59F06" w:rsidP="39C59F06" w:rsidRDefault="39C59F06" w14:paraId="215DD9EA" w14:textId="137DC9BA">
            <w:pPr>
              <w:pStyle w:val="Footer"/>
            </w:pPr>
          </w:p>
        </w:tc>
        <w:tc>
          <w:tcPr>
            <w:tcW w:w="1560" w:type="dxa"/>
            <w:tcBorders>
              <w:top w:val="single" w:color="auto" w:sz="4" w:space="0"/>
              <w:left w:val="single" w:color="auto" w:sz="4" w:space="0"/>
              <w:bottom w:val="single" w:color="auto" w:sz="4" w:space="0"/>
              <w:right w:val="single" w:color="auto" w:sz="4" w:space="0"/>
            </w:tcBorders>
          </w:tcPr>
          <w:p w:rsidR="39C59F06" w:rsidP="39C59F06" w:rsidRDefault="39C59F06" w14:paraId="31B693D2" w14:textId="17F985D9"/>
        </w:tc>
        <w:tc>
          <w:tcPr>
            <w:tcW w:w="1984" w:type="dxa"/>
            <w:tcBorders>
              <w:top w:val="single" w:color="auto" w:sz="4" w:space="0"/>
              <w:left w:val="single" w:color="auto" w:sz="4" w:space="0"/>
              <w:bottom w:val="single" w:color="auto" w:sz="4" w:space="0"/>
              <w:right w:val="single" w:color="auto" w:sz="4" w:space="0"/>
            </w:tcBorders>
          </w:tcPr>
          <w:p w:rsidR="39C59F06" w:rsidP="39C59F06" w:rsidRDefault="39C59F06" w14:paraId="1DB3D010" w14:textId="472F41AF"/>
        </w:tc>
        <w:tc>
          <w:tcPr>
            <w:tcW w:w="1985" w:type="dxa"/>
            <w:tcBorders>
              <w:top w:val="single" w:color="auto" w:sz="4" w:space="0"/>
              <w:left w:val="single" w:color="auto" w:sz="4" w:space="0"/>
              <w:bottom w:val="single" w:color="auto" w:sz="4" w:space="0"/>
              <w:right w:val="single" w:color="auto" w:sz="4" w:space="0"/>
            </w:tcBorders>
          </w:tcPr>
          <w:p w:rsidR="39C59F06" w:rsidP="39C59F06" w:rsidRDefault="39C59F06" w14:paraId="2748F767" w14:textId="3849929A"/>
        </w:tc>
        <w:tc>
          <w:tcPr>
            <w:tcW w:w="3234" w:type="dxa"/>
            <w:tcBorders>
              <w:top w:val="single" w:color="auto" w:sz="4" w:space="0"/>
              <w:left w:val="single" w:color="auto" w:sz="4" w:space="0"/>
              <w:bottom w:val="single" w:color="auto" w:sz="4" w:space="0"/>
              <w:right w:val="single" w:color="auto" w:sz="4" w:space="0"/>
            </w:tcBorders>
          </w:tcPr>
          <w:p w:rsidR="39C59F06" w:rsidP="39C59F06" w:rsidRDefault="39C59F06" w14:paraId="0094D770" w14:textId="77C5FAF0">
            <w:pPr>
              <w:rPr>
                <w:rFonts w:ascii="Calibri" w:hAnsi="Calibri" w:eastAsia="Calibri" w:cs="Calibri"/>
                <w:color w:val="444444"/>
                <w:sz w:val="22"/>
                <w:szCs w:val="22"/>
                <w:lang w:val="en-US"/>
              </w:rPr>
            </w:pPr>
          </w:p>
        </w:tc>
      </w:tr>
    </w:tbl>
    <w:p w:rsidR="47756B1D" w:rsidRDefault="47756B1D" w14:paraId="47E48B42" w14:textId="72C5CA75"/>
    <w:p w:rsidR="39CE77EC" w:rsidRDefault="39CE77EC" w14:paraId="3C704B67" w14:textId="53E284B6"/>
    <w:p w:rsidR="00F96047" w:rsidP="0E270EA1" w:rsidRDefault="00F96047" w14:paraId="1F2972FF" w14:textId="7C3D2A20"/>
    <w:p w:rsidR="004D44F6" w:rsidP="0E270EA1" w:rsidRDefault="004D44F6" w14:paraId="51861120" w14:textId="1C41EBA7"/>
    <w:p w:rsidRPr="009734F3" w:rsidR="00BE6D26" w:rsidP="00BE6D26" w:rsidRDefault="31BA0135" w14:paraId="194FB3E9" w14:textId="77777777">
      <w:pPr>
        <w:pStyle w:val="Heading2"/>
        <w:numPr>
          <w:ilvl w:val="1"/>
          <w:numId w:val="0"/>
        </w:numPr>
        <w:ind w:left="-9"/>
      </w:pPr>
      <w:r>
        <w:t>Version Approval</w:t>
      </w:r>
    </w:p>
    <w:p w:rsidRPr="009734F3" w:rsidR="00BE6D26" w:rsidP="6D3B8CD5" w:rsidRDefault="00BE6D26" w14:paraId="21B5B6CE" w14:textId="77777777">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bl>
      <w:tblPr>
        <w:tblW w:w="9668" w:type="dxa"/>
        <w:tblInd w:w="108"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6" w:space="0"/>
          <w:insideV w:val="single" w:color="000000" w:themeColor="text1" w:sz="6" w:space="0"/>
        </w:tblBorders>
        <w:tblLayout w:type="fixed"/>
        <w:tblLook w:val="0000" w:firstRow="0" w:lastRow="0" w:firstColumn="0" w:lastColumn="0" w:noHBand="0" w:noVBand="0"/>
      </w:tblPr>
      <w:tblGrid>
        <w:gridCol w:w="1018"/>
        <w:gridCol w:w="1560"/>
        <w:gridCol w:w="1985"/>
        <w:gridCol w:w="5105"/>
      </w:tblGrid>
      <w:tr w:rsidRPr="009734F3" w:rsidR="00BE6D26" w:rsidTr="00C28871" w14:paraId="502044B3" w14:textId="77777777">
        <w:trPr>
          <w:trHeight w:val="485"/>
        </w:trPr>
        <w:tc>
          <w:tcPr>
            <w:tcW w:w="1018"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BE6D26" w:rsidRDefault="31BA0135" w14:paraId="5332C969" w14:textId="77777777">
            <w:pPr>
              <w:pStyle w:val="CentredHeader"/>
              <w:rPr>
                <w:rFonts w:ascii="Arial" w:hAnsi="Arial" w:cs="Arial"/>
                <w:sz w:val="20"/>
                <w:szCs w:val="20"/>
                <w:lang w:val="en-AU"/>
              </w:rPr>
            </w:pPr>
            <w:r w:rsidRPr="6D3B8CD5">
              <w:rPr>
                <w:rFonts w:ascii="Arial" w:hAnsi="Arial" w:cs="Arial"/>
                <w:sz w:val="20"/>
                <w:szCs w:val="20"/>
                <w:lang w:val="en-AU"/>
              </w:rPr>
              <w:t>Version</w:t>
            </w:r>
          </w:p>
        </w:tc>
        <w:tc>
          <w:tcPr>
            <w:tcW w:w="1560"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BE6D26" w:rsidRDefault="31BA0135" w14:paraId="5E65B369" w14:textId="77777777">
            <w:pPr>
              <w:jc w:val="center"/>
              <w:rPr>
                <w:b/>
                <w:bCs/>
              </w:rPr>
            </w:pPr>
            <w:r w:rsidRPr="6D3B8CD5">
              <w:rPr>
                <w:b/>
                <w:bCs/>
              </w:rPr>
              <w:t>Date Created</w:t>
            </w:r>
          </w:p>
        </w:tc>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BE6D26" w:rsidRDefault="31BA0135" w14:paraId="7EA09D0E" w14:textId="77777777">
            <w:pPr>
              <w:jc w:val="center"/>
              <w:rPr>
                <w:b/>
                <w:bCs/>
              </w:rPr>
            </w:pPr>
            <w:r w:rsidRPr="6D3B8CD5">
              <w:rPr>
                <w:b/>
                <w:bCs/>
              </w:rPr>
              <w:t>Approved By</w:t>
            </w:r>
          </w:p>
        </w:tc>
        <w:tc>
          <w:tcPr>
            <w:tcW w:w="5105"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BE6D26" w:rsidRDefault="31BA0135" w14:paraId="72B62116" w14:textId="77777777">
            <w:pPr>
              <w:jc w:val="center"/>
              <w:rPr>
                <w:b/>
                <w:bCs/>
              </w:rPr>
            </w:pPr>
            <w:r w:rsidRPr="6D3B8CD5">
              <w:rPr>
                <w:b/>
                <w:bCs/>
              </w:rPr>
              <w:t>Comments</w:t>
            </w:r>
          </w:p>
        </w:tc>
      </w:tr>
      <w:tr w:rsidRPr="009734F3" w:rsidR="00BE6D26" w:rsidTr="00C28871" w14:paraId="435D6590"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Pr="009734F3" w:rsidR="00BE6D26" w:rsidRDefault="31BA0135" w14:paraId="00F85CAD" w14:textId="77777777">
            <w:r>
              <w:t>V1.0</w:t>
            </w:r>
          </w:p>
        </w:tc>
        <w:tc>
          <w:tcPr>
            <w:tcW w:w="1560" w:type="dxa"/>
            <w:tcBorders>
              <w:top w:val="single" w:color="auto" w:sz="4" w:space="0"/>
              <w:left w:val="single" w:color="auto" w:sz="4" w:space="0"/>
              <w:bottom w:val="single" w:color="auto" w:sz="4" w:space="0"/>
              <w:right w:val="single" w:color="auto" w:sz="4" w:space="0"/>
            </w:tcBorders>
          </w:tcPr>
          <w:p w:rsidRPr="009734F3" w:rsidR="00BE6D26" w:rsidRDefault="00BE6D26" w14:paraId="5307FD90" w14:textId="77777777"/>
        </w:tc>
        <w:tc>
          <w:tcPr>
            <w:tcW w:w="1985" w:type="dxa"/>
            <w:tcBorders>
              <w:top w:val="single" w:color="auto" w:sz="4" w:space="0"/>
              <w:left w:val="single" w:color="auto" w:sz="4" w:space="0"/>
              <w:bottom w:val="single" w:color="auto" w:sz="4" w:space="0"/>
              <w:right w:val="single" w:color="auto" w:sz="4" w:space="0"/>
            </w:tcBorders>
          </w:tcPr>
          <w:p w:rsidRPr="009734F3" w:rsidR="00BE6D26" w:rsidRDefault="31BA0135" w14:paraId="7497574D" w14:textId="77777777">
            <w:r>
              <w:t>Sign-Off List</w:t>
            </w:r>
          </w:p>
        </w:tc>
        <w:tc>
          <w:tcPr>
            <w:tcW w:w="5105" w:type="dxa"/>
            <w:tcBorders>
              <w:top w:val="single" w:color="auto" w:sz="4" w:space="0"/>
              <w:left w:val="single" w:color="auto" w:sz="4" w:space="0"/>
              <w:bottom w:val="single" w:color="auto" w:sz="4" w:space="0"/>
              <w:right w:val="single" w:color="auto" w:sz="4" w:space="0"/>
            </w:tcBorders>
          </w:tcPr>
          <w:p w:rsidRPr="009734F3" w:rsidR="00BE6D26" w:rsidRDefault="31BA0135" w14:paraId="6CFD100B" w14:textId="77777777">
            <w:r>
              <w:t>Refer below sign-off list for Draft sign-off</w:t>
            </w:r>
          </w:p>
        </w:tc>
      </w:tr>
      <w:tr w:rsidRPr="009734F3" w:rsidR="00BE6D26" w:rsidTr="00C28871" w14:paraId="654CA85B"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Pr="009734F3" w:rsidR="00BE6D26" w:rsidRDefault="2CDCAC2B" w14:paraId="710E30FB" w14:textId="0AF955BB">
            <w:pPr>
              <w:pStyle w:val="Footer"/>
            </w:pPr>
            <w:r>
              <w:t>V2.0</w:t>
            </w:r>
          </w:p>
        </w:tc>
        <w:tc>
          <w:tcPr>
            <w:tcW w:w="1560" w:type="dxa"/>
            <w:tcBorders>
              <w:top w:val="single" w:color="auto" w:sz="4" w:space="0"/>
              <w:left w:val="single" w:color="auto" w:sz="4" w:space="0"/>
              <w:bottom w:val="single" w:color="auto" w:sz="4" w:space="0"/>
              <w:right w:val="single" w:color="auto" w:sz="4" w:space="0"/>
            </w:tcBorders>
          </w:tcPr>
          <w:p w:rsidRPr="009734F3" w:rsidR="00BE6D26" w:rsidRDefault="00BE6D26" w14:paraId="487A0E0F" w14:textId="77777777"/>
        </w:tc>
        <w:tc>
          <w:tcPr>
            <w:tcW w:w="1985" w:type="dxa"/>
            <w:tcBorders>
              <w:top w:val="single" w:color="auto" w:sz="4" w:space="0"/>
              <w:left w:val="single" w:color="auto" w:sz="4" w:space="0"/>
              <w:bottom w:val="single" w:color="auto" w:sz="4" w:space="0"/>
              <w:right w:val="single" w:color="auto" w:sz="4" w:space="0"/>
            </w:tcBorders>
          </w:tcPr>
          <w:p w:rsidRPr="009734F3" w:rsidR="00BE6D26" w:rsidRDefault="2CDCAC2B" w14:paraId="0D7A3F7A" w14:textId="2FF1F830">
            <w:r>
              <w:t>Lesia</w:t>
            </w:r>
          </w:p>
        </w:tc>
        <w:tc>
          <w:tcPr>
            <w:tcW w:w="5105" w:type="dxa"/>
            <w:tcBorders>
              <w:top w:val="single" w:color="auto" w:sz="4" w:space="0"/>
              <w:left w:val="single" w:color="auto" w:sz="4" w:space="0"/>
              <w:bottom w:val="single" w:color="auto" w:sz="4" w:space="0"/>
              <w:right w:val="single" w:color="auto" w:sz="4" w:space="0"/>
            </w:tcBorders>
          </w:tcPr>
          <w:p w:rsidRPr="009734F3" w:rsidR="00BE6D26" w:rsidRDefault="58B2D56F" w14:paraId="25E1DF9F" w14:textId="10C49B2B">
            <w:pPr>
              <w:ind w:left="360"/>
            </w:pPr>
            <w:r>
              <w:t>Approved</w:t>
            </w:r>
          </w:p>
        </w:tc>
      </w:tr>
      <w:tr w:rsidRPr="009734F3" w:rsidR="00BE6D26" w:rsidTr="00C28871" w14:paraId="7DC7CBDD"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Pr="009734F3" w:rsidR="00BE6D26" w:rsidRDefault="2CDCAC2B" w14:paraId="48E3A3D8" w14:textId="0FD5A6CB">
            <w:pPr>
              <w:pStyle w:val="Footer"/>
            </w:pPr>
            <w:r>
              <w:t>2.1</w:t>
            </w:r>
          </w:p>
        </w:tc>
        <w:tc>
          <w:tcPr>
            <w:tcW w:w="1560" w:type="dxa"/>
            <w:tcBorders>
              <w:top w:val="single" w:color="auto" w:sz="4" w:space="0"/>
              <w:left w:val="single" w:color="auto" w:sz="4" w:space="0"/>
              <w:bottom w:val="single" w:color="auto" w:sz="4" w:space="0"/>
              <w:right w:val="single" w:color="auto" w:sz="4" w:space="0"/>
            </w:tcBorders>
          </w:tcPr>
          <w:p w:rsidRPr="009734F3" w:rsidR="00BE6D26" w:rsidRDefault="00BE6D26" w14:paraId="601167D0" w14:textId="77777777"/>
        </w:tc>
        <w:tc>
          <w:tcPr>
            <w:tcW w:w="1985" w:type="dxa"/>
            <w:tcBorders>
              <w:top w:val="single" w:color="auto" w:sz="4" w:space="0"/>
              <w:left w:val="single" w:color="auto" w:sz="4" w:space="0"/>
              <w:bottom w:val="single" w:color="auto" w:sz="4" w:space="0"/>
              <w:right w:val="single" w:color="auto" w:sz="4" w:space="0"/>
            </w:tcBorders>
          </w:tcPr>
          <w:p w:rsidRPr="009734F3" w:rsidR="00BE6D26" w:rsidRDefault="2CDCAC2B" w14:paraId="16C8884E" w14:textId="06CCF5E1">
            <w:r>
              <w:t>Lesia</w:t>
            </w:r>
          </w:p>
        </w:tc>
        <w:tc>
          <w:tcPr>
            <w:tcW w:w="5105" w:type="dxa"/>
            <w:tcBorders>
              <w:top w:val="single" w:color="auto" w:sz="4" w:space="0"/>
              <w:left w:val="single" w:color="auto" w:sz="4" w:space="0"/>
              <w:bottom w:val="single" w:color="auto" w:sz="4" w:space="0"/>
              <w:right w:val="single" w:color="auto" w:sz="4" w:space="0"/>
            </w:tcBorders>
          </w:tcPr>
          <w:p w:rsidRPr="009734F3" w:rsidR="00BE6D26" w:rsidP="168CE7EE" w:rsidRDefault="563F5BCA" w14:paraId="2621E7D6" w14:textId="1EEB777A">
            <w:pPr>
              <w:ind w:left="360"/>
            </w:pPr>
            <w:r>
              <w:t>Approved</w:t>
            </w:r>
          </w:p>
        </w:tc>
      </w:tr>
      <w:tr w:rsidRPr="009734F3" w:rsidR="00BE6D26" w:rsidTr="00C28871" w14:paraId="3FAC6392"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Pr="009734F3" w:rsidR="00BE6D26" w:rsidRDefault="2CDCAC2B" w14:paraId="74E4D64B" w14:textId="640E9105">
            <w:pPr>
              <w:pStyle w:val="Footer"/>
            </w:pPr>
            <w:r>
              <w:t>V2.2</w:t>
            </w:r>
          </w:p>
        </w:tc>
        <w:tc>
          <w:tcPr>
            <w:tcW w:w="1560" w:type="dxa"/>
            <w:tcBorders>
              <w:top w:val="single" w:color="auto" w:sz="4" w:space="0"/>
              <w:left w:val="single" w:color="auto" w:sz="4" w:space="0"/>
              <w:bottom w:val="single" w:color="auto" w:sz="4" w:space="0"/>
              <w:right w:val="single" w:color="auto" w:sz="4" w:space="0"/>
            </w:tcBorders>
          </w:tcPr>
          <w:p w:rsidRPr="009734F3" w:rsidR="00BE6D26" w:rsidRDefault="00BE6D26" w14:paraId="09FDE293" w14:textId="77777777"/>
        </w:tc>
        <w:tc>
          <w:tcPr>
            <w:tcW w:w="1985" w:type="dxa"/>
            <w:tcBorders>
              <w:top w:val="single" w:color="auto" w:sz="4" w:space="0"/>
              <w:left w:val="single" w:color="auto" w:sz="4" w:space="0"/>
              <w:bottom w:val="single" w:color="auto" w:sz="4" w:space="0"/>
              <w:right w:val="single" w:color="auto" w:sz="4" w:space="0"/>
            </w:tcBorders>
          </w:tcPr>
          <w:p w:rsidRPr="009734F3" w:rsidR="00BE6D26" w:rsidRDefault="2CDCAC2B" w14:paraId="6BE9E775" w14:textId="3AA2283C">
            <w:r>
              <w:t>Lesia</w:t>
            </w:r>
          </w:p>
        </w:tc>
        <w:tc>
          <w:tcPr>
            <w:tcW w:w="5105" w:type="dxa"/>
            <w:tcBorders>
              <w:top w:val="single" w:color="auto" w:sz="4" w:space="0"/>
              <w:left w:val="single" w:color="auto" w:sz="4" w:space="0"/>
              <w:bottom w:val="single" w:color="auto" w:sz="4" w:space="0"/>
              <w:right w:val="single" w:color="auto" w:sz="4" w:space="0"/>
            </w:tcBorders>
          </w:tcPr>
          <w:p w:rsidRPr="009734F3" w:rsidR="00BE6D26" w:rsidP="168CE7EE" w:rsidRDefault="388B6152" w14:paraId="07616D57" w14:textId="2AE3ED2B">
            <w:pPr>
              <w:ind w:left="360"/>
            </w:pPr>
            <w:r>
              <w:t>Approved</w:t>
            </w:r>
          </w:p>
        </w:tc>
      </w:tr>
      <w:tr w:rsidRPr="009734F3" w:rsidR="00BE6D26" w:rsidTr="00C28871" w14:paraId="1E4C1DAF"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Pr="009734F3" w:rsidR="00BE6D26" w:rsidRDefault="2CDCAC2B" w14:paraId="53749E05" w14:textId="1B4FBA22">
            <w:pPr>
              <w:pStyle w:val="Footer"/>
            </w:pPr>
            <w:r>
              <w:t>V2.3</w:t>
            </w:r>
          </w:p>
        </w:tc>
        <w:tc>
          <w:tcPr>
            <w:tcW w:w="1560" w:type="dxa"/>
            <w:tcBorders>
              <w:top w:val="single" w:color="auto" w:sz="4" w:space="0"/>
              <w:left w:val="single" w:color="auto" w:sz="4" w:space="0"/>
              <w:bottom w:val="single" w:color="auto" w:sz="4" w:space="0"/>
              <w:right w:val="single" w:color="auto" w:sz="4" w:space="0"/>
            </w:tcBorders>
          </w:tcPr>
          <w:p w:rsidRPr="009734F3" w:rsidR="00BE6D26" w:rsidRDefault="00BE6D26" w14:paraId="3BDF18AF" w14:textId="77777777"/>
        </w:tc>
        <w:tc>
          <w:tcPr>
            <w:tcW w:w="1985" w:type="dxa"/>
            <w:tcBorders>
              <w:top w:val="single" w:color="auto" w:sz="4" w:space="0"/>
              <w:left w:val="single" w:color="auto" w:sz="4" w:space="0"/>
              <w:bottom w:val="single" w:color="auto" w:sz="4" w:space="0"/>
              <w:right w:val="single" w:color="auto" w:sz="4" w:space="0"/>
            </w:tcBorders>
          </w:tcPr>
          <w:p w:rsidRPr="009734F3" w:rsidR="00BE6D26" w:rsidRDefault="2CDCAC2B" w14:paraId="78C2B681" w14:textId="3FB7EFB5">
            <w:r>
              <w:t>Lesia</w:t>
            </w:r>
          </w:p>
        </w:tc>
        <w:tc>
          <w:tcPr>
            <w:tcW w:w="5105" w:type="dxa"/>
            <w:tcBorders>
              <w:top w:val="single" w:color="auto" w:sz="4" w:space="0"/>
              <w:left w:val="single" w:color="auto" w:sz="4" w:space="0"/>
              <w:bottom w:val="single" w:color="auto" w:sz="4" w:space="0"/>
              <w:right w:val="single" w:color="auto" w:sz="4" w:space="0"/>
            </w:tcBorders>
          </w:tcPr>
          <w:p w:rsidRPr="009734F3" w:rsidR="00BE6D26" w:rsidP="168CE7EE" w:rsidRDefault="5D8CF668" w14:paraId="60E07743" w14:textId="7F3F5740">
            <w:pPr>
              <w:ind w:left="360"/>
            </w:pPr>
            <w:r>
              <w:t>Approved</w:t>
            </w:r>
          </w:p>
        </w:tc>
      </w:tr>
      <w:tr w:rsidR="6D3B8CD5" w:rsidTr="00C28871" w14:paraId="22E2DC89"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2CDCAC2B" w:rsidP="6D3B8CD5" w:rsidRDefault="2CDCAC2B" w14:paraId="76ECCEEA" w14:textId="72E85421">
            <w:pPr>
              <w:pStyle w:val="Footer"/>
            </w:pPr>
            <w:r>
              <w:t>V2.4</w:t>
            </w:r>
          </w:p>
        </w:tc>
        <w:tc>
          <w:tcPr>
            <w:tcW w:w="1560" w:type="dxa"/>
            <w:tcBorders>
              <w:top w:val="single" w:color="auto" w:sz="4" w:space="0"/>
              <w:left w:val="single" w:color="auto" w:sz="4" w:space="0"/>
              <w:bottom w:val="single" w:color="auto" w:sz="4" w:space="0"/>
              <w:right w:val="single" w:color="auto" w:sz="4" w:space="0"/>
            </w:tcBorders>
          </w:tcPr>
          <w:p w:rsidR="6D3B8CD5" w:rsidP="6D3B8CD5" w:rsidRDefault="6D3B8CD5" w14:paraId="41E2876E" w14:textId="23CD0482"/>
        </w:tc>
        <w:tc>
          <w:tcPr>
            <w:tcW w:w="1985" w:type="dxa"/>
            <w:tcBorders>
              <w:top w:val="single" w:color="auto" w:sz="4" w:space="0"/>
              <w:left w:val="single" w:color="auto" w:sz="4" w:space="0"/>
              <w:bottom w:val="single" w:color="auto" w:sz="4" w:space="0"/>
              <w:right w:val="single" w:color="auto" w:sz="4" w:space="0"/>
            </w:tcBorders>
          </w:tcPr>
          <w:p w:rsidR="2CDCAC2B" w:rsidP="6D3B8CD5" w:rsidRDefault="2CDCAC2B" w14:paraId="6698A16A" w14:textId="2414B610">
            <w:r>
              <w:t>Lesia</w:t>
            </w:r>
          </w:p>
        </w:tc>
        <w:tc>
          <w:tcPr>
            <w:tcW w:w="5105" w:type="dxa"/>
            <w:tcBorders>
              <w:top w:val="single" w:color="auto" w:sz="4" w:space="0"/>
              <w:left w:val="single" w:color="auto" w:sz="4" w:space="0"/>
              <w:bottom w:val="single" w:color="auto" w:sz="4" w:space="0"/>
              <w:right w:val="single" w:color="auto" w:sz="4" w:space="0"/>
            </w:tcBorders>
          </w:tcPr>
          <w:p w:rsidR="6D3B8CD5" w:rsidP="6D3B8CD5" w:rsidRDefault="69768B8D" w14:paraId="019EBE52" w14:textId="3CB0B99E">
            <w:r>
              <w:t>Approved</w:t>
            </w:r>
          </w:p>
        </w:tc>
      </w:tr>
      <w:tr w:rsidR="6D3B8CD5" w:rsidTr="00C28871" w14:paraId="20188E18"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2CDCAC2B" w:rsidP="6D3B8CD5" w:rsidRDefault="2CDCAC2B" w14:paraId="7C07143F" w14:textId="6AA9D148">
            <w:pPr>
              <w:pStyle w:val="Footer"/>
            </w:pPr>
            <w:r>
              <w:t>V2.5</w:t>
            </w:r>
          </w:p>
        </w:tc>
        <w:tc>
          <w:tcPr>
            <w:tcW w:w="1560" w:type="dxa"/>
            <w:tcBorders>
              <w:top w:val="single" w:color="auto" w:sz="4" w:space="0"/>
              <w:left w:val="single" w:color="auto" w:sz="4" w:space="0"/>
              <w:bottom w:val="single" w:color="auto" w:sz="4" w:space="0"/>
              <w:right w:val="single" w:color="auto" w:sz="4" w:space="0"/>
            </w:tcBorders>
          </w:tcPr>
          <w:p w:rsidR="6D3B8CD5" w:rsidP="6D3B8CD5" w:rsidRDefault="6D3B8CD5" w14:paraId="759F122E" w14:textId="7B815097"/>
        </w:tc>
        <w:tc>
          <w:tcPr>
            <w:tcW w:w="1985" w:type="dxa"/>
            <w:tcBorders>
              <w:top w:val="single" w:color="auto" w:sz="4" w:space="0"/>
              <w:left w:val="single" w:color="auto" w:sz="4" w:space="0"/>
              <w:bottom w:val="single" w:color="auto" w:sz="4" w:space="0"/>
              <w:right w:val="single" w:color="auto" w:sz="4" w:space="0"/>
            </w:tcBorders>
          </w:tcPr>
          <w:p w:rsidR="2CDCAC2B" w:rsidP="6D3B8CD5" w:rsidRDefault="2CDCAC2B" w14:paraId="570300ED" w14:textId="7A132776">
            <w:r>
              <w:t>Lesia</w:t>
            </w:r>
          </w:p>
        </w:tc>
        <w:tc>
          <w:tcPr>
            <w:tcW w:w="5105" w:type="dxa"/>
            <w:tcBorders>
              <w:top w:val="single" w:color="auto" w:sz="4" w:space="0"/>
              <w:left w:val="single" w:color="auto" w:sz="4" w:space="0"/>
              <w:bottom w:val="single" w:color="auto" w:sz="4" w:space="0"/>
              <w:right w:val="single" w:color="auto" w:sz="4" w:space="0"/>
            </w:tcBorders>
          </w:tcPr>
          <w:p w:rsidR="6D3B8CD5" w:rsidP="6D3B8CD5" w:rsidRDefault="68238479" w14:paraId="06D04C35" w14:textId="2B0CD1C5">
            <w:r>
              <w:t>Approved</w:t>
            </w:r>
          </w:p>
        </w:tc>
      </w:tr>
      <w:tr w:rsidR="6D3B8CD5" w:rsidTr="00C28871" w14:paraId="7C7F6E45"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2CDCAC2B" w:rsidP="6D3B8CD5" w:rsidRDefault="2CDCAC2B" w14:paraId="6FD2757F" w14:textId="13C80A7F">
            <w:pPr>
              <w:pStyle w:val="Footer"/>
            </w:pPr>
            <w:r>
              <w:t>V2.6</w:t>
            </w:r>
          </w:p>
        </w:tc>
        <w:tc>
          <w:tcPr>
            <w:tcW w:w="1560" w:type="dxa"/>
            <w:tcBorders>
              <w:top w:val="single" w:color="auto" w:sz="4" w:space="0"/>
              <w:left w:val="single" w:color="auto" w:sz="4" w:space="0"/>
              <w:bottom w:val="single" w:color="auto" w:sz="4" w:space="0"/>
              <w:right w:val="single" w:color="auto" w:sz="4" w:space="0"/>
            </w:tcBorders>
          </w:tcPr>
          <w:p w:rsidR="6D3B8CD5" w:rsidP="6D3B8CD5" w:rsidRDefault="6D3B8CD5" w14:paraId="176472F5" w14:textId="6C215990"/>
        </w:tc>
        <w:tc>
          <w:tcPr>
            <w:tcW w:w="1985" w:type="dxa"/>
            <w:tcBorders>
              <w:top w:val="single" w:color="auto" w:sz="4" w:space="0"/>
              <w:left w:val="single" w:color="auto" w:sz="4" w:space="0"/>
              <w:bottom w:val="single" w:color="auto" w:sz="4" w:space="0"/>
              <w:right w:val="single" w:color="auto" w:sz="4" w:space="0"/>
            </w:tcBorders>
          </w:tcPr>
          <w:p w:rsidR="2CDCAC2B" w:rsidP="6D3B8CD5" w:rsidRDefault="2CDCAC2B" w14:paraId="51BE1EA2" w14:textId="0B494FC2">
            <w:r>
              <w:t>Lesia</w:t>
            </w:r>
          </w:p>
        </w:tc>
        <w:tc>
          <w:tcPr>
            <w:tcW w:w="5105" w:type="dxa"/>
            <w:tcBorders>
              <w:top w:val="single" w:color="auto" w:sz="4" w:space="0"/>
              <w:left w:val="single" w:color="auto" w:sz="4" w:space="0"/>
              <w:bottom w:val="single" w:color="auto" w:sz="4" w:space="0"/>
              <w:right w:val="single" w:color="auto" w:sz="4" w:space="0"/>
            </w:tcBorders>
          </w:tcPr>
          <w:p w:rsidR="6D3B8CD5" w:rsidP="6D3B8CD5" w:rsidRDefault="1A8DE4AC" w14:paraId="2E027B5B" w14:textId="0F402B89">
            <w:r>
              <w:t>Approved</w:t>
            </w:r>
          </w:p>
        </w:tc>
      </w:tr>
      <w:tr w:rsidR="534CBFB0" w:rsidTr="00C28871" w14:paraId="0D979BF3"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2BB5160D" w:rsidP="534CBFB0" w:rsidRDefault="2BB5160D" w14:paraId="382563AD" w14:textId="6D681F6C">
            <w:pPr>
              <w:pStyle w:val="Footer"/>
            </w:pPr>
            <w:r>
              <w:t>V2.7</w:t>
            </w:r>
          </w:p>
        </w:tc>
        <w:tc>
          <w:tcPr>
            <w:tcW w:w="1560" w:type="dxa"/>
            <w:tcBorders>
              <w:top w:val="single" w:color="auto" w:sz="4" w:space="0"/>
              <w:left w:val="single" w:color="auto" w:sz="4" w:space="0"/>
              <w:bottom w:val="single" w:color="auto" w:sz="4" w:space="0"/>
              <w:right w:val="single" w:color="auto" w:sz="4" w:space="0"/>
            </w:tcBorders>
          </w:tcPr>
          <w:p w:rsidR="534CBFB0" w:rsidP="534CBFB0" w:rsidRDefault="534CBFB0" w14:paraId="733DEB07" w14:textId="7A53BD38"/>
        </w:tc>
        <w:tc>
          <w:tcPr>
            <w:tcW w:w="1985" w:type="dxa"/>
            <w:tcBorders>
              <w:top w:val="single" w:color="auto" w:sz="4" w:space="0"/>
              <w:left w:val="single" w:color="auto" w:sz="4" w:space="0"/>
              <w:bottom w:val="single" w:color="auto" w:sz="4" w:space="0"/>
              <w:right w:val="single" w:color="auto" w:sz="4" w:space="0"/>
            </w:tcBorders>
          </w:tcPr>
          <w:p w:rsidR="2BB5160D" w:rsidP="534CBFB0" w:rsidRDefault="2BB5160D" w14:paraId="086B2B9F" w14:textId="57DCD40C">
            <w:r>
              <w:t>Jan</w:t>
            </w:r>
          </w:p>
        </w:tc>
        <w:tc>
          <w:tcPr>
            <w:tcW w:w="5105" w:type="dxa"/>
            <w:tcBorders>
              <w:top w:val="single" w:color="auto" w:sz="4" w:space="0"/>
              <w:left w:val="single" w:color="auto" w:sz="4" w:space="0"/>
              <w:bottom w:val="single" w:color="auto" w:sz="4" w:space="0"/>
              <w:right w:val="single" w:color="auto" w:sz="4" w:space="0"/>
            </w:tcBorders>
          </w:tcPr>
          <w:p w:rsidR="2BB5160D" w:rsidP="534CBFB0" w:rsidRDefault="2BB5160D" w14:paraId="13A0A78C" w14:textId="2DF3608A">
            <w:r>
              <w:t>Approved</w:t>
            </w:r>
          </w:p>
        </w:tc>
      </w:tr>
      <w:tr w:rsidR="534CBFB0" w:rsidTr="00C28871" w14:paraId="217CB231"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3EF05BA2" w:rsidP="534CBFB0" w:rsidRDefault="3EF05BA2" w14:paraId="79C49B75" w14:textId="1A2DE524">
            <w:pPr>
              <w:pStyle w:val="Footer"/>
            </w:pPr>
            <w:r>
              <w:t>V 2.8</w:t>
            </w:r>
          </w:p>
        </w:tc>
        <w:tc>
          <w:tcPr>
            <w:tcW w:w="1560" w:type="dxa"/>
            <w:tcBorders>
              <w:top w:val="single" w:color="auto" w:sz="4" w:space="0"/>
              <w:left w:val="single" w:color="auto" w:sz="4" w:space="0"/>
              <w:bottom w:val="single" w:color="auto" w:sz="4" w:space="0"/>
              <w:right w:val="single" w:color="auto" w:sz="4" w:space="0"/>
            </w:tcBorders>
          </w:tcPr>
          <w:p w:rsidR="534CBFB0" w:rsidP="534CBFB0" w:rsidRDefault="534CBFB0" w14:paraId="00027756" w14:textId="269549D5"/>
        </w:tc>
        <w:tc>
          <w:tcPr>
            <w:tcW w:w="1985" w:type="dxa"/>
            <w:tcBorders>
              <w:top w:val="single" w:color="auto" w:sz="4" w:space="0"/>
              <w:left w:val="single" w:color="auto" w:sz="4" w:space="0"/>
              <w:bottom w:val="single" w:color="auto" w:sz="4" w:space="0"/>
              <w:right w:val="single" w:color="auto" w:sz="4" w:space="0"/>
            </w:tcBorders>
          </w:tcPr>
          <w:p w:rsidR="3EF05BA2" w:rsidP="534CBFB0" w:rsidRDefault="3EF05BA2" w14:paraId="10B058A6" w14:textId="50A1E09D">
            <w:r>
              <w:t>Lesia</w:t>
            </w:r>
          </w:p>
        </w:tc>
        <w:tc>
          <w:tcPr>
            <w:tcW w:w="5105" w:type="dxa"/>
            <w:tcBorders>
              <w:top w:val="single" w:color="auto" w:sz="4" w:space="0"/>
              <w:left w:val="single" w:color="auto" w:sz="4" w:space="0"/>
              <w:bottom w:val="single" w:color="auto" w:sz="4" w:space="0"/>
              <w:right w:val="single" w:color="auto" w:sz="4" w:space="0"/>
            </w:tcBorders>
          </w:tcPr>
          <w:p w:rsidR="3EF05BA2" w:rsidP="534CBFB0" w:rsidRDefault="3EF05BA2" w14:paraId="28085C0C" w14:textId="2035938C">
            <w:r>
              <w:t>Approved</w:t>
            </w:r>
          </w:p>
        </w:tc>
      </w:tr>
      <w:tr w:rsidR="534CBFB0" w:rsidTr="00C28871" w14:paraId="4922DBF2"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3EF05BA2" w:rsidP="534CBFB0" w:rsidRDefault="3EF05BA2" w14:paraId="124DFF38" w14:textId="5EA4EAEB">
            <w:pPr>
              <w:pStyle w:val="Footer"/>
            </w:pPr>
            <w:r>
              <w:t>V 2.9</w:t>
            </w:r>
          </w:p>
        </w:tc>
        <w:tc>
          <w:tcPr>
            <w:tcW w:w="1560" w:type="dxa"/>
            <w:tcBorders>
              <w:top w:val="single" w:color="auto" w:sz="4" w:space="0"/>
              <w:left w:val="single" w:color="auto" w:sz="4" w:space="0"/>
              <w:bottom w:val="single" w:color="auto" w:sz="4" w:space="0"/>
              <w:right w:val="single" w:color="auto" w:sz="4" w:space="0"/>
            </w:tcBorders>
          </w:tcPr>
          <w:p w:rsidR="534CBFB0" w:rsidP="534CBFB0" w:rsidRDefault="534CBFB0" w14:paraId="68B4FAFE" w14:textId="1B690C38"/>
        </w:tc>
        <w:tc>
          <w:tcPr>
            <w:tcW w:w="1985" w:type="dxa"/>
            <w:tcBorders>
              <w:top w:val="single" w:color="auto" w:sz="4" w:space="0"/>
              <w:left w:val="single" w:color="auto" w:sz="4" w:space="0"/>
              <w:bottom w:val="single" w:color="auto" w:sz="4" w:space="0"/>
              <w:right w:val="single" w:color="auto" w:sz="4" w:space="0"/>
            </w:tcBorders>
          </w:tcPr>
          <w:p w:rsidR="3EF05BA2" w:rsidP="534CBFB0" w:rsidRDefault="3EF05BA2" w14:paraId="1E5D44DB" w14:textId="00FB2A67">
            <w:r>
              <w:t>Lesia</w:t>
            </w:r>
          </w:p>
        </w:tc>
        <w:tc>
          <w:tcPr>
            <w:tcW w:w="5105" w:type="dxa"/>
            <w:tcBorders>
              <w:top w:val="single" w:color="auto" w:sz="4" w:space="0"/>
              <w:left w:val="single" w:color="auto" w:sz="4" w:space="0"/>
              <w:bottom w:val="single" w:color="auto" w:sz="4" w:space="0"/>
              <w:right w:val="single" w:color="auto" w:sz="4" w:space="0"/>
            </w:tcBorders>
          </w:tcPr>
          <w:p w:rsidR="3EF05BA2" w:rsidP="534CBFB0" w:rsidRDefault="3EF05BA2" w14:paraId="55B40AA6" w14:textId="36B88494">
            <w:r>
              <w:t>Approved</w:t>
            </w:r>
          </w:p>
        </w:tc>
      </w:tr>
      <w:tr w:rsidR="346B8EA0" w:rsidTr="00C28871" w14:paraId="210761AE"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2F35A1ED" w:rsidP="346B8EA0" w:rsidRDefault="2F35A1ED" w14:paraId="1A29712C" w14:textId="39B25F9B">
            <w:pPr>
              <w:pStyle w:val="Footer"/>
            </w:pPr>
            <w:r>
              <w:t>V 2.17</w:t>
            </w:r>
          </w:p>
        </w:tc>
        <w:tc>
          <w:tcPr>
            <w:tcW w:w="1560" w:type="dxa"/>
            <w:tcBorders>
              <w:top w:val="single" w:color="auto" w:sz="4" w:space="0"/>
              <w:left w:val="single" w:color="auto" w:sz="4" w:space="0"/>
              <w:bottom w:val="single" w:color="auto" w:sz="4" w:space="0"/>
              <w:right w:val="single" w:color="auto" w:sz="4" w:space="0"/>
            </w:tcBorders>
          </w:tcPr>
          <w:p w:rsidR="346B8EA0" w:rsidP="346B8EA0" w:rsidRDefault="346B8EA0" w14:paraId="058C12AE" w14:textId="2A4145EC"/>
        </w:tc>
        <w:tc>
          <w:tcPr>
            <w:tcW w:w="1985" w:type="dxa"/>
            <w:tcBorders>
              <w:top w:val="single" w:color="auto" w:sz="4" w:space="0"/>
              <w:left w:val="single" w:color="auto" w:sz="4" w:space="0"/>
              <w:bottom w:val="single" w:color="auto" w:sz="4" w:space="0"/>
              <w:right w:val="single" w:color="auto" w:sz="4" w:space="0"/>
            </w:tcBorders>
          </w:tcPr>
          <w:p w:rsidR="2F35A1ED" w:rsidP="346B8EA0" w:rsidRDefault="2F35A1ED" w14:paraId="6FF14E79" w14:textId="0417E07B">
            <w:r>
              <w:t>Lesia</w:t>
            </w:r>
          </w:p>
        </w:tc>
        <w:tc>
          <w:tcPr>
            <w:tcW w:w="5105" w:type="dxa"/>
            <w:tcBorders>
              <w:top w:val="single" w:color="auto" w:sz="4" w:space="0"/>
              <w:left w:val="single" w:color="auto" w:sz="4" w:space="0"/>
              <w:bottom w:val="single" w:color="auto" w:sz="4" w:space="0"/>
              <w:right w:val="single" w:color="auto" w:sz="4" w:space="0"/>
            </w:tcBorders>
          </w:tcPr>
          <w:p w:rsidR="346B8EA0" w:rsidP="346B8EA0" w:rsidRDefault="2F35A1ED" w14:paraId="64492415" w14:textId="1AF92EA0">
            <w:r>
              <w:t>Approved</w:t>
            </w:r>
          </w:p>
        </w:tc>
      </w:tr>
      <w:tr w:rsidR="522BC95C" w:rsidTr="00C28871" w14:paraId="061D58A8"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5CB6483A" w:rsidP="522BC95C" w:rsidRDefault="5CB6483A" w14:paraId="0E73E570" w14:textId="513538C6">
            <w:pPr>
              <w:pStyle w:val="Footer"/>
            </w:pPr>
            <w:r>
              <w:t>V 2.18</w:t>
            </w:r>
          </w:p>
        </w:tc>
        <w:tc>
          <w:tcPr>
            <w:tcW w:w="1560" w:type="dxa"/>
            <w:tcBorders>
              <w:top w:val="single" w:color="auto" w:sz="4" w:space="0"/>
              <w:left w:val="single" w:color="auto" w:sz="4" w:space="0"/>
              <w:bottom w:val="single" w:color="auto" w:sz="4" w:space="0"/>
              <w:right w:val="single" w:color="auto" w:sz="4" w:space="0"/>
            </w:tcBorders>
          </w:tcPr>
          <w:p w:rsidR="522BC95C" w:rsidP="522BC95C" w:rsidRDefault="522BC95C" w14:paraId="70A4370C" w14:textId="3E7B4F3C"/>
        </w:tc>
        <w:tc>
          <w:tcPr>
            <w:tcW w:w="1985" w:type="dxa"/>
            <w:tcBorders>
              <w:top w:val="single" w:color="auto" w:sz="4" w:space="0"/>
              <w:left w:val="single" w:color="auto" w:sz="4" w:space="0"/>
              <w:bottom w:val="single" w:color="auto" w:sz="4" w:space="0"/>
              <w:right w:val="single" w:color="auto" w:sz="4" w:space="0"/>
            </w:tcBorders>
          </w:tcPr>
          <w:p w:rsidR="5CB6483A" w:rsidP="522BC95C" w:rsidRDefault="5CB6483A" w14:paraId="426DB6DE" w14:textId="70E06D4E">
            <w:r>
              <w:t>Jan</w:t>
            </w:r>
          </w:p>
        </w:tc>
        <w:tc>
          <w:tcPr>
            <w:tcW w:w="5105" w:type="dxa"/>
            <w:tcBorders>
              <w:top w:val="single" w:color="auto" w:sz="4" w:space="0"/>
              <w:left w:val="single" w:color="auto" w:sz="4" w:space="0"/>
              <w:bottom w:val="single" w:color="auto" w:sz="4" w:space="0"/>
              <w:right w:val="single" w:color="auto" w:sz="4" w:space="0"/>
            </w:tcBorders>
          </w:tcPr>
          <w:p w:rsidR="5CB6483A" w:rsidP="522BC95C" w:rsidRDefault="5CB6483A" w14:paraId="45A5329F" w14:textId="15FDF1B0">
            <w:r>
              <w:t>Approved</w:t>
            </w:r>
          </w:p>
        </w:tc>
      </w:tr>
      <w:tr w:rsidR="522BC95C" w:rsidTr="00C28871" w14:paraId="5EAA162D"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1AE794F7" w:rsidP="1AE794F7" w:rsidRDefault="1AE794F7" w14:paraId="3699A31E" w14:textId="513538C6">
            <w:pPr>
              <w:pStyle w:val="Footer"/>
            </w:pPr>
            <w:r>
              <w:t>V 2.18</w:t>
            </w:r>
          </w:p>
        </w:tc>
        <w:tc>
          <w:tcPr>
            <w:tcW w:w="1560" w:type="dxa"/>
            <w:tcBorders>
              <w:top w:val="single" w:color="auto" w:sz="4" w:space="0"/>
              <w:left w:val="single" w:color="auto" w:sz="4" w:space="0"/>
              <w:bottom w:val="single" w:color="auto" w:sz="4" w:space="0"/>
              <w:right w:val="single" w:color="auto" w:sz="4" w:space="0"/>
            </w:tcBorders>
          </w:tcPr>
          <w:p w:rsidR="1AE794F7" w:rsidP="1AE794F7" w:rsidRDefault="1AE794F7" w14:paraId="2916C335" w14:textId="3E7B4F3C"/>
        </w:tc>
        <w:tc>
          <w:tcPr>
            <w:tcW w:w="1985" w:type="dxa"/>
            <w:tcBorders>
              <w:top w:val="single" w:color="auto" w:sz="4" w:space="0"/>
              <w:left w:val="single" w:color="auto" w:sz="4" w:space="0"/>
              <w:bottom w:val="single" w:color="auto" w:sz="4" w:space="0"/>
              <w:right w:val="single" w:color="auto" w:sz="4" w:space="0"/>
            </w:tcBorders>
          </w:tcPr>
          <w:p w:rsidR="768218FB" w:rsidP="1AE794F7" w:rsidRDefault="768218FB" w14:paraId="4AD91253" w14:textId="4BA1D70B">
            <w:r>
              <w:t>Lesia</w:t>
            </w:r>
          </w:p>
        </w:tc>
        <w:tc>
          <w:tcPr>
            <w:tcW w:w="5105" w:type="dxa"/>
            <w:tcBorders>
              <w:top w:val="single" w:color="auto" w:sz="4" w:space="0"/>
              <w:left w:val="single" w:color="auto" w:sz="4" w:space="0"/>
              <w:bottom w:val="single" w:color="auto" w:sz="4" w:space="0"/>
              <w:right w:val="single" w:color="auto" w:sz="4" w:space="0"/>
            </w:tcBorders>
          </w:tcPr>
          <w:p w:rsidR="1AE794F7" w:rsidP="1AE794F7" w:rsidRDefault="1AE794F7" w14:paraId="6FB7A280" w14:textId="15FDF1B0">
            <w:r>
              <w:t>Approved</w:t>
            </w:r>
          </w:p>
        </w:tc>
      </w:tr>
      <w:tr w:rsidR="5D4F1BE2" w:rsidTr="00C28871" w14:paraId="7B3B292E"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7D2DA812" w:rsidP="5D4F1BE2" w:rsidRDefault="7D2DA812" w14:paraId="13AFA63E" w14:textId="3F8E9FA5">
            <w:pPr>
              <w:pStyle w:val="Footer"/>
            </w:pPr>
            <w:r>
              <w:t xml:space="preserve">V 2.19 </w:t>
            </w:r>
            <w:r w:rsidRPr="5D4F1BE2">
              <w:rPr>
                <w:rFonts w:ascii="Calibri" w:hAnsi="Calibri" w:eastAsia="Calibri" w:cs="Calibri"/>
                <w:sz w:val="22"/>
                <w:szCs w:val="22"/>
              </w:rPr>
              <w:t>Global Private Label</w:t>
            </w:r>
          </w:p>
        </w:tc>
        <w:tc>
          <w:tcPr>
            <w:tcW w:w="1560" w:type="dxa"/>
            <w:tcBorders>
              <w:top w:val="single" w:color="auto" w:sz="4" w:space="0"/>
              <w:left w:val="single" w:color="auto" w:sz="4" w:space="0"/>
              <w:bottom w:val="single" w:color="auto" w:sz="4" w:space="0"/>
              <w:right w:val="single" w:color="auto" w:sz="4" w:space="0"/>
            </w:tcBorders>
          </w:tcPr>
          <w:p w:rsidR="5D4F1BE2" w:rsidP="5D4F1BE2" w:rsidRDefault="5D4F1BE2" w14:paraId="1B5FCFAF" w14:textId="286E79E6"/>
        </w:tc>
        <w:tc>
          <w:tcPr>
            <w:tcW w:w="1985" w:type="dxa"/>
            <w:tcBorders>
              <w:top w:val="single" w:color="auto" w:sz="4" w:space="0"/>
              <w:left w:val="single" w:color="auto" w:sz="4" w:space="0"/>
              <w:bottom w:val="single" w:color="auto" w:sz="4" w:space="0"/>
              <w:right w:val="single" w:color="auto" w:sz="4" w:space="0"/>
            </w:tcBorders>
          </w:tcPr>
          <w:p w:rsidR="7D2DA812" w:rsidP="5D4F1BE2" w:rsidRDefault="7D2DA812" w14:paraId="16D067EC" w14:textId="6CCC5A23">
            <w:r>
              <w:t>Lesia</w:t>
            </w:r>
          </w:p>
        </w:tc>
        <w:tc>
          <w:tcPr>
            <w:tcW w:w="5105" w:type="dxa"/>
            <w:tcBorders>
              <w:top w:val="single" w:color="auto" w:sz="4" w:space="0"/>
              <w:left w:val="single" w:color="auto" w:sz="4" w:space="0"/>
              <w:bottom w:val="single" w:color="auto" w:sz="4" w:space="0"/>
              <w:right w:val="single" w:color="auto" w:sz="4" w:space="0"/>
            </w:tcBorders>
          </w:tcPr>
          <w:p w:rsidR="7D2DA812" w:rsidP="5D4F1BE2" w:rsidRDefault="7D2DA812" w14:paraId="153D5A4A" w14:textId="00DCD87F">
            <w:r>
              <w:t>Approved</w:t>
            </w:r>
          </w:p>
        </w:tc>
      </w:tr>
      <w:tr w:rsidR="00C28871" w:rsidTr="00C28871" w14:paraId="7EF72354"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6E0AAC3B" w:rsidP="00C28871" w:rsidRDefault="6E0AAC3B" w14:paraId="160C31F4" w14:textId="18C2B4D9">
            <w:pPr>
              <w:pStyle w:val="Footer"/>
            </w:pPr>
            <w:r w:rsidRPr="00C28871">
              <w:rPr>
                <w:rFonts w:ascii="Calibri" w:hAnsi="Calibri" w:eastAsia="Calibri" w:cs="Calibri"/>
                <w:color w:val="444444"/>
                <w:sz w:val="22"/>
                <w:szCs w:val="22"/>
              </w:rPr>
              <w:t>V2.20</w:t>
            </w:r>
          </w:p>
        </w:tc>
        <w:tc>
          <w:tcPr>
            <w:tcW w:w="1560" w:type="dxa"/>
            <w:tcBorders>
              <w:top w:val="single" w:color="auto" w:sz="4" w:space="0"/>
              <w:left w:val="single" w:color="auto" w:sz="4" w:space="0"/>
              <w:bottom w:val="single" w:color="auto" w:sz="4" w:space="0"/>
              <w:right w:val="single" w:color="auto" w:sz="4" w:space="0"/>
            </w:tcBorders>
          </w:tcPr>
          <w:p w:rsidR="00C28871" w:rsidP="00C28871" w:rsidRDefault="00C28871" w14:paraId="068080CA" w14:textId="18BFA3ED"/>
        </w:tc>
        <w:tc>
          <w:tcPr>
            <w:tcW w:w="1985" w:type="dxa"/>
            <w:tcBorders>
              <w:top w:val="single" w:color="auto" w:sz="4" w:space="0"/>
              <w:left w:val="single" w:color="auto" w:sz="4" w:space="0"/>
              <w:bottom w:val="single" w:color="auto" w:sz="4" w:space="0"/>
              <w:right w:val="single" w:color="auto" w:sz="4" w:space="0"/>
            </w:tcBorders>
          </w:tcPr>
          <w:p w:rsidR="6E0AAC3B" w:rsidP="00C28871" w:rsidRDefault="6E0AAC3B" w14:paraId="3EF49673" w14:textId="55F95DBC">
            <w:r>
              <w:t>Lesia</w:t>
            </w:r>
          </w:p>
        </w:tc>
        <w:tc>
          <w:tcPr>
            <w:tcW w:w="5105" w:type="dxa"/>
            <w:tcBorders>
              <w:top w:val="single" w:color="auto" w:sz="4" w:space="0"/>
              <w:left w:val="single" w:color="auto" w:sz="4" w:space="0"/>
              <w:bottom w:val="single" w:color="auto" w:sz="4" w:space="0"/>
              <w:right w:val="single" w:color="auto" w:sz="4" w:space="0"/>
            </w:tcBorders>
          </w:tcPr>
          <w:p w:rsidR="6E0AAC3B" w:rsidP="00C28871" w:rsidRDefault="6E0AAC3B" w14:paraId="1A30DEE1" w14:textId="3BBB9399">
            <w:r>
              <w:t>Approved</w:t>
            </w:r>
          </w:p>
        </w:tc>
      </w:tr>
    </w:tbl>
    <w:p w:rsidR="7CBA918E" w:rsidRDefault="7CBA918E" w14:paraId="797221B3" w14:textId="22CB61A8"/>
    <w:p w:rsidR="1F3510B4" w:rsidRDefault="1F3510B4" w14:paraId="1D798B8C" w14:textId="655D1A32"/>
    <w:p w:rsidR="004D44F6" w:rsidP="0E270EA1" w:rsidRDefault="004D44F6" w14:paraId="27FA34B8" w14:textId="6B7782B1">
      <w:pPr>
        <w:rPr>
          <w:ins w:author="Kapur, Lalit" w:date="2023-01-25T07:46:00Z" w:id="9"/>
        </w:rPr>
      </w:pPr>
    </w:p>
    <w:p w:rsidR="004D44F6" w:rsidP="0E270EA1" w:rsidRDefault="004D44F6" w14:paraId="62DDAC45" w14:textId="2553C035">
      <w:pPr>
        <w:rPr>
          <w:ins w:author="Kapur, Lalit" w:date="2023-01-25T07:46:00Z" w:id="10"/>
        </w:rPr>
      </w:pPr>
    </w:p>
    <w:p w:rsidR="004D44F6" w:rsidP="0E270EA1" w:rsidRDefault="004D44F6" w14:paraId="19017045" w14:textId="0A2BFE3E">
      <w:pPr>
        <w:rPr>
          <w:ins w:author="Kapur, Lalit" w:date="2023-01-25T07:46:00Z" w:id="11"/>
        </w:rPr>
      </w:pPr>
    </w:p>
    <w:p w:rsidR="004D44F6" w:rsidP="0E270EA1" w:rsidRDefault="004D44F6" w14:paraId="54C53ADC" w14:textId="009FC42B">
      <w:pPr>
        <w:rPr>
          <w:ins w:author="Kapur, Lalit" w:date="2023-01-25T07:46:00Z" w:id="12"/>
        </w:rPr>
      </w:pPr>
    </w:p>
    <w:p w:rsidR="004D44F6" w:rsidP="0E270EA1" w:rsidRDefault="004D44F6" w14:paraId="0C355CC6" w14:textId="77777777"/>
    <w:p w:rsidRPr="009734F3" w:rsidR="00F96047" w:rsidP="00F96047" w:rsidRDefault="00F96047" w14:paraId="142D6F50" w14:textId="77777777">
      <w:pPr>
        <w:pStyle w:val="Heading2"/>
        <w:numPr>
          <w:ilvl w:val="0"/>
          <w:numId w:val="0"/>
        </w:numPr>
        <w:ind w:left="-9"/>
      </w:pPr>
      <w:bookmarkStart w:name="_Toc364600157" w:id="13"/>
      <w:bookmarkStart w:name="_Toc364776551" w:id="14"/>
      <w:bookmarkStart w:name="_Toc386879003" w:id="15"/>
      <w:bookmarkStart w:name="_Toc480631470" w:id="16"/>
      <w:bookmarkStart w:name="_Toc480631671" w:id="17"/>
      <w:bookmarkStart w:name="_Toc518182264" w:id="18"/>
      <w:bookmarkStart w:name="_Toc13285168" w:id="19"/>
      <w:bookmarkStart w:name="_Toc30079939" w:id="20"/>
      <w:bookmarkStart w:name="_Toc30595718" w:id="21"/>
      <w:bookmarkStart w:name="_Toc71060151" w:id="22"/>
      <w:bookmarkStart w:name="_Toc115106379" w:id="23"/>
      <w:r w:rsidRPr="009734F3">
        <w:t>Distribution</w:t>
      </w:r>
      <w:bookmarkEnd w:id="13"/>
      <w:bookmarkEnd w:id="14"/>
      <w:bookmarkEnd w:id="15"/>
      <w:bookmarkEnd w:id="16"/>
      <w:bookmarkEnd w:id="17"/>
      <w:bookmarkEnd w:id="18"/>
      <w:bookmarkEnd w:id="19"/>
      <w:bookmarkEnd w:id="20"/>
      <w:bookmarkEnd w:id="21"/>
      <w:bookmarkEnd w:id="22"/>
      <w:bookmarkEnd w:id="23"/>
    </w:p>
    <w:p w:rsidRPr="009734F3" w:rsidR="00F96047" w:rsidP="00F96047" w:rsidRDefault="00F96047" w14:paraId="2E141F43" w14:textId="77777777">
      <w:pPr>
        <w:rPr>
          <w:vanish/>
          <w:lang w:eastAsia="en-US"/>
        </w:rPr>
      </w:pPr>
      <w:r w:rsidRPr="009734F3">
        <w:rPr>
          <w:vanish/>
          <w:lang w:eastAsia="en-US"/>
        </w:rPr>
        <w:t>Put a copy on architecture intranet. Distribute a link to the following roles. You are not permitted to omit any role (except PM if not appointed yet):</w:t>
      </w:r>
    </w:p>
    <w:p w:rsidRPr="009734F3" w:rsidR="00F96047" w:rsidP="00F96047" w:rsidRDefault="00F96047" w14:paraId="550026F4" w14:textId="77777777">
      <w:pPr>
        <w:jc w:val="center"/>
      </w:pPr>
    </w:p>
    <w:tbl>
      <w:tblPr>
        <w:tblW w:w="9781" w:type="dxa"/>
        <w:tblInd w:w="10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3369"/>
        <w:gridCol w:w="6412"/>
      </w:tblGrid>
      <w:tr w:rsidRPr="009734F3" w:rsidR="00F96047" w:rsidTr="7CBA918E" w14:paraId="5AFC2A7B" w14:textId="77777777">
        <w:tc>
          <w:tcPr>
            <w:tcW w:w="3369" w:type="dxa"/>
            <w:tcBorders>
              <w:top w:val="single" w:color="auto" w:sz="6" w:space="0"/>
              <w:left w:val="single" w:color="auto" w:sz="6" w:space="0"/>
              <w:bottom w:val="single" w:color="auto" w:sz="6" w:space="0"/>
              <w:right w:val="single" w:color="auto" w:sz="6" w:space="0"/>
            </w:tcBorders>
            <w:shd w:val="clear" w:color="auto" w:fill="D0CECE" w:themeFill="background2" w:themeFillShade="E6"/>
          </w:tcPr>
          <w:p w:rsidRPr="0045762E" w:rsidR="00F96047" w:rsidP="00AF4835" w:rsidRDefault="0045762E" w14:paraId="4E155E23" w14:textId="670B7600">
            <w:pPr>
              <w:ind w:left="34" w:hanging="34"/>
              <w:rPr>
                <w:b/>
                <w:bCs/>
              </w:rPr>
            </w:pPr>
            <w:r w:rsidRPr="0045762E">
              <w:rPr>
                <w:b/>
                <w:bCs/>
              </w:rPr>
              <w:t>Recipient</w:t>
            </w:r>
          </w:p>
        </w:tc>
        <w:tc>
          <w:tcPr>
            <w:tcW w:w="6412" w:type="dxa"/>
            <w:tcBorders>
              <w:top w:val="single" w:color="auto" w:sz="6" w:space="0"/>
              <w:left w:val="single" w:color="auto" w:sz="6" w:space="0"/>
              <w:bottom w:val="single" w:color="auto" w:sz="6" w:space="0"/>
              <w:right w:val="single" w:color="auto" w:sz="6" w:space="0"/>
            </w:tcBorders>
            <w:shd w:val="clear" w:color="auto" w:fill="D0CECE" w:themeFill="background2" w:themeFillShade="E6"/>
          </w:tcPr>
          <w:p w:rsidRPr="0045762E" w:rsidR="00F96047" w:rsidP="00AF4835" w:rsidRDefault="0045762E" w14:paraId="24C95630" w14:textId="01A5412F">
            <w:pPr>
              <w:rPr>
                <w:b/>
                <w:bCs/>
              </w:rPr>
            </w:pPr>
            <w:r w:rsidRPr="0045762E">
              <w:rPr>
                <w:b/>
                <w:bCs/>
              </w:rPr>
              <w:t>Role</w:t>
            </w:r>
          </w:p>
        </w:tc>
      </w:tr>
      <w:tr w:rsidRPr="009734F3" w:rsidR="00F85A2C" w:rsidTr="7CBA918E" w14:paraId="1EB14F4A" w14:textId="77777777">
        <w:tc>
          <w:tcPr>
            <w:tcW w:w="3369" w:type="dxa"/>
            <w:tcBorders>
              <w:top w:val="single" w:color="auto" w:sz="6" w:space="0"/>
              <w:left w:val="single" w:color="auto" w:sz="6" w:space="0"/>
              <w:bottom w:val="single" w:color="auto" w:sz="6" w:space="0"/>
              <w:right w:val="single" w:color="auto" w:sz="6" w:space="0"/>
            </w:tcBorders>
          </w:tcPr>
          <w:p w:rsidRPr="003B4EB2" w:rsidR="00F85A2C" w:rsidP="00F85A2C" w:rsidRDefault="00F85A2C" w14:paraId="59482CB5" w14:textId="162360EA">
            <w:pPr>
              <w:ind w:left="34" w:hanging="34"/>
              <w:rPr>
                <w:rFonts w:asciiTheme="minorHAnsi" w:hAnsiTheme="minorHAnsi" w:cstheme="minorHAnsi"/>
                <w:sz w:val="22"/>
                <w:szCs w:val="22"/>
              </w:rPr>
            </w:pPr>
            <w:r w:rsidRPr="003B4EB2">
              <w:rPr>
                <w:rFonts w:asciiTheme="minorHAnsi" w:hAnsiTheme="minorHAnsi" w:cstheme="minorHAnsi"/>
                <w:sz w:val="22"/>
                <w:szCs w:val="22"/>
              </w:rPr>
              <w:t>Remi Guillon</w:t>
            </w:r>
          </w:p>
        </w:tc>
        <w:tc>
          <w:tcPr>
            <w:tcW w:w="6412" w:type="dxa"/>
            <w:tcBorders>
              <w:top w:val="single" w:color="auto" w:sz="6" w:space="0"/>
              <w:left w:val="single" w:color="auto" w:sz="6" w:space="0"/>
              <w:bottom w:val="single" w:color="auto" w:sz="6" w:space="0"/>
              <w:right w:val="single" w:color="auto" w:sz="6" w:space="0"/>
            </w:tcBorders>
          </w:tcPr>
          <w:p w:rsidRPr="003B4EB2" w:rsidR="00F85A2C" w:rsidP="00F85A2C" w:rsidRDefault="00F85A2C" w14:paraId="40E7FBBD" w14:textId="6649B078">
            <w:pPr>
              <w:rPr>
                <w:rFonts w:asciiTheme="minorHAnsi" w:hAnsiTheme="minorHAnsi" w:cstheme="minorHAnsi"/>
                <w:sz w:val="22"/>
                <w:szCs w:val="22"/>
              </w:rPr>
            </w:pPr>
            <w:r w:rsidRPr="003B4EB2">
              <w:rPr>
                <w:rFonts w:asciiTheme="minorHAnsi" w:hAnsiTheme="minorHAnsi" w:cstheme="minorHAnsi"/>
                <w:sz w:val="22"/>
                <w:szCs w:val="22"/>
              </w:rPr>
              <w:t>Project Sponsor</w:t>
            </w:r>
          </w:p>
        </w:tc>
      </w:tr>
      <w:tr w:rsidRPr="009734F3" w:rsidR="005F2950" w:rsidTr="7CBA918E" w14:paraId="5A14A3E0" w14:textId="77777777">
        <w:tc>
          <w:tcPr>
            <w:tcW w:w="3369" w:type="dxa"/>
            <w:tcBorders>
              <w:top w:val="single" w:color="auto" w:sz="6" w:space="0"/>
              <w:left w:val="single" w:color="auto" w:sz="6" w:space="0"/>
              <w:bottom w:val="single" w:color="auto" w:sz="6" w:space="0"/>
              <w:right w:val="single" w:color="auto" w:sz="6" w:space="0"/>
            </w:tcBorders>
          </w:tcPr>
          <w:p w:rsidRPr="003B4EB2" w:rsidR="005F2950" w:rsidP="005F2950" w:rsidRDefault="005F2950" w14:paraId="32EFC07B" w14:textId="29346073">
            <w:pPr>
              <w:ind w:left="34" w:hanging="34"/>
              <w:rPr>
                <w:rFonts w:asciiTheme="minorHAnsi" w:hAnsiTheme="minorHAnsi" w:cstheme="minorHAnsi"/>
                <w:sz w:val="22"/>
                <w:szCs w:val="22"/>
              </w:rPr>
            </w:pPr>
            <w:r>
              <w:rPr>
                <w:rFonts w:ascii="Calibri" w:hAnsi="Calibri"/>
                <w:sz w:val="22"/>
                <w:szCs w:val="22"/>
              </w:rPr>
              <w:t>Steve Dickason</w:t>
            </w:r>
          </w:p>
        </w:tc>
        <w:tc>
          <w:tcPr>
            <w:tcW w:w="6412" w:type="dxa"/>
            <w:tcBorders>
              <w:top w:val="single" w:color="auto" w:sz="6" w:space="0"/>
              <w:left w:val="single" w:color="auto" w:sz="6" w:space="0"/>
              <w:bottom w:val="single" w:color="auto" w:sz="6" w:space="0"/>
              <w:right w:val="single" w:color="auto" w:sz="6" w:space="0"/>
            </w:tcBorders>
          </w:tcPr>
          <w:p w:rsidRPr="003B4EB2" w:rsidR="005F2950" w:rsidP="005F2950" w:rsidRDefault="005F2950" w14:paraId="32B80E98" w14:textId="5964DA27">
            <w:pPr>
              <w:rPr>
                <w:rFonts w:asciiTheme="minorHAnsi" w:hAnsiTheme="minorHAnsi" w:cstheme="minorHAnsi"/>
                <w:sz w:val="22"/>
                <w:szCs w:val="22"/>
              </w:rPr>
            </w:pPr>
            <w:r>
              <w:t>Head of Data Strategy, Governance &amp; Architecture</w:t>
            </w:r>
          </w:p>
        </w:tc>
      </w:tr>
      <w:tr w:rsidRPr="009734F3" w:rsidR="005F2950" w:rsidTr="7CBA918E" w14:paraId="0B5023A1" w14:textId="77777777">
        <w:tc>
          <w:tcPr>
            <w:tcW w:w="3369" w:type="dxa"/>
            <w:tcBorders>
              <w:top w:val="single" w:color="auto" w:sz="6" w:space="0"/>
              <w:left w:val="single" w:color="auto" w:sz="6" w:space="0"/>
              <w:bottom w:val="single" w:color="auto" w:sz="6" w:space="0"/>
              <w:right w:val="single" w:color="auto" w:sz="6" w:space="0"/>
            </w:tcBorders>
          </w:tcPr>
          <w:p w:rsidRPr="003B4EB2" w:rsidR="005F2950" w:rsidP="005F2950" w:rsidRDefault="005F2950" w14:paraId="3FD5040F" w14:textId="50819839">
            <w:pPr>
              <w:ind w:left="34" w:hanging="34"/>
              <w:rPr>
                <w:rFonts w:asciiTheme="minorHAnsi" w:hAnsiTheme="minorHAnsi" w:cstheme="minorHAnsi"/>
                <w:sz w:val="22"/>
                <w:szCs w:val="22"/>
              </w:rPr>
            </w:pPr>
            <w:r w:rsidRPr="003B4EB2">
              <w:rPr>
                <w:rFonts w:asciiTheme="minorHAnsi" w:hAnsiTheme="minorHAnsi" w:cstheme="minorHAnsi"/>
                <w:sz w:val="22"/>
                <w:szCs w:val="22"/>
              </w:rPr>
              <w:t xml:space="preserve">Erik Lenz </w:t>
            </w:r>
          </w:p>
        </w:tc>
        <w:tc>
          <w:tcPr>
            <w:tcW w:w="6412" w:type="dxa"/>
            <w:tcBorders>
              <w:top w:val="single" w:color="auto" w:sz="6" w:space="0"/>
              <w:left w:val="single" w:color="auto" w:sz="6" w:space="0"/>
              <w:bottom w:val="single" w:color="auto" w:sz="6" w:space="0"/>
              <w:right w:val="single" w:color="auto" w:sz="6" w:space="0"/>
            </w:tcBorders>
          </w:tcPr>
          <w:p w:rsidRPr="003B4EB2" w:rsidR="005F2950" w:rsidP="005F2950" w:rsidRDefault="005F2950" w14:paraId="6A098C16" w14:textId="16B9A876">
            <w:pPr>
              <w:rPr>
                <w:rFonts w:asciiTheme="minorHAnsi" w:hAnsiTheme="minorHAnsi" w:cstheme="minorHAnsi"/>
                <w:sz w:val="22"/>
                <w:szCs w:val="22"/>
              </w:rPr>
            </w:pPr>
            <w:r w:rsidRPr="003B4EB2">
              <w:rPr>
                <w:rFonts w:asciiTheme="minorHAnsi" w:hAnsiTheme="minorHAnsi" w:cstheme="minorHAnsi"/>
                <w:sz w:val="22"/>
                <w:szCs w:val="22"/>
              </w:rPr>
              <w:t>Head of Supply Chain Excellence</w:t>
            </w:r>
          </w:p>
        </w:tc>
      </w:tr>
      <w:tr w:rsidRPr="009734F3" w:rsidR="0027256F" w:rsidTr="7CBA918E" w14:paraId="4FFB7709" w14:textId="77777777">
        <w:tc>
          <w:tcPr>
            <w:tcW w:w="3369" w:type="dxa"/>
            <w:tcBorders>
              <w:top w:val="single" w:color="auto" w:sz="6" w:space="0"/>
              <w:left w:val="single" w:color="auto" w:sz="6" w:space="0"/>
              <w:bottom w:val="single" w:color="auto" w:sz="6" w:space="0"/>
              <w:right w:val="single" w:color="auto" w:sz="6" w:space="0"/>
            </w:tcBorders>
          </w:tcPr>
          <w:p w:rsidRPr="003B4EB2" w:rsidR="0027256F" w:rsidP="0027256F" w:rsidRDefault="0027256F" w14:paraId="22408885" w14:textId="014C4C02">
            <w:pPr>
              <w:ind w:left="34" w:hanging="34"/>
              <w:rPr>
                <w:rFonts w:asciiTheme="minorHAnsi" w:hAnsiTheme="minorHAnsi" w:cstheme="minorHAnsi"/>
                <w:sz w:val="22"/>
                <w:szCs w:val="22"/>
              </w:rPr>
            </w:pPr>
            <w:r w:rsidRPr="003B4EB2">
              <w:rPr>
                <w:rFonts w:asciiTheme="minorHAnsi" w:hAnsiTheme="minorHAnsi" w:cstheme="minorHAnsi"/>
                <w:sz w:val="22"/>
                <w:szCs w:val="22"/>
              </w:rPr>
              <w:t>Gunnar Glasneck</w:t>
            </w:r>
          </w:p>
        </w:tc>
        <w:tc>
          <w:tcPr>
            <w:tcW w:w="6412" w:type="dxa"/>
            <w:tcBorders>
              <w:top w:val="single" w:color="auto" w:sz="6" w:space="0"/>
              <w:left w:val="single" w:color="auto" w:sz="6" w:space="0"/>
              <w:bottom w:val="single" w:color="auto" w:sz="6" w:space="0"/>
              <w:right w:val="single" w:color="auto" w:sz="6" w:space="0"/>
            </w:tcBorders>
          </w:tcPr>
          <w:p w:rsidRPr="003B4EB2" w:rsidR="0027256F" w:rsidP="0027256F" w:rsidRDefault="0027256F" w14:paraId="20C21063" w14:textId="670C9A54">
            <w:pPr>
              <w:rPr>
                <w:rFonts w:asciiTheme="minorHAnsi" w:hAnsiTheme="minorHAnsi" w:cstheme="minorHAnsi"/>
                <w:sz w:val="22"/>
                <w:szCs w:val="22"/>
              </w:rPr>
            </w:pPr>
            <w:r w:rsidRPr="003B4EB2">
              <w:rPr>
                <w:rFonts w:asciiTheme="minorHAnsi" w:hAnsiTheme="minorHAnsi" w:cstheme="minorHAnsi"/>
                <w:sz w:val="22"/>
                <w:szCs w:val="22"/>
              </w:rPr>
              <w:t>Head of Supply Chain Enablement</w:t>
            </w:r>
          </w:p>
        </w:tc>
      </w:tr>
      <w:tr w:rsidRPr="009734F3" w:rsidR="0027256F" w:rsidTr="7CBA918E" w14:paraId="6BE9C815" w14:textId="77777777">
        <w:tc>
          <w:tcPr>
            <w:tcW w:w="3369" w:type="dxa"/>
            <w:tcBorders>
              <w:top w:val="single" w:color="auto" w:sz="6" w:space="0"/>
              <w:left w:val="single" w:color="auto" w:sz="6" w:space="0"/>
              <w:bottom w:val="single" w:color="auto" w:sz="6" w:space="0"/>
              <w:right w:val="single" w:color="auto" w:sz="6" w:space="0"/>
            </w:tcBorders>
          </w:tcPr>
          <w:p w:rsidRPr="003B4EB2" w:rsidR="0027256F" w:rsidP="0027256F" w:rsidRDefault="0027256F" w14:paraId="76FFAC5B" w14:textId="4369B75D">
            <w:pPr>
              <w:ind w:left="34" w:hanging="34"/>
              <w:rPr>
                <w:rFonts w:asciiTheme="minorHAnsi" w:hAnsiTheme="minorHAnsi" w:cstheme="minorHAnsi"/>
                <w:sz w:val="22"/>
                <w:szCs w:val="22"/>
              </w:rPr>
            </w:pPr>
            <w:r>
              <w:rPr>
                <w:rFonts w:ascii="Calibri" w:hAnsi="Calibri"/>
                <w:sz w:val="22"/>
                <w:szCs w:val="22"/>
              </w:rPr>
              <w:t>May Halim</w:t>
            </w:r>
          </w:p>
        </w:tc>
        <w:tc>
          <w:tcPr>
            <w:tcW w:w="6412" w:type="dxa"/>
            <w:tcBorders>
              <w:top w:val="single" w:color="auto" w:sz="6" w:space="0"/>
              <w:left w:val="single" w:color="auto" w:sz="6" w:space="0"/>
              <w:bottom w:val="single" w:color="auto" w:sz="6" w:space="0"/>
              <w:right w:val="single" w:color="auto" w:sz="6" w:space="0"/>
            </w:tcBorders>
          </w:tcPr>
          <w:p w:rsidRPr="003B4EB2" w:rsidR="0027256F" w:rsidP="0027256F" w:rsidRDefault="0027256F" w14:paraId="49841A17" w14:textId="49AC31E4">
            <w:pPr>
              <w:rPr>
                <w:rFonts w:asciiTheme="minorHAnsi" w:hAnsiTheme="minorHAnsi" w:cstheme="minorHAnsi"/>
                <w:sz w:val="22"/>
                <w:szCs w:val="22"/>
              </w:rPr>
            </w:pPr>
            <w:r>
              <w:t>Head of IT Supply Chain Realisation, Sustainability &amp; Data</w:t>
            </w:r>
          </w:p>
        </w:tc>
      </w:tr>
      <w:tr w:rsidRPr="009734F3" w:rsidR="0027256F" w:rsidTr="7CBA918E" w14:paraId="60508AF1" w14:textId="77777777">
        <w:tc>
          <w:tcPr>
            <w:tcW w:w="3369" w:type="dxa"/>
            <w:tcBorders>
              <w:top w:val="single" w:color="auto" w:sz="6" w:space="0"/>
              <w:left w:val="single" w:color="auto" w:sz="6" w:space="0"/>
              <w:bottom w:val="single" w:color="auto" w:sz="6" w:space="0"/>
              <w:right w:val="single" w:color="auto" w:sz="6" w:space="0"/>
            </w:tcBorders>
          </w:tcPr>
          <w:p w:rsidRPr="003B4EB2" w:rsidR="0027256F" w:rsidP="0027256F" w:rsidRDefault="0027256F" w14:paraId="5D0B8E16" w14:textId="77538C62">
            <w:pPr>
              <w:ind w:left="34" w:hanging="34"/>
              <w:rPr>
                <w:rFonts w:asciiTheme="minorHAnsi" w:hAnsiTheme="minorHAnsi" w:cstheme="minorHAnsi"/>
                <w:sz w:val="22"/>
                <w:szCs w:val="22"/>
              </w:rPr>
            </w:pPr>
            <w:r w:rsidRPr="003B4EB2">
              <w:rPr>
                <w:rFonts w:asciiTheme="minorHAnsi" w:hAnsiTheme="minorHAnsi" w:cstheme="minorHAnsi"/>
                <w:sz w:val="22"/>
                <w:szCs w:val="22"/>
              </w:rPr>
              <w:t>Maciej Grebski</w:t>
            </w:r>
          </w:p>
        </w:tc>
        <w:tc>
          <w:tcPr>
            <w:tcW w:w="6412" w:type="dxa"/>
            <w:tcBorders>
              <w:top w:val="single" w:color="auto" w:sz="6" w:space="0"/>
              <w:left w:val="single" w:color="auto" w:sz="6" w:space="0"/>
              <w:bottom w:val="single" w:color="auto" w:sz="6" w:space="0"/>
              <w:right w:val="single" w:color="auto" w:sz="6" w:space="0"/>
            </w:tcBorders>
          </w:tcPr>
          <w:p w:rsidRPr="003B4EB2" w:rsidR="0027256F" w:rsidP="0027256F" w:rsidRDefault="0027256F" w14:paraId="1F56CF04" w14:textId="5B3D941F">
            <w:pPr>
              <w:rPr>
                <w:rFonts w:asciiTheme="minorHAnsi" w:hAnsiTheme="minorHAnsi" w:cstheme="minorHAnsi"/>
                <w:sz w:val="22"/>
                <w:szCs w:val="22"/>
              </w:rPr>
            </w:pPr>
            <w:r w:rsidRPr="003B4EB2">
              <w:rPr>
                <w:rFonts w:asciiTheme="minorHAnsi" w:hAnsiTheme="minorHAnsi" w:cstheme="minorHAnsi"/>
                <w:sz w:val="22"/>
                <w:szCs w:val="22"/>
              </w:rPr>
              <w:t>Head of Demand Planning</w:t>
            </w:r>
          </w:p>
        </w:tc>
      </w:tr>
      <w:tr w:rsidRPr="009734F3" w:rsidR="0027256F" w:rsidTr="7CBA918E" w14:paraId="7A37A039" w14:textId="77777777">
        <w:tc>
          <w:tcPr>
            <w:tcW w:w="3369" w:type="dxa"/>
            <w:tcBorders>
              <w:top w:val="single" w:color="auto" w:sz="6" w:space="0"/>
              <w:left w:val="single" w:color="auto" w:sz="6" w:space="0"/>
              <w:bottom w:val="single" w:color="auto" w:sz="6" w:space="0"/>
              <w:right w:val="single" w:color="auto" w:sz="6" w:space="0"/>
            </w:tcBorders>
          </w:tcPr>
          <w:p w:rsidRPr="003B4EB2" w:rsidR="0027256F" w:rsidP="0027256F" w:rsidRDefault="0027256F" w14:paraId="333281F1" w14:textId="59639744">
            <w:pPr>
              <w:ind w:left="34" w:hanging="34"/>
              <w:rPr>
                <w:rFonts w:asciiTheme="minorHAnsi" w:hAnsiTheme="minorHAnsi" w:cstheme="minorHAnsi"/>
                <w:sz w:val="22"/>
                <w:szCs w:val="22"/>
              </w:rPr>
            </w:pPr>
            <w:r w:rsidRPr="003B4EB2">
              <w:rPr>
                <w:rFonts w:asciiTheme="minorHAnsi" w:hAnsiTheme="minorHAnsi" w:cstheme="minorHAnsi"/>
                <w:sz w:val="22"/>
                <w:szCs w:val="22"/>
              </w:rPr>
              <w:t>Patrice Gourlet</w:t>
            </w:r>
          </w:p>
        </w:tc>
        <w:tc>
          <w:tcPr>
            <w:tcW w:w="6412" w:type="dxa"/>
            <w:tcBorders>
              <w:top w:val="single" w:color="auto" w:sz="6" w:space="0"/>
              <w:left w:val="single" w:color="auto" w:sz="6" w:space="0"/>
              <w:bottom w:val="single" w:color="auto" w:sz="6" w:space="0"/>
              <w:right w:val="single" w:color="auto" w:sz="6" w:space="0"/>
            </w:tcBorders>
          </w:tcPr>
          <w:p w:rsidRPr="003B4EB2" w:rsidR="0027256F" w:rsidP="0027256F" w:rsidRDefault="0027256F" w14:paraId="33AFCC26" w14:textId="5CAEE2C5">
            <w:pPr>
              <w:rPr>
                <w:rFonts w:asciiTheme="minorHAnsi" w:hAnsiTheme="minorHAnsi" w:cstheme="minorHAnsi"/>
                <w:sz w:val="22"/>
                <w:szCs w:val="22"/>
              </w:rPr>
            </w:pPr>
            <w:r w:rsidRPr="003B4EB2">
              <w:rPr>
                <w:rFonts w:asciiTheme="minorHAnsi" w:hAnsiTheme="minorHAnsi" w:cstheme="minorHAnsi"/>
                <w:sz w:val="22"/>
                <w:szCs w:val="22"/>
              </w:rPr>
              <w:t>Head of Data Architecture</w:t>
            </w:r>
          </w:p>
        </w:tc>
      </w:tr>
      <w:tr w:rsidRPr="009734F3" w:rsidR="0045762E" w:rsidTr="7CBA918E" w14:paraId="4BAAC3C8" w14:textId="77777777">
        <w:tc>
          <w:tcPr>
            <w:tcW w:w="3369" w:type="dxa"/>
            <w:tcBorders>
              <w:top w:val="single" w:color="auto" w:sz="6" w:space="0"/>
              <w:left w:val="single" w:color="auto" w:sz="6" w:space="0"/>
              <w:bottom w:val="single" w:color="auto" w:sz="6" w:space="0"/>
              <w:right w:val="single" w:color="auto" w:sz="6" w:space="0"/>
            </w:tcBorders>
          </w:tcPr>
          <w:p w:rsidRPr="003B4EB2" w:rsidR="0045762E" w:rsidP="0045762E" w:rsidRDefault="0045762E" w14:paraId="4450ECC8" w14:textId="7FE8A962">
            <w:pPr>
              <w:ind w:left="34" w:hanging="34"/>
              <w:rPr>
                <w:rFonts w:asciiTheme="minorHAnsi" w:hAnsiTheme="minorHAnsi" w:cstheme="minorHAnsi"/>
                <w:sz w:val="22"/>
                <w:szCs w:val="22"/>
              </w:rPr>
            </w:pPr>
            <w:r w:rsidRPr="003B4EB2">
              <w:rPr>
                <w:rFonts w:asciiTheme="minorHAnsi" w:hAnsiTheme="minorHAnsi" w:cstheme="minorHAnsi"/>
                <w:sz w:val="22"/>
                <w:szCs w:val="22"/>
              </w:rPr>
              <w:t>Javier Romero Blazquez</w:t>
            </w:r>
          </w:p>
        </w:tc>
        <w:tc>
          <w:tcPr>
            <w:tcW w:w="6412" w:type="dxa"/>
            <w:tcBorders>
              <w:top w:val="single" w:color="auto" w:sz="6" w:space="0"/>
              <w:left w:val="single" w:color="auto" w:sz="6" w:space="0"/>
              <w:bottom w:val="single" w:color="auto" w:sz="6" w:space="0"/>
              <w:right w:val="single" w:color="auto" w:sz="6" w:space="0"/>
            </w:tcBorders>
          </w:tcPr>
          <w:p w:rsidRPr="003B4EB2" w:rsidR="0045762E" w:rsidP="0045762E" w:rsidRDefault="0045762E" w14:paraId="6F989576" w14:textId="1BB70AC4">
            <w:pPr>
              <w:rPr>
                <w:rFonts w:asciiTheme="minorHAnsi" w:hAnsiTheme="minorHAnsi" w:cstheme="minorHAnsi"/>
                <w:sz w:val="22"/>
                <w:szCs w:val="22"/>
              </w:rPr>
            </w:pPr>
            <w:r w:rsidRPr="003B4EB2">
              <w:rPr>
                <w:rFonts w:asciiTheme="minorHAnsi" w:hAnsiTheme="minorHAnsi" w:cstheme="minorHAnsi"/>
                <w:sz w:val="22"/>
                <w:szCs w:val="22"/>
              </w:rPr>
              <w:t>Head of Data Platforms</w:t>
            </w:r>
          </w:p>
        </w:tc>
      </w:tr>
      <w:tr w:rsidRPr="009734F3" w:rsidR="00F96047" w:rsidTr="7CBA918E" w14:paraId="13D5F400" w14:textId="77777777">
        <w:tc>
          <w:tcPr>
            <w:tcW w:w="3369" w:type="dxa"/>
            <w:tcBorders>
              <w:top w:val="single" w:color="auto" w:sz="6" w:space="0"/>
              <w:left w:val="single" w:color="auto" w:sz="6" w:space="0"/>
              <w:bottom w:val="single" w:color="auto" w:sz="6" w:space="0"/>
              <w:right w:val="single" w:color="auto" w:sz="6" w:space="0"/>
            </w:tcBorders>
          </w:tcPr>
          <w:p w:rsidRPr="003B4EB2" w:rsidR="00F96047" w:rsidP="00AF4835" w:rsidRDefault="00574DDB" w14:paraId="01FC78EB" w14:textId="00670E87">
            <w:pPr>
              <w:rPr>
                <w:rFonts w:asciiTheme="minorHAnsi" w:hAnsiTheme="minorHAnsi" w:cstheme="minorHAnsi"/>
                <w:sz w:val="22"/>
                <w:szCs w:val="22"/>
              </w:rPr>
            </w:pPr>
            <w:r w:rsidRPr="003B4EB2">
              <w:rPr>
                <w:rFonts w:asciiTheme="minorHAnsi" w:hAnsiTheme="minorHAnsi" w:cstheme="minorHAnsi"/>
                <w:sz w:val="22"/>
                <w:szCs w:val="22"/>
              </w:rPr>
              <w:t>Katar</w:t>
            </w:r>
            <w:r w:rsidR="005A0D8B">
              <w:rPr>
                <w:rFonts w:asciiTheme="minorHAnsi" w:hAnsiTheme="minorHAnsi" w:cstheme="minorHAnsi"/>
                <w:sz w:val="22"/>
                <w:szCs w:val="22"/>
              </w:rPr>
              <w:t>zy</w:t>
            </w:r>
            <w:r w:rsidRPr="003B4EB2">
              <w:rPr>
                <w:rFonts w:asciiTheme="minorHAnsi" w:hAnsiTheme="minorHAnsi" w:cstheme="minorHAnsi"/>
                <w:sz w:val="22"/>
                <w:szCs w:val="22"/>
              </w:rPr>
              <w:t>na Michalowska</w:t>
            </w:r>
          </w:p>
        </w:tc>
        <w:tc>
          <w:tcPr>
            <w:tcW w:w="6412" w:type="dxa"/>
            <w:tcBorders>
              <w:top w:val="single" w:color="auto" w:sz="6" w:space="0"/>
              <w:left w:val="single" w:color="auto" w:sz="6" w:space="0"/>
              <w:bottom w:val="single" w:color="auto" w:sz="6" w:space="0"/>
              <w:right w:val="single" w:color="auto" w:sz="6" w:space="0"/>
            </w:tcBorders>
          </w:tcPr>
          <w:p w:rsidRPr="003B4EB2" w:rsidR="00F96047" w:rsidP="00AF4835" w:rsidRDefault="008F20AD" w14:paraId="4DB780D3" w14:textId="0298F5F3">
            <w:pPr>
              <w:rPr>
                <w:rFonts w:asciiTheme="minorHAnsi" w:hAnsiTheme="minorHAnsi" w:cstheme="minorHAnsi"/>
                <w:b/>
                <w:bCs/>
                <w:sz w:val="22"/>
                <w:szCs w:val="22"/>
              </w:rPr>
            </w:pPr>
            <w:r w:rsidRPr="003B4EB2">
              <w:rPr>
                <w:rFonts w:asciiTheme="minorHAnsi" w:hAnsiTheme="minorHAnsi" w:cstheme="minorHAnsi"/>
                <w:sz w:val="22"/>
                <w:szCs w:val="22"/>
              </w:rPr>
              <w:t>Pro</w:t>
            </w:r>
            <w:r w:rsidRPr="003B4EB2" w:rsidR="004A7809">
              <w:rPr>
                <w:rFonts w:asciiTheme="minorHAnsi" w:hAnsiTheme="minorHAnsi" w:cstheme="minorHAnsi"/>
                <w:sz w:val="22"/>
                <w:szCs w:val="22"/>
              </w:rPr>
              <w:t>ject</w:t>
            </w:r>
            <w:r w:rsidRPr="003B4EB2">
              <w:rPr>
                <w:rFonts w:asciiTheme="minorHAnsi" w:hAnsiTheme="minorHAnsi" w:cstheme="minorHAnsi"/>
                <w:sz w:val="22"/>
                <w:szCs w:val="22"/>
              </w:rPr>
              <w:t xml:space="preserve"> Manager</w:t>
            </w:r>
          </w:p>
        </w:tc>
      </w:tr>
      <w:tr w:rsidRPr="009734F3" w:rsidR="00F96047" w:rsidTr="7CBA918E" w14:paraId="13E5B655" w14:textId="77777777">
        <w:tc>
          <w:tcPr>
            <w:tcW w:w="3369" w:type="dxa"/>
            <w:tcBorders>
              <w:top w:val="single" w:color="auto" w:sz="6" w:space="0"/>
              <w:left w:val="single" w:color="auto" w:sz="6" w:space="0"/>
              <w:bottom w:val="single" w:color="auto" w:sz="6" w:space="0"/>
              <w:right w:val="single" w:color="auto" w:sz="6" w:space="0"/>
            </w:tcBorders>
          </w:tcPr>
          <w:p w:rsidRPr="003B4EB2" w:rsidR="00F96047" w:rsidP="00AF4835" w:rsidRDefault="00A72FBA" w14:paraId="11FE6A36" w14:textId="65F1CE0D">
            <w:pPr>
              <w:rPr>
                <w:rFonts w:asciiTheme="minorHAnsi" w:hAnsiTheme="minorHAnsi" w:cstheme="minorHAnsi"/>
                <w:sz w:val="22"/>
                <w:szCs w:val="22"/>
              </w:rPr>
            </w:pPr>
            <w:r w:rsidRPr="003B4EB2">
              <w:rPr>
                <w:rFonts w:asciiTheme="minorHAnsi" w:hAnsiTheme="minorHAnsi" w:cstheme="minorHAnsi"/>
                <w:sz w:val="22"/>
                <w:szCs w:val="22"/>
              </w:rPr>
              <w:t>Lalit</w:t>
            </w:r>
            <w:r w:rsidRPr="003B4EB2" w:rsidR="00D67736">
              <w:rPr>
                <w:rFonts w:asciiTheme="minorHAnsi" w:hAnsiTheme="minorHAnsi" w:cstheme="minorHAnsi"/>
                <w:sz w:val="22"/>
                <w:szCs w:val="22"/>
              </w:rPr>
              <w:t xml:space="preserve"> Kapur</w:t>
            </w:r>
          </w:p>
        </w:tc>
        <w:tc>
          <w:tcPr>
            <w:tcW w:w="6412" w:type="dxa"/>
            <w:tcBorders>
              <w:top w:val="single" w:color="auto" w:sz="6" w:space="0"/>
              <w:left w:val="single" w:color="auto" w:sz="6" w:space="0"/>
              <w:bottom w:val="single" w:color="auto" w:sz="6" w:space="0"/>
              <w:right w:val="single" w:color="auto" w:sz="6" w:space="0"/>
            </w:tcBorders>
          </w:tcPr>
          <w:p w:rsidRPr="003B4EB2" w:rsidR="00F96047" w:rsidP="00AF4835" w:rsidRDefault="00D67736" w14:paraId="683D54A9" w14:textId="380FE6AD">
            <w:pPr>
              <w:rPr>
                <w:rFonts w:asciiTheme="minorHAnsi" w:hAnsiTheme="minorHAnsi" w:cstheme="minorHAnsi"/>
                <w:sz w:val="22"/>
                <w:szCs w:val="22"/>
              </w:rPr>
            </w:pPr>
            <w:r w:rsidRPr="003B4EB2">
              <w:rPr>
                <w:rFonts w:asciiTheme="minorHAnsi" w:hAnsiTheme="minorHAnsi" w:cstheme="minorHAnsi"/>
                <w:sz w:val="22"/>
                <w:szCs w:val="22"/>
              </w:rPr>
              <w:t>Data</w:t>
            </w:r>
            <w:r w:rsidRPr="003B4EB2" w:rsidR="00A72FBA">
              <w:rPr>
                <w:rFonts w:asciiTheme="minorHAnsi" w:hAnsiTheme="minorHAnsi" w:cstheme="minorHAnsi"/>
                <w:sz w:val="22"/>
                <w:szCs w:val="22"/>
              </w:rPr>
              <w:t xml:space="preserve"> Project Manager</w:t>
            </w:r>
          </w:p>
        </w:tc>
      </w:tr>
      <w:tr w:rsidRPr="009734F3" w:rsidR="00F96047" w:rsidTr="7CBA918E" w14:paraId="70D9DFA2" w14:textId="77777777">
        <w:tc>
          <w:tcPr>
            <w:tcW w:w="3369" w:type="dxa"/>
            <w:tcBorders>
              <w:top w:val="single" w:color="auto" w:sz="6" w:space="0"/>
              <w:left w:val="single" w:color="auto" w:sz="6" w:space="0"/>
              <w:bottom w:val="single" w:color="auto" w:sz="6" w:space="0"/>
              <w:right w:val="single" w:color="auto" w:sz="6" w:space="0"/>
            </w:tcBorders>
          </w:tcPr>
          <w:p w:rsidRPr="003B4EB2" w:rsidR="00F96047" w:rsidP="00AF4835" w:rsidRDefault="00A72FBA" w14:paraId="6E9093AC" w14:textId="35EF4DC4">
            <w:pPr>
              <w:ind w:left="34" w:hanging="34"/>
              <w:rPr>
                <w:rFonts w:asciiTheme="minorHAnsi" w:hAnsiTheme="minorHAnsi" w:cstheme="minorHAnsi"/>
                <w:sz w:val="22"/>
                <w:szCs w:val="22"/>
              </w:rPr>
            </w:pPr>
            <w:r w:rsidRPr="003B4EB2">
              <w:rPr>
                <w:rFonts w:asciiTheme="minorHAnsi" w:hAnsiTheme="minorHAnsi" w:cstheme="minorHAnsi"/>
                <w:sz w:val="22"/>
                <w:szCs w:val="22"/>
              </w:rPr>
              <w:t>Les</w:t>
            </w:r>
            <w:r w:rsidRPr="003B4EB2" w:rsidR="00EA6C09">
              <w:rPr>
                <w:rFonts w:asciiTheme="minorHAnsi" w:hAnsiTheme="minorHAnsi" w:cstheme="minorHAnsi"/>
                <w:sz w:val="22"/>
                <w:szCs w:val="22"/>
              </w:rPr>
              <w:t>ya Toryany</w:t>
            </w:r>
            <w:r w:rsidR="00C975E5">
              <w:rPr>
                <w:rFonts w:asciiTheme="minorHAnsi" w:hAnsiTheme="minorHAnsi" w:cstheme="minorHAnsi"/>
                <w:sz w:val="22"/>
                <w:szCs w:val="22"/>
              </w:rPr>
              <w:t>k</w:t>
            </w:r>
          </w:p>
        </w:tc>
        <w:tc>
          <w:tcPr>
            <w:tcW w:w="6412" w:type="dxa"/>
            <w:tcBorders>
              <w:top w:val="single" w:color="auto" w:sz="6" w:space="0"/>
              <w:left w:val="single" w:color="auto" w:sz="6" w:space="0"/>
              <w:bottom w:val="single" w:color="auto" w:sz="6" w:space="0"/>
              <w:right w:val="single" w:color="auto" w:sz="6" w:space="0"/>
            </w:tcBorders>
          </w:tcPr>
          <w:p w:rsidRPr="003B4EB2" w:rsidR="00F96047" w:rsidP="00AF4835" w:rsidRDefault="00611CF4" w14:paraId="3B7E218D" w14:textId="433ADC1C">
            <w:pPr>
              <w:rPr>
                <w:rFonts w:asciiTheme="minorHAnsi" w:hAnsiTheme="minorHAnsi" w:cstheme="minorHAnsi"/>
                <w:sz w:val="22"/>
                <w:szCs w:val="22"/>
              </w:rPr>
            </w:pPr>
            <w:r w:rsidRPr="003B4EB2">
              <w:rPr>
                <w:rFonts w:asciiTheme="minorHAnsi" w:hAnsiTheme="minorHAnsi" w:cstheme="minorHAnsi"/>
                <w:sz w:val="22"/>
                <w:szCs w:val="22"/>
              </w:rPr>
              <w:t>Demand Planning Transformation Manager</w:t>
            </w:r>
          </w:p>
        </w:tc>
      </w:tr>
      <w:tr w:rsidRPr="009734F3" w:rsidR="003D7764" w:rsidTr="7CBA918E" w14:paraId="7E9E0CF9" w14:textId="77777777">
        <w:tc>
          <w:tcPr>
            <w:tcW w:w="3369" w:type="dxa"/>
            <w:tcBorders>
              <w:top w:val="single" w:color="auto" w:sz="6" w:space="0"/>
              <w:left w:val="single" w:color="auto" w:sz="6" w:space="0"/>
              <w:bottom w:val="single" w:color="auto" w:sz="6" w:space="0"/>
              <w:right w:val="single" w:color="auto" w:sz="6" w:space="0"/>
            </w:tcBorders>
          </w:tcPr>
          <w:p w:rsidR="003D7764" w:rsidP="00AF4835" w:rsidRDefault="00C76F72" w14:paraId="1DF94D8B" w14:textId="3CD14873">
            <w:pPr>
              <w:rPr>
                <w:rFonts w:ascii="Calibri" w:hAnsi="Calibri"/>
                <w:sz w:val="22"/>
                <w:szCs w:val="22"/>
              </w:rPr>
            </w:pPr>
            <w:r>
              <w:rPr>
                <w:rFonts w:ascii="Calibri" w:hAnsi="Calibri"/>
                <w:sz w:val="22"/>
                <w:szCs w:val="22"/>
              </w:rPr>
              <w:t>Moham</w:t>
            </w:r>
            <w:r w:rsidR="000F69AE">
              <w:rPr>
                <w:rFonts w:ascii="Calibri" w:hAnsi="Calibri"/>
                <w:sz w:val="22"/>
                <w:szCs w:val="22"/>
              </w:rPr>
              <w:t>ed Khalifa</w:t>
            </w:r>
          </w:p>
        </w:tc>
        <w:tc>
          <w:tcPr>
            <w:tcW w:w="6412" w:type="dxa"/>
            <w:tcBorders>
              <w:top w:val="single" w:color="auto" w:sz="6" w:space="0"/>
              <w:left w:val="single" w:color="auto" w:sz="6" w:space="0"/>
              <w:bottom w:val="single" w:color="auto" w:sz="6" w:space="0"/>
              <w:right w:val="single" w:color="auto" w:sz="6" w:space="0"/>
            </w:tcBorders>
          </w:tcPr>
          <w:p w:rsidR="003D7764" w:rsidP="00AF4835" w:rsidRDefault="005D157F" w14:paraId="00209FC6" w14:textId="10FEBDF7">
            <w:r>
              <w:t>IT Business Partner</w:t>
            </w:r>
          </w:p>
        </w:tc>
      </w:tr>
      <w:tr w:rsidRPr="009734F3" w:rsidR="003D7764" w:rsidTr="7CBA918E" w14:paraId="68C374CF" w14:textId="77777777">
        <w:tc>
          <w:tcPr>
            <w:tcW w:w="3369" w:type="dxa"/>
            <w:tcBorders>
              <w:top w:val="single" w:color="auto" w:sz="6" w:space="0"/>
              <w:left w:val="single" w:color="auto" w:sz="6" w:space="0"/>
              <w:bottom w:val="single" w:color="auto" w:sz="6" w:space="0"/>
              <w:right w:val="single" w:color="auto" w:sz="6" w:space="0"/>
            </w:tcBorders>
          </w:tcPr>
          <w:p w:rsidR="003D7764" w:rsidP="00AF4835" w:rsidRDefault="003D7764" w14:paraId="1064A672" w14:textId="77777777">
            <w:pPr>
              <w:rPr>
                <w:rFonts w:ascii="Calibri" w:hAnsi="Calibri"/>
                <w:sz w:val="22"/>
                <w:szCs w:val="22"/>
              </w:rPr>
            </w:pPr>
          </w:p>
        </w:tc>
        <w:tc>
          <w:tcPr>
            <w:tcW w:w="6412" w:type="dxa"/>
            <w:tcBorders>
              <w:top w:val="single" w:color="auto" w:sz="6" w:space="0"/>
              <w:left w:val="single" w:color="auto" w:sz="6" w:space="0"/>
              <w:bottom w:val="single" w:color="auto" w:sz="6" w:space="0"/>
              <w:right w:val="single" w:color="auto" w:sz="6" w:space="0"/>
            </w:tcBorders>
          </w:tcPr>
          <w:p w:rsidR="003D7764" w:rsidP="00AF4835" w:rsidRDefault="003D7764" w14:paraId="00521A31" w14:textId="77777777"/>
        </w:tc>
      </w:tr>
    </w:tbl>
    <w:p w:rsidR="7CBA918E" w:rsidRDefault="7CBA918E" w14:paraId="515314A8" w14:textId="7BF59904"/>
    <w:p w:rsidR="1F3510B4" w:rsidRDefault="1F3510B4" w14:paraId="73654E62" w14:textId="2A69B0D1"/>
    <w:p w:rsidR="1F3510B4" w:rsidRDefault="1F3510B4" w14:paraId="2BABDDC6" w14:textId="3784238E"/>
    <w:p w:rsidR="079EE3AA" w:rsidRDefault="079EE3AA" w14:paraId="61412EE7" w14:textId="15D8AA4A"/>
    <w:p w:rsidRPr="009734F3" w:rsidR="00F96047" w:rsidP="00F96047" w:rsidRDefault="00F96047" w14:paraId="161E4E89" w14:textId="77777777">
      <w:pPr>
        <w:pStyle w:val="Heading2"/>
        <w:numPr>
          <w:ilvl w:val="0"/>
          <w:numId w:val="0"/>
        </w:numPr>
        <w:ind w:left="-9"/>
      </w:pPr>
      <w:bookmarkStart w:name="_Toc480631469" w:id="24"/>
      <w:bookmarkStart w:name="_Toc480631670" w:id="25"/>
      <w:bookmarkStart w:name="_Toc518182263" w:id="26"/>
      <w:bookmarkStart w:name="_Toc13285170" w:id="27"/>
      <w:bookmarkStart w:name="_Toc30079940" w:id="28"/>
      <w:bookmarkStart w:name="_Toc30595719" w:id="29"/>
      <w:bookmarkStart w:name="_Toc71060152" w:id="30"/>
      <w:bookmarkStart w:name="_Toc115106380" w:id="31"/>
      <w:r w:rsidRPr="009734F3">
        <w:t>Document Sign-Off</w:t>
      </w:r>
      <w:bookmarkEnd w:id="24"/>
      <w:bookmarkEnd w:id="25"/>
      <w:bookmarkEnd w:id="26"/>
      <w:bookmarkEnd w:id="27"/>
      <w:bookmarkEnd w:id="28"/>
      <w:bookmarkEnd w:id="29"/>
      <w:bookmarkEnd w:id="30"/>
      <w:bookmarkEnd w:id="31"/>
    </w:p>
    <w:p w:rsidRPr="009734F3" w:rsidR="00F96047" w:rsidP="00F96047" w:rsidRDefault="00F96047" w14:paraId="23B79A04" w14:textId="77777777">
      <w:r w:rsidRPr="009734F3">
        <w:t>Where relevant this document has been received and reviewed by the following people. Sign off via email to the solution architect indicates the document has been reviewed and the proposed solution is acceptable for the sections indicated.</w:t>
      </w:r>
    </w:p>
    <w:p w:rsidRPr="009734F3" w:rsidR="00F96047" w:rsidP="00F96047" w:rsidRDefault="00F96047" w14:paraId="559C406D" w14:textId="77777777"/>
    <w:tbl>
      <w:tblPr>
        <w:tblW w:w="981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650"/>
        <w:gridCol w:w="2631"/>
        <w:gridCol w:w="1276"/>
        <w:gridCol w:w="2127"/>
        <w:gridCol w:w="2126"/>
      </w:tblGrid>
      <w:tr w:rsidRPr="009734F3" w:rsidR="00F96047" w:rsidTr="7CBA918E" w14:paraId="727B9093" w14:textId="77777777">
        <w:tc>
          <w:tcPr>
            <w:tcW w:w="1650"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66607F8B"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Name</w:t>
            </w:r>
          </w:p>
        </w:tc>
        <w:tc>
          <w:tcPr>
            <w:tcW w:w="2631"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1F09F18E"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Role</w:t>
            </w:r>
          </w:p>
        </w:tc>
        <w:tc>
          <w:tcPr>
            <w:tcW w:w="1276"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5B84AA4D"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Date received</w:t>
            </w:r>
          </w:p>
        </w:tc>
        <w:tc>
          <w:tcPr>
            <w:tcW w:w="2127"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0B864463"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Approving sections</w:t>
            </w:r>
          </w:p>
        </w:tc>
        <w:tc>
          <w:tcPr>
            <w:tcW w:w="2126" w:type="dxa"/>
            <w:tcBorders>
              <w:top w:val="single" w:color="auto" w:sz="4" w:space="0"/>
              <w:left w:val="single" w:color="auto" w:sz="4" w:space="0"/>
              <w:bottom w:val="single" w:color="auto" w:sz="4" w:space="0"/>
              <w:right w:val="single" w:color="auto" w:sz="4" w:space="0"/>
            </w:tcBorders>
            <w:shd w:val="clear" w:color="auto" w:fill="FFFFFF" w:themeFill="background1"/>
          </w:tcPr>
          <w:p w:rsidR="00F96047" w:rsidP="00AF4835" w:rsidRDefault="00F96047" w14:paraId="38FA3978" w14:textId="20389C4D">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Pr>
                <w:b/>
                <w:bCs/>
              </w:rPr>
              <w:t xml:space="preserve">Signoff </w:t>
            </w:r>
          </w:p>
        </w:tc>
      </w:tr>
      <w:tr w:rsidRPr="009734F3" w:rsidR="00F96047" w:rsidTr="7CBA918E" w14:paraId="06B129A0" w14:textId="77777777">
        <w:tc>
          <w:tcPr>
            <w:tcW w:w="1650" w:type="dxa"/>
            <w:tcBorders>
              <w:top w:val="single" w:color="auto" w:sz="4" w:space="0"/>
              <w:left w:val="single" w:color="auto" w:sz="4" w:space="0"/>
              <w:bottom w:val="single" w:color="auto" w:sz="4" w:space="0"/>
              <w:right w:val="single" w:color="auto" w:sz="4" w:space="0"/>
            </w:tcBorders>
          </w:tcPr>
          <w:p w:rsidR="00E27736" w:rsidP="00E27736" w:rsidRDefault="00E27736" w14:paraId="53A32E07"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rFonts w:asciiTheme="minorHAnsi" w:hAnsiTheme="minorHAnsi" w:cstheme="minorHAnsi"/>
                <w:sz w:val="22"/>
                <w:szCs w:val="22"/>
              </w:rPr>
            </w:pPr>
            <w:r w:rsidRPr="003B4EB2">
              <w:rPr>
                <w:rFonts w:asciiTheme="minorHAnsi" w:hAnsiTheme="minorHAnsi" w:cstheme="minorHAnsi"/>
                <w:sz w:val="22"/>
                <w:szCs w:val="22"/>
              </w:rPr>
              <w:t>Erik Lenz</w:t>
            </w:r>
          </w:p>
          <w:p w:rsidRPr="009734F3" w:rsidR="00F96047" w:rsidP="00AF4835" w:rsidRDefault="00F96047" w14:paraId="09664B65" w14:textId="6D2F88E2">
            <w:pPr>
              <w:tabs>
                <w:tab w:val="left" w:pos="-2621"/>
                <w:tab w:val="left" w:pos="-1901"/>
                <w:tab w:val="left" w:pos="-1181"/>
                <w:tab w:val="left" w:pos="-461"/>
                <w:tab w:val="left" w:pos="259"/>
                <w:tab w:val="left" w:pos="1318"/>
              </w:tabs>
              <w:ind w:right="5"/>
            </w:pPr>
          </w:p>
        </w:tc>
        <w:tc>
          <w:tcPr>
            <w:tcW w:w="2631" w:type="dxa"/>
            <w:tcBorders>
              <w:top w:val="single" w:color="auto" w:sz="4" w:space="0"/>
              <w:left w:val="single" w:color="auto" w:sz="4" w:space="0"/>
              <w:bottom w:val="single" w:color="auto" w:sz="4" w:space="0"/>
              <w:right w:val="single" w:color="auto" w:sz="4" w:space="0"/>
            </w:tcBorders>
          </w:tcPr>
          <w:p w:rsidRPr="009734F3" w:rsidR="00F96047" w:rsidP="00AF4835" w:rsidRDefault="00E27736" w14:paraId="34671C10" w14:textId="63457351">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Head of Supply Chain Excellence</w:t>
            </w:r>
          </w:p>
        </w:tc>
        <w:tc>
          <w:tcPr>
            <w:tcW w:w="1276" w:type="dxa"/>
            <w:tcBorders>
              <w:top w:val="single" w:color="auto" w:sz="4" w:space="0"/>
              <w:left w:val="single" w:color="auto" w:sz="4" w:space="0"/>
              <w:bottom w:val="single" w:color="auto" w:sz="4" w:space="0"/>
              <w:right w:val="single" w:color="auto" w:sz="4" w:space="0"/>
            </w:tcBorders>
          </w:tcPr>
          <w:p w:rsidRPr="009734F3" w:rsidR="00F96047" w:rsidP="68382329" w:rsidRDefault="47AF3F3A" w14:paraId="72AC5864" w14:textId="483EB16D">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23/09/2022</w:t>
            </w:r>
          </w:p>
        </w:tc>
        <w:tc>
          <w:tcPr>
            <w:tcW w:w="2127"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58C7F893" w14:textId="65EDAAAC">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Pr="009734F3" w:rsidR="00F96047" w:rsidP="68382329" w:rsidRDefault="47AF3F3A" w14:paraId="0A98102C" w14:textId="1B7DAD32">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30/09/2022</w:t>
            </w:r>
          </w:p>
        </w:tc>
      </w:tr>
      <w:tr w:rsidRPr="009734F3" w:rsidR="00F96047" w:rsidTr="7CBA918E" w14:paraId="640E7409" w14:textId="77777777">
        <w:tc>
          <w:tcPr>
            <w:tcW w:w="1650" w:type="dxa"/>
            <w:tcBorders>
              <w:top w:val="single" w:color="auto" w:sz="4" w:space="0"/>
              <w:left w:val="single" w:color="auto" w:sz="4" w:space="0"/>
              <w:bottom w:val="single" w:color="auto" w:sz="4" w:space="0"/>
              <w:right w:val="single" w:color="auto" w:sz="4" w:space="0"/>
            </w:tcBorders>
          </w:tcPr>
          <w:p w:rsidRPr="009734F3" w:rsidR="00E27736" w:rsidP="00AF4835" w:rsidRDefault="00E27736" w14:paraId="55969718" w14:textId="5D9798DC">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Gunnar Glasneck</w:t>
            </w:r>
          </w:p>
        </w:tc>
        <w:tc>
          <w:tcPr>
            <w:tcW w:w="2631" w:type="dxa"/>
            <w:tcBorders>
              <w:top w:val="single" w:color="auto" w:sz="4" w:space="0"/>
              <w:left w:val="single" w:color="auto" w:sz="4" w:space="0"/>
              <w:bottom w:val="single" w:color="auto" w:sz="4" w:space="0"/>
              <w:right w:val="single" w:color="auto" w:sz="4" w:space="0"/>
            </w:tcBorders>
          </w:tcPr>
          <w:p w:rsidRPr="009734F3" w:rsidR="00F96047" w:rsidP="00AF4835" w:rsidRDefault="00E27736" w14:paraId="0D2F67DC" w14:textId="279F8E6E">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Head of Supply Chain Enablement</w:t>
            </w:r>
          </w:p>
        </w:tc>
        <w:tc>
          <w:tcPr>
            <w:tcW w:w="1276" w:type="dxa"/>
            <w:tcBorders>
              <w:top w:val="single" w:color="auto" w:sz="4" w:space="0"/>
              <w:left w:val="single" w:color="auto" w:sz="4" w:space="0"/>
              <w:bottom w:val="single" w:color="auto" w:sz="4" w:space="0"/>
              <w:right w:val="single" w:color="auto" w:sz="4" w:space="0"/>
            </w:tcBorders>
          </w:tcPr>
          <w:p w:rsidRPr="009734F3" w:rsidR="00F96047" w:rsidP="68382329" w:rsidRDefault="36A76BC0" w14:paraId="6EB02B3A" w14:textId="573235F2">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23/09/2022</w:t>
            </w:r>
          </w:p>
        </w:tc>
        <w:tc>
          <w:tcPr>
            <w:tcW w:w="2127"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777734C5" w14:textId="0F5147B6">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Pr="009734F3" w:rsidR="00F96047" w:rsidP="68382329" w:rsidRDefault="36A76BC0" w14:paraId="030ED534" w14:textId="16A7D5B6">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30/09/2022</w:t>
            </w:r>
          </w:p>
          <w:p w:rsidRPr="009734F3" w:rsidR="00F96047" w:rsidP="68382329" w:rsidRDefault="00F96047" w14:paraId="33306E91" w14:textId="42D7B15B">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r>
      <w:tr w:rsidRPr="009734F3" w:rsidR="00F96047" w:rsidTr="7CBA918E" w14:paraId="2C0CA0CD" w14:textId="77777777">
        <w:tc>
          <w:tcPr>
            <w:tcW w:w="1650" w:type="dxa"/>
            <w:tcBorders>
              <w:top w:val="single" w:color="auto" w:sz="4" w:space="0"/>
              <w:left w:val="single" w:color="auto" w:sz="4" w:space="0"/>
              <w:bottom w:val="single" w:color="auto" w:sz="4" w:space="0"/>
              <w:right w:val="single" w:color="auto" w:sz="4" w:space="0"/>
            </w:tcBorders>
          </w:tcPr>
          <w:p w:rsidRPr="009734F3" w:rsidR="00F96047" w:rsidP="00AF4835" w:rsidRDefault="00E27736" w14:paraId="1986626D" w14:textId="442361FF">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Patrice Gourlet</w:t>
            </w:r>
          </w:p>
        </w:tc>
        <w:tc>
          <w:tcPr>
            <w:tcW w:w="2631" w:type="dxa"/>
            <w:tcBorders>
              <w:top w:val="single" w:color="auto" w:sz="4" w:space="0"/>
              <w:left w:val="single" w:color="auto" w:sz="4" w:space="0"/>
              <w:bottom w:val="single" w:color="auto" w:sz="4" w:space="0"/>
              <w:right w:val="single" w:color="auto" w:sz="4" w:space="0"/>
            </w:tcBorders>
          </w:tcPr>
          <w:p w:rsidRPr="009734F3" w:rsidR="00F96047" w:rsidP="00AF4835" w:rsidRDefault="00E27736" w14:paraId="537AAB51" w14:textId="4669E194">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Head of Data Architecture</w:t>
            </w:r>
          </w:p>
        </w:tc>
        <w:tc>
          <w:tcPr>
            <w:tcW w:w="1276" w:type="dxa"/>
            <w:tcBorders>
              <w:top w:val="single" w:color="auto" w:sz="4" w:space="0"/>
              <w:left w:val="single" w:color="auto" w:sz="4" w:space="0"/>
              <w:bottom w:val="single" w:color="auto" w:sz="4" w:space="0"/>
              <w:right w:val="single" w:color="auto" w:sz="4" w:space="0"/>
            </w:tcBorders>
          </w:tcPr>
          <w:p w:rsidRPr="009734F3" w:rsidR="00F96047" w:rsidP="68382329" w:rsidRDefault="42A321F2" w14:paraId="240B135A" w14:textId="496CAD97">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23/09/2022</w:t>
            </w:r>
          </w:p>
        </w:tc>
        <w:tc>
          <w:tcPr>
            <w:tcW w:w="2127"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57F21DC3" w14:textId="3C38C9C3">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Pr="009734F3" w:rsidR="00F96047" w:rsidP="68382329" w:rsidRDefault="42A321F2" w14:paraId="7E6CB946" w14:textId="16A7D5B6">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30/09/2022</w:t>
            </w:r>
          </w:p>
        </w:tc>
      </w:tr>
      <w:tr w:rsidRPr="009734F3" w:rsidR="00F96047" w:rsidTr="7CBA918E" w14:paraId="0B79B837" w14:textId="77777777">
        <w:tc>
          <w:tcPr>
            <w:tcW w:w="1650" w:type="dxa"/>
            <w:tcBorders>
              <w:top w:val="single" w:color="auto" w:sz="4" w:space="0"/>
              <w:left w:val="single" w:color="auto" w:sz="4" w:space="0"/>
              <w:bottom w:val="single" w:color="auto" w:sz="4" w:space="0"/>
              <w:right w:val="single" w:color="auto" w:sz="4" w:space="0"/>
            </w:tcBorders>
          </w:tcPr>
          <w:p w:rsidRPr="009734F3" w:rsidR="00F96047" w:rsidP="00AF4835" w:rsidRDefault="00E27736" w14:paraId="7B81A160" w14:textId="5FFA01C2">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Javier Romero Blazquez</w:t>
            </w:r>
          </w:p>
        </w:tc>
        <w:tc>
          <w:tcPr>
            <w:tcW w:w="2631" w:type="dxa"/>
            <w:tcBorders>
              <w:top w:val="single" w:color="auto" w:sz="4" w:space="0"/>
              <w:left w:val="single" w:color="auto" w:sz="4" w:space="0"/>
              <w:bottom w:val="single" w:color="auto" w:sz="4" w:space="0"/>
              <w:right w:val="single" w:color="auto" w:sz="4" w:space="0"/>
            </w:tcBorders>
          </w:tcPr>
          <w:p w:rsidRPr="009734F3" w:rsidR="00F96047" w:rsidP="00AF4835" w:rsidRDefault="00E27736" w14:paraId="3718D5F6" w14:textId="001FA5E2">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Head of Data Platforms</w:t>
            </w:r>
          </w:p>
        </w:tc>
        <w:tc>
          <w:tcPr>
            <w:tcW w:w="1276" w:type="dxa"/>
            <w:tcBorders>
              <w:top w:val="single" w:color="auto" w:sz="4" w:space="0"/>
              <w:left w:val="single" w:color="auto" w:sz="4" w:space="0"/>
              <w:bottom w:val="single" w:color="auto" w:sz="4" w:space="0"/>
              <w:right w:val="single" w:color="auto" w:sz="4" w:space="0"/>
            </w:tcBorders>
          </w:tcPr>
          <w:p w:rsidR="68382329" w:rsidP="68382329" w:rsidRDefault="68382329" w14:paraId="6373E3F8" w14:textId="496CAD97">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23/09/2022</w:t>
            </w:r>
          </w:p>
        </w:tc>
        <w:tc>
          <w:tcPr>
            <w:tcW w:w="2127" w:type="dxa"/>
            <w:tcBorders>
              <w:top w:val="single" w:color="auto" w:sz="4" w:space="0"/>
              <w:left w:val="single" w:color="auto" w:sz="4" w:space="0"/>
              <w:bottom w:val="single" w:color="auto" w:sz="4" w:space="0"/>
              <w:right w:val="single" w:color="auto" w:sz="4" w:space="0"/>
            </w:tcBorders>
          </w:tcPr>
          <w:p w:rsidR="68382329" w:rsidP="68382329" w:rsidRDefault="68382329" w14:paraId="389AB4BD" w14:textId="3C38C9C3">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68382329" w:rsidP="68382329" w:rsidRDefault="68382329" w14:paraId="5A2ED767" w14:textId="16A7D5B6">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30/09/2022</w:t>
            </w:r>
          </w:p>
        </w:tc>
      </w:tr>
      <w:tr w:rsidR="0E270EA1" w:rsidTr="7CBA918E" w14:paraId="08A0FD9F" w14:textId="77777777">
        <w:tc>
          <w:tcPr>
            <w:tcW w:w="1650" w:type="dxa"/>
            <w:tcBorders>
              <w:top w:val="single" w:color="auto" w:sz="4" w:space="0"/>
              <w:left w:val="single" w:color="auto" w:sz="4" w:space="0"/>
              <w:bottom w:val="single" w:color="auto" w:sz="4" w:space="0"/>
              <w:right w:val="single" w:color="auto" w:sz="4" w:space="0"/>
            </w:tcBorders>
          </w:tcPr>
          <w:p w:rsidR="5AC108BD" w:rsidP="0E270EA1" w:rsidRDefault="5AC108BD" w14:paraId="19D19F82" w14:textId="39B3D03A">
            <w:pPr>
              <w:rPr>
                <w:rFonts w:asciiTheme="minorHAnsi" w:hAnsiTheme="minorHAnsi" w:cstheme="minorBidi"/>
                <w:sz w:val="22"/>
                <w:szCs w:val="22"/>
              </w:rPr>
            </w:pPr>
            <w:r w:rsidRPr="0E270EA1">
              <w:rPr>
                <w:rFonts w:asciiTheme="minorHAnsi" w:hAnsiTheme="minorHAnsi" w:cstheme="minorBidi"/>
                <w:sz w:val="22"/>
                <w:szCs w:val="22"/>
              </w:rPr>
              <w:t xml:space="preserve">Lesya Toryanyk  </w:t>
            </w:r>
          </w:p>
        </w:tc>
        <w:tc>
          <w:tcPr>
            <w:tcW w:w="2631" w:type="dxa"/>
            <w:tcBorders>
              <w:top w:val="single" w:color="auto" w:sz="4" w:space="0"/>
              <w:left w:val="single" w:color="auto" w:sz="4" w:space="0"/>
              <w:bottom w:val="single" w:color="auto" w:sz="4" w:space="0"/>
              <w:right w:val="single" w:color="auto" w:sz="4" w:space="0"/>
            </w:tcBorders>
          </w:tcPr>
          <w:p w:rsidR="5AC108BD" w:rsidP="0E270EA1" w:rsidRDefault="5AC108BD" w14:paraId="7AE3C553" w14:textId="433ADC1C">
            <w:pPr>
              <w:rPr>
                <w:rFonts w:asciiTheme="minorHAnsi" w:hAnsiTheme="minorHAnsi" w:cstheme="minorBidi"/>
                <w:sz w:val="22"/>
                <w:szCs w:val="22"/>
              </w:rPr>
            </w:pPr>
            <w:r w:rsidRPr="0E270EA1">
              <w:rPr>
                <w:rFonts w:asciiTheme="minorHAnsi" w:hAnsiTheme="minorHAnsi" w:cstheme="minorBidi"/>
                <w:sz w:val="22"/>
                <w:szCs w:val="22"/>
              </w:rPr>
              <w:t>Demand Planning Transformation Manager</w:t>
            </w:r>
          </w:p>
          <w:p w:rsidR="0E270EA1" w:rsidP="0E270EA1" w:rsidRDefault="0E270EA1" w14:paraId="3C428DAA" w14:textId="40729020">
            <w:pPr>
              <w:rPr>
                <w:rFonts w:asciiTheme="minorHAnsi" w:hAnsiTheme="minorHAnsi" w:cstheme="minorBidi"/>
                <w:sz w:val="22"/>
                <w:szCs w:val="22"/>
              </w:rPr>
            </w:pPr>
          </w:p>
        </w:tc>
        <w:tc>
          <w:tcPr>
            <w:tcW w:w="1276" w:type="dxa"/>
            <w:tcBorders>
              <w:top w:val="single" w:color="auto" w:sz="4" w:space="0"/>
              <w:left w:val="single" w:color="auto" w:sz="4" w:space="0"/>
              <w:bottom w:val="single" w:color="auto" w:sz="4" w:space="0"/>
              <w:right w:val="single" w:color="auto" w:sz="4" w:space="0"/>
            </w:tcBorders>
          </w:tcPr>
          <w:p w:rsidR="0E270EA1" w:rsidP="0E270EA1" w:rsidRDefault="4BE0F732" w14:paraId="0552627D" w14:textId="15049B31">
            <w:r>
              <w:t>23/09/2022</w:t>
            </w:r>
          </w:p>
        </w:tc>
        <w:tc>
          <w:tcPr>
            <w:tcW w:w="2127" w:type="dxa"/>
            <w:tcBorders>
              <w:top w:val="single" w:color="auto" w:sz="4" w:space="0"/>
              <w:left w:val="single" w:color="auto" w:sz="4" w:space="0"/>
              <w:bottom w:val="single" w:color="auto" w:sz="4" w:space="0"/>
              <w:right w:val="single" w:color="auto" w:sz="4" w:space="0"/>
            </w:tcBorders>
          </w:tcPr>
          <w:p w:rsidR="0E270EA1" w:rsidP="0E270EA1" w:rsidRDefault="0E270EA1" w14:paraId="4B61BB52" w14:textId="6FC777EF"/>
        </w:tc>
        <w:tc>
          <w:tcPr>
            <w:tcW w:w="2126" w:type="dxa"/>
            <w:tcBorders>
              <w:top w:val="single" w:color="auto" w:sz="4" w:space="0"/>
              <w:left w:val="single" w:color="auto" w:sz="4" w:space="0"/>
              <w:bottom w:val="single" w:color="auto" w:sz="4" w:space="0"/>
              <w:right w:val="single" w:color="auto" w:sz="4" w:space="0"/>
            </w:tcBorders>
          </w:tcPr>
          <w:p w:rsidR="0E270EA1" w:rsidP="0E270EA1" w:rsidRDefault="4BE0F732" w14:paraId="5DCFEEDE" w14:textId="68729ECE">
            <w:r>
              <w:t>29/09/2022</w:t>
            </w:r>
          </w:p>
        </w:tc>
      </w:tr>
    </w:tbl>
    <w:p w:rsidR="7CBA918E" w:rsidRDefault="7CBA918E" w14:paraId="4B555BFE" w14:textId="235F6A69"/>
    <w:p w:rsidR="1F3510B4" w:rsidRDefault="1F3510B4" w14:paraId="7845A827" w14:textId="3FCAAA92"/>
    <w:p w:rsidR="079EE3AA" w:rsidRDefault="079EE3AA" w14:paraId="717F1707" w14:textId="5EFDC21E"/>
    <w:p w:rsidRPr="009734F3" w:rsidR="00F96047" w:rsidP="00F96047" w:rsidRDefault="00F96047" w14:paraId="7F51DEEF"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p w:rsidR="00C2399E" w:rsidRDefault="00C2399E" w14:paraId="26DBA981" w14:textId="78302D6E">
      <w:pPr>
        <w:spacing w:after="160" w:line="259" w:lineRule="auto"/>
      </w:pPr>
    </w:p>
    <w:p w:rsidR="00C2399E" w:rsidP="00F96047" w:rsidRDefault="00C2399E" w14:paraId="3E4FA03D" w14:textId="693013DC">
      <w:pPr>
        <w:spacing w:after="160" w:line="259" w:lineRule="auto"/>
      </w:pPr>
    </w:p>
    <w:p w:rsidRPr="00FD3946" w:rsidR="004A5205" w:rsidP="00F96047" w:rsidRDefault="004A5205" w14:paraId="7476BDB4" w14:textId="3F808E92">
      <w:pPr>
        <w:spacing w:after="160" w:line="259" w:lineRule="auto"/>
        <w:rPr>
          <w:b/>
          <w:bCs/>
        </w:rPr>
      </w:pPr>
      <w:r w:rsidRPr="00FD3946">
        <w:rPr>
          <w:b/>
          <w:bCs/>
        </w:rPr>
        <w:t>Table Of Contents</w:t>
      </w:r>
    </w:p>
    <w:sdt>
      <w:sdtPr>
        <w:rPr>
          <w:rFonts w:ascii="Arial" w:hAnsi="Arial" w:eastAsia="Times New Roman" w:cs="Arial"/>
          <w:color w:val="auto"/>
          <w:sz w:val="20"/>
          <w:szCs w:val="20"/>
          <w:lang w:val="en-AU" w:eastAsia="en-AU"/>
        </w:rPr>
        <w:id w:val="1034310949"/>
        <w:docPartObj>
          <w:docPartGallery w:val="Table of Contents"/>
          <w:docPartUnique/>
        </w:docPartObj>
      </w:sdtPr>
      <w:sdtEndPr>
        <w:rPr>
          <w:rFonts w:ascii="Arial" w:hAnsi="Arial" w:eastAsia="Times New Roman" w:cs="Arial"/>
          <w:b w:val="1"/>
          <w:bCs w:val="1"/>
          <w:noProof/>
          <w:color w:val="auto"/>
          <w:sz w:val="20"/>
          <w:szCs w:val="20"/>
          <w:lang w:val="en-AU" w:eastAsia="en-AU"/>
        </w:rPr>
      </w:sdtEndPr>
      <w:sdtContent>
        <w:p w:rsidR="003B4F79" w:rsidRDefault="003B4F79" w14:paraId="02509456" w14:textId="4E3D4029">
          <w:pPr>
            <w:pStyle w:val="TOCHeading"/>
          </w:pPr>
          <w:r>
            <w:t>Contents</w:t>
          </w:r>
        </w:p>
        <w:p w:rsidR="005A057C" w:rsidRDefault="003B4F79" w14:paraId="47FDEF2F" w14:textId="4618AF2D">
          <w:pPr>
            <w:pStyle w:val="TOC2"/>
            <w:tabs>
              <w:tab w:val="right" w:leader="dot" w:pos="9016"/>
            </w:tabs>
            <w:rPr>
              <w:rFonts w:asciiTheme="minorHAnsi" w:hAnsiTheme="minorHAnsi" w:eastAsiaTheme="minorEastAsia" w:cstheme="minorBidi"/>
              <w:noProof/>
              <w:sz w:val="22"/>
              <w:szCs w:val="22"/>
              <w:lang w:val="en-GB" w:eastAsia="en-GB"/>
            </w:rPr>
          </w:pPr>
          <w:r>
            <w:fldChar w:fldCharType="begin"/>
          </w:r>
          <w:r>
            <w:instrText xml:space="preserve"> TOC \o "1-3" \h \z \u </w:instrText>
          </w:r>
          <w:r>
            <w:fldChar w:fldCharType="separate"/>
          </w:r>
          <w:hyperlink w:history="1" w:anchor="_Toc115106378">
            <w:r w:rsidRPr="00EF30E7" w:rsidR="005A057C">
              <w:rPr>
                <w:rStyle w:val="Hyperlink"/>
                <w:noProof/>
              </w:rPr>
              <w:t>Amendment History</w:t>
            </w:r>
            <w:r w:rsidR="005A057C">
              <w:rPr>
                <w:noProof/>
                <w:webHidden/>
              </w:rPr>
              <w:tab/>
            </w:r>
            <w:r w:rsidR="005A057C">
              <w:rPr>
                <w:noProof/>
                <w:webHidden/>
              </w:rPr>
              <w:fldChar w:fldCharType="begin"/>
            </w:r>
            <w:r w:rsidR="005A057C">
              <w:rPr>
                <w:noProof/>
                <w:webHidden/>
              </w:rPr>
              <w:instrText xml:space="preserve"> PAGEREF _Toc115106378 \h </w:instrText>
            </w:r>
            <w:r w:rsidR="005A057C">
              <w:rPr>
                <w:noProof/>
                <w:webHidden/>
              </w:rPr>
            </w:r>
            <w:r w:rsidR="005A057C">
              <w:rPr>
                <w:noProof/>
                <w:webHidden/>
              </w:rPr>
              <w:fldChar w:fldCharType="separate"/>
            </w:r>
            <w:r w:rsidR="005A057C">
              <w:rPr>
                <w:noProof/>
                <w:webHidden/>
              </w:rPr>
              <w:t>3</w:t>
            </w:r>
            <w:r w:rsidR="005A057C">
              <w:rPr>
                <w:noProof/>
                <w:webHidden/>
              </w:rPr>
              <w:fldChar w:fldCharType="end"/>
            </w:r>
          </w:hyperlink>
        </w:p>
        <w:p w:rsidR="005A057C" w:rsidRDefault="000004B2" w14:paraId="73CDAD1F" w14:textId="3B50E5DD">
          <w:pPr>
            <w:pStyle w:val="TOC2"/>
            <w:tabs>
              <w:tab w:val="right" w:leader="dot" w:pos="9016"/>
            </w:tabs>
            <w:rPr>
              <w:rFonts w:asciiTheme="minorHAnsi" w:hAnsiTheme="minorHAnsi" w:eastAsiaTheme="minorEastAsia" w:cstheme="minorBidi"/>
              <w:noProof/>
              <w:sz w:val="22"/>
              <w:szCs w:val="22"/>
              <w:lang w:val="en-GB" w:eastAsia="en-GB"/>
            </w:rPr>
          </w:pPr>
          <w:hyperlink w:history="1" w:anchor="_Toc115106379">
            <w:r w:rsidRPr="00EF30E7" w:rsidR="005A057C">
              <w:rPr>
                <w:rStyle w:val="Hyperlink"/>
                <w:noProof/>
              </w:rPr>
              <w:t>Distribution</w:t>
            </w:r>
            <w:r w:rsidR="005A057C">
              <w:rPr>
                <w:noProof/>
                <w:webHidden/>
              </w:rPr>
              <w:tab/>
            </w:r>
            <w:r w:rsidR="005A057C">
              <w:rPr>
                <w:noProof/>
                <w:webHidden/>
              </w:rPr>
              <w:fldChar w:fldCharType="begin"/>
            </w:r>
            <w:r w:rsidR="005A057C">
              <w:rPr>
                <w:noProof/>
                <w:webHidden/>
              </w:rPr>
              <w:instrText xml:space="preserve"> PAGEREF _Toc115106379 \h </w:instrText>
            </w:r>
            <w:r w:rsidR="005A057C">
              <w:rPr>
                <w:noProof/>
                <w:webHidden/>
              </w:rPr>
            </w:r>
            <w:r w:rsidR="005A057C">
              <w:rPr>
                <w:noProof/>
                <w:webHidden/>
              </w:rPr>
              <w:fldChar w:fldCharType="separate"/>
            </w:r>
            <w:r w:rsidR="005A057C">
              <w:rPr>
                <w:noProof/>
                <w:webHidden/>
              </w:rPr>
              <w:t>3</w:t>
            </w:r>
            <w:r w:rsidR="005A057C">
              <w:rPr>
                <w:noProof/>
                <w:webHidden/>
              </w:rPr>
              <w:fldChar w:fldCharType="end"/>
            </w:r>
          </w:hyperlink>
        </w:p>
        <w:p w:rsidR="005A057C" w:rsidRDefault="000004B2" w14:paraId="3477704E" w14:textId="2068E5D5">
          <w:pPr>
            <w:pStyle w:val="TOC2"/>
            <w:tabs>
              <w:tab w:val="right" w:leader="dot" w:pos="9016"/>
            </w:tabs>
            <w:rPr>
              <w:rFonts w:asciiTheme="minorHAnsi" w:hAnsiTheme="minorHAnsi" w:eastAsiaTheme="minorEastAsia" w:cstheme="minorBidi"/>
              <w:noProof/>
              <w:sz w:val="22"/>
              <w:szCs w:val="22"/>
              <w:lang w:val="en-GB" w:eastAsia="en-GB"/>
            </w:rPr>
          </w:pPr>
          <w:hyperlink w:history="1" w:anchor="_Toc115106380">
            <w:r w:rsidRPr="00EF30E7" w:rsidR="005A057C">
              <w:rPr>
                <w:rStyle w:val="Hyperlink"/>
                <w:noProof/>
              </w:rPr>
              <w:t>Document Sign-Off</w:t>
            </w:r>
            <w:r w:rsidR="005A057C">
              <w:rPr>
                <w:noProof/>
                <w:webHidden/>
              </w:rPr>
              <w:tab/>
            </w:r>
            <w:r w:rsidR="005A057C">
              <w:rPr>
                <w:noProof/>
                <w:webHidden/>
              </w:rPr>
              <w:fldChar w:fldCharType="begin"/>
            </w:r>
            <w:r w:rsidR="005A057C">
              <w:rPr>
                <w:noProof/>
                <w:webHidden/>
              </w:rPr>
              <w:instrText xml:space="preserve"> PAGEREF _Toc115106380 \h </w:instrText>
            </w:r>
            <w:r w:rsidR="005A057C">
              <w:rPr>
                <w:noProof/>
                <w:webHidden/>
              </w:rPr>
            </w:r>
            <w:r w:rsidR="005A057C">
              <w:rPr>
                <w:noProof/>
                <w:webHidden/>
              </w:rPr>
              <w:fldChar w:fldCharType="separate"/>
            </w:r>
            <w:r w:rsidR="005A057C">
              <w:rPr>
                <w:noProof/>
                <w:webHidden/>
              </w:rPr>
              <w:t>3</w:t>
            </w:r>
            <w:r w:rsidR="005A057C">
              <w:rPr>
                <w:noProof/>
                <w:webHidden/>
              </w:rPr>
              <w:fldChar w:fldCharType="end"/>
            </w:r>
          </w:hyperlink>
        </w:p>
        <w:p w:rsidR="005A057C" w:rsidRDefault="000004B2" w14:paraId="651C257E" w14:textId="7C562ACB">
          <w:pPr>
            <w:pStyle w:val="TOC1"/>
            <w:tabs>
              <w:tab w:val="left" w:pos="400"/>
              <w:tab w:val="right" w:leader="dot" w:pos="9016"/>
            </w:tabs>
            <w:rPr>
              <w:rFonts w:asciiTheme="minorHAnsi" w:hAnsiTheme="minorHAnsi" w:eastAsiaTheme="minorEastAsia" w:cstheme="minorBidi"/>
              <w:noProof/>
              <w:sz w:val="22"/>
              <w:szCs w:val="22"/>
              <w:lang w:val="en-GB" w:eastAsia="en-GB"/>
            </w:rPr>
          </w:pPr>
          <w:hyperlink w:history="1" w:anchor="_Toc115106381">
            <w:r w:rsidRPr="00EF30E7" w:rsidR="005A057C">
              <w:rPr>
                <w:rStyle w:val="Hyperlink"/>
                <w:noProof/>
              </w:rPr>
              <w:t>1.</w:t>
            </w:r>
            <w:r w:rsidR="005A057C">
              <w:rPr>
                <w:rFonts w:asciiTheme="minorHAnsi" w:hAnsiTheme="minorHAnsi" w:eastAsiaTheme="minorEastAsia" w:cstheme="minorBidi"/>
                <w:noProof/>
                <w:sz w:val="22"/>
                <w:szCs w:val="22"/>
                <w:lang w:val="en-GB" w:eastAsia="en-GB"/>
              </w:rPr>
              <w:tab/>
            </w:r>
            <w:r w:rsidRPr="00EF30E7" w:rsidR="005A057C">
              <w:rPr>
                <w:rStyle w:val="Hyperlink"/>
                <w:noProof/>
              </w:rPr>
              <w:t>Background &amp; Scope</w:t>
            </w:r>
            <w:r w:rsidR="005A057C">
              <w:rPr>
                <w:noProof/>
                <w:webHidden/>
              </w:rPr>
              <w:tab/>
            </w:r>
            <w:r w:rsidR="005A057C">
              <w:rPr>
                <w:noProof/>
                <w:webHidden/>
              </w:rPr>
              <w:fldChar w:fldCharType="begin"/>
            </w:r>
            <w:r w:rsidR="005A057C">
              <w:rPr>
                <w:noProof/>
                <w:webHidden/>
              </w:rPr>
              <w:instrText xml:space="preserve"> PAGEREF _Toc115106381 \h </w:instrText>
            </w:r>
            <w:r w:rsidR="005A057C">
              <w:rPr>
                <w:noProof/>
                <w:webHidden/>
              </w:rPr>
            </w:r>
            <w:r w:rsidR="005A057C">
              <w:rPr>
                <w:noProof/>
                <w:webHidden/>
              </w:rPr>
              <w:fldChar w:fldCharType="separate"/>
            </w:r>
            <w:r w:rsidR="005A057C">
              <w:rPr>
                <w:noProof/>
                <w:webHidden/>
              </w:rPr>
              <w:t>5</w:t>
            </w:r>
            <w:r w:rsidR="005A057C">
              <w:rPr>
                <w:noProof/>
                <w:webHidden/>
              </w:rPr>
              <w:fldChar w:fldCharType="end"/>
            </w:r>
          </w:hyperlink>
        </w:p>
        <w:p w:rsidR="005A057C" w:rsidRDefault="000004B2" w14:paraId="03D745B8" w14:textId="4C993171">
          <w:pPr>
            <w:pStyle w:val="TOC1"/>
            <w:tabs>
              <w:tab w:val="left" w:pos="400"/>
              <w:tab w:val="right" w:leader="dot" w:pos="9016"/>
            </w:tabs>
            <w:rPr>
              <w:rFonts w:asciiTheme="minorHAnsi" w:hAnsiTheme="minorHAnsi" w:eastAsiaTheme="minorEastAsia" w:cstheme="minorBidi"/>
              <w:noProof/>
              <w:sz w:val="22"/>
              <w:szCs w:val="22"/>
              <w:lang w:val="en-GB" w:eastAsia="en-GB"/>
            </w:rPr>
          </w:pPr>
          <w:hyperlink w:history="1" w:anchor="_Toc115106382">
            <w:r w:rsidRPr="00EF30E7" w:rsidR="005A057C">
              <w:rPr>
                <w:rStyle w:val="Hyperlink"/>
                <w:noProof/>
              </w:rPr>
              <w:t>2.</w:t>
            </w:r>
            <w:r w:rsidR="005A057C">
              <w:rPr>
                <w:rFonts w:asciiTheme="minorHAnsi" w:hAnsiTheme="minorHAnsi" w:eastAsiaTheme="minorEastAsia" w:cstheme="minorBidi"/>
                <w:noProof/>
                <w:sz w:val="22"/>
                <w:szCs w:val="22"/>
                <w:lang w:val="en-GB" w:eastAsia="en-GB"/>
              </w:rPr>
              <w:tab/>
            </w:r>
            <w:r w:rsidRPr="00EF30E7" w:rsidR="005A057C">
              <w:rPr>
                <w:rStyle w:val="Hyperlink"/>
                <w:noProof/>
              </w:rPr>
              <w:t>Data Mapping</w:t>
            </w:r>
            <w:r w:rsidR="005A057C">
              <w:rPr>
                <w:noProof/>
                <w:webHidden/>
              </w:rPr>
              <w:tab/>
            </w:r>
            <w:r w:rsidR="005A057C">
              <w:rPr>
                <w:noProof/>
                <w:webHidden/>
              </w:rPr>
              <w:fldChar w:fldCharType="begin"/>
            </w:r>
            <w:r w:rsidR="005A057C">
              <w:rPr>
                <w:noProof/>
                <w:webHidden/>
              </w:rPr>
              <w:instrText xml:space="preserve"> PAGEREF _Toc115106382 \h </w:instrText>
            </w:r>
            <w:r w:rsidR="005A057C">
              <w:rPr>
                <w:noProof/>
                <w:webHidden/>
              </w:rPr>
            </w:r>
            <w:r w:rsidR="005A057C">
              <w:rPr>
                <w:noProof/>
                <w:webHidden/>
              </w:rPr>
              <w:fldChar w:fldCharType="separate"/>
            </w:r>
            <w:r w:rsidR="005A057C">
              <w:rPr>
                <w:noProof/>
                <w:webHidden/>
              </w:rPr>
              <w:t>6</w:t>
            </w:r>
            <w:r w:rsidR="005A057C">
              <w:rPr>
                <w:noProof/>
                <w:webHidden/>
              </w:rPr>
              <w:fldChar w:fldCharType="end"/>
            </w:r>
          </w:hyperlink>
        </w:p>
        <w:p w:rsidR="005A057C" w:rsidRDefault="000004B2" w14:paraId="749A4961" w14:textId="74CC462E">
          <w:pPr>
            <w:pStyle w:val="TOC2"/>
            <w:tabs>
              <w:tab w:val="left" w:pos="880"/>
              <w:tab w:val="right" w:leader="dot" w:pos="9016"/>
            </w:tabs>
            <w:rPr>
              <w:rFonts w:asciiTheme="minorHAnsi" w:hAnsiTheme="minorHAnsi" w:eastAsiaTheme="minorEastAsia" w:cstheme="minorBidi"/>
              <w:noProof/>
              <w:sz w:val="22"/>
              <w:szCs w:val="22"/>
              <w:lang w:val="en-GB" w:eastAsia="en-GB"/>
            </w:rPr>
          </w:pPr>
          <w:hyperlink w:history="1" w:anchor="_Toc115106383">
            <w:r w:rsidRPr="00EF30E7" w:rsidR="005A057C">
              <w:rPr>
                <w:rStyle w:val="Hyperlink"/>
                <w:noProof/>
              </w:rPr>
              <w:t>2.1.</w:t>
            </w:r>
            <w:r w:rsidR="005A057C">
              <w:rPr>
                <w:rFonts w:asciiTheme="minorHAnsi" w:hAnsiTheme="minorHAnsi" w:eastAsiaTheme="minorEastAsia" w:cstheme="minorBidi"/>
                <w:noProof/>
                <w:sz w:val="22"/>
                <w:szCs w:val="22"/>
                <w:lang w:val="en-GB" w:eastAsia="en-GB"/>
              </w:rPr>
              <w:tab/>
            </w:r>
            <w:r w:rsidRPr="00EF30E7" w:rsidR="005A057C">
              <w:rPr>
                <w:rStyle w:val="Hyperlink"/>
                <w:noProof/>
              </w:rPr>
              <w:t>Datasets Overview</w:t>
            </w:r>
            <w:r w:rsidR="005A057C">
              <w:rPr>
                <w:noProof/>
                <w:webHidden/>
              </w:rPr>
              <w:tab/>
            </w:r>
            <w:r w:rsidR="005A057C">
              <w:rPr>
                <w:noProof/>
                <w:webHidden/>
              </w:rPr>
              <w:fldChar w:fldCharType="begin"/>
            </w:r>
            <w:r w:rsidR="005A057C">
              <w:rPr>
                <w:noProof/>
                <w:webHidden/>
              </w:rPr>
              <w:instrText xml:space="preserve"> PAGEREF _Toc115106383 \h </w:instrText>
            </w:r>
            <w:r w:rsidR="005A057C">
              <w:rPr>
                <w:noProof/>
                <w:webHidden/>
              </w:rPr>
            </w:r>
            <w:r w:rsidR="005A057C">
              <w:rPr>
                <w:noProof/>
                <w:webHidden/>
              </w:rPr>
              <w:fldChar w:fldCharType="separate"/>
            </w:r>
            <w:r w:rsidR="005A057C">
              <w:rPr>
                <w:noProof/>
                <w:webHidden/>
              </w:rPr>
              <w:t>6</w:t>
            </w:r>
            <w:r w:rsidR="005A057C">
              <w:rPr>
                <w:noProof/>
                <w:webHidden/>
              </w:rPr>
              <w:fldChar w:fldCharType="end"/>
            </w:r>
          </w:hyperlink>
        </w:p>
        <w:p w:rsidR="005A057C" w:rsidRDefault="000004B2" w14:paraId="5DFE0E84" w14:textId="5EFDCC40">
          <w:pPr>
            <w:pStyle w:val="TOC2"/>
            <w:tabs>
              <w:tab w:val="left" w:pos="880"/>
              <w:tab w:val="right" w:leader="dot" w:pos="9016"/>
            </w:tabs>
            <w:rPr>
              <w:rFonts w:asciiTheme="minorHAnsi" w:hAnsiTheme="minorHAnsi" w:eastAsiaTheme="minorEastAsia" w:cstheme="minorBidi"/>
              <w:noProof/>
              <w:sz w:val="22"/>
              <w:szCs w:val="22"/>
              <w:lang w:val="en-GB" w:eastAsia="en-GB"/>
            </w:rPr>
          </w:pPr>
          <w:hyperlink w:history="1" w:anchor="_Toc115106384">
            <w:r w:rsidRPr="00EF30E7" w:rsidR="005A057C">
              <w:rPr>
                <w:rStyle w:val="Hyperlink"/>
                <w:noProof/>
              </w:rPr>
              <w:t>2.2.</w:t>
            </w:r>
            <w:r w:rsidR="005A057C">
              <w:rPr>
                <w:rFonts w:asciiTheme="minorHAnsi" w:hAnsiTheme="minorHAnsi" w:eastAsiaTheme="minorEastAsia" w:cstheme="minorBidi"/>
                <w:noProof/>
                <w:sz w:val="22"/>
                <w:szCs w:val="22"/>
                <w:lang w:val="en-GB" w:eastAsia="en-GB"/>
              </w:rPr>
              <w:tab/>
            </w:r>
            <w:r w:rsidRPr="00EF30E7" w:rsidR="005A057C">
              <w:rPr>
                <w:rStyle w:val="Hyperlink"/>
                <w:noProof/>
              </w:rPr>
              <w:t>Sales Data</w:t>
            </w:r>
            <w:r w:rsidR="005A057C">
              <w:rPr>
                <w:noProof/>
                <w:webHidden/>
              </w:rPr>
              <w:tab/>
            </w:r>
            <w:r w:rsidR="005A057C">
              <w:rPr>
                <w:noProof/>
                <w:webHidden/>
              </w:rPr>
              <w:fldChar w:fldCharType="begin"/>
            </w:r>
            <w:r w:rsidR="005A057C">
              <w:rPr>
                <w:noProof/>
                <w:webHidden/>
              </w:rPr>
              <w:instrText xml:space="preserve"> PAGEREF _Toc115106384 \h </w:instrText>
            </w:r>
            <w:r w:rsidR="005A057C">
              <w:rPr>
                <w:noProof/>
                <w:webHidden/>
              </w:rPr>
            </w:r>
            <w:r w:rsidR="005A057C">
              <w:rPr>
                <w:noProof/>
                <w:webHidden/>
              </w:rPr>
              <w:fldChar w:fldCharType="separate"/>
            </w:r>
            <w:r w:rsidR="005A057C">
              <w:rPr>
                <w:noProof/>
                <w:webHidden/>
              </w:rPr>
              <w:t>6</w:t>
            </w:r>
            <w:r w:rsidR="005A057C">
              <w:rPr>
                <w:noProof/>
                <w:webHidden/>
              </w:rPr>
              <w:fldChar w:fldCharType="end"/>
            </w:r>
          </w:hyperlink>
        </w:p>
        <w:p w:rsidR="005A057C" w:rsidRDefault="000004B2" w14:paraId="767FB697" w14:textId="7BCC41DE">
          <w:pPr>
            <w:pStyle w:val="TOC2"/>
            <w:tabs>
              <w:tab w:val="left" w:pos="880"/>
              <w:tab w:val="right" w:leader="dot" w:pos="9016"/>
            </w:tabs>
            <w:rPr>
              <w:rFonts w:asciiTheme="minorHAnsi" w:hAnsiTheme="minorHAnsi" w:eastAsiaTheme="minorEastAsia" w:cstheme="minorBidi"/>
              <w:noProof/>
              <w:sz w:val="22"/>
              <w:szCs w:val="22"/>
              <w:lang w:val="en-GB" w:eastAsia="en-GB"/>
            </w:rPr>
          </w:pPr>
          <w:hyperlink w:history="1" w:anchor="_Toc115106385">
            <w:r w:rsidRPr="00EF30E7" w:rsidR="005A057C">
              <w:rPr>
                <w:rStyle w:val="Hyperlink"/>
                <w:noProof/>
              </w:rPr>
              <w:t>2.3.</w:t>
            </w:r>
            <w:r w:rsidR="005A057C">
              <w:rPr>
                <w:rFonts w:asciiTheme="minorHAnsi" w:hAnsiTheme="minorHAnsi" w:eastAsiaTheme="minorEastAsia" w:cstheme="minorBidi"/>
                <w:noProof/>
                <w:sz w:val="22"/>
                <w:szCs w:val="22"/>
                <w:lang w:val="en-GB" w:eastAsia="en-GB"/>
              </w:rPr>
              <w:tab/>
            </w:r>
            <w:r w:rsidRPr="00EF30E7" w:rsidR="005A057C">
              <w:rPr>
                <w:rStyle w:val="Hyperlink"/>
                <w:noProof/>
              </w:rPr>
              <w:t>Master Data</w:t>
            </w:r>
            <w:r w:rsidR="005A057C">
              <w:rPr>
                <w:noProof/>
                <w:webHidden/>
              </w:rPr>
              <w:tab/>
            </w:r>
            <w:r w:rsidR="005A057C">
              <w:rPr>
                <w:noProof/>
                <w:webHidden/>
              </w:rPr>
              <w:fldChar w:fldCharType="begin"/>
            </w:r>
            <w:r w:rsidR="005A057C">
              <w:rPr>
                <w:noProof/>
                <w:webHidden/>
              </w:rPr>
              <w:instrText xml:space="preserve"> PAGEREF _Toc115106385 \h </w:instrText>
            </w:r>
            <w:r w:rsidR="005A057C">
              <w:rPr>
                <w:noProof/>
                <w:webHidden/>
              </w:rPr>
            </w:r>
            <w:r w:rsidR="005A057C">
              <w:rPr>
                <w:noProof/>
                <w:webHidden/>
              </w:rPr>
              <w:fldChar w:fldCharType="separate"/>
            </w:r>
            <w:r w:rsidR="005A057C">
              <w:rPr>
                <w:noProof/>
                <w:webHidden/>
              </w:rPr>
              <w:t>7</w:t>
            </w:r>
            <w:r w:rsidR="005A057C">
              <w:rPr>
                <w:noProof/>
                <w:webHidden/>
              </w:rPr>
              <w:fldChar w:fldCharType="end"/>
            </w:r>
          </w:hyperlink>
        </w:p>
        <w:p w:rsidR="005A057C" w:rsidRDefault="000004B2" w14:paraId="1C8CBA7D" w14:textId="7524BF5C">
          <w:pPr>
            <w:pStyle w:val="TOC2"/>
            <w:tabs>
              <w:tab w:val="left" w:pos="880"/>
              <w:tab w:val="right" w:leader="dot" w:pos="9016"/>
            </w:tabs>
            <w:rPr>
              <w:rFonts w:asciiTheme="minorHAnsi" w:hAnsiTheme="minorHAnsi" w:eastAsiaTheme="minorEastAsia" w:cstheme="minorBidi"/>
              <w:noProof/>
              <w:sz w:val="22"/>
              <w:szCs w:val="22"/>
              <w:lang w:val="en-GB" w:eastAsia="en-GB"/>
            </w:rPr>
          </w:pPr>
          <w:hyperlink w:history="1" w:anchor="_Toc115106386">
            <w:r w:rsidRPr="00EF30E7" w:rsidR="005A057C">
              <w:rPr>
                <w:rStyle w:val="Hyperlink"/>
                <w:noProof/>
              </w:rPr>
              <w:t>2.4.</w:t>
            </w:r>
            <w:r w:rsidR="005A057C">
              <w:rPr>
                <w:rFonts w:asciiTheme="minorHAnsi" w:hAnsiTheme="minorHAnsi" w:eastAsiaTheme="minorEastAsia" w:cstheme="minorBidi"/>
                <w:noProof/>
                <w:sz w:val="22"/>
                <w:szCs w:val="22"/>
                <w:lang w:val="en-GB" w:eastAsia="en-GB"/>
              </w:rPr>
              <w:tab/>
            </w:r>
            <w:r w:rsidRPr="00EF30E7" w:rsidR="005A057C">
              <w:rPr>
                <w:rStyle w:val="Hyperlink"/>
                <w:noProof/>
              </w:rPr>
              <w:t>Reference Data</w:t>
            </w:r>
            <w:r w:rsidR="005A057C">
              <w:rPr>
                <w:noProof/>
                <w:webHidden/>
              </w:rPr>
              <w:tab/>
            </w:r>
            <w:r w:rsidR="005A057C">
              <w:rPr>
                <w:noProof/>
                <w:webHidden/>
              </w:rPr>
              <w:fldChar w:fldCharType="begin"/>
            </w:r>
            <w:r w:rsidR="005A057C">
              <w:rPr>
                <w:noProof/>
                <w:webHidden/>
              </w:rPr>
              <w:instrText xml:space="preserve"> PAGEREF _Toc115106386 \h </w:instrText>
            </w:r>
            <w:r w:rsidR="005A057C">
              <w:rPr>
                <w:noProof/>
                <w:webHidden/>
              </w:rPr>
            </w:r>
            <w:r w:rsidR="005A057C">
              <w:rPr>
                <w:noProof/>
                <w:webHidden/>
              </w:rPr>
              <w:fldChar w:fldCharType="separate"/>
            </w:r>
            <w:r w:rsidR="005A057C">
              <w:rPr>
                <w:noProof/>
                <w:webHidden/>
              </w:rPr>
              <w:t>7</w:t>
            </w:r>
            <w:r w:rsidR="005A057C">
              <w:rPr>
                <w:noProof/>
                <w:webHidden/>
              </w:rPr>
              <w:fldChar w:fldCharType="end"/>
            </w:r>
          </w:hyperlink>
        </w:p>
        <w:p w:rsidR="005A057C" w:rsidRDefault="000004B2" w14:paraId="5DDB1C29" w14:textId="72C94427">
          <w:pPr>
            <w:pStyle w:val="TOC2"/>
            <w:tabs>
              <w:tab w:val="left" w:pos="880"/>
              <w:tab w:val="right" w:leader="dot" w:pos="9016"/>
            </w:tabs>
            <w:rPr>
              <w:rFonts w:asciiTheme="minorHAnsi" w:hAnsiTheme="minorHAnsi" w:eastAsiaTheme="minorEastAsia" w:cstheme="minorBidi"/>
              <w:noProof/>
              <w:sz w:val="22"/>
              <w:szCs w:val="22"/>
              <w:lang w:val="en-GB" w:eastAsia="en-GB"/>
            </w:rPr>
          </w:pPr>
          <w:hyperlink w:history="1" w:anchor="_Toc115106387">
            <w:r w:rsidRPr="00EF30E7" w:rsidR="005A057C">
              <w:rPr>
                <w:rStyle w:val="Hyperlink"/>
                <w:noProof/>
              </w:rPr>
              <w:t>2.5.</w:t>
            </w:r>
            <w:r w:rsidR="005A057C">
              <w:rPr>
                <w:rFonts w:asciiTheme="minorHAnsi" w:hAnsiTheme="minorHAnsi" w:eastAsiaTheme="minorEastAsia" w:cstheme="minorBidi"/>
                <w:noProof/>
                <w:sz w:val="22"/>
                <w:szCs w:val="22"/>
                <w:lang w:val="en-GB" w:eastAsia="en-GB"/>
              </w:rPr>
              <w:tab/>
            </w:r>
            <w:r w:rsidRPr="00EF30E7" w:rsidR="005A057C">
              <w:rPr>
                <w:rStyle w:val="Hyperlink"/>
                <w:noProof/>
              </w:rPr>
              <w:t>Demand Driver Data</w:t>
            </w:r>
            <w:r w:rsidR="005A057C">
              <w:rPr>
                <w:noProof/>
                <w:webHidden/>
              </w:rPr>
              <w:tab/>
            </w:r>
            <w:r w:rsidR="005A057C">
              <w:rPr>
                <w:noProof/>
                <w:webHidden/>
              </w:rPr>
              <w:fldChar w:fldCharType="begin"/>
            </w:r>
            <w:r w:rsidR="005A057C">
              <w:rPr>
                <w:noProof/>
                <w:webHidden/>
              </w:rPr>
              <w:instrText xml:space="preserve"> PAGEREF _Toc115106387 \h </w:instrText>
            </w:r>
            <w:r w:rsidR="005A057C">
              <w:rPr>
                <w:noProof/>
                <w:webHidden/>
              </w:rPr>
            </w:r>
            <w:r w:rsidR="005A057C">
              <w:rPr>
                <w:noProof/>
                <w:webHidden/>
              </w:rPr>
              <w:fldChar w:fldCharType="separate"/>
            </w:r>
            <w:r w:rsidR="005A057C">
              <w:rPr>
                <w:noProof/>
                <w:webHidden/>
              </w:rPr>
              <w:t>8</w:t>
            </w:r>
            <w:r w:rsidR="005A057C">
              <w:rPr>
                <w:noProof/>
                <w:webHidden/>
              </w:rPr>
              <w:fldChar w:fldCharType="end"/>
            </w:r>
          </w:hyperlink>
        </w:p>
        <w:p w:rsidR="005A057C" w:rsidRDefault="000004B2" w14:paraId="39D42710" w14:textId="6F682B6C">
          <w:pPr>
            <w:pStyle w:val="TOC2"/>
            <w:tabs>
              <w:tab w:val="left" w:pos="880"/>
              <w:tab w:val="right" w:leader="dot" w:pos="9016"/>
            </w:tabs>
            <w:rPr>
              <w:rFonts w:asciiTheme="minorHAnsi" w:hAnsiTheme="minorHAnsi" w:eastAsiaTheme="minorEastAsia" w:cstheme="minorBidi"/>
              <w:noProof/>
              <w:sz w:val="22"/>
              <w:szCs w:val="22"/>
              <w:lang w:val="en-GB" w:eastAsia="en-GB"/>
            </w:rPr>
          </w:pPr>
          <w:hyperlink w:history="1" w:anchor="_Toc115106388">
            <w:r w:rsidRPr="00EF30E7" w:rsidR="005A057C">
              <w:rPr>
                <w:rStyle w:val="Hyperlink"/>
                <w:noProof/>
              </w:rPr>
              <w:t>2.6.</w:t>
            </w:r>
            <w:r w:rsidR="005A057C">
              <w:rPr>
                <w:rFonts w:asciiTheme="minorHAnsi" w:hAnsiTheme="minorHAnsi" w:eastAsiaTheme="minorEastAsia" w:cstheme="minorBidi"/>
                <w:noProof/>
                <w:sz w:val="22"/>
                <w:szCs w:val="22"/>
                <w:lang w:val="en-GB" w:eastAsia="en-GB"/>
              </w:rPr>
              <w:tab/>
            </w:r>
            <w:r w:rsidRPr="00EF30E7" w:rsidR="005A057C">
              <w:rPr>
                <w:rStyle w:val="Hyperlink"/>
                <w:noProof/>
              </w:rPr>
              <w:t>Forecast Data</w:t>
            </w:r>
            <w:r w:rsidR="005A057C">
              <w:rPr>
                <w:noProof/>
                <w:webHidden/>
              </w:rPr>
              <w:tab/>
            </w:r>
            <w:r w:rsidR="005A057C">
              <w:rPr>
                <w:noProof/>
                <w:webHidden/>
              </w:rPr>
              <w:fldChar w:fldCharType="begin"/>
            </w:r>
            <w:r w:rsidR="005A057C">
              <w:rPr>
                <w:noProof/>
                <w:webHidden/>
              </w:rPr>
              <w:instrText xml:space="preserve"> PAGEREF _Toc115106388 \h </w:instrText>
            </w:r>
            <w:r w:rsidR="005A057C">
              <w:rPr>
                <w:noProof/>
                <w:webHidden/>
              </w:rPr>
            </w:r>
            <w:r w:rsidR="005A057C">
              <w:rPr>
                <w:noProof/>
                <w:webHidden/>
              </w:rPr>
              <w:fldChar w:fldCharType="separate"/>
            </w:r>
            <w:r w:rsidR="005A057C">
              <w:rPr>
                <w:noProof/>
                <w:webHidden/>
              </w:rPr>
              <w:t>10</w:t>
            </w:r>
            <w:r w:rsidR="005A057C">
              <w:rPr>
                <w:noProof/>
                <w:webHidden/>
              </w:rPr>
              <w:fldChar w:fldCharType="end"/>
            </w:r>
          </w:hyperlink>
        </w:p>
        <w:p w:rsidR="005A057C" w:rsidRDefault="000004B2" w14:paraId="1AEB664F" w14:textId="3F629910">
          <w:pPr>
            <w:pStyle w:val="TOC2"/>
            <w:tabs>
              <w:tab w:val="left" w:pos="880"/>
              <w:tab w:val="right" w:leader="dot" w:pos="9016"/>
            </w:tabs>
            <w:rPr>
              <w:rFonts w:asciiTheme="minorHAnsi" w:hAnsiTheme="minorHAnsi" w:eastAsiaTheme="minorEastAsia" w:cstheme="minorBidi"/>
              <w:noProof/>
              <w:sz w:val="22"/>
              <w:szCs w:val="22"/>
              <w:lang w:val="en-GB" w:eastAsia="en-GB"/>
            </w:rPr>
          </w:pPr>
          <w:hyperlink w:history="1" w:anchor="_Toc115106389">
            <w:r w:rsidRPr="00EF30E7" w:rsidR="005A057C">
              <w:rPr>
                <w:rStyle w:val="Hyperlink"/>
                <w:noProof/>
              </w:rPr>
              <w:t>2.7.</w:t>
            </w:r>
            <w:r w:rsidR="005A057C">
              <w:rPr>
                <w:rFonts w:asciiTheme="minorHAnsi" w:hAnsiTheme="minorHAnsi" w:eastAsiaTheme="minorEastAsia" w:cstheme="minorBidi"/>
                <w:noProof/>
                <w:sz w:val="22"/>
                <w:szCs w:val="22"/>
                <w:lang w:val="en-GB" w:eastAsia="en-GB"/>
              </w:rPr>
              <w:tab/>
            </w:r>
            <w:r w:rsidRPr="00EF30E7" w:rsidR="005A057C">
              <w:rPr>
                <w:rStyle w:val="Hyperlink"/>
                <w:noProof/>
              </w:rPr>
              <w:t>Forecast Amended Data</w:t>
            </w:r>
            <w:r w:rsidR="005A057C">
              <w:rPr>
                <w:noProof/>
                <w:webHidden/>
              </w:rPr>
              <w:tab/>
            </w:r>
            <w:r w:rsidR="005A057C">
              <w:rPr>
                <w:noProof/>
                <w:webHidden/>
              </w:rPr>
              <w:fldChar w:fldCharType="begin"/>
            </w:r>
            <w:r w:rsidR="005A057C">
              <w:rPr>
                <w:noProof/>
                <w:webHidden/>
              </w:rPr>
              <w:instrText xml:space="preserve"> PAGEREF _Toc115106389 \h </w:instrText>
            </w:r>
            <w:r w:rsidR="005A057C">
              <w:rPr>
                <w:noProof/>
                <w:webHidden/>
              </w:rPr>
            </w:r>
            <w:r w:rsidR="005A057C">
              <w:rPr>
                <w:noProof/>
                <w:webHidden/>
              </w:rPr>
              <w:fldChar w:fldCharType="separate"/>
            </w:r>
            <w:r w:rsidR="005A057C">
              <w:rPr>
                <w:noProof/>
                <w:webHidden/>
              </w:rPr>
              <w:t>10</w:t>
            </w:r>
            <w:r w:rsidR="005A057C">
              <w:rPr>
                <w:noProof/>
                <w:webHidden/>
              </w:rPr>
              <w:fldChar w:fldCharType="end"/>
            </w:r>
          </w:hyperlink>
        </w:p>
        <w:p w:rsidR="005A057C" w:rsidRDefault="000004B2" w14:paraId="53C0A1D7" w14:textId="6D19962D">
          <w:pPr>
            <w:pStyle w:val="TOC1"/>
            <w:tabs>
              <w:tab w:val="left" w:pos="400"/>
              <w:tab w:val="right" w:leader="dot" w:pos="9016"/>
            </w:tabs>
            <w:rPr>
              <w:rFonts w:asciiTheme="minorHAnsi" w:hAnsiTheme="minorHAnsi" w:eastAsiaTheme="minorEastAsia" w:cstheme="minorBidi"/>
              <w:noProof/>
              <w:sz w:val="22"/>
              <w:szCs w:val="22"/>
              <w:lang w:val="en-GB" w:eastAsia="en-GB"/>
            </w:rPr>
          </w:pPr>
          <w:hyperlink w:history="1" w:anchor="_Toc115106390">
            <w:r w:rsidRPr="00EF30E7" w:rsidR="005A057C">
              <w:rPr>
                <w:rStyle w:val="Hyperlink"/>
                <w:noProof/>
              </w:rPr>
              <w:t>3.</w:t>
            </w:r>
            <w:r w:rsidR="005A057C">
              <w:rPr>
                <w:rFonts w:asciiTheme="minorHAnsi" w:hAnsiTheme="minorHAnsi" w:eastAsiaTheme="minorEastAsia" w:cstheme="minorBidi"/>
                <w:noProof/>
                <w:sz w:val="22"/>
                <w:szCs w:val="22"/>
                <w:lang w:val="en-GB" w:eastAsia="en-GB"/>
              </w:rPr>
              <w:tab/>
            </w:r>
            <w:r w:rsidRPr="00EF30E7" w:rsidR="005A057C">
              <w:rPr>
                <w:rStyle w:val="Hyperlink"/>
                <w:noProof/>
              </w:rPr>
              <w:t>Appendix</w:t>
            </w:r>
            <w:r w:rsidR="005A057C">
              <w:rPr>
                <w:noProof/>
                <w:webHidden/>
              </w:rPr>
              <w:tab/>
            </w:r>
            <w:r w:rsidR="005A057C">
              <w:rPr>
                <w:noProof/>
                <w:webHidden/>
              </w:rPr>
              <w:fldChar w:fldCharType="begin"/>
            </w:r>
            <w:r w:rsidR="005A057C">
              <w:rPr>
                <w:noProof/>
                <w:webHidden/>
              </w:rPr>
              <w:instrText xml:space="preserve"> PAGEREF _Toc115106390 \h </w:instrText>
            </w:r>
            <w:r w:rsidR="005A057C">
              <w:rPr>
                <w:noProof/>
                <w:webHidden/>
              </w:rPr>
            </w:r>
            <w:r w:rsidR="005A057C">
              <w:rPr>
                <w:noProof/>
                <w:webHidden/>
              </w:rPr>
              <w:fldChar w:fldCharType="separate"/>
            </w:r>
            <w:r w:rsidR="005A057C">
              <w:rPr>
                <w:noProof/>
                <w:webHidden/>
              </w:rPr>
              <w:t>11</w:t>
            </w:r>
            <w:r w:rsidR="005A057C">
              <w:rPr>
                <w:noProof/>
                <w:webHidden/>
              </w:rPr>
              <w:fldChar w:fldCharType="end"/>
            </w:r>
          </w:hyperlink>
        </w:p>
        <w:p w:rsidR="005A057C" w:rsidRDefault="000004B2" w14:paraId="200D9757" w14:textId="7790DF25">
          <w:pPr>
            <w:pStyle w:val="TOC2"/>
            <w:tabs>
              <w:tab w:val="left" w:pos="880"/>
              <w:tab w:val="right" w:leader="dot" w:pos="9016"/>
            </w:tabs>
            <w:rPr>
              <w:rFonts w:asciiTheme="minorHAnsi" w:hAnsiTheme="minorHAnsi" w:eastAsiaTheme="minorEastAsia" w:cstheme="minorBidi"/>
              <w:noProof/>
              <w:sz w:val="22"/>
              <w:szCs w:val="22"/>
              <w:lang w:val="en-GB" w:eastAsia="en-GB"/>
            </w:rPr>
          </w:pPr>
          <w:hyperlink w:history="1" w:anchor="_Toc115106391">
            <w:r w:rsidRPr="00EF30E7" w:rsidR="005A057C">
              <w:rPr>
                <w:rStyle w:val="Hyperlink"/>
                <w:noProof/>
              </w:rPr>
              <w:t>3.1.</w:t>
            </w:r>
            <w:r w:rsidR="005A057C">
              <w:rPr>
                <w:rFonts w:asciiTheme="minorHAnsi" w:hAnsiTheme="minorHAnsi" w:eastAsiaTheme="minorEastAsia" w:cstheme="minorBidi"/>
                <w:noProof/>
                <w:sz w:val="22"/>
                <w:szCs w:val="22"/>
                <w:lang w:val="en-GB" w:eastAsia="en-GB"/>
              </w:rPr>
              <w:tab/>
            </w:r>
            <w:r w:rsidRPr="00EF30E7" w:rsidR="005A057C">
              <w:rPr>
                <w:rStyle w:val="Hyperlink"/>
                <w:noProof/>
              </w:rPr>
              <w:t>Glossary Of Terms</w:t>
            </w:r>
            <w:r w:rsidR="005A057C">
              <w:rPr>
                <w:noProof/>
                <w:webHidden/>
              </w:rPr>
              <w:tab/>
            </w:r>
            <w:r w:rsidR="005A057C">
              <w:rPr>
                <w:noProof/>
                <w:webHidden/>
              </w:rPr>
              <w:fldChar w:fldCharType="begin"/>
            </w:r>
            <w:r w:rsidR="005A057C">
              <w:rPr>
                <w:noProof/>
                <w:webHidden/>
              </w:rPr>
              <w:instrText xml:space="preserve"> PAGEREF _Toc115106391 \h </w:instrText>
            </w:r>
            <w:r w:rsidR="005A057C">
              <w:rPr>
                <w:noProof/>
                <w:webHidden/>
              </w:rPr>
            </w:r>
            <w:r w:rsidR="005A057C">
              <w:rPr>
                <w:noProof/>
                <w:webHidden/>
              </w:rPr>
              <w:fldChar w:fldCharType="separate"/>
            </w:r>
            <w:r w:rsidR="005A057C">
              <w:rPr>
                <w:noProof/>
                <w:webHidden/>
              </w:rPr>
              <w:t>11</w:t>
            </w:r>
            <w:r w:rsidR="005A057C">
              <w:rPr>
                <w:noProof/>
                <w:webHidden/>
              </w:rPr>
              <w:fldChar w:fldCharType="end"/>
            </w:r>
          </w:hyperlink>
        </w:p>
        <w:p w:rsidR="003B4F79" w:rsidRDefault="003B4F79" w14:paraId="6857473C" w14:textId="0BCD9371">
          <w:r>
            <w:rPr>
              <w:b/>
              <w:bCs/>
              <w:noProof/>
            </w:rPr>
            <w:fldChar w:fldCharType="end"/>
          </w:r>
          <w:r w:rsidR="005A057C">
            <w:rPr>
              <w:b/>
              <w:bCs/>
              <w:noProof/>
            </w:rPr>
            <w:t xml:space="preserve"> </w:t>
          </w:r>
        </w:p>
      </w:sdtContent>
    </w:sdt>
    <w:p w:rsidR="000C64EB" w:rsidP="00C41512" w:rsidRDefault="03DB0523" w14:paraId="5968F2F2" w14:textId="6DD13363">
      <w:pPr>
        <w:pStyle w:val="Heading1"/>
      </w:pPr>
      <w:bookmarkStart w:name="_Toc115106381" w:id="32"/>
      <w:r>
        <w:t>Background</w:t>
      </w:r>
      <w:r w:rsidR="3C908CD0">
        <w:t xml:space="preserve"> &amp; </w:t>
      </w:r>
      <w:r w:rsidR="2B27396B">
        <w:t>Scope</w:t>
      </w:r>
      <w:bookmarkEnd w:id="32"/>
    </w:p>
    <w:p w:rsidR="00515689" w:rsidRDefault="00515689" w14:paraId="3C36F340" w14:textId="77777777">
      <w:pPr>
        <w:spacing w:after="160" w:line="259" w:lineRule="auto"/>
      </w:pPr>
    </w:p>
    <w:p w:rsidR="001262D4" w:rsidRDefault="00515689" w14:paraId="12B137D1" w14:textId="77777777">
      <w:pPr>
        <w:spacing w:after="160" w:line="259" w:lineRule="auto"/>
      </w:pPr>
      <w:r>
        <w:t xml:space="preserve">Within Imperial Brands </w:t>
      </w:r>
      <w:r w:rsidR="007B44AE">
        <w:t xml:space="preserve">there is a </w:t>
      </w:r>
      <w:r w:rsidR="009F24ED">
        <w:t xml:space="preserve">need for a Data Hub to underpin the objective </w:t>
      </w:r>
      <w:r w:rsidR="006B54B9">
        <w:t xml:space="preserve">of </w:t>
      </w:r>
      <w:r w:rsidR="00105AAA">
        <w:t xml:space="preserve">providing </w:t>
      </w:r>
      <w:r w:rsidR="00B11DB5">
        <w:t>a central data repository for manag</w:t>
      </w:r>
      <w:r w:rsidR="00153D0B">
        <w:t xml:space="preserve">ing and integrating </w:t>
      </w:r>
      <w:r w:rsidR="001262D4">
        <w:t>corporate data assets.</w:t>
      </w:r>
    </w:p>
    <w:p w:rsidR="00D94215" w:rsidRDefault="56364748" w14:paraId="70D92300" w14:textId="17CE21D3">
      <w:pPr>
        <w:spacing w:after="160" w:line="259" w:lineRule="auto"/>
      </w:pPr>
      <w:r>
        <w:t xml:space="preserve">The vision of the Data Hub is to be a global </w:t>
      </w:r>
      <w:r w:rsidR="4768E433">
        <w:t xml:space="preserve">data platform </w:t>
      </w:r>
      <w:r w:rsidR="7BD53D02">
        <w:t>for</w:t>
      </w:r>
      <w:r w:rsidR="4768E433">
        <w:t xml:space="preserve"> unify data integration </w:t>
      </w:r>
      <w:r w:rsidR="41A0DC37">
        <w:t>activities</w:t>
      </w:r>
      <w:r w:rsidR="5059A392">
        <w:t>, provide</w:t>
      </w:r>
      <w:r w:rsidR="4AB52108">
        <w:t xml:space="preserve"> </w:t>
      </w:r>
      <w:r w:rsidR="5059A392">
        <w:t xml:space="preserve">modern </w:t>
      </w:r>
      <w:r w:rsidR="4AB52108">
        <w:t>processing capabilities</w:t>
      </w:r>
      <w:r w:rsidR="5F856A01">
        <w:t xml:space="preserve"> on a flexible cloud-based platform</w:t>
      </w:r>
      <w:r w:rsidR="55E1ECF3">
        <w:t>.</w:t>
      </w:r>
      <w:r w:rsidR="0D78252A">
        <w:t xml:space="preserve"> This initial project </w:t>
      </w:r>
      <w:r w:rsidR="6E381F61">
        <w:t xml:space="preserve">delivers the hub for the specific case of </w:t>
      </w:r>
      <w:commentRangeStart w:id="33"/>
      <w:r w:rsidR="6E381F61">
        <w:t xml:space="preserve">Demand </w:t>
      </w:r>
      <w:r w:rsidR="460CBA53">
        <w:t>Forecasting</w:t>
      </w:r>
      <w:r w:rsidR="6E381F61">
        <w:t>.</w:t>
      </w:r>
      <w:commentRangeEnd w:id="33"/>
      <w:r>
        <w:rPr>
          <w:rStyle w:val="CommentReference"/>
        </w:rPr>
        <w:commentReference w:id="33"/>
      </w:r>
    </w:p>
    <w:p w:rsidR="619C0A88" w:rsidP="7E07A093" w:rsidRDefault="00DE5DCC" w14:paraId="57762130" w14:textId="146CD04B">
      <w:pPr>
        <w:spacing w:line="257" w:lineRule="auto"/>
      </w:pPr>
      <w:r w:rsidRPr="009734F3">
        <w:t>The purpose of this document is</w:t>
      </w:r>
      <w:r>
        <w:t xml:space="preserve"> to provide</w:t>
      </w:r>
      <w:r w:rsidRPr="009734F3">
        <w:t xml:space="preserve"> </w:t>
      </w:r>
      <w:r w:rsidRPr="00A7127E">
        <w:t>the mapping of data sources and flows to requirements</w:t>
      </w:r>
      <w:r>
        <w:t xml:space="preserve"> at attribute level. It also includes any business rules/transformations to be applied to the data</w:t>
      </w:r>
      <w:r w:rsidRPr="7E07A093" w:rsidR="619C0A88">
        <w:rPr>
          <w:rFonts w:eastAsia="Arial"/>
        </w:rPr>
        <w:t>.</w:t>
      </w:r>
    </w:p>
    <w:p w:rsidR="619C0A88" w:rsidP="7E07A093" w:rsidRDefault="619C0A88" w14:paraId="6596C1B7" w14:textId="7E7E94B6">
      <w:pPr>
        <w:spacing w:line="257" w:lineRule="auto"/>
      </w:pPr>
      <w:r w:rsidRPr="7E07A093">
        <w:rPr>
          <w:rFonts w:eastAsia="Arial"/>
        </w:rPr>
        <w:t>The document follows the completion of the</w:t>
      </w:r>
      <w:r w:rsidRPr="00D84374" w:rsidR="00D84374">
        <w:rPr>
          <w:rFonts w:eastAsia="Arial"/>
        </w:rPr>
        <w:t xml:space="preserve"> A05 Data Mapping and Model Document</w:t>
      </w:r>
      <w:r w:rsidRPr="7E07A093">
        <w:rPr>
          <w:rFonts w:eastAsia="Arial"/>
        </w:rPr>
        <w:t xml:space="preserve"> which helped inform </w:t>
      </w:r>
      <w:r w:rsidR="00D84374">
        <w:t>high-level data flows of datasets flowing into and out of the Data Hub and how the data will be structured</w:t>
      </w:r>
      <w:r w:rsidRPr="7E07A093">
        <w:rPr>
          <w:rFonts w:eastAsia="Arial"/>
        </w:rPr>
        <w:t>.</w:t>
      </w:r>
    </w:p>
    <w:p w:rsidR="619C0A88" w:rsidP="7E07A093" w:rsidRDefault="619C0A88" w14:paraId="5A3C3763" w14:textId="2473308F">
      <w:pPr>
        <w:spacing w:line="257" w:lineRule="auto"/>
      </w:pPr>
      <w:r w:rsidRPr="7E07A093">
        <w:rPr>
          <w:rFonts w:eastAsia="Arial"/>
        </w:rPr>
        <w:t xml:space="preserve">This document provides </w:t>
      </w:r>
      <w:r w:rsidR="00AA0860">
        <w:rPr>
          <w:rFonts w:eastAsia="Arial"/>
        </w:rPr>
        <w:t>data mapping for the data flows in-line with</w:t>
      </w:r>
      <w:r w:rsidRPr="7E07A093">
        <w:rPr>
          <w:rFonts w:eastAsia="Arial"/>
        </w:rPr>
        <w:t xml:space="preserve"> the following documents:</w:t>
      </w:r>
    </w:p>
    <w:p w:rsidR="619C0A88" w:rsidP="7E07A093" w:rsidRDefault="004F7728" w14:paraId="243A69F9" w14:textId="78CFC0F3">
      <w:pPr>
        <w:pStyle w:val="ListParagraph"/>
        <w:numPr>
          <w:ilvl w:val="0"/>
          <w:numId w:val="2"/>
        </w:numPr>
        <w:rPr>
          <w:rFonts w:eastAsia="Arial"/>
        </w:rPr>
      </w:pPr>
      <w:r w:rsidRPr="00D84374">
        <w:rPr>
          <w:rFonts w:eastAsia="Arial"/>
        </w:rPr>
        <w:t>A05 Data Mapping and Model Document</w:t>
      </w:r>
      <w:r w:rsidRPr="7E07A093" w:rsidR="619C0A88">
        <w:rPr>
          <w:rFonts w:eastAsia="Arial"/>
        </w:rPr>
        <w:t xml:space="preserve">: which </w:t>
      </w:r>
      <w:r>
        <w:rPr>
          <w:rFonts w:eastAsia="Arial"/>
        </w:rPr>
        <w:t>contains</w:t>
      </w:r>
      <w:r w:rsidRPr="7E07A093" w:rsidR="619C0A88">
        <w:rPr>
          <w:rFonts w:eastAsia="Arial"/>
        </w:rPr>
        <w:t xml:space="preserve"> </w:t>
      </w:r>
      <w:r>
        <w:t>high-level data flows of datasets flowing into and out of the Data Hub and how the data will be structured within the Data Hub</w:t>
      </w:r>
      <w:r w:rsidRPr="7E07A093" w:rsidR="619C0A88">
        <w:rPr>
          <w:rFonts w:eastAsia="Arial"/>
        </w:rPr>
        <w:t>.</w:t>
      </w:r>
    </w:p>
    <w:p w:rsidR="619C0A88" w:rsidP="001A399A" w:rsidRDefault="619C0A88" w14:paraId="7DD926B8" w14:textId="1E012A19">
      <w:pPr>
        <w:pStyle w:val="ListParagraph"/>
        <w:numPr>
          <w:ilvl w:val="0"/>
          <w:numId w:val="2"/>
        </w:numPr>
        <w:spacing w:after="160" w:line="259" w:lineRule="auto"/>
        <w:rPr>
          <w:rFonts w:eastAsia="Arial"/>
        </w:rPr>
      </w:pPr>
      <w:r w:rsidRPr="001A399A">
        <w:rPr>
          <w:rFonts w:eastAsia="Arial"/>
        </w:rPr>
        <w:t>D05 Solution Design Document: which will describe the technical solution design and architecture of the Data Hub.</w:t>
      </w:r>
    </w:p>
    <w:p w:rsidR="7E07A093" w:rsidRDefault="7E07A093" w14:paraId="78BC1E8F" w14:textId="62899AD3">
      <w:r>
        <w:br w:type="page"/>
      </w:r>
    </w:p>
    <w:p w:rsidRPr="009025F4" w:rsidR="000C64EB" w:rsidP="009025F4" w:rsidRDefault="1AFCFDDF" w14:paraId="33A9EED3" w14:textId="5DAA4315">
      <w:pPr>
        <w:pStyle w:val="Heading1"/>
      </w:pPr>
      <w:bookmarkStart w:name="_Toc115106382" w:id="34"/>
      <w:r w:rsidRPr="009025F4">
        <w:t xml:space="preserve">Data </w:t>
      </w:r>
      <w:r w:rsidR="00647C84">
        <w:t>Mapping</w:t>
      </w:r>
      <w:bookmarkEnd w:id="34"/>
    </w:p>
    <w:p w:rsidR="00CF7D57" w:rsidRDefault="00CF7D57" w14:paraId="218B9C42" w14:textId="77777777">
      <w:pPr>
        <w:spacing w:after="160" w:line="259" w:lineRule="auto"/>
      </w:pPr>
    </w:p>
    <w:p w:rsidR="00C177CF" w:rsidP="00FD5BE4" w:rsidRDefault="00777052" w14:paraId="42D3D480" w14:textId="0C403F96">
      <w:pPr>
        <w:pStyle w:val="Heading2"/>
        <w:ind w:left="709"/>
      </w:pPr>
      <w:bookmarkStart w:name="_Toc115106383" w:id="35"/>
      <w:r>
        <w:t>Datasets</w:t>
      </w:r>
      <w:r w:rsidR="00C177CF">
        <w:t xml:space="preserve"> Overview</w:t>
      </w:r>
      <w:bookmarkEnd w:id="35"/>
    </w:p>
    <w:p w:rsidRPr="005928BD" w:rsidR="005928BD" w:rsidP="005928BD" w:rsidRDefault="005928BD" w14:paraId="757D7271" w14:textId="77777777">
      <w:pPr>
        <w:rPr>
          <w:lang w:val="en-GB" w:eastAsia="en-US"/>
        </w:rPr>
      </w:pPr>
    </w:p>
    <w:p w:rsidR="007321DF" w:rsidP="007321DF" w:rsidRDefault="00777052" w14:paraId="0F4D066E" w14:textId="186BABC3">
      <w:pPr>
        <w:spacing w:after="160" w:line="259" w:lineRule="auto"/>
        <w:ind w:left="360"/>
      </w:pPr>
      <w:r>
        <w:t xml:space="preserve">Below </w:t>
      </w:r>
      <w:r w:rsidR="00083109">
        <w:t>is</w:t>
      </w:r>
      <w:r>
        <w:t xml:space="preserve"> the </w:t>
      </w:r>
      <w:r w:rsidR="008D6F6F">
        <w:t>list of</w:t>
      </w:r>
      <w:r w:rsidR="007321DF">
        <w:t xml:space="preserve"> </w:t>
      </w:r>
      <w:r w:rsidR="00374575">
        <w:t>datasets part of Data Hub.</w:t>
      </w:r>
    </w:p>
    <w:p w:rsidR="009F7D52" w:rsidP="0031552D" w:rsidRDefault="004C6DF4" w14:paraId="171A677D" w14:textId="4B97977D">
      <w:pPr>
        <w:pStyle w:val="ListParagraph"/>
        <w:numPr>
          <w:ilvl w:val="0"/>
          <w:numId w:val="4"/>
        </w:numPr>
        <w:spacing w:after="160" w:line="259" w:lineRule="auto"/>
      </w:pPr>
      <w:r>
        <w:t>Sales Data</w:t>
      </w:r>
      <w:r w:rsidR="00914D4C">
        <w:t xml:space="preserve">  </w:t>
      </w:r>
    </w:p>
    <w:p w:rsidR="004C6DF4" w:rsidP="0031552D" w:rsidRDefault="004C6DF4" w14:paraId="59868061" w14:textId="6A7EEF1F">
      <w:pPr>
        <w:pStyle w:val="ListParagraph"/>
        <w:numPr>
          <w:ilvl w:val="0"/>
          <w:numId w:val="4"/>
        </w:numPr>
        <w:spacing w:after="160" w:line="259" w:lineRule="auto"/>
      </w:pPr>
      <w:r>
        <w:t>Master Data</w:t>
      </w:r>
      <w:r w:rsidR="00914D4C">
        <w:t xml:space="preserve">  </w:t>
      </w:r>
    </w:p>
    <w:p w:rsidR="004C6DF4" w:rsidP="0031552D" w:rsidRDefault="004C6DF4" w14:paraId="3A471C12" w14:textId="5C31E041">
      <w:pPr>
        <w:pStyle w:val="ListParagraph"/>
        <w:numPr>
          <w:ilvl w:val="0"/>
          <w:numId w:val="4"/>
        </w:numPr>
        <w:spacing w:after="160" w:line="259" w:lineRule="auto"/>
      </w:pPr>
      <w:r>
        <w:t>Reference Data</w:t>
      </w:r>
      <w:r w:rsidR="00914D4C">
        <w:t xml:space="preserve"> </w:t>
      </w:r>
    </w:p>
    <w:p w:rsidR="004C6DF4" w:rsidP="0031552D" w:rsidRDefault="004C6DF4" w14:paraId="6F6C9F69" w14:textId="6DC25CAC">
      <w:pPr>
        <w:pStyle w:val="ListParagraph"/>
        <w:numPr>
          <w:ilvl w:val="0"/>
          <w:numId w:val="4"/>
        </w:numPr>
        <w:spacing w:after="160" w:line="259" w:lineRule="auto"/>
      </w:pPr>
      <w:r>
        <w:t>Demand Driver Data</w:t>
      </w:r>
      <w:r w:rsidR="00914D4C">
        <w:t xml:space="preserve"> </w:t>
      </w:r>
    </w:p>
    <w:p w:rsidR="00F044D6" w:rsidP="0031552D" w:rsidRDefault="00D96CEA" w14:paraId="31CC3B36" w14:textId="3C44AE5A">
      <w:pPr>
        <w:pStyle w:val="ListParagraph"/>
        <w:numPr>
          <w:ilvl w:val="0"/>
          <w:numId w:val="4"/>
        </w:numPr>
        <w:spacing w:after="160" w:line="259" w:lineRule="auto"/>
      </w:pPr>
      <w:r>
        <w:t>Forecast Data</w:t>
      </w:r>
      <w:r w:rsidR="00914D4C">
        <w:t xml:space="preserve"> </w:t>
      </w:r>
      <w:bookmarkStart w:name="_Toc113462401" w:id="36"/>
      <w:bookmarkStart w:name="_Toc113530754" w:id="37"/>
      <w:bookmarkStart w:name="_Toc113618095" w:id="38"/>
      <w:bookmarkEnd w:id="36"/>
      <w:bookmarkEnd w:id="37"/>
      <w:bookmarkEnd w:id="38"/>
    </w:p>
    <w:p w:rsidR="009B20E8" w:rsidP="0031552D" w:rsidRDefault="009B20E8" w14:paraId="31E18125" w14:textId="37A103BB">
      <w:pPr>
        <w:pStyle w:val="ListParagraph"/>
        <w:numPr>
          <w:ilvl w:val="0"/>
          <w:numId w:val="4"/>
        </w:numPr>
        <w:spacing w:after="160" w:line="259" w:lineRule="auto"/>
      </w:pPr>
      <w:r>
        <w:t>Forecast Amended</w:t>
      </w:r>
    </w:p>
    <w:p w:rsidR="00F044D6" w:rsidP="00F044D6" w:rsidRDefault="00F044D6" w14:paraId="742131E5" w14:textId="77777777">
      <w:pPr>
        <w:pStyle w:val="ListParagraph"/>
        <w:spacing w:after="160" w:line="259" w:lineRule="auto"/>
      </w:pPr>
    </w:p>
    <w:p w:rsidR="00FC1B97" w:rsidP="00F044D6" w:rsidRDefault="009A2744" w14:paraId="694382C7" w14:textId="03086541">
      <w:pPr>
        <w:pStyle w:val="ListParagraph"/>
        <w:spacing w:after="160" w:line="259" w:lineRule="auto"/>
      </w:pPr>
      <w:r>
        <w:t>Below is the link to the mapping document that provides the list of attributes and the rules to transform data from data sources to the format defined by Noodle.</w:t>
      </w:r>
    </w:p>
    <w:p w:rsidRPr="009C2B61" w:rsidR="009A2744" w:rsidP="009A2744" w:rsidRDefault="0033262C" w14:paraId="383E4721" w14:textId="03BE142D">
      <w:pPr>
        <w:rPr>
          <w:b/>
          <w:bCs/>
          <w:lang w:val="en-GB" w:eastAsia="en-US"/>
        </w:rPr>
      </w:pPr>
      <w:r>
        <w:rPr>
          <w:lang w:val="en-GB" w:eastAsia="en-US"/>
        </w:rPr>
        <w:tab/>
      </w:r>
      <w:hyperlink w:history="1" r:id="rId15">
        <w:r w:rsidRPr="24837E4F" w:rsidR="6840EFFF">
          <w:rPr>
            <w:rStyle w:val="Hyperlink"/>
            <w:b/>
            <w:bCs/>
            <w:lang w:val="en-GB" w:eastAsia="en-US"/>
          </w:rPr>
          <w:t>A02 Data Requirement and mapping</w:t>
        </w:r>
      </w:hyperlink>
    </w:p>
    <w:p w:rsidR="534CBFB0" w:rsidP="534CBFB0" w:rsidRDefault="534CBFB0" w14:paraId="12EBB498" w14:textId="18F79A8C">
      <w:pPr>
        <w:rPr>
          <w:b/>
          <w:bCs/>
          <w:lang w:val="en-GB" w:eastAsia="en-US"/>
        </w:rPr>
      </w:pPr>
    </w:p>
    <w:p w:rsidR="380D7F33" w:rsidP="534CBFB0" w:rsidRDefault="380D7F33" w14:paraId="4EC994C3" w14:textId="7C6EBA9C">
      <w:pPr>
        <w:rPr>
          <w:lang w:val="en-GB" w:eastAsia="en-US"/>
        </w:rPr>
      </w:pPr>
      <w:r w:rsidRPr="534CBFB0">
        <w:rPr>
          <w:lang w:val="en-GB" w:eastAsia="en-US"/>
        </w:rPr>
        <w:t>V2.</w:t>
      </w:r>
      <w:r w:rsidRPr="534CBFB0" w:rsidR="4B164C9A">
        <w:rPr>
          <w:lang w:val="en-GB" w:eastAsia="en-US"/>
        </w:rPr>
        <w:t>8</w:t>
      </w:r>
      <w:r w:rsidRPr="534CBFB0">
        <w:rPr>
          <w:lang w:val="en-GB" w:eastAsia="en-US"/>
        </w:rPr>
        <w:t xml:space="preserve"> Start:</w:t>
      </w:r>
    </w:p>
    <w:p w:rsidR="534CBFB0" w:rsidP="534CBFB0" w:rsidRDefault="534CBFB0" w14:paraId="2450B867" w14:textId="42534326">
      <w:pPr>
        <w:rPr>
          <w:lang w:val="en-GB" w:eastAsia="en-US"/>
        </w:rPr>
      </w:pPr>
    </w:p>
    <w:p w:rsidR="380D7F33" w:rsidP="534CBFB0" w:rsidRDefault="380D7F33" w14:paraId="1F5E74ED" w14:textId="3435CB07">
      <w:pPr>
        <w:rPr>
          <w:lang w:val="en-GB" w:eastAsia="en-US"/>
        </w:rPr>
      </w:pPr>
      <w:r w:rsidRPr="534CBFB0">
        <w:rPr>
          <w:lang w:val="en-GB" w:eastAsia="en-US"/>
        </w:rPr>
        <w:t>All datasets</w:t>
      </w:r>
      <w:r w:rsidRPr="534CBFB0" w:rsidR="4ACEC81C">
        <w:rPr>
          <w:lang w:val="en-GB" w:eastAsia="en-US"/>
        </w:rPr>
        <w:t xml:space="preserve"> – Sales, Master &amp; Demand Drivers</w:t>
      </w:r>
      <w:r w:rsidRPr="534CBFB0">
        <w:rPr>
          <w:lang w:val="en-GB" w:eastAsia="en-US"/>
        </w:rPr>
        <w:t xml:space="preserve"> with Product Group value </w:t>
      </w:r>
      <w:r w:rsidRPr="534CBFB0" w:rsidR="0C3BAD1F">
        <w:rPr>
          <w:lang w:val="en-GB" w:eastAsia="en-US"/>
        </w:rPr>
        <w:t xml:space="preserve">that doesn’t match Sell In category, product group column </w:t>
      </w:r>
      <w:r w:rsidRPr="534CBFB0">
        <w:rPr>
          <w:lang w:val="en-GB" w:eastAsia="en-US"/>
        </w:rPr>
        <w:t xml:space="preserve">would be updated with </w:t>
      </w:r>
      <w:r w:rsidRPr="534CBFB0" w:rsidR="006C5B0F">
        <w:rPr>
          <w:lang w:val="en-GB" w:eastAsia="en-US"/>
        </w:rPr>
        <w:t>c</w:t>
      </w:r>
      <w:r w:rsidRPr="534CBFB0">
        <w:rPr>
          <w:lang w:val="en-GB" w:eastAsia="en-US"/>
        </w:rPr>
        <w:t>ategory value</w:t>
      </w:r>
      <w:r w:rsidRPr="534CBFB0" w:rsidR="7435F2C6">
        <w:rPr>
          <w:lang w:val="en-GB" w:eastAsia="en-US"/>
        </w:rPr>
        <w:t xml:space="preserve"> from </w:t>
      </w:r>
      <w:r w:rsidRPr="534CBFB0" w:rsidR="2B413AAA">
        <w:rPr>
          <w:lang w:val="en-GB" w:eastAsia="en-US"/>
        </w:rPr>
        <w:t>c</w:t>
      </w:r>
      <w:r w:rsidRPr="534CBFB0" w:rsidR="7435F2C6">
        <w:rPr>
          <w:lang w:val="en-GB" w:eastAsia="en-US"/>
        </w:rPr>
        <w:t xml:space="preserve">ategories vs </w:t>
      </w:r>
      <w:r w:rsidRPr="534CBFB0" w:rsidR="2E1030DB">
        <w:rPr>
          <w:lang w:val="en-GB" w:eastAsia="en-US"/>
        </w:rPr>
        <w:t>p</w:t>
      </w:r>
      <w:r w:rsidRPr="534CBFB0" w:rsidR="7435F2C6">
        <w:rPr>
          <w:lang w:val="en-GB" w:eastAsia="en-US"/>
        </w:rPr>
        <w:t xml:space="preserve">roduct </w:t>
      </w:r>
      <w:r w:rsidRPr="534CBFB0" w:rsidR="59BA272F">
        <w:rPr>
          <w:lang w:val="en-GB" w:eastAsia="en-US"/>
        </w:rPr>
        <w:t>g</w:t>
      </w:r>
      <w:r w:rsidRPr="534CBFB0" w:rsidR="7435F2C6">
        <w:rPr>
          <w:lang w:val="en-GB" w:eastAsia="en-US"/>
        </w:rPr>
        <w:t>roup mapping</w:t>
      </w:r>
      <w:r w:rsidRPr="534CBFB0">
        <w:rPr>
          <w:lang w:val="en-GB" w:eastAsia="en-US"/>
        </w:rPr>
        <w:t xml:space="preserve">. This is done to ensure all the datasets are using consistent </w:t>
      </w:r>
      <w:r w:rsidRPr="534CBFB0" w:rsidR="66EC4D4F">
        <w:rPr>
          <w:lang w:val="en-GB" w:eastAsia="en-US"/>
        </w:rPr>
        <w:t>values</w:t>
      </w:r>
      <w:r w:rsidRPr="534CBFB0" w:rsidR="674BB15F">
        <w:rPr>
          <w:lang w:val="en-GB" w:eastAsia="en-US"/>
        </w:rPr>
        <w:t xml:space="preserve"> for category</w:t>
      </w:r>
      <w:r w:rsidRPr="534CBFB0" w:rsidR="66EC4D4F">
        <w:rPr>
          <w:lang w:val="en-GB" w:eastAsia="en-US"/>
        </w:rPr>
        <w:t>.</w:t>
      </w:r>
      <w:r w:rsidRPr="534CBFB0" w:rsidR="703CF3F3">
        <w:rPr>
          <w:lang w:val="en-GB" w:eastAsia="en-US"/>
        </w:rPr>
        <w:t xml:space="preserve"> </w:t>
      </w:r>
    </w:p>
    <w:p w:rsidR="534CBFB0" w:rsidP="534CBFB0" w:rsidRDefault="534CBFB0" w14:paraId="29CFCE08" w14:textId="32084970">
      <w:pPr>
        <w:rPr>
          <w:lang w:val="en-GB" w:eastAsia="en-US"/>
        </w:rPr>
      </w:pPr>
    </w:p>
    <w:p w:rsidR="380D7F33" w:rsidP="534CBFB0" w:rsidRDefault="380D7F33" w14:paraId="05B5BDAA" w14:textId="7617B924">
      <w:pPr>
        <w:rPr>
          <w:lang w:val="en-GB" w:eastAsia="en-US"/>
        </w:rPr>
      </w:pPr>
      <w:r w:rsidRPr="534CBFB0">
        <w:rPr>
          <w:lang w:val="en-GB" w:eastAsia="en-US"/>
        </w:rPr>
        <w:t>V2.</w:t>
      </w:r>
      <w:r w:rsidRPr="534CBFB0" w:rsidR="31E344C4">
        <w:rPr>
          <w:lang w:val="en-GB" w:eastAsia="en-US"/>
        </w:rPr>
        <w:t>8</w:t>
      </w:r>
      <w:r w:rsidRPr="534CBFB0">
        <w:rPr>
          <w:lang w:val="en-GB" w:eastAsia="en-US"/>
        </w:rPr>
        <w:t xml:space="preserve"> End</w:t>
      </w:r>
    </w:p>
    <w:p w:rsidRPr="009A2744" w:rsidR="009A2744" w:rsidP="009A2744" w:rsidRDefault="009A2744" w14:paraId="322A0846" w14:textId="77777777">
      <w:pPr>
        <w:rPr>
          <w:lang w:val="en-GB" w:eastAsia="en-US"/>
        </w:rPr>
      </w:pPr>
    </w:p>
    <w:p w:rsidR="003264F3" w:rsidP="00FD5BE4" w:rsidRDefault="11AF634B" w14:paraId="1A12D3BB" w14:textId="18B1CC39">
      <w:pPr>
        <w:pStyle w:val="Heading2"/>
        <w:ind w:left="709"/>
      </w:pPr>
      <w:bookmarkStart w:name="_Toc115106384" w:id="39"/>
      <w:r>
        <w:t>Sales Data</w:t>
      </w:r>
      <w:bookmarkEnd w:id="39"/>
    </w:p>
    <w:p w:rsidRPr="005928BD" w:rsidR="005928BD" w:rsidP="005928BD" w:rsidRDefault="005928BD" w14:paraId="4D7E2DF3" w14:textId="77777777">
      <w:pPr>
        <w:rPr>
          <w:lang w:val="en-GB" w:eastAsia="en-US"/>
        </w:rPr>
      </w:pPr>
    </w:p>
    <w:p w:rsidR="00DA55CF" w:rsidP="005928BD" w:rsidRDefault="00E7325B" w14:paraId="0CA7A2B4" w14:textId="2B9F4ACC">
      <w:pPr>
        <w:ind w:left="360"/>
      </w:pPr>
      <w:r>
        <w:t xml:space="preserve">Below </w:t>
      </w:r>
      <w:r w:rsidR="00083109">
        <w:t>is</w:t>
      </w:r>
      <w:r>
        <w:t xml:space="preserve"> the </w:t>
      </w:r>
      <w:r w:rsidR="00663671">
        <w:t xml:space="preserve">list of </w:t>
      </w:r>
      <w:r>
        <w:t>datasets part of Sales data.</w:t>
      </w:r>
    </w:p>
    <w:p w:rsidR="00021B4A" w:rsidP="005928BD" w:rsidRDefault="00021B4A" w14:paraId="190541E3" w14:textId="77777777">
      <w:pPr>
        <w:ind w:left="360"/>
      </w:pPr>
    </w:p>
    <w:p w:rsidR="00D52504" w:rsidP="0031552D" w:rsidRDefault="00DA55CF" w14:paraId="1CB0017A" w14:textId="77777777">
      <w:pPr>
        <w:pStyle w:val="ListParagraph"/>
        <w:numPr>
          <w:ilvl w:val="0"/>
          <w:numId w:val="5"/>
        </w:numPr>
      </w:pPr>
      <w:r>
        <w:t>Sell-In</w:t>
      </w:r>
      <w:r w:rsidR="006F5162">
        <w:t xml:space="preserve"> dataset: </w:t>
      </w:r>
      <w:r w:rsidR="00F65747">
        <w:t>Historic sales data and orders data as a base of the demand forecast</w:t>
      </w:r>
      <w:r w:rsidR="00C401AF">
        <w:t>. Data for all the markets available in APO would be sourced from APO.</w:t>
      </w:r>
      <w:r w:rsidR="00670947">
        <w:t xml:space="preserve"> </w:t>
      </w:r>
      <w:r w:rsidR="007668A2">
        <w:t>Within APO, shipment data would be provided to noodle to generate forecast.</w:t>
      </w:r>
      <w:r w:rsidR="0888FC83">
        <w:t xml:space="preserve"> The Sell-In data for Algeria would be sourced from HIVE in addition to the APO data.</w:t>
      </w:r>
      <w:r w:rsidR="54FA7A44">
        <w:t xml:space="preserve"> </w:t>
      </w:r>
    </w:p>
    <w:p w:rsidR="00D52504" w:rsidP="00D52504" w:rsidRDefault="00D52504" w14:paraId="6CE1BAC8" w14:textId="77777777">
      <w:pPr>
        <w:pStyle w:val="ListParagraph"/>
      </w:pPr>
    </w:p>
    <w:p w:rsidR="00D52504" w:rsidP="00D52504" w:rsidRDefault="4E84440C" w14:paraId="2251EDC6" w14:textId="39C37AB0">
      <w:pPr>
        <w:pStyle w:val="ListParagraph"/>
      </w:pPr>
      <w:r>
        <w:t>V2</w:t>
      </w:r>
      <w:r w:rsidR="4864B72F">
        <w:t>.</w:t>
      </w:r>
      <w:r w:rsidR="3FEEB19D">
        <w:t>3</w:t>
      </w:r>
      <w:r>
        <w:t xml:space="preserve"> </w:t>
      </w:r>
      <w:r w:rsidR="64D3856B">
        <w:t>Start:</w:t>
      </w:r>
      <w:r>
        <w:t xml:space="preserve"> </w:t>
      </w:r>
    </w:p>
    <w:p w:rsidR="009E7C31" w:rsidP="00D52504" w:rsidRDefault="009E7C31" w14:paraId="36C188EC" w14:textId="77777777">
      <w:pPr>
        <w:pStyle w:val="ListParagraph"/>
      </w:pPr>
    </w:p>
    <w:p w:rsidR="00D52504" w:rsidP="6D3B8CD5" w:rsidRDefault="162B5E79" w14:paraId="0C60227A" w14:textId="49DE34DD">
      <w:pPr>
        <w:pStyle w:val="ListParagraph"/>
      </w:pPr>
      <w:r>
        <w:t xml:space="preserve">Sell In data for </w:t>
      </w:r>
      <w:r w:rsidR="14994576">
        <w:t xml:space="preserve">France &amp; Spain </w:t>
      </w:r>
      <w:r>
        <w:t>will come from HIVE</w:t>
      </w:r>
      <w:r w:rsidR="757DD111">
        <w:t>.</w:t>
      </w:r>
      <w:r w:rsidR="4E84440C">
        <w:t xml:space="preserve"> </w:t>
      </w:r>
      <w:r w:rsidR="2ECE7F89">
        <w:t>The Sell</w:t>
      </w:r>
      <w:r w:rsidR="5216647E">
        <w:t xml:space="preserve"> In forecast to be disaggregated to RSKU level as well (but not sent to APO)</w:t>
      </w:r>
      <w:r w:rsidR="565A7084">
        <w:t>.</w:t>
      </w:r>
    </w:p>
    <w:p w:rsidR="00D52504" w:rsidP="00D52504" w:rsidRDefault="00D52504" w14:paraId="6D55320E" w14:textId="5D946D62">
      <w:pPr>
        <w:pStyle w:val="ListParagraph"/>
      </w:pPr>
    </w:p>
    <w:p w:rsidR="009E7C31" w:rsidP="00D52504" w:rsidRDefault="009E7C31" w14:paraId="7A815D3B" w14:textId="77777777">
      <w:pPr>
        <w:pStyle w:val="ListParagraph"/>
      </w:pPr>
    </w:p>
    <w:p w:rsidR="005E0F7B" w:rsidP="00D52504" w:rsidRDefault="4E84440C" w14:paraId="0FB91950" w14:textId="1866E944">
      <w:pPr>
        <w:pStyle w:val="ListParagraph"/>
      </w:pPr>
      <w:r>
        <w:t>V</w:t>
      </w:r>
      <w:r w:rsidR="4864B72F">
        <w:t>2.</w:t>
      </w:r>
      <w:r w:rsidR="4AE79692">
        <w:t>3</w:t>
      </w:r>
      <w:r>
        <w:t xml:space="preserve"> End</w:t>
      </w:r>
    </w:p>
    <w:p w:rsidR="00E45097" w:rsidP="00E45097" w:rsidRDefault="270A7B9C" w14:paraId="75D20829" w14:textId="28E5101A">
      <w:pPr>
        <w:pStyle w:val="ListParagraph"/>
      </w:pPr>
      <w:r>
        <w:t>V2.17 Start:</w:t>
      </w:r>
    </w:p>
    <w:p w:rsidR="197ADCC4" w:rsidP="197ADCC4" w:rsidRDefault="197ADCC4" w14:paraId="27FD2246" w14:textId="57FB78DA">
      <w:pPr>
        <w:pStyle w:val="ListParagraph"/>
      </w:pPr>
    </w:p>
    <w:p w:rsidR="270A7B9C" w:rsidP="197ADCC4" w:rsidRDefault="270A7B9C" w14:paraId="5FA3FD3D" w14:textId="4A2CB318">
      <w:pPr>
        <w:pStyle w:val="ListParagraph"/>
      </w:pPr>
      <w:r>
        <w:t xml:space="preserve">For historic Sell-In data through </w:t>
      </w:r>
      <w:r w:rsidR="0D41A4A3">
        <w:t>S</w:t>
      </w:r>
      <w:r>
        <w:t>FTP server, duplicates should be included. For the transactional sell-In data, duplicates must be removed.</w:t>
      </w:r>
    </w:p>
    <w:p w:rsidR="197ADCC4" w:rsidP="197ADCC4" w:rsidRDefault="197ADCC4" w14:paraId="6D76FE19" w14:textId="688149E4">
      <w:pPr>
        <w:pStyle w:val="ListParagraph"/>
      </w:pPr>
    </w:p>
    <w:p w:rsidR="270A7B9C" w:rsidP="197ADCC4" w:rsidRDefault="270A7B9C" w14:paraId="5082D1B5" w14:textId="3DEEF57D">
      <w:pPr>
        <w:pStyle w:val="ListParagraph"/>
      </w:pPr>
      <w:r>
        <w:t>V2.17 End</w:t>
      </w:r>
    </w:p>
    <w:p w:rsidR="197ADCC4" w:rsidP="197ADCC4" w:rsidRDefault="197ADCC4" w14:paraId="3761B3CD" w14:textId="02DB315F">
      <w:pPr>
        <w:pStyle w:val="ListParagraph"/>
      </w:pPr>
    </w:p>
    <w:p w:rsidR="197ADCC4" w:rsidP="197ADCC4" w:rsidRDefault="197ADCC4" w14:paraId="2A6C8B8B" w14:textId="24E4349A">
      <w:pPr>
        <w:pStyle w:val="ListParagraph"/>
      </w:pPr>
    </w:p>
    <w:p w:rsidR="00E45097" w:rsidP="0031552D" w:rsidRDefault="00DA55CF" w14:paraId="4EC149E2" w14:textId="562511E6">
      <w:pPr>
        <w:pStyle w:val="ListParagraph"/>
        <w:numPr>
          <w:ilvl w:val="0"/>
          <w:numId w:val="5"/>
        </w:numPr>
      </w:pPr>
      <w:r>
        <w:t>Sell-Out</w:t>
      </w:r>
      <w:r w:rsidR="0025345A">
        <w:t xml:space="preserve"> (Scan)</w:t>
      </w:r>
      <w:r w:rsidR="00342F15">
        <w:t xml:space="preserve"> </w:t>
      </w:r>
      <w:r w:rsidR="006F5162">
        <w:t xml:space="preserve">dataset: </w:t>
      </w:r>
      <w:r w:rsidR="0025345A">
        <w:t>Historic sales data</w:t>
      </w:r>
      <w:r w:rsidR="00031C20">
        <w:t xml:space="preserve"> available as Report on Trade/ scan data. Report on Trade data is available for UK &amp; Ireland. Channel data </w:t>
      </w:r>
      <w:r w:rsidR="007F624E">
        <w:t>is</w:t>
      </w:r>
      <w:r w:rsidR="0025345A">
        <w:t xml:space="preserve"> available for UK</w:t>
      </w:r>
      <w:r w:rsidR="00031C20">
        <w:t xml:space="preserve"> &amp;</w:t>
      </w:r>
      <w:r w:rsidR="0025345A">
        <w:t xml:space="preserve"> Australia</w:t>
      </w:r>
      <w:r w:rsidR="00622EBA">
        <w:t>.</w:t>
      </w:r>
    </w:p>
    <w:p w:rsidR="57B31724" w:rsidP="57B31724" w:rsidRDefault="57B31724" w14:paraId="1D5BB3F1" w14:textId="22B2F734"/>
    <w:p w:rsidR="426AAE71" w:rsidP="57B31724" w:rsidRDefault="426AAE71" w14:paraId="68DE3F2D" w14:textId="57ADB545">
      <w:r w:rsidRPr="57B31724">
        <w:t xml:space="preserve">Below would be the </w:t>
      </w:r>
      <w:r w:rsidRPr="57B31724" w:rsidR="718C313D">
        <w:t xml:space="preserve">granularity </w:t>
      </w:r>
      <w:r w:rsidRPr="57B31724">
        <w:t>of datasets:</w:t>
      </w:r>
    </w:p>
    <w:p w:rsidR="426AAE71" w:rsidP="57B31724" w:rsidRDefault="426AAE71" w14:paraId="69ED6368" w14:textId="3C010D3C"/>
    <w:p w:rsidR="426AAE71" w:rsidP="2CD18BD2" w:rsidRDefault="426AAE71" w14:paraId="247BA171" w14:textId="4D8C4BDE">
      <w:pPr>
        <w:pStyle w:val="ListParagraph"/>
        <w:numPr>
          <w:ilvl w:val="1"/>
          <w:numId w:val="22"/>
        </w:numPr>
        <w:rPr>
          <w:strike/>
        </w:rPr>
      </w:pPr>
      <w:commentRangeStart w:id="40"/>
      <w:r w:rsidRPr="2CD18BD2">
        <w:rPr>
          <w:strike/>
        </w:rPr>
        <w:t>UK &amp; Ireland Report on Trade – Monthly</w:t>
      </w:r>
    </w:p>
    <w:p w:rsidR="426AAE71" w:rsidP="2CD18BD2" w:rsidRDefault="426AAE71" w14:paraId="726C6360" w14:textId="2B0A4FDB">
      <w:pPr>
        <w:pStyle w:val="ListParagraph"/>
        <w:numPr>
          <w:ilvl w:val="1"/>
          <w:numId w:val="22"/>
        </w:numPr>
        <w:rPr>
          <w:strike/>
        </w:rPr>
      </w:pPr>
      <w:r w:rsidRPr="2CD18BD2">
        <w:rPr>
          <w:strike/>
        </w:rPr>
        <w:t>UK Channels data - Monthly</w:t>
      </w:r>
    </w:p>
    <w:p w:rsidR="426AAE71" w:rsidP="2CD18BD2" w:rsidRDefault="426AAE71" w14:paraId="1D322841" w14:textId="42FE7666">
      <w:pPr>
        <w:pStyle w:val="ListParagraph"/>
        <w:numPr>
          <w:ilvl w:val="1"/>
          <w:numId w:val="22"/>
        </w:numPr>
        <w:rPr>
          <w:strike/>
        </w:rPr>
      </w:pPr>
      <w:r w:rsidRPr="39CE77EC">
        <w:rPr>
          <w:strike/>
        </w:rPr>
        <w:t>Australia &amp; New Zealand – Weekly (Noodle would split as required to daily/weekly/monthly)</w:t>
      </w:r>
      <w:commentRangeEnd w:id="40"/>
      <w:r>
        <w:rPr>
          <w:rStyle w:val="CommentReference"/>
        </w:rPr>
        <w:commentReference w:id="40"/>
      </w:r>
    </w:p>
    <w:p w:rsidR="00E45097" w:rsidP="00E45097" w:rsidRDefault="00E45097" w14:paraId="683C3991" w14:textId="77777777">
      <w:pPr>
        <w:pStyle w:val="ListParagraph"/>
      </w:pPr>
    </w:p>
    <w:p w:rsidR="4DB8F8EA" w:rsidP="2CD18BD2" w:rsidRDefault="4DB8F8EA" w14:paraId="31E482ED" w14:textId="1720799D">
      <w:pPr>
        <w:pStyle w:val="ListParagraph"/>
      </w:pPr>
      <w:r>
        <w:t>V2.15 Start:</w:t>
      </w:r>
    </w:p>
    <w:p w:rsidR="2CD18BD2" w:rsidP="2CD18BD2" w:rsidRDefault="2CD18BD2" w14:paraId="752B080F" w14:textId="52D2AB70">
      <w:pPr>
        <w:pStyle w:val="ListParagraph"/>
      </w:pPr>
    </w:p>
    <w:p w:rsidR="4DB8F8EA" w:rsidP="2CD18BD2" w:rsidRDefault="4DB8F8EA" w14:paraId="2AB2E4C9" w14:textId="589F2E4F">
      <w:pPr>
        <w:pStyle w:val="ListParagraph"/>
        <w:numPr>
          <w:ilvl w:val="1"/>
          <w:numId w:val="21"/>
        </w:numPr>
      </w:pPr>
      <w:r>
        <w:t>UK ROT - both forecast and pricing drivers (Monthly)</w:t>
      </w:r>
    </w:p>
    <w:p w:rsidR="4DB8F8EA" w:rsidP="2CD18BD2" w:rsidRDefault="4DB8F8EA" w14:paraId="4A674C2C" w14:textId="468EEB0B">
      <w:pPr>
        <w:pStyle w:val="ListParagraph"/>
        <w:numPr>
          <w:ilvl w:val="1"/>
          <w:numId w:val="21"/>
        </w:numPr>
      </w:pPr>
      <w:r>
        <w:t>Ireland ROT - both forecast and pricing drivers (Monthly)</w:t>
      </w:r>
    </w:p>
    <w:p w:rsidR="4DB8F8EA" w:rsidP="2CD18BD2" w:rsidRDefault="4DB8F8EA" w14:paraId="0AAA1C66" w14:textId="507A81E8">
      <w:pPr>
        <w:pStyle w:val="ListParagraph"/>
        <w:numPr>
          <w:ilvl w:val="1"/>
          <w:numId w:val="21"/>
        </w:numPr>
      </w:pPr>
      <w:r>
        <w:t>UK channels - only forecast (Monthly)</w:t>
      </w:r>
    </w:p>
    <w:p w:rsidR="4DB8F8EA" w:rsidP="2CD18BD2" w:rsidRDefault="4DB8F8EA" w14:paraId="6292C69C" w14:textId="5AA7909C">
      <w:pPr>
        <w:pStyle w:val="ListParagraph"/>
        <w:numPr>
          <w:ilvl w:val="1"/>
          <w:numId w:val="21"/>
        </w:numPr>
      </w:pPr>
      <w:r>
        <w:t>Australia National - only pricing drivers (weekly)</w:t>
      </w:r>
    </w:p>
    <w:p w:rsidR="4DB8F8EA" w:rsidP="2CD18BD2" w:rsidRDefault="4DB8F8EA" w14:paraId="6AB1CBA1" w14:textId="770EE203">
      <w:pPr>
        <w:pStyle w:val="ListParagraph"/>
        <w:numPr>
          <w:ilvl w:val="1"/>
          <w:numId w:val="21"/>
        </w:numPr>
      </w:pPr>
      <w:r>
        <w:t>New Zealand National - Both forecast &amp; pricing drivers (weekly)</w:t>
      </w:r>
    </w:p>
    <w:p w:rsidR="4DB8F8EA" w:rsidP="2CD18BD2" w:rsidRDefault="4DB8F8EA" w14:paraId="64CEF052" w14:textId="50739872">
      <w:pPr>
        <w:pStyle w:val="ListParagraph"/>
        <w:numPr>
          <w:ilvl w:val="1"/>
          <w:numId w:val="21"/>
        </w:numPr>
      </w:pPr>
      <w:r>
        <w:t>Australia channels - only forecast (weekly)</w:t>
      </w:r>
    </w:p>
    <w:p w:rsidR="2CD18BD2" w:rsidP="2CD18BD2" w:rsidRDefault="2CD18BD2" w14:paraId="50133F2B" w14:textId="4F4880D8">
      <w:pPr>
        <w:pStyle w:val="ListParagraph"/>
      </w:pPr>
    </w:p>
    <w:p w:rsidR="4DB8F8EA" w:rsidP="2CD18BD2" w:rsidRDefault="4DB8F8EA" w14:paraId="6B7F5FD7" w14:textId="16BED721">
      <w:pPr>
        <w:pStyle w:val="ListParagraph"/>
      </w:pPr>
      <w:r>
        <w:t>V2.15 End</w:t>
      </w:r>
    </w:p>
    <w:p w:rsidR="00DA55CF" w:rsidP="00E45097" w:rsidRDefault="00031C20" w14:paraId="3405F002" w14:textId="158FF546">
      <w:pPr>
        <w:pStyle w:val="ListParagraph"/>
      </w:pPr>
      <w:r>
        <w:t xml:space="preserve"> </w:t>
      </w:r>
    </w:p>
    <w:p w:rsidR="009E7C31" w:rsidP="0031552D" w:rsidRDefault="00DA55CF" w14:paraId="0A630675" w14:textId="77777777">
      <w:pPr>
        <w:pStyle w:val="ListParagraph"/>
        <w:numPr>
          <w:ilvl w:val="0"/>
          <w:numId w:val="5"/>
        </w:numPr>
      </w:pPr>
      <w:r>
        <w:t>Sell-Through</w:t>
      </w:r>
      <w:r w:rsidR="00342F15">
        <w:t xml:space="preserve"> </w:t>
      </w:r>
      <w:r w:rsidR="006F5162">
        <w:t xml:space="preserve">dataset: </w:t>
      </w:r>
      <w:r w:rsidRPr="00C3224E" w:rsidR="00C3224E">
        <w:t>Historic sales data</w:t>
      </w:r>
      <w:r w:rsidR="00C3224E">
        <w:t xml:space="preserve"> provided by local markets</w:t>
      </w:r>
      <w:r w:rsidRPr="1F3510B4" w:rsidR="008E29A3">
        <w:rPr>
          <w:strike/>
        </w:rPr>
        <w:t>,</w:t>
      </w:r>
      <w:r w:rsidR="008E29A3">
        <w:t xml:space="preserve"> </w:t>
      </w:r>
      <w:r w:rsidRPr="1F3510B4" w:rsidR="008E29A3">
        <w:rPr>
          <w:strike/>
        </w:rPr>
        <w:t>except for France which is available in Hive</w:t>
      </w:r>
      <w:r w:rsidR="008E29A3">
        <w:t>.</w:t>
      </w:r>
      <w:r w:rsidR="5BB4B2A7">
        <w:t xml:space="preserve"> </w:t>
      </w:r>
    </w:p>
    <w:p w:rsidR="009E7C31" w:rsidP="009E7C31" w:rsidRDefault="009E7C31" w14:paraId="1C7CF18E" w14:textId="77777777">
      <w:pPr>
        <w:pStyle w:val="ListParagraph"/>
      </w:pPr>
    </w:p>
    <w:p w:rsidR="009E7C31" w:rsidP="009E7C31" w:rsidRDefault="303F159C" w14:paraId="6E904507" w14:textId="2300D70A">
      <w:pPr>
        <w:pStyle w:val="ListParagraph"/>
      </w:pPr>
      <w:r>
        <w:t>V2</w:t>
      </w:r>
      <w:r w:rsidR="4864B72F">
        <w:t>.</w:t>
      </w:r>
      <w:r w:rsidR="5BB0197D">
        <w:t>6</w:t>
      </w:r>
      <w:r>
        <w:t xml:space="preserve"> </w:t>
      </w:r>
      <w:r w:rsidR="7AEDC0A9">
        <w:t>Start:</w:t>
      </w:r>
      <w:r>
        <w:t xml:space="preserve"> </w:t>
      </w:r>
    </w:p>
    <w:p w:rsidR="009E7C31" w:rsidP="009E7C31" w:rsidRDefault="009E7C31" w14:paraId="1D0635B1" w14:textId="77777777">
      <w:pPr>
        <w:pStyle w:val="ListParagraph"/>
      </w:pPr>
    </w:p>
    <w:p w:rsidR="009E7C31" w:rsidP="6D3B8CD5" w:rsidRDefault="303F159C" w14:paraId="2B84B6B9" w14:textId="7CB9A5BE">
      <w:pPr>
        <w:pStyle w:val="ListParagraph"/>
      </w:pPr>
      <w:r>
        <w:t xml:space="preserve">Sell through for France and </w:t>
      </w:r>
      <w:r w:rsidR="7FE1FBC2">
        <w:t xml:space="preserve">Spain </w:t>
      </w:r>
      <w:r>
        <w:t xml:space="preserve">would be sourced from </w:t>
      </w:r>
      <w:r w:rsidR="0C23A653">
        <w:t>APO</w:t>
      </w:r>
      <w:r w:rsidR="50DD9EE0">
        <w:t>.</w:t>
      </w:r>
      <w:r>
        <w:t xml:space="preserve"> </w:t>
      </w:r>
      <w:r w:rsidR="6ACAE116">
        <w:t>The Sell through data</w:t>
      </w:r>
      <w:r w:rsidR="2A37920C">
        <w:t xml:space="preserve"> (For France &amp; Spain)</w:t>
      </w:r>
      <w:r w:rsidR="6ACAE116">
        <w:t xml:space="preserve"> would be processed as Sell-In for other markets.</w:t>
      </w:r>
      <w:r w:rsidR="2D49AB35">
        <w:t xml:space="preserve"> </w:t>
      </w:r>
      <w:r w:rsidR="3D2C8DBD">
        <w:t xml:space="preserve">The Noodle Sell Through forecast will have to be disaggregated and sent to APO in the same way as the Sell In forecast for other markets. </w:t>
      </w:r>
      <w:r w:rsidR="28EC1B47">
        <w:t>The Noodle forecast for France &amp; Spain Sell through will have confidence intervals similar to Sell-In for other markets.</w:t>
      </w:r>
    </w:p>
    <w:p w:rsidR="003E52B0" w:rsidP="009E7C31" w:rsidRDefault="303F159C" w14:paraId="21E60C6C" w14:textId="706117A3">
      <w:pPr>
        <w:pStyle w:val="ListParagraph"/>
      </w:pPr>
      <w:r>
        <w:t>V</w:t>
      </w:r>
      <w:r w:rsidR="4864B72F">
        <w:t>2.</w:t>
      </w:r>
      <w:r w:rsidR="5C541081">
        <w:t>6</w:t>
      </w:r>
      <w:r>
        <w:t xml:space="preserve"> End</w:t>
      </w:r>
    </w:p>
    <w:p w:rsidR="00E45097" w:rsidP="00E45097" w:rsidRDefault="65AF60CD" w14:paraId="60C036A7" w14:textId="6FF10B9A">
      <w:pPr>
        <w:pStyle w:val="ListParagraph"/>
      </w:pPr>
      <w:r>
        <w:t>V2.17 Start:</w:t>
      </w:r>
    </w:p>
    <w:p w:rsidR="65AF60CD" w:rsidP="197ADCC4" w:rsidRDefault="65AF60CD" w14:paraId="2D458FA2" w14:textId="01023AA9">
      <w:pPr>
        <w:pStyle w:val="ListParagraph"/>
      </w:pPr>
      <w:r>
        <w:t>For Sell through data (both Historical and transactional)</w:t>
      </w:r>
      <w:r w:rsidR="3A2155AD">
        <w:t xml:space="preserve"> through SFTP I.e., manual datasets, the</w:t>
      </w:r>
      <w:r>
        <w:t xml:space="preserve"> duplicate records must be included.</w:t>
      </w:r>
    </w:p>
    <w:p w:rsidR="197ADCC4" w:rsidP="197ADCC4" w:rsidRDefault="197ADCC4" w14:paraId="106F427C" w14:textId="0A4B9E3D">
      <w:pPr>
        <w:pStyle w:val="ListParagraph"/>
      </w:pPr>
    </w:p>
    <w:p w:rsidR="197ADCC4" w:rsidP="197ADCC4" w:rsidRDefault="197ADCC4" w14:paraId="0C8C4BCB" w14:textId="7196B0A5">
      <w:pPr>
        <w:pStyle w:val="ListParagraph"/>
      </w:pPr>
    </w:p>
    <w:p w:rsidR="65AF60CD" w:rsidP="197ADCC4" w:rsidRDefault="65AF60CD" w14:paraId="0F48F590" w14:textId="46CA2F99">
      <w:pPr>
        <w:pStyle w:val="ListParagraph"/>
      </w:pPr>
      <w:r>
        <w:t>V2.17 End</w:t>
      </w:r>
    </w:p>
    <w:p w:rsidR="197ADCC4" w:rsidP="197ADCC4" w:rsidRDefault="197ADCC4" w14:paraId="65921FC5" w14:textId="78DD5069">
      <w:pPr>
        <w:pStyle w:val="ListParagraph"/>
      </w:pPr>
    </w:p>
    <w:p w:rsidR="197ADCC4" w:rsidP="197ADCC4" w:rsidRDefault="197ADCC4" w14:paraId="09269EFF" w14:textId="45A81BDB">
      <w:pPr>
        <w:pStyle w:val="ListParagraph"/>
      </w:pPr>
    </w:p>
    <w:p w:rsidR="00E7325B" w:rsidP="0031552D" w:rsidRDefault="00E7325B" w14:paraId="57CB030D" w14:textId="48FD961C">
      <w:pPr>
        <w:pStyle w:val="ListParagraph"/>
        <w:numPr>
          <w:ilvl w:val="0"/>
          <w:numId w:val="5"/>
        </w:numPr>
      </w:pPr>
      <w:r>
        <w:t xml:space="preserve">Distributor’s </w:t>
      </w:r>
      <w:r w:rsidR="00F65747">
        <w:t>Stock:</w:t>
      </w:r>
      <w:r w:rsidR="00F13ED7">
        <w:t xml:space="preserve"> </w:t>
      </w:r>
      <w:r w:rsidR="00F51712">
        <w:t>The closing stock at end of month/week provided by local markets</w:t>
      </w:r>
      <w:r w:rsidR="008E29A3">
        <w:t>, except for France which is available in Hive.</w:t>
      </w:r>
    </w:p>
    <w:p w:rsidR="1A9438FC" w:rsidP="1A9438FC" w:rsidRDefault="1A9438FC" w14:paraId="54DDEE41" w14:textId="1D307B97">
      <w:pPr>
        <w:pStyle w:val="ListParagraph"/>
      </w:pPr>
    </w:p>
    <w:p w:rsidR="685CB143" w:rsidP="1A9438FC" w:rsidRDefault="685CB143" w14:paraId="11DA0618" w14:textId="6FF10B9A">
      <w:pPr>
        <w:pStyle w:val="ListParagraph"/>
      </w:pPr>
      <w:r>
        <w:t>V2.17 Start:</w:t>
      </w:r>
    </w:p>
    <w:p w:rsidR="685CB143" w:rsidP="1A9438FC" w:rsidRDefault="685CB143" w14:paraId="6641FCEA" w14:textId="1B33F736">
      <w:pPr>
        <w:pStyle w:val="ListParagraph"/>
      </w:pPr>
      <w:r>
        <w:t>For Distributor’s Stock (both Historical and transactional) through SFTP I.e., manual datasets, the duplicate records must be included.</w:t>
      </w:r>
    </w:p>
    <w:p w:rsidR="1A9438FC" w:rsidP="1A9438FC" w:rsidRDefault="1A9438FC" w14:paraId="52D82539" w14:textId="0A4B9E3D">
      <w:pPr>
        <w:pStyle w:val="ListParagraph"/>
      </w:pPr>
    </w:p>
    <w:p w:rsidR="1A9438FC" w:rsidP="1A9438FC" w:rsidRDefault="1A9438FC" w14:paraId="341BD546" w14:textId="7196B0A5">
      <w:pPr>
        <w:pStyle w:val="ListParagraph"/>
      </w:pPr>
    </w:p>
    <w:p w:rsidR="685CB143" w:rsidP="1A9438FC" w:rsidRDefault="685CB143" w14:paraId="66FDD253" w14:textId="4A00FEB3">
      <w:pPr>
        <w:ind w:firstLine="720"/>
      </w:pPr>
      <w:r>
        <w:t>V2.17 End</w:t>
      </w:r>
    </w:p>
    <w:p w:rsidR="00E45097" w:rsidP="00E45097" w:rsidRDefault="00E45097" w14:paraId="68E52680" w14:textId="77777777">
      <w:pPr>
        <w:pStyle w:val="ListParagraph"/>
      </w:pPr>
    </w:p>
    <w:p w:rsidR="006B1AA5" w:rsidP="00E45097" w:rsidRDefault="006B1AA5" w14:paraId="43477193" w14:textId="77777777">
      <w:pPr>
        <w:pStyle w:val="ListParagraph"/>
        <w:sectPr w:rsidR="006B1AA5">
          <w:headerReference w:type="default" r:id="rId16"/>
          <w:footerReference w:type="default" r:id="rId17"/>
          <w:pgSz w:w="11906" w:h="16838" w:orient="portrait"/>
          <w:pgMar w:top="1440" w:right="1440" w:bottom="1440" w:left="1440" w:header="708" w:footer="708" w:gutter="0"/>
          <w:cols w:space="708"/>
          <w:docGrid w:linePitch="360"/>
        </w:sectPr>
      </w:pPr>
    </w:p>
    <w:p w:rsidR="00E45097" w:rsidP="00E45097" w:rsidRDefault="00E45097" w14:paraId="43748A29" w14:textId="77777777">
      <w:pPr>
        <w:pStyle w:val="ListParagraph"/>
      </w:pPr>
    </w:p>
    <w:p w:rsidR="00D31EDD" w:rsidP="0031552D" w:rsidRDefault="00DA55CF" w14:paraId="73DADA51" w14:textId="61B37D38">
      <w:pPr>
        <w:pStyle w:val="ListParagraph"/>
        <w:numPr>
          <w:ilvl w:val="0"/>
          <w:numId w:val="5"/>
        </w:numPr>
      </w:pPr>
      <w:r>
        <w:t>Market Size</w:t>
      </w:r>
      <w:r w:rsidR="00342F15">
        <w:t xml:space="preserve"> </w:t>
      </w:r>
      <w:r w:rsidR="006F5162">
        <w:t xml:space="preserve">dataset: </w:t>
      </w:r>
      <w:r w:rsidR="00E423D4">
        <w:t>Historic market size volumes to produce forecast for MSS process (market size &amp; share)</w:t>
      </w:r>
    </w:p>
    <w:p w:rsidR="39C59F06" w:rsidP="39C59F06" w:rsidRDefault="39C59F06" w14:paraId="7C90CA92" w14:textId="0AAC179B"/>
    <w:p w:rsidR="7EABAD2A" w:rsidP="39C59F06" w:rsidRDefault="7EABAD2A" w14:paraId="40C2709C" w14:textId="784D1EA6">
      <w:r w:rsidRPr="68FA154C">
        <w:t>V2.2</w:t>
      </w:r>
      <w:r w:rsidRPr="68FA154C" w:rsidR="181A64E0">
        <w:t>2</w:t>
      </w:r>
      <w:r w:rsidRPr="68FA154C">
        <w:t xml:space="preserve"> Start:</w:t>
      </w:r>
    </w:p>
    <w:p w:rsidR="39C59F06" w:rsidP="39C59F06" w:rsidRDefault="39C59F06" w14:paraId="30D053D5" w14:textId="689AC7D2"/>
    <w:p w:rsidR="223B16EF" w:rsidP="39C59F06" w:rsidRDefault="223B16EF" w14:paraId="19632247" w14:textId="4A80DB26">
      <w:r w:rsidRPr="083E92D7">
        <w:t xml:space="preserve">Noodle expects to receive the </w:t>
      </w:r>
      <w:r w:rsidRPr="083E92D7" w:rsidR="189362DD">
        <w:t xml:space="preserve">Market Size data as an incremental load instead of Full reload every week. Datahub to process the </w:t>
      </w:r>
      <w:r w:rsidRPr="083E92D7" w:rsidR="580ACE8F">
        <w:t xml:space="preserve">monthly data as append instead of reloading. </w:t>
      </w:r>
    </w:p>
    <w:p w:rsidR="39C59F06" w:rsidP="39C59F06" w:rsidRDefault="39C59F06" w14:paraId="227ACCBB" w14:textId="3AF122E5"/>
    <w:p w:rsidR="39C59F06" w:rsidP="39C59F06" w:rsidRDefault="39C59F06" w14:paraId="7100C960" w14:textId="7FDAE309"/>
    <w:p w:rsidR="7EABAD2A" w:rsidP="39C59F06" w:rsidRDefault="7EABAD2A" w14:paraId="0A75586C" w14:textId="4E99E780">
      <w:r w:rsidRPr="68FA154C">
        <w:t>V2.2</w:t>
      </w:r>
      <w:r w:rsidRPr="68FA154C" w:rsidR="4D41CE43">
        <w:t>2</w:t>
      </w:r>
      <w:r w:rsidRPr="68FA154C">
        <w:t xml:space="preserve"> End</w:t>
      </w:r>
    </w:p>
    <w:p w:rsidR="00D31EDD" w:rsidP="00D31EDD" w:rsidRDefault="00D31EDD" w14:paraId="5E0C1590" w14:textId="192362E0">
      <w:pPr>
        <w:pStyle w:val="ListParagraph"/>
      </w:pPr>
    </w:p>
    <w:p w:rsidR="2C17465C" w:rsidP="2C17465C" w:rsidRDefault="2C17465C" w14:paraId="3D1BD1EB" w14:textId="77777777">
      <w:pPr>
        <w:pStyle w:val="ListParagraph"/>
      </w:pPr>
    </w:p>
    <w:p w:rsidR="00CC1A4C" w:rsidP="2C17465C" w:rsidRDefault="00CC1A4C" w14:paraId="2C6AACAF" w14:textId="487E6BE8">
      <w:pPr>
        <w:pStyle w:val="ListParagraph"/>
        <w:rPr>
          <w:b/>
          <w:bCs/>
        </w:rPr>
      </w:pPr>
      <w:r w:rsidRPr="2C17465C">
        <w:rPr>
          <w:b/>
          <w:bCs/>
        </w:rPr>
        <w:t xml:space="preserve">Additional </w:t>
      </w:r>
      <w:r w:rsidRPr="2C17465C" w:rsidR="6AE83E25">
        <w:rPr>
          <w:b/>
          <w:bCs/>
        </w:rPr>
        <w:t>R</w:t>
      </w:r>
      <w:r w:rsidRPr="2C17465C">
        <w:rPr>
          <w:b/>
          <w:bCs/>
        </w:rPr>
        <w:t>eferences:</w:t>
      </w:r>
    </w:p>
    <w:p w:rsidR="00CC1A4C" w:rsidP="00D31EDD" w:rsidRDefault="00CC1A4C" w14:paraId="0E06FF82" w14:textId="77777777">
      <w:pPr>
        <w:pStyle w:val="ListParagraph"/>
      </w:pPr>
    </w:p>
    <w:p w:rsidR="00EE05CF" w:rsidP="0031552D" w:rsidRDefault="00EE05CF" w14:paraId="7D94EEE2" w14:textId="02D22568">
      <w:pPr>
        <w:pStyle w:val="ListParagraph"/>
        <w:numPr>
          <w:ilvl w:val="0"/>
          <w:numId w:val="14"/>
        </w:numPr>
      </w:pPr>
      <w:r>
        <w:t xml:space="preserve">Below </w:t>
      </w:r>
      <w:r w:rsidR="00936FA8">
        <w:t>link</w:t>
      </w:r>
      <w:r>
        <w:t xml:space="preserve"> contains the list of datasets and the applicable markets for each dataset.</w:t>
      </w:r>
    </w:p>
    <w:p w:rsidR="00EE05CF" w:rsidP="00D31EDD" w:rsidRDefault="00EE05CF" w14:paraId="2487B3E1" w14:textId="3B396D8E">
      <w:pPr>
        <w:pStyle w:val="ListParagraph"/>
      </w:pPr>
    </w:p>
    <w:p w:rsidR="007A166E" w:rsidP="00CC1A4C" w:rsidRDefault="000004B2" w14:paraId="252CB029" w14:textId="70E77463">
      <w:pPr>
        <w:pStyle w:val="ListParagraph"/>
        <w:ind w:firstLine="360"/>
      </w:pPr>
      <w:hyperlink w:history="1" r:id="rId18">
        <w:r w:rsidRPr="009B5951" w:rsidR="009B5951">
          <w:rPr>
            <w:rStyle w:val="Hyperlink"/>
          </w:rPr>
          <w:t>GTT_data</w:t>
        </w:r>
        <w:r w:rsidRPr="009B5951" w:rsidR="009B5951">
          <w:rPr>
            <w:rStyle w:val="Hyperlink"/>
          </w:rPr>
          <w:softHyphen/>
        </w:r>
        <w:r w:rsidRPr="009B5951" w:rsidR="009B5951">
          <w:rPr>
            <w:rStyle w:val="Hyperlink"/>
          </w:rPr>
          <w:softHyphen/>
          <w:t>_requirements</w:t>
        </w:r>
      </w:hyperlink>
    </w:p>
    <w:p w:rsidR="00CC1A4C" w:rsidP="00CC1A4C" w:rsidRDefault="00CC1A4C" w14:paraId="7A68F179" w14:textId="5868BA5E"/>
    <w:p w:rsidR="00CC1A4C" w:rsidP="0031552D" w:rsidRDefault="00CC1A4C" w14:paraId="44C28D9A" w14:textId="195E1185">
      <w:pPr>
        <w:pStyle w:val="ListParagraph"/>
        <w:numPr>
          <w:ilvl w:val="0"/>
          <w:numId w:val="14"/>
        </w:numPr>
      </w:pPr>
      <w:r>
        <w:t>Link to Sample datasets</w:t>
      </w:r>
    </w:p>
    <w:p w:rsidR="00CC1A4C" w:rsidP="00CC1A4C" w:rsidRDefault="00CC1A4C" w14:paraId="48D2CA12" w14:textId="599EFB90">
      <w:pPr>
        <w:pStyle w:val="ListParagraph"/>
        <w:ind w:left="1080"/>
      </w:pPr>
    </w:p>
    <w:p w:rsidR="00CC1A4C" w:rsidP="00CC1A4C" w:rsidRDefault="000004B2" w14:paraId="4325BA26" w14:textId="4ADE9F9D">
      <w:pPr>
        <w:pStyle w:val="ListParagraph"/>
        <w:ind w:left="1080"/>
      </w:pPr>
      <w:hyperlink w:history="1" r:id="rId19">
        <w:r w:rsidRPr="00CE4A74" w:rsidR="00CE4A74">
          <w:rPr>
            <w:rStyle w:val="Hyperlink"/>
          </w:rPr>
          <w:t>Sales_sample_data</w:t>
        </w:r>
      </w:hyperlink>
    </w:p>
    <w:p w:rsidR="00101D54" w:rsidP="00637385" w:rsidRDefault="00101D54" w14:paraId="29ED8E17" w14:textId="146AF2C7"/>
    <w:p w:rsidR="002778FF" w:rsidP="00637385" w:rsidRDefault="002778FF" w14:paraId="65F08A24" w14:textId="57F07CB7"/>
    <w:p w:rsidR="002778FF" w:rsidP="00637385" w:rsidRDefault="002778FF" w14:paraId="3FED5910" w14:textId="073ED495"/>
    <w:p w:rsidR="006B1AA5" w:rsidP="00637385" w:rsidRDefault="006B1AA5" w14:paraId="106E1A85" w14:textId="6AFC113E"/>
    <w:p w:rsidRPr="00637385" w:rsidR="006B1AA5" w:rsidP="00637385" w:rsidRDefault="006B1AA5" w14:paraId="632E68D0" w14:textId="77777777"/>
    <w:p w:rsidR="003264F3" w:rsidP="00D92B23" w:rsidRDefault="0078A977" w14:paraId="2CE775E9" w14:textId="222A1474">
      <w:pPr>
        <w:pStyle w:val="Heading2"/>
        <w:ind w:left="284" w:firstLine="0"/>
      </w:pPr>
      <w:bookmarkStart w:name="_Toc115106385" w:id="41"/>
      <w:r>
        <w:t>Master Data</w:t>
      </w:r>
      <w:bookmarkEnd w:id="41"/>
    </w:p>
    <w:p w:rsidRPr="00442FBE" w:rsidR="00442FBE" w:rsidP="00442FBE" w:rsidRDefault="00442FBE" w14:paraId="0383E4AE" w14:textId="77777777">
      <w:pPr>
        <w:rPr>
          <w:lang w:val="en-GB" w:eastAsia="en-US"/>
        </w:rPr>
      </w:pPr>
    </w:p>
    <w:p w:rsidR="00442FBE" w:rsidP="00442FBE" w:rsidRDefault="00442FBE" w14:paraId="4615EA71" w14:textId="0DE8CE1A">
      <w:pPr>
        <w:ind w:left="360"/>
      </w:pPr>
      <w:r>
        <w:t>Below is the</w:t>
      </w:r>
      <w:r w:rsidR="00663671">
        <w:t xml:space="preserve"> list of</w:t>
      </w:r>
      <w:r>
        <w:t xml:space="preserve"> datasets part of </w:t>
      </w:r>
      <w:commentRangeStart w:id="42"/>
      <w:r w:rsidR="00663671">
        <w:t>Master</w:t>
      </w:r>
      <w:r>
        <w:t xml:space="preserve"> </w:t>
      </w:r>
      <w:r w:rsidR="53560114">
        <w:t>data. (</w:t>
      </w:r>
      <w:r w:rsidR="0C6439D0">
        <w:t xml:space="preserve">Below </w:t>
      </w:r>
      <w:r w:rsidR="59386556">
        <w:t>mentioned dataset names are as per the Noodle definitions of master data)</w:t>
      </w:r>
      <w:commentRangeEnd w:id="42"/>
      <w:r>
        <w:rPr>
          <w:rStyle w:val="CommentReference"/>
        </w:rPr>
        <w:commentReference w:id="42"/>
      </w:r>
    </w:p>
    <w:p w:rsidR="00442FBE" w:rsidP="0031552D" w:rsidRDefault="004D25F6" w14:paraId="51CFC1AC" w14:textId="3C88D152">
      <w:pPr>
        <w:pStyle w:val="ListParagraph"/>
        <w:numPr>
          <w:ilvl w:val="0"/>
          <w:numId w:val="10"/>
        </w:numPr>
      </w:pPr>
      <w:r w:rsidRPr="004D25F6">
        <w:t>Item Master</w:t>
      </w:r>
      <w:r w:rsidR="00442FBE">
        <w:t xml:space="preserve"> dataset</w:t>
      </w:r>
      <w:r w:rsidR="00BF030B">
        <w:t xml:space="preserve">: </w:t>
      </w:r>
      <w:r w:rsidRPr="00BF030B" w:rsidR="00BF030B">
        <w:t>Captures key attributes of items sold by Imperial Brands.</w:t>
      </w:r>
    </w:p>
    <w:p w:rsidR="385ABEA0" w:rsidP="1F3510B4" w:rsidRDefault="1D9AF2A4" w14:paraId="4C169E13" w14:textId="4F285CFF">
      <w:pPr>
        <w:ind w:left="720"/>
      </w:pPr>
      <w:r>
        <w:t xml:space="preserve">      </w:t>
      </w:r>
    </w:p>
    <w:p w:rsidR="385ABEA0" w:rsidP="6D3B8CD5" w:rsidRDefault="1D9AF2A4" w14:paraId="3E59D4F6" w14:textId="70DEEFCD">
      <w:pPr>
        <w:ind w:left="720" w:firstLine="720"/>
      </w:pPr>
      <w:r>
        <w:t>V</w:t>
      </w:r>
      <w:r w:rsidR="3E571DD9">
        <w:t>2.1 Start</w:t>
      </w:r>
      <w:r>
        <w:t xml:space="preserve">: </w:t>
      </w:r>
    </w:p>
    <w:p w:rsidR="385ABEA0" w:rsidP="1F3510B4" w:rsidRDefault="385ABEA0" w14:paraId="6F40DFC8" w14:textId="7B2D3687">
      <w:pPr>
        <w:ind w:left="720"/>
      </w:pPr>
    </w:p>
    <w:p w:rsidR="385ABEA0" w:rsidP="6D3B8CD5" w:rsidRDefault="389CD3B5" w14:paraId="6B9AC3CE" w14:textId="0757CF16">
      <w:pPr>
        <w:ind w:left="720" w:firstLine="720"/>
      </w:pPr>
      <w:r>
        <w:t>Category added to Item master based on Product Group</w:t>
      </w:r>
      <w:r w:rsidR="47BCFF03">
        <w:t xml:space="preserve"> to be able to view </w:t>
      </w:r>
      <w:r w:rsidR="385ABEA0">
        <w:tab/>
      </w:r>
      <w:r w:rsidR="385ABEA0">
        <w:tab/>
      </w:r>
      <w:r w:rsidR="47BCFF03">
        <w:t>transactional data vs category</w:t>
      </w:r>
      <w:r w:rsidR="0C39C39D">
        <w:t>, which is missing in raw transactional data</w:t>
      </w:r>
      <w:r w:rsidR="386AA815">
        <w:t>.</w:t>
      </w:r>
    </w:p>
    <w:p w:rsidR="534CBFB0" w:rsidP="534CBFB0" w:rsidRDefault="534CBFB0" w14:paraId="2B6DB1B8" w14:textId="04A7B8F2">
      <w:pPr>
        <w:ind w:left="720" w:firstLine="720"/>
      </w:pPr>
    </w:p>
    <w:p w:rsidR="385ABEA0" w:rsidP="1F3510B4" w:rsidRDefault="385ABEA0" w14:paraId="21F965B8" w14:textId="615AF346">
      <w:pPr>
        <w:ind w:left="720"/>
      </w:pPr>
    </w:p>
    <w:p w:rsidR="385ABEA0" w:rsidP="6D3B8CD5" w:rsidRDefault="5C3FD7D5" w14:paraId="603A3F00" w14:textId="29BD9A64">
      <w:pPr>
        <w:ind w:left="720" w:firstLine="720"/>
      </w:pPr>
      <w:r>
        <w:t>V2.1</w:t>
      </w:r>
      <w:r w:rsidR="1D9AF2A4">
        <w:t xml:space="preserve"> End</w:t>
      </w:r>
    </w:p>
    <w:p w:rsidR="1F3510B4" w:rsidP="1F3510B4" w:rsidRDefault="1F3510B4" w14:paraId="71B4339B" w14:textId="6FF11B17"/>
    <w:p w:rsidR="00442FBE" w:rsidP="0031552D" w:rsidRDefault="2EF79981" w14:paraId="2A45CE69" w14:textId="6D19DDFB">
      <w:pPr>
        <w:pStyle w:val="ListParagraph"/>
        <w:numPr>
          <w:ilvl w:val="0"/>
          <w:numId w:val="10"/>
        </w:numPr>
      </w:pPr>
      <w:r>
        <w:t>Node Master</w:t>
      </w:r>
      <w:r w:rsidR="2955A816">
        <w:t xml:space="preserve"> dataset</w:t>
      </w:r>
      <w:r w:rsidR="7FAF145A">
        <w:t>: Captures key attributes of ship-from locations at Imperial Brands along with mapping of ship-from location to sold-to market.</w:t>
      </w:r>
    </w:p>
    <w:p w:rsidR="534CBFB0" w:rsidP="534CBFB0" w:rsidRDefault="534CBFB0" w14:paraId="6DB34F94" w14:textId="67A6F88E"/>
    <w:p w:rsidR="3FA884E2" w:rsidP="534CBFB0" w:rsidRDefault="3FA884E2" w14:paraId="5A572CCD" w14:textId="3FD776BF">
      <w:r>
        <w:t>V2.9 Start:</w:t>
      </w:r>
    </w:p>
    <w:p w:rsidR="3FA884E2" w:rsidP="534CBFB0" w:rsidRDefault="3FA884E2" w14:paraId="08E230E7" w14:textId="7450FF7D">
      <w:r>
        <w:t xml:space="preserve">A manual file would be uploaded to FTP server with data for markets having more </w:t>
      </w:r>
      <w:r>
        <w:tab/>
      </w:r>
      <w:r>
        <w:tab/>
      </w:r>
      <w:r>
        <w:t xml:space="preserve">than one distribution centre. For all Planning markets that are present in Planning </w:t>
      </w:r>
      <w:r>
        <w:tab/>
      </w:r>
      <w:r>
        <w:tab/>
      </w:r>
      <w:r>
        <w:t xml:space="preserve">market </w:t>
      </w:r>
      <w:r>
        <w:tab/>
      </w:r>
      <w:r>
        <w:t xml:space="preserve">mapping and missing in the static file, </w:t>
      </w:r>
      <w:r w:rsidR="0F98BE85">
        <w:t>LOCA</w:t>
      </w:r>
      <w:r>
        <w:t>_LOCATION</w:t>
      </w:r>
      <w:r w:rsidR="5C105D66">
        <w:t xml:space="preserve">_CODE and </w:t>
      </w:r>
      <w:r>
        <w:tab/>
      </w:r>
      <w:r>
        <w:tab/>
      </w:r>
      <w:r>
        <w:tab/>
      </w:r>
      <w:r w:rsidR="5C105D66">
        <w:t xml:space="preserve">LOCAL_LOCATION_NAME </w:t>
      </w:r>
      <w:r>
        <w:t>would be marked as ‘ALL’</w:t>
      </w:r>
      <w:r w:rsidR="0ECA92F7">
        <w:t xml:space="preserve"> </w:t>
      </w:r>
    </w:p>
    <w:p w:rsidR="534CBFB0" w:rsidP="534CBFB0" w:rsidRDefault="534CBFB0" w14:paraId="608FF2BC" w14:textId="1A49F742"/>
    <w:p w:rsidR="3FA884E2" w:rsidP="534CBFB0" w:rsidRDefault="3FA884E2" w14:paraId="101F963A" w14:textId="5FC2BDD2">
      <w:r>
        <w:t>V2.9 End</w:t>
      </w:r>
    </w:p>
    <w:p w:rsidR="1F3510B4" w:rsidP="1F3510B4" w:rsidRDefault="1F3510B4" w14:paraId="6549E896" w14:textId="7A601366"/>
    <w:p w:rsidR="00442FBE" w:rsidP="0031552D" w:rsidRDefault="6DFEBEBD" w14:paraId="275415C3" w14:textId="406D626B">
      <w:pPr>
        <w:pStyle w:val="ListParagraph"/>
        <w:numPr>
          <w:ilvl w:val="0"/>
          <w:numId w:val="10"/>
        </w:numPr>
      </w:pPr>
      <w:r>
        <w:t>Planning ID In-scope List</w:t>
      </w:r>
      <w:r w:rsidR="183407B5">
        <w:t xml:space="preserve"> dataset</w:t>
      </w:r>
      <w:r w:rsidR="708286AF">
        <w:t>:</w:t>
      </w:r>
      <w:r w:rsidR="2E9A3FE3">
        <w:t xml:space="preserve"> The</w:t>
      </w:r>
      <w:ins w:author="Tangirala, Harini" w:date="2022-09-27T07:51:00Z" w:id="43">
        <w:r w:rsidR="2E9A3FE3">
          <w:t xml:space="preserve"> </w:t>
        </w:r>
      </w:ins>
      <w:r w:rsidR="708286AF">
        <w:t>list which captures the mapping of items to markets that need Noodle forecast.</w:t>
      </w:r>
      <w:r w:rsidR="2124C98F">
        <w:t xml:space="preserve"> </w:t>
      </w:r>
      <w:r w:rsidR="004D25F6">
        <w:tab/>
      </w:r>
      <w:r w:rsidR="004D25F6">
        <w:tab/>
      </w:r>
    </w:p>
    <w:p w:rsidR="00442FBE" w:rsidP="6D3B8CD5" w:rsidRDefault="00442FBE" w14:paraId="5ED88F89" w14:textId="591AFBCF"/>
    <w:p w:rsidR="00442FBE" w:rsidP="6D3B8CD5" w:rsidRDefault="3964A5B5" w14:paraId="761E47C0" w14:textId="09D0EF24">
      <w:pPr>
        <w:ind w:left="720" w:firstLine="720"/>
      </w:pPr>
      <w:r>
        <w:t>V2</w:t>
      </w:r>
      <w:r w:rsidR="1D8A9954">
        <w:t>.0</w:t>
      </w:r>
      <w:r>
        <w:t xml:space="preserve"> </w:t>
      </w:r>
      <w:r w:rsidR="35707CBD">
        <w:t>Start:</w:t>
      </w:r>
      <w:r w:rsidR="312A2803">
        <w:t xml:space="preserve"> </w:t>
      </w:r>
    </w:p>
    <w:p w:rsidR="00442FBE" w:rsidP="6D3B8CD5" w:rsidRDefault="00442FBE" w14:paraId="481986AC" w14:textId="29224EE8">
      <w:pPr>
        <w:ind w:left="720" w:firstLine="720"/>
      </w:pPr>
    </w:p>
    <w:p w:rsidR="00442FBE" w:rsidP="6D3B8CD5" w:rsidRDefault="312A2803" w14:paraId="7DB69BA3" w14:textId="1B21BBEB">
      <w:pPr>
        <w:ind w:left="720" w:firstLine="720"/>
      </w:pPr>
      <w:r>
        <w:t xml:space="preserve">All valid records in PSKU mapping are </w:t>
      </w:r>
      <w:r w:rsidR="0134625A">
        <w:t>extracted as In-scope list.</w:t>
      </w:r>
      <w:r w:rsidR="3964A5B5">
        <w:t xml:space="preserve"> </w:t>
      </w:r>
    </w:p>
    <w:p w:rsidR="00442FBE" w:rsidP="6D3B8CD5" w:rsidRDefault="00442FBE" w14:paraId="03444CFC" w14:textId="6D5FE4BC">
      <w:pPr>
        <w:ind w:left="720" w:firstLine="720"/>
      </w:pPr>
    </w:p>
    <w:p w:rsidR="00442FBE" w:rsidP="6D3B8CD5" w:rsidRDefault="3964A5B5" w14:paraId="530C4D56" w14:textId="438ED37F">
      <w:pPr>
        <w:ind w:left="720" w:firstLine="720"/>
      </w:pPr>
      <w:r>
        <w:t>V2</w:t>
      </w:r>
      <w:r w:rsidR="6E8AEB5A">
        <w:t>.0</w:t>
      </w:r>
      <w:r>
        <w:t xml:space="preserve"> End</w:t>
      </w:r>
    </w:p>
    <w:p w:rsidR="1F3510B4" w:rsidP="1F3510B4" w:rsidRDefault="1F3510B4" w14:paraId="7960BAEB" w14:textId="68FA6E57"/>
    <w:p w:rsidR="00442FBE" w:rsidP="0031552D" w:rsidRDefault="6DFEBEBD" w14:paraId="40499B9F" w14:textId="562B2995">
      <w:pPr>
        <w:pStyle w:val="ListParagraph"/>
        <w:numPr>
          <w:ilvl w:val="0"/>
          <w:numId w:val="10"/>
        </w:numPr>
      </w:pPr>
      <w:r>
        <w:t>Node Mapping dataset</w:t>
      </w:r>
      <w:r w:rsidR="708286AF">
        <w:t xml:space="preserve">: </w:t>
      </w:r>
      <w:r w:rsidR="60E2925B">
        <w:t xml:space="preserve">The </w:t>
      </w:r>
      <w:r w:rsidR="708286AF">
        <w:t>list which captures the mapping of ship-from location to an aggregated level planning-ship-from location by market.</w:t>
      </w:r>
      <w:r w:rsidR="77F10D1E">
        <w:t xml:space="preserve"> </w:t>
      </w:r>
      <w:r w:rsidR="004D25F6">
        <w:tab/>
      </w:r>
    </w:p>
    <w:p w:rsidR="00442FBE" w:rsidP="6D3B8CD5" w:rsidRDefault="31D1A440" w14:paraId="7B97F842" w14:textId="3877B1CA">
      <w:pPr>
        <w:ind w:left="720" w:firstLine="720"/>
      </w:pPr>
      <w:r>
        <w:t>V</w:t>
      </w:r>
      <w:r w:rsidR="1C8FC358">
        <w:t>2.</w:t>
      </w:r>
      <w:r w:rsidR="082B3097">
        <w:t>2</w:t>
      </w:r>
      <w:r>
        <w:t xml:space="preserve"> </w:t>
      </w:r>
      <w:r w:rsidR="5BA9170C">
        <w:t>Start</w:t>
      </w:r>
      <w:r>
        <w:t xml:space="preserve">: </w:t>
      </w:r>
    </w:p>
    <w:p w:rsidR="00442FBE" w:rsidP="6D3B8CD5" w:rsidRDefault="00442FBE" w14:paraId="25C27003" w14:textId="6F39B002">
      <w:pPr>
        <w:ind w:left="720" w:firstLine="720"/>
      </w:pPr>
    </w:p>
    <w:p w:rsidR="00442FBE" w:rsidP="6D3B8CD5" w:rsidRDefault="45A07C13" w14:paraId="7AC38D99" w14:textId="1BB0AB36">
      <w:pPr>
        <w:ind w:left="720" w:firstLine="720"/>
      </w:pPr>
      <w:r>
        <w:t>A</w:t>
      </w:r>
      <w:r w:rsidR="31D1A440">
        <w:t xml:space="preserve"> manual file uploaded to FT</w:t>
      </w:r>
      <w:r w:rsidR="2BE79E3F">
        <w:t xml:space="preserve">P server with data for markets having more than one </w:t>
      </w:r>
      <w:r w:rsidR="004D25F6">
        <w:tab/>
      </w:r>
      <w:r w:rsidR="2BE79E3F">
        <w:t xml:space="preserve">distribution centre. </w:t>
      </w:r>
      <w:r w:rsidR="4D2455CF">
        <w:t xml:space="preserve">For all Planning markets that are present in Planning market </w:t>
      </w:r>
      <w:r w:rsidR="004D25F6">
        <w:tab/>
      </w:r>
      <w:r w:rsidR="004D25F6">
        <w:tab/>
      </w:r>
      <w:r w:rsidR="2C099A63">
        <w:t>m</w:t>
      </w:r>
      <w:r w:rsidR="4D2455CF">
        <w:t xml:space="preserve">apping and missing in the static file, APO_LOCATION would be marked as ‘ALL’ </w:t>
      </w:r>
      <w:r w:rsidR="004D25F6">
        <w:tab/>
      </w:r>
      <w:r w:rsidR="2E102247">
        <w:t>i.e.,</w:t>
      </w:r>
      <w:r w:rsidR="4D2455CF">
        <w:t xml:space="preserve"> </w:t>
      </w:r>
      <w:r w:rsidR="23FFA791">
        <w:t>f</w:t>
      </w:r>
      <w:r w:rsidR="2BE79E3F">
        <w:t xml:space="preserve">or markets with </w:t>
      </w:r>
      <w:r w:rsidR="33C50CB9">
        <w:t xml:space="preserve">only </w:t>
      </w:r>
      <w:r w:rsidR="2BE79E3F">
        <w:t xml:space="preserve">one distribution centre, </w:t>
      </w:r>
      <w:r w:rsidR="686A2C91">
        <w:t xml:space="preserve">planning Node ID is marked as </w:t>
      </w:r>
      <w:r w:rsidR="004D25F6">
        <w:tab/>
      </w:r>
      <w:r w:rsidR="004D25F6">
        <w:tab/>
      </w:r>
      <w:r w:rsidR="686A2C91">
        <w:t xml:space="preserve">‘ALL’. </w:t>
      </w:r>
      <w:r w:rsidR="3F8A27FC">
        <w:t xml:space="preserve"> </w:t>
      </w:r>
    </w:p>
    <w:p w:rsidR="00442FBE" w:rsidP="6D3B8CD5" w:rsidRDefault="00442FBE" w14:paraId="6CA7BC48" w14:textId="130BE9BE">
      <w:pPr>
        <w:ind w:left="720" w:firstLine="720"/>
      </w:pPr>
    </w:p>
    <w:p w:rsidR="00442FBE" w:rsidP="6D3B8CD5" w:rsidRDefault="31D1A440" w14:paraId="19FFC91E" w14:textId="35B6A340">
      <w:pPr>
        <w:ind w:left="720" w:firstLine="720"/>
      </w:pPr>
      <w:r>
        <w:t>V2</w:t>
      </w:r>
      <w:r w:rsidR="042C0B98">
        <w:t>.</w:t>
      </w:r>
      <w:r w:rsidR="73C18FB4">
        <w:t>2</w:t>
      </w:r>
      <w:r>
        <w:t xml:space="preserve"> End</w:t>
      </w:r>
    </w:p>
    <w:p w:rsidR="1F3510B4" w:rsidP="1F3510B4" w:rsidRDefault="1F3510B4" w14:paraId="68FE30CF" w14:textId="38A7E5C3"/>
    <w:p w:rsidR="00442FBE" w:rsidP="0031552D" w:rsidRDefault="6DFEBEBD" w14:paraId="04D33475" w14:textId="60EA4758">
      <w:pPr>
        <w:pStyle w:val="ListParagraph"/>
        <w:numPr>
          <w:ilvl w:val="0"/>
          <w:numId w:val="10"/>
        </w:numPr>
      </w:pPr>
      <w:r>
        <w:t>Market Code Description</w:t>
      </w:r>
      <w:r w:rsidR="183407B5">
        <w:t xml:space="preserve"> dataset</w:t>
      </w:r>
      <w:r w:rsidR="26D505DD">
        <w:t xml:space="preserve">: </w:t>
      </w:r>
      <w:r w:rsidR="059F6F58">
        <w:t xml:space="preserve">The </w:t>
      </w:r>
      <w:r w:rsidR="26D505DD">
        <w:t>list which captures the name/description for each market code as defined by Imperial.</w:t>
      </w:r>
    </w:p>
    <w:p w:rsidR="6D3B8CD5" w:rsidP="6D3B8CD5" w:rsidRDefault="6D3B8CD5" w14:paraId="2BD294BF" w14:textId="28143C98"/>
    <w:p w:rsidR="6D3B8CD5" w:rsidP="6D3B8CD5" w:rsidRDefault="6D3B8CD5" w14:paraId="02DFE645" w14:textId="7277B63E"/>
    <w:p w:rsidR="1BB05B1D" w:rsidP="6D3B8CD5" w:rsidRDefault="1BB05B1D" w14:paraId="0A56ECAF" w14:textId="4DE4349D">
      <w:r>
        <w:t xml:space="preserve">V2.4 Start: </w:t>
      </w:r>
    </w:p>
    <w:p w:rsidR="6D3B8CD5" w:rsidP="6D3B8CD5" w:rsidRDefault="6D3B8CD5" w14:paraId="7A6A37F7" w14:textId="337B2883"/>
    <w:p w:rsidR="1BB05B1D" w:rsidP="6D3B8CD5" w:rsidRDefault="2B9A545A" w14:paraId="6025BF5C" w14:textId="6639CB95">
      <w:pPr>
        <w:pStyle w:val="ListParagraph"/>
        <w:numPr>
          <w:ilvl w:val="0"/>
          <w:numId w:val="10"/>
        </w:numPr>
      </w:pPr>
      <w:r>
        <w:t>Conversion Factor: This conversion factor at SSKU level</w:t>
      </w:r>
      <w:r w:rsidR="607D47C8">
        <w:t xml:space="preserve"> </w:t>
      </w:r>
      <w:r>
        <w:t xml:space="preserve">is imported from MDM </w:t>
      </w:r>
      <w:r w:rsidR="72C31B0E">
        <w:t xml:space="preserve">to be able to convert </w:t>
      </w:r>
      <w:r w:rsidR="528AFB83">
        <w:t>forecast data to WSE Unit of Measure.</w:t>
      </w:r>
      <w:r w:rsidR="72C31B0E">
        <w:t xml:space="preserve"> </w:t>
      </w:r>
    </w:p>
    <w:p w:rsidR="6D3B8CD5" w:rsidP="6D3B8CD5" w:rsidRDefault="6D3B8CD5" w14:paraId="2267E8E1" w14:textId="55418483"/>
    <w:p w:rsidR="1BB05B1D" w:rsidP="6D3B8CD5" w:rsidRDefault="1BB05B1D" w14:paraId="72E9C2B2" w14:textId="6FA8E267">
      <w:pPr>
        <w:ind w:left="720" w:firstLine="720"/>
      </w:pPr>
      <w:r>
        <w:t>V2.4 End</w:t>
      </w:r>
    </w:p>
    <w:p w:rsidRPr="00D92B23" w:rsidR="00D92B23" w:rsidP="00D92B23" w:rsidRDefault="00D92B23" w14:paraId="1A61C9C7" w14:textId="77777777">
      <w:pPr>
        <w:rPr>
          <w:lang w:val="en-GB" w:eastAsia="en-US"/>
        </w:rPr>
      </w:pPr>
    </w:p>
    <w:p w:rsidRPr="00FC17C6" w:rsidR="00422E5A" w:rsidP="00B57B41" w:rsidRDefault="00422E5A" w14:paraId="64727FB7" w14:textId="77777777">
      <w:pPr>
        <w:ind w:left="360"/>
        <w:rPr>
          <w:lang w:val="en-GB" w:eastAsia="en-US"/>
        </w:rPr>
      </w:pPr>
    </w:p>
    <w:p w:rsidR="009E3B67" w:rsidP="00D92B23" w:rsidRDefault="009E3B67" w14:paraId="3F67FAF8" w14:textId="15135A6B">
      <w:pPr>
        <w:pStyle w:val="Heading2"/>
        <w:ind w:left="426" w:hanging="141"/>
      </w:pPr>
      <w:bookmarkStart w:name="_Toc115106386" w:id="44"/>
      <w:r>
        <w:t>Reference Data</w:t>
      </w:r>
      <w:bookmarkEnd w:id="44"/>
      <w:r>
        <w:t xml:space="preserve"> </w:t>
      </w:r>
    </w:p>
    <w:p w:rsidR="00FC17C6" w:rsidP="00FC17C6" w:rsidRDefault="00FC17C6" w14:paraId="1EECFFAB" w14:textId="6B213095">
      <w:pPr>
        <w:rPr>
          <w:lang w:val="en-GB" w:eastAsia="en-US"/>
        </w:rPr>
      </w:pPr>
    </w:p>
    <w:p w:rsidR="00746472" w:rsidP="00746472" w:rsidRDefault="00DE6807" w14:paraId="7351A7B5" w14:textId="7E0DA9EB">
      <w:pPr>
        <w:ind w:left="360"/>
      </w:pPr>
      <w:r>
        <w:t xml:space="preserve">Below </w:t>
      </w:r>
      <w:r w:rsidR="0007176F">
        <w:t>is</w:t>
      </w:r>
      <w:r>
        <w:t xml:space="preserve"> the list of</w:t>
      </w:r>
      <w:r w:rsidR="00746472">
        <w:t xml:space="preserve"> </w:t>
      </w:r>
      <w:r w:rsidR="00D17782">
        <w:t>Reference</w:t>
      </w:r>
      <w:r w:rsidR="00746472">
        <w:t xml:space="preserve"> data schemas:</w:t>
      </w:r>
    </w:p>
    <w:p w:rsidR="004216DB" w:rsidP="00746472" w:rsidRDefault="004216DB" w14:paraId="4AC64DDF" w14:textId="34A63E87">
      <w:pPr>
        <w:ind w:left="360"/>
      </w:pPr>
    </w:p>
    <w:p w:rsidR="004216DB" w:rsidP="0031552D" w:rsidRDefault="00506A1F" w14:paraId="68B984B3" w14:textId="0030A651">
      <w:pPr>
        <w:pStyle w:val="ListParagraph"/>
        <w:numPr>
          <w:ilvl w:val="0"/>
          <w:numId w:val="6"/>
        </w:numPr>
      </w:pPr>
      <w:r>
        <w:t>PSKU</w:t>
      </w:r>
      <w:r w:rsidR="004216DB">
        <w:t xml:space="preserve"> Mapping</w:t>
      </w:r>
      <w:r w:rsidR="00BA16A3">
        <w:t xml:space="preserve"> </w:t>
      </w:r>
      <w:r w:rsidR="004007ED">
        <w:t>dataset: This mapping document contains Planning SKU for multiple data sets. For Historic data, PSKU is added to the data files. For Operational data, PSKU is obtained based on SSKU or RSKU or Brand Pack variant, as applicable.</w:t>
      </w:r>
    </w:p>
    <w:p w:rsidRPr="004007ED" w:rsidR="00295DD4" w:rsidP="00295DD4" w:rsidRDefault="00295DD4" w14:paraId="07613884" w14:textId="3F413BE2">
      <w:pPr>
        <w:pStyle w:val="ListParagraph"/>
        <w:rPr>
          <w:lang w:val="en-GB" w:eastAsia="en-US"/>
        </w:rPr>
      </w:pPr>
    </w:p>
    <w:p w:rsidR="00295DD4" w:rsidP="0031552D" w:rsidRDefault="00295DD4" w14:paraId="210EAC01" w14:textId="5F1F8BB0">
      <w:pPr>
        <w:pStyle w:val="ListParagraph"/>
        <w:numPr>
          <w:ilvl w:val="1"/>
          <w:numId w:val="9"/>
        </w:numPr>
        <w:rPr>
          <w:lang w:val="en-GB" w:eastAsia="en-US"/>
        </w:rPr>
      </w:pPr>
      <w:r>
        <w:rPr>
          <w:lang w:val="en-GB" w:eastAsia="en-US"/>
        </w:rPr>
        <w:t>For Pricing demand drivers, Join based on</w:t>
      </w:r>
      <w:r w:rsidR="006C7366">
        <w:rPr>
          <w:lang w:val="en-GB" w:eastAsia="en-US"/>
        </w:rPr>
        <w:t xml:space="preserve"> </w:t>
      </w:r>
      <w:r w:rsidRPr="00295DD4">
        <w:rPr>
          <w:lang w:val="en-GB" w:eastAsia="en-US"/>
        </w:rPr>
        <w:t>BRANDPACK_VARIANT_RETAIL_SALES</w:t>
      </w:r>
      <w:r>
        <w:rPr>
          <w:lang w:val="en-GB" w:eastAsia="en-US"/>
        </w:rPr>
        <w:t xml:space="preserve"> to get PSKU</w:t>
      </w:r>
    </w:p>
    <w:p w:rsidRPr="00B2591B" w:rsidR="006C7366" w:rsidP="0031552D" w:rsidRDefault="00B2591B" w14:paraId="583EC7C3" w14:textId="0112A109">
      <w:pPr>
        <w:pStyle w:val="ListParagraph"/>
        <w:numPr>
          <w:ilvl w:val="1"/>
          <w:numId w:val="9"/>
        </w:numPr>
        <w:rPr>
          <w:lang w:val="en-GB" w:eastAsia="en-US"/>
        </w:rPr>
      </w:pPr>
      <w:r>
        <w:rPr>
          <w:lang w:val="en-GB" w:eastAsia="en-US"/>
        </w:rPr>
        <w:t xml:space="preserve">For Sell-Out (Scan data), join based on </w:t>
      </w:r>
      <w:r w:rsidRPr="00B2591B">
        <w:rPr>
          <w:lang w:val="en-GB" w:eastAsia="en-US"/>
        </w:rPr>
        <w:t>BRANDPACKVARIANT_SCAN_DATA_GB_IE for UK and IRELAND data to get PSKU</w:t>
      </w:r>
    </w:p>
    <w:p w:rsidR="00B2591B" w:rsidP="0031552D" w:rsidRDefault="00B2591B" w14:paraId="4B5CE922" w14:textId="0E694D5F">
      <w:pPr>
        <w:pStyle w:val="ListParagraph"/>
        <w:numPr>
          <w:ilvl w:val="1"/>
          <w:numId w:val="9"/>
        </w:numPr>
        <w:rPr>
          <w:lang w:val="en-GB" w:eastAsia="en-US"/>
        </w:rPr>
      </w:pPr>
      <w:r>
        <w:rPr>
          <w:lang w:val="en-GB" w:eastAsia="en-US"/>
        </w:rPr>
        <w:t xml:space="preserve">For Sell-Out (Scan data), join based on </w:t>
      </w:r>
      <w:r w:rsidRPr="00B2591B">
        <w:rPr>
          <w:lang w:val="en-GB" w:eastAsia="en-US"/>
        </w:rPr>
        <w:t>BRANDPACKVARIANT_SCAN_DATA_AU_NZ for Australia and New Zealand</w:t>
      </w:r>
      <w:r>
        <w:rPr>
          <w:lang w:val="en-GB" w:eastAsia="en-US"/>
        </w:rPr>
        <w:t xml:space="preserve"> data to get PSKU</w:t>
      </w:r>
    </w:p>
    <w:p w:rsidRPr="0004228A" w:rsidR="000F6864" w:rsidP="0031552D" w:rsidRDefault="000F6864" w14:paraId="78C9DB92" w14:textId="3BDD90B3">
      <w:pPr>
        <w:pStyle w:val="ListParagraph"/>
        <w:numPr>
          <w:ilvl w:val="1"/>
          <w:numId w:val="9"/>
        </w:numPr>
        <w:rPr>
          <w:lang w:val="en-GB" w:eastAsia="en-US"/>
        </w:rPr>
      </w:pPr>
      <w:r w:rsidRPr="0004228A">
        <w:rPr>
          <w:lang w:val="en-GB" w:eastAsia="en-US"/>
        </w:rPr>
        <w:t>SELL_THROUGH_PSKU</w:t>
      </w:r>
      <w:r w:rsidRPr="0004228A" w:rsidR="00B2346E">
        <w:rPr>
          <w:lang w:val="en-GB" w:eastAsia="en-US"/>
        </w:rPr>
        <w:t xml:space="preserve"> for Sell through and Distributor’s Stock</w:t>
      </w:r>
    </w:p>
    <w:p w:rsidRPr="0004228A" w:rsidR="00CF7BE0" w:rsidP="0031552D" w:rsidRDefault="00CF7BE0" w14:paraId="3F28AF64" w14:textId="383D1E51">
      <w:pPr>
        <w:pStyle w:val="ListParagraph"/>
        <w:numPr>
          <w:ilvl w:val="1"/>
          <w:numId w:val="9"/>
        </w:numPr>
        <w:rPr>
          <w:lang w:val="en-GB" w:eastAsia="en-US"/>
        </w:rPr>
      </w:pPr>
      <w:r w:rsidRPr="079EE3AA">
        <w:rPr>
          <w:lang w:val="en-GB" w:eastAsia="en-US"/>
        </w:rPr>
        <w:t>For all other datasets, join based on SSKU/RSKU to get PSKU</w:t>
      </w:r>
    </w:p>
    <w:p w:rsidRPr="0004228A" w:rsidR="006C3CAC" w:rsidP="006C3CAC" w:rsidRDefault="006C3CAC" w14:paraId="171ECC3B" w14:textId="77777777">
      <w:pPr>
        <w:pStyle w:val="ListParagraph"/>
        <w:rPr>
          <w:lang w:val="en-GB" w:eastAsia="en-US"/>
        </w:rPr>
      </w:pPr>
    </w:p>
    <w:p w:rsidR="004216DB" w:rsidP="0031552D" w:rsidRDefault="5CA7F4F1" w14:paraId="70D3238B" w14:textId="7B4570DF">
      <w:pPr>
        <w:pStyle w:val="ListParagraph"/>
        <w:numPr>
          <w:ilvl w:val="0"/>
          <w:numId w:val="6"/>
        </w:numPr>
      </w:pPr>
      <w:r>
        <w:t>Unit of Measure</w:t>
      </w:r>
      <w:r w:rsidR="7F30EF9A">
        <w:t xml:space="preserve"> dataset</w:t>
      </w:r>
      <w:r w:rsidR="77A0D854">
        <w:t xml:space="preserve">: This is part of item_master data and </w:t>
      </w:r>
      <w:r w:rsidR="22CF19AF">
        <w:t>would not</w:t>
      </w:r>
      <w:r w:rsidR="77A0D854">
        <w:t xml:space="preserve"> be a separate mapping table/document. </w:t>
      </w:r>
      <w:commentRangeStart w:id="45"/>
      <w:r w:rsidR="77A0D854">
        <w:t>The Base Unit of Measure</w:t>
      </w:r>
      <w:r w:rsidR="5BD4B069">
        <w:t xml:space="preserve"> (e.g., KG &amp; TS)</w:t>
      </w:r>
      <w:r w:rsidR="77A0D854">
        <w:t xml:space="preserve"> is derived based on Planning Item id where Unit of Measure is not available in the Source data.</w:t>
      </w:r>
      <w:commentRangeEnd w:id="45"/>
      <w:r>
        <w:rPr>
          <w:rStyle w:val="CommentReference"/>
        </w:rPr>
        <w:commentReference w:id="45"/>
      </w:r>
    </w:p>
    <w:p w:rsidR="006C3CAC" w:rsidP="006C3CAC" w:rsidRDefault="006C3CAC" w14:paraId="3FB2E300" w14:textId="77777777">
      <w:pPr>
        <w:pStyle w:val="ListParagraph"/>
      </w:pPr>
    </w:p>
    <w:p w:rsidRPr="00931F3A" w:rsidR="00477CB4" w:rsidP="0031552D" w:rsidRDefault="61C1E767" w14:paraId="73A2413A" w14:textId="49742EAC">
      <w:pPr>
        <w:pStyle w:val="ListParagraph"/>
        <w:numPr>
          <w:ilvl w:val="0"/>
          <w:numId w:val="6"/>
        </w:numPr>
        <w:rPr>
          <w:lang w:val="en-GB" w:eastAsia="en-US"/>
        </w:rPr>
      </w:pPr>
      <w:r>
        <w:t>Planning Market mappi</w:t>
      </w:r>
      <w:r w:rsidR="2104D092">
        <w:t>ng</w:t>
      </w:r>
      <w:r w:rsidR="3DA112D0">
        <w:t xml:space="preserve"> </w:t>
      </w:r>
      <w:r w:rsidR="7F30EF9A">
        <w:t xml:space="preserve">dataset: </w:t>
      </w:r>
      <w:r w:rsidR="77A0D854">
        <w:t xml:space="preserve">This mapping document provides information about the list of markets and their </w:t>
      </w:r>
      <w:r w:rsidR="05A3FF10">
        <w:t>Planning Market Code</w:t>
      </w:r>
      <w:r w:rsidR="77A0D854">
        <w:t xml:space="preserve">. The </w:t>
      </w:r>
      <w:r w:rsidR="1853FE23">
        <w:t>Planning Market</w:t>
      </w:r>
      <w:r w:rsidR="77A0D854">
        <w:t xml:space="preserve"> code for various data sets is derived as below:</w:t>
      </w:r>
    </w:p>
    <w:p w:rsidRPr="00931F3A" w:rsidR="00931F3A" w:rsidP="00931F3A" w:rsidRDefault="00931F3A" w14:paraId="535E7A2B" w14:textId="77777777">
      <w:pPr>
        <w:pStyle w:val="ListParagraph"/>
        <w:rPr>
          <w:lang w:val="en-GB" w:eastAsia="en-US"/>
        </w:rPr>
      </w:pPr>
    </w:p>
    <w:p w:rsidRPr="004007ED" w:rsidR="004007ED" w:rsidP="0031552D" w:rsidRDefault="004007ED" w14:paraId="570012D9" w14:textId="3979D262">
      <w:pPr>
        <w:pStyle w:val="ListParagraph"/>
        <w:numPr>
          <w:ilvl w:val="1"/>
          <w:numId w:val="8"/>
        </w:numPr>
        <w:rPr>
          <w:lang w:val="en-GB" w:eastAsia="en-US"/>
        </w:rPr>
      </w:pPr>
      <w:r w:rsidRPr="2C17465C">
        <w:rPr>
          <w:lang w:val="en-GB" w:eastAsia="en-US"/>
        </w:rPr>
        <w:t xml:space="preserve">For Sell-In data from APO, get </w:t>
      </w:r>
      <w:r w:rsidRPr="4B971DC8" w:rsidR="29D04475">
        <w:rPr>
          <w:lang w:val="en-GB" w:eastAsia="en-US"/>
        </w:rPr>
        <w:t>Planning</w:t>
      </w:r>
      <w:r w:rsidRPr="2C17465C">
        <w:rPr>
          <w:lang w:val="en-GB" w:eastAsia="en-US"/>
        </w:rPr>
        <w:t xml:space="preserve"> market code based on APO Market</w:t>
      </w:r>
    </w:p>
    <w:p w:rsidRPr="004007ED" w:rsidR="004007ED" w:rsidP="0031552D" w:rsidRDefault="004007ED" w14:paraId="38DFFE53" w14:textId="402B3B3E">
      <w:pPr>
        <w:pStyle w:val="ListParagraph"/>
        <w:numPr>
          <w:ilvl w:val="1"/>
          <w:numId w:val="8"/>
        </w:numPr>
        <w:rPr>
          <w:lang w:val="en-GB" w:eastAsia="en-US"/>
        </w:rPr>
      </w:pPr>
      <w:r w:rsidRPr="004007ED">
        <w:rPr>
          <w:lang w:val="en-GB" w:eastAsia="en-US"/>
        </w:rPr>
        <w:t xml:space="preserve">For MSS (Market Size and Share), get </w:t>
      </w:r>
      <w:r w:rsidRPr="4149C1AB" w:rsidR="7659645D">
        <w:rPr>
          <w:lang w:val="en-GB" w:eastAsia="en-US"/>
        </w:rPr>
        <w:t>Planning</w:t>
      </w:r>
      <w:r w:rsidRPr="4149C1AB">
        <w:rPr>
          <w:lang w:val="en-GB" w:eastAsia="en-US"/>
        </w:rPr>
        <w:t xml:space="preserve"> </w:t>
      </w:r>
      <w:r w:rsidRPr="004007ED">
        <w:rPr>
          <w:lang w:val="en-GB" w:eastAsia="en-US"/>
        </w:rPr>
        <w:t>market code based on ‘Market size country’ (if available), otherwise ‘Planning market’</w:t>
      </w:r>
    </w:p>
    <w:p w:rsidRPr="004007ED" w:rsidR="004007ED" w:rsidP="0031552D" w:rsidRDefault="004007ED" w14:paraId="042C9AC9" w14:textId="47C8998C">
      <w:pPr>
        <w:pStyle w:val="ListParagraph"/>
        <w:numPr>
          <w:ilvl w:val="1"/>
          <w:numId w:val="8"/>
        </w:numPr>
        <w:rPr>
          <w:lang w:val="en-GB" w:eastAsia="en-US"/>
        </w:rPr>
      </w:pPr>
      <w:r w:rsidRPr="004007ED">
        <w:rPr>
          <w:lang w:val="en-GB" w:eastAsia="en-US"/>
        </w:rPr>
        <w:t xml:space="preserve">For Macro economic data, get market </w:t>
      </w:r>
      <w:r w:rsidRPr="20E9BDFF" w:rsidR="524462F3">
        <w:rPr>
          <w:lang w:val="en-GB" w:eastAsia="en-US"/>
        </w:rPr>
        <w:t xml:space="preserve">Planning Market </w:t>
      </w:r>
      <w:r w:rsidRPr="20E9BDFF">
        <w:rPr>
          <w:lang w:val="en-GB" w:eastAsia="en-US"/>
        </w:rPr>
        <w:t>code</w:t>
      </w:r>
      <w:r w:rsidRPr="004007ED">
        <w:rPr>
          <w:lang w:val="en-GB" w:eastAsia="en-US"/>
        </w:rPr>
        <w:t xml:space="preserve"> based on ‘Macroeconomic data source’ (if available), otherwise ‘Planning market’</w:t>
      </w:r>
    </w:p>
    <w:p w:rsidRPr="004007ED" w:rsidR="004007ED" w:rsidP="0031552D" w:rsidRDefault="004007ED" w14:paraId="3E3AC253" w14:textId="72C3E0B8">
      <w:pPr>
        <w:pStyle w:val="ListParagraph"/>
        <w:numPr>
          <w:ilvl w:val="1"/>
          <w:numId w:val="8"/>
        </w:numPr>
        <w:rPr>
          <w:lang w:val="en-GB" w:eastAsia="en-US"/>
        </w:rPr>
      </w:pPr>
      <w:r w:rsidRPr="004007ED">
        <w:rPr>
          <w:lang w:val="en-GB" w:eastAsia="en-US"/>
        </w:rPr>
        <w:t xml:space="preserve">For Pricing drivers, get </w:t>
      </w:r>
      <w:r w:rsidRPr="4615AAEA" w:rsidR="648BA25B">
        <w:rPr>
          <w:lang w:val="en-GB" w:eastAsia="en-US"/>
        </w:rPr>
        <w:t xml:space="preserve">Planning </w:t>
      </w:r>
      <w:r w:rsidRPr="004007ED">
        <w:rPr>
          <w:lang w:val="en-GB" w:eastAsia="en-US"/>
        </w:rPr>
        <w:t>market code based on ‘Retail sales data (Nielsen)’ if available), otherwise ‘Planning market’</w:t>
      </w:r>
    </w:p>
    <w:p w:rsidR="00931F3A" w:rsidP="0031552D" w:rsidRDefault="004007ED" w14:paraId="2A7E891A" w14:textId="22256A37">
      <w:pPr>
        <w:pStyle w:val="ListParagraph"/>
        <w:numPr>
          <w:ilvl w:val="1"/>
          <w:numId w:val="8"/>
        </w:numPr>
        <w:rPr>
          <w:lang w:val="en-GB" w:eastAsia="en-US"/>
        </w:rPr>
      </w:pPr>
      <w:r w:rsidRPr="004007ED">
        <w:rPr>
          <w:lang w:val="en-GB" w:eastAsia="en-US"/>
        </w:rPr>
        <w:t xml:space="preserve">For all other sources, get </w:t>
      </w:r>
      <w:r w:rsidRPr="0FABE954" w:rsidR="4CBF9B97">
        <w:rPr>
          <w:lang w:val="en-GB" w:eastAsia="en-US"/>
        </w:rPr>
        <w:t>Planning</w:t>
      </w:r>
      <w:r w:rsidRPr="0FABE954">
        <w:rPr>
          <w:lang w:val="en-GB" w:eastAsia="en-US"/>
        </w:rPr>
        <w:t xml:space="preserve"> </w:t>
      </w:r>
      <w:r w:rsidRPr="004007ED">
        <w:rPr>
          <w:lang w:val="en-GB" w:eastAsia="en-US"/>
        </w:rPr>
        <w:t>market code based on Planning Market</w:t>
      </w:r>
    </w:p>
    <w:p w:rsidR="1F3510B4" w:rsidP="1F3510B4" w:rsidRDefault="1F3510B4" w14:paraId="308A258A" w14:textId="195F9B03">
      <w:pPr>
        <w:rPr>
          <w:lang w:val="en-GB" w:eastAsia="en-US"/>
        </w:rPr>
      </w:pPr>
    </w:p>
    <w:p w:rsidR="00229F14" w:rsidP="1F3510B4" w:rsidRDefault="08AF62B9" w14:paraId="03DA82D2" w14:textId="3B259B35">
      <w:pPr>
        <w:rPr>
          <w:lang w:val="en-GB" w:eastAsia="en-US"/>
        </w:rPr>
      </w:pPr>
      <w:r w:rsidRPr="6D3B8CD5">
        <w:rPr>
          <w:lang w:val="en-GB" w:eastAsia="en-US"/>
        </w:rPr>
        <w:t>V</w:t>
      </w:r>
      <w:r w:rsidRPr="6D3B8CD5" w:rsidR="7423B1FC">
        <w:rPr>
          <w:lang w:val="en-GB" w:eastAsia="en-US"/>
        </w:rPr>
        <w:t>2.5 Start</w:t>
      </w:r>
      <w:r w:rsidRPr="6D3B8CD5">
        <w:rPr>
          <w:lang w:val="en-GB" w:eastAsia="en-US"/>
        </w:rPr>
        <w:t xml:space="preserve">: </w:t>
      </w:r>
    </w:p>
    <w:p w:rsidR="00DA2714" w:rsidP="1F3510B4" w:rsidRDefault="00229F14" w14:paraId="4DCBCFFB" w14:textId="3C1FDC7A">
      <w:pPr>
        <w:pStyle w:val="ListParagraph"/>
        <w:numPr>
          <w:ilvl w:val="0"/>
          <w:numId w:val="6"/>
        </w:numPr>
        <w:rPr>
          <w:lang w:val="en-GB" w:eastAsia="en-US"/>
        </w:rPr>
      </w:pPr>
      <w:r w:rsidRPr="1F3510B4">
        <w:rPr>
          <w:lang w:val="en-GB" w:eastAsia="en-US"/>
        </w:rPr>
        <w:t>Material Number Market Mapping dataset: Th</w:t>
      </w:r>
      <w:r w:rsidRPr="1F3510B4" w:rsidR="223A216C">
        <w:rPr>
          <w:lang w:val="en-GB" w:eastAsia="en-US"/>
        </w:rPr>
        <w:t xml:space="preserve">e market code mapping </w:t>
      </w:r>
      <w:r w:rsidRPr="1F3510B4" w:rsidR="46DA2217">
        <w:rPr>
          <w:lang w:val="en-GB" w:eastAsia="en-US"/>
        </w:rPr>
        <w:t xml:space="preserve">be sourced </w:t>
      </w:r>
      <w:r w:rsidRPr="1F3510B4" w:rsidR="09996C80">
        <w:rPr>
          <w:lang w:val="en-GB" w:eastAsia="en-US"/>
        </w:rPr>
        <w:t xml:space="preserve">from PLM through </w:t>
      </w:r>
      <w:r w:rsidRPr="1F3510B4" w:rsidR="46DA2217">
        <w:rPr>
          <w:lang w:val="en-GB" w:eastAsia="en-US"/>
        </w:rPr>
        <w:t>FTP server</w:t>
      </w:r>
      <w:r w:rsidRPr="1F3510B4" w:rsidR="4EEAAF5F">
        <w:rPr>
          <w:lang w:val="en-GB" w:eastAsia="en-US"/>
        </w:rPr>
        <w:t xml:space="preserve"> into Datahub and requires no further processing.</w:t>
      </w:r>
    </w:p>
    <w:p w:rsidR="1F3510B4" w:rsidP="1F3510B4" w:rsidRDefault="1F3510B4" w14:paraId="3F463CB8" w14:textId="1FE2590B">
      <w:pPr>
        <w:rPr>
          <w:lang w:val="en-GB" w:eastAsia="en-US"/>
        </w:rPr>
      </w:pPr>
    </w:p>
    <w:p w:rsidR="00229F14" w:rsidP="1F3510B4" w:rsidRDefault="08AF62B9" w14:paraId="4E89E26C" w14:textId="53B0BC86">
      <w:pPr>
        <w:rPr>
          <w:lang w:val="en-GB" w:eastAsia="en-US"/>
        </w:rPr>
      </w:pPr>
      <w:r w:rsidRPr="6D3B8CD5">
        <w:rPr>
          <w:lang w:val="en-GB" w:eastAsia="en-US"/>
        </w:rPr>
        <w:t>V2</w:t>
      </w:r>
      <w:r w:rsidRPr="6D3B8CD5" w:rsidR="5BC6DE56">
        <w:rPr>
          <w:lang w:val="en-GB" w:eastAsia="en-US"/>
        </w:rPr>
        <w:t>.5</w:t>
      </w:r>
      <w:r w:rsidRPr="6D3B8CD5">
        <w:rPr>
          <w:lang w:val="en-GB" w:eastAsia="en-US"/>
        </w:rPr>
        <w:t xml:space="preserve"> End</w:t>
      </w:r>
    </w:p>
    <w:p w:rsidR="6D3B8CD5" w:rsidP="6D3B8CD5" w:rsidRDefault="6D3B8CD5" w14:paraId="0AEDEEE3" w14:textId="6C68639E">
      <w:pPr>
        <w:rPr>
          <w:lang w:val="en-GB" w:eastAsia="en-US"/>
        </w:rPr>
      </w:pPr>
    </w:p>
    <w:p w:rsidR="2BFCC656" w:rsidP="6D3B8CD5" w:rsidRDefault="2BFCC656" w14:paraId="008B1DC3" w14:textId="749FA361">
      <w:pPr>
        <w:rPr>
          <w:lang w:val="en-GB" w:eastAsia="en-US"/>
        </w:rPr>
      </w:pPr>
      <w:r w:rsidRPr="6D3B8CD5">
        <w:rPr>
          <w:lang w:val="en-GB" w:eastAsia="en-US"/>
        </w:rPr>
        <w:t>V2.1 Start:</w:t>
      </w:r>
    </w:p>
    <w:p w:rsidR="6D3B8CD5" w:rsidP="6D3B8CD5" w:rsidRDefault="6D3B8CD5" w14:paraId="3BC9D8E3" w14:textId="2BCFAA1E">
      <w:pPr>
        <w:rPr>
          <w:lang w:val="en-GB" w:eastAsia="en-US"/>
        </w:rPr>
      </w:pPr>
    </w:p>
    <w:p w:rsidR="2BFCC656" w:rsidP="6D3B8CD5" w:rsidRDefault="2BFCC656" w14:paraId="5EBA76B6" w14:textId="64C00312">
      <w:pPr>
        <w:pStyle w:val="ListParagraph"/>
        <w:numPr>
          <w:ilvl w:val="0"/>
          <w:numId w:val="6"/>
        </w:numPr>
        <w:rPr>
          <w:lang w:val="en-GB" w:eastAsia="en-US"/>
        </w:rPr>
      </w:pPr>
      <w:r w:rsidRPr="6D3B8CD5">
        <w:rPr>
          <w:lang w:val="en-GB" w:eastAsia="en-US"/>
        </w:rPr>
        <w:t>Categories vs Product Group Mapping: The category to product group data would be used to update Category information to Item_master.</w:t>
      </w:r>
    </w:p>
    <w:p w:rsidR="6D3B8CD5" w:rsidP="6D3B8CD5" w:rsidRDefault="6D3B8CD5" w14:paraId="37C1DA43" w14:textId="4400A927">
      <w:pPr>
        <w:rPr>
          <w:lang w:val="en-GB" w:eastAsia="en-US"/>
        </w:rPr>
      </w:pPr>
    </w:p>
    <w:p w:rsidR="2BFCC656" w:rsidP="6D3B8CD5" w:rsidRDefault="2BFCC656" w14:paraId="4D7B544D" w14:textId="5BF642D4">
      <w:pPr>
        <w:rPr>
          <w:lang w:val="en-GB" w:eastAsia="en-US"/>
        </w:rPr>
      </w:pPr>
      <w:r w:rsidRPr="461D28A3">
        <w:rPr>
          <w:lang w:val="en-GB" w:eastAsia="en-US"/>
        </w:rPr>
        <w:t>V2.1 End</w:t>
      </w:r>
    </w:p>
    <w:p w:rsidR="461D28A3" w:rsidP="461D28A3" w:rsidRDefault="461D28A3" w14:paraId="4D84AC54" w14:textId="2C006AB5">
      <w:pPr>
        <w:rPr>
          <w:lang w:val="en-GB" w:eastAsia="en-US"/>
        </w:rPr>
      </w:pPr>
    </w:p>
    <w:p w:rsidR="461D28A3" w:rsidP="461D28A3" w:rsidRDefault="461D28A3" w14:paraId="4DDD485F" w14:textId="14C9DA70">
      <w:pPr>
        <w:rPr>
          <w:lang w:val="en-GB" w:eastAsia="en-US"/>
        </w:rPr>
      </w:pPr>
    </w:p>
    <w:p w:rsidR="6592714C" w:rsidP="461D28A3" w:rsidRDefault="6592714C" w14:paraId="50C16198" w14:textId="534A4545">
      <w:pPr>
        <w:rPr>
          <w:lang w:val="en-GB" w:eastAsia="en-US"/>
        </w:rPr>
      </w:pPr>
      <w:r w:rsidRPr="461D28A3">
        <w:rPr>
          <w:lang w:val="en-GB" w:eastAsia="en-US"/>
        </w:rPr>
        <w:t>V2.10 Start:</w:t>
      </w:r>
    </w:p>
    <w:p w:rsidR="461D28A3" w:rsidP="461D28A3" w:rsidRDefault="461D28A3" w14:paraId="55C20F39" w14:textId="11CE87A3">
      <w:pPr>
        <w:rPr>
          <w:lang w:val="en-GB" w:eastAsia="en-US"/>
        </w:rPr>
      </w:pPr>
    </w:p>
    <w:p w:rsidR="6592714C" w:rsidP="461D28A3" w:rsidRDefault="6592714C" w14:paraId="5215D897" w14:textId="6A7C6E0F">
      <w:pPr>
        <w:pStyle w:val="ListParagraph"/>
        <w:numPr>
          <w:ilvl w:val="0"/>
          <w:numId w:val="6"/>
        </w:numPr>
        <w:rPr>
          <w:lang w:val="en-GB" w:eastAsia="en-US"/>
        </w:rPr>
      </w:pPr>
      <w:r w:rsidRPr="461D28A3">
        <w:rPr>
          <w:lang w:val="en-GB" w:eastAsia="en-US"/>
        </w:rPr>
        <w:t xml:space="preserve">MSS WSE conversion: This mapping is required to convert the Market Size and Share data from the original Unit of Measure to WSE. The WSE conversion is only applicable for FCT data. The </w:t>
      </w:r>
      <w:r w:rsidRPr="461D28A3" w:rsidR="45691607">
        <w:rPr>
          <w:lang w:val="en-GB" w:eastAsia="en-US"/>
        </w:rPr>
        <w:t>WSE conversion would be applied to MSS Actuals, forecast and feature contribution datasets for reporting purposes.</w:t>
      </w:r>
    </w:p>
    <w:p w:rsidR="461D28A3" w:rsidP="461D28A3" w:rsidRDefault="461D28A3" w14:paraId="0DCC2A15" w14:textId="793F387D">
      <w:pPr>
        <w:rPr>
          <w:lang w:val="en-GB" w:eastAsia="en-US"/>
        </w:rPr>
      </w:pPr>
    </w:p>
    <w:p w:rsidR="461D28A3" w:rsidP="461D28A3" w:rsidRDefault="461D28A3" w14:paraId="1D5BD8C6" w14:textId="596B2A1C">
      <w:pPr>
        <w:rPr>
          <w:lang w:val="en-GB" w:eastAsia="en-US"/>
        </w:rPr>
      </w:pPr>
    </w:p>
    <w:p w:rsidR="6592714C" w:rsidP="461D28A3" w:rsidRDefault="6592714C" w14:paraId="35602F23" w14:textId="06DE3C5F">
      <w:pPr>
        <w:rPr>
          <w:lang w:val="en-GB" w:eastAsia="en-US"/>
        </w:rPr>
      </w:pPr>
      <w:r w:rsidRPr="461D28A3">
        <w:rPr>
          <w:lang w:val="en-GB" w:eastAsia="en-US"/>
        </w:rPr>
        <w:t>V2.10 End</w:t>
      </w:r>
    </w:p>
    <w:p w:rsidR="461D28A3" w:rsidP="461D28A3" w:rsidRDefault="461D28A3" w14:paraId="4D3D8B56" w14:textId="3DA983DF">
      <w:pPr>
        <w:rPr>
          <w:lang w:val="en-GB" w:eastAsia="en-US"/>
        </w:rPr>
      </w:pPr>
    </w:p>
    <w:p w:rsidR="6592714C" w:rsidP="461D28A3" w:rsidRDefault="6592714C" w14:paraId="098E22D8" w14:textId="0BBACBD3">
      <w:pPr>
        <w:rPr>
          <w:lang w:val="en-GB" w:eastAsia="en-US"/>
        </w:rPr>
      </w:pPr>
      <w:r w:rsidRPr="461D28A3">
        <w:rPr>
          <w:lang w:val="en-GB" w:eastAsia="en-US"/>
        </w:rPr>
        <w:t>V2.11 Start:</w:t>
      </w:r>
    </w:p>
    <w:p w:rsidR="461D28A3" w:rsidP="461D28A3" w:rsidRDefault="461D28A3" w14:paraId="487410FC" w14:textId="1A3EF02F">
      <w:pPr>
        <w:rPr>
          <w:lang w:val="en-GB" w:eastAsia="en-US"/>
        </w:rPr>
      </w:pPr>
    </w:p>
    <w:p w:rsidR="6592714C" w:rsidP="461D28A3" w:rsidRDefault="6592714C" w14:paraId="58740F5D" w14:textId="60B72ADE">
      <w:pPr>
        <w:pStyle w:val="ListParagraph"/>
        <w:numPr>
          <w:ilvl w:val="0"/>
          <w:numId w:val="6"/>
        </w:numPr>
        <w:rPr>
          <w:lang w:val="en-GB" w:eastAsia="en-US"/>
        </w:rPr>
      </w:pPr>
      <w:r w:rsidRPr="461D28A3">
        <w:rPr>
          <w:lang w:val="en-GB" w:eastAsia="en-US"/>
        </w:rPr>
        <w:t xml:space="preserve">Drivers by market </w:t>
      </w:r>
      <w:r w:rsidRPr="461D28A3" w:rsidR="422EAE48">
        <w:rPr>
          <w:lang w:val="en-GB" w:eastAsia="en-US"/>
        </w:rPr>
        <w:t>use case: This mapping provides a reference in Datahub for the below:</w:t>
      </w:r>
    </w:p>
    <w:p w:rsidR="461D28A3" w:rsidP="461D28A3" w:rsidRDefault="461D28A3" w14:paraId="7EEF49E0" w14:textId="24687686">
      <w:pPr>
        <w:rPr>
          <w:lang w:val="en-GB" w:eastAsia="en-US"/>
        </w:rPr>
      </w:pPr>
    </w:p>
    <w:p w:rsidR="422EAE48" w:rsidP="461D28A3" w:rsidRDefault="422EAE48" w14:paraId="48386EDD" w14:textId="6C3A0210">
      <w:pPr>
        <w:pStyle w:val="ListParagraph"/>
        <w:numPr>
          <w:ilvl w:val="0"/>
          <w:numId w:val="1"/>
        </w:numPr>
        <w:rPr>
          <w:lang w:val="en-GB" w:eastAsia="en-US"/>
        </w:rPr>
      </w:pPr>
      <w:r w:rsidRPr="461D28A3">
        <w:rPr>
          <w:lang w:val="en-GB" w:eastAsia="en-US"/>
        </w:rPr>
        <w:t>The demand drivers that are required for a market</w:t>
      </w:r>
    </w:p>
    <w:p w:rsidR="422EAE48" w:rsidP="461D28A3" w:rsidRDefault="422EAE48" w14:paraId="69B30B3E" w14:textId="678C1048">
      <w:pPr>
        <w:pStyle w:val="ListParagraph"/>
        <w:numPr>
          <w:ilvl w:val="0"/>
          <w:numId w:val="1"/>
        </w:numPr>
        <w:rPr>
          <w:lang w:val="en-GB" w:eastAsia="en-US"/>
        </w:rPr>
      </w:pPr>
      <w:r w:rsidRPr="461D28A3">
        <w:rPr>
          <w:lang w:val="en-GB" w:eastAsia="en-US"/>
        </w:rPr>
        <w:t>The drivers that are required for a Noodle use case by market</w:t>
      </w:r>
    </w:p>
    <w:p w:rsidR="461D28A3" w:rsidP="461D28A3" w:rsidRDefault="461D28A3" w14:paraId="5D06348D" w14:textId="265BC80D">
      <w:pPr>
        <w:rPr>
          <w:lang w:val="en-GB" w:eastAsia="en-US"/>
        </w:rPr>
      </w:pPr>
    </w:p>
    <w:p w:rsidR="6C6F00B8" w:rsidP="461D28A3" w:rsidRDefault="6C6F00B8" w14:paraId="57C6D437" w14:textId="11050CF0">
      <w:pPr>
        <w:rPr>
          <w:lang w:val="en-GB" w:eastAsia="en-US"/>
        </w:rPr>
      </w:pPr>
      <w:r w:rsidRPr="461D28A3">
        <w:rPr>
          <w:lang w:val="en-GB" w:eastAsia="en-US"/>
        </w:rPr>
        <w:t>Datahub would transfer files to Noodle based on the data available in Drivers by market_usecase mapping.</w:t>
      </w:r>
    </w:p>
    <w:p w:rsidR="461D28A3" w:rsidP="461D28A3" w:rsidRDefault="461D28A3" w14:paraId="0DD041BE" w14:textId="69035B6E">
      <w:pPr>
        <w:rPr>
          <w:lang w:val="en-GB" w:eastAsia="en-US"/>
        </w:rPr>
      </w:pPr>
    </w:p>
    <w:p w:rsidR="461D28A3" w:rsidP="461D28A3" w:rsidRDefault="461D28A3" w14:paraId="1EBFA234" w14:textId="1E176327">
      <w:pPr>
        <w:rPr>
          <w:lang w:val="en-GB" w:eastAsia="en-US"/>
        </w:rPr>
      </w:pPr>
    </w:p>
    <w:p w:rsidR="6592714C" w:rsidP="461D28A3" w:rsidRDefault="6592714C" w14:paraId="4D0DCF3F" w14:textId="4154BAD3">
      <w:pPr>
        <w:rPr>
          <w:lang w:val="en-GB" w:eastAsia="en-US"/>
        </w:rPr>
      </w:pPr>
      <w:r w:rsidRPr="461D28A3">
        <w:rPr>
          <w:lang w:val="en-GB" w:eastAsia="en-US"/>
        </w:rPr>
        <w:t>V2.11 End</w:t>
      </w:r>
    </w:p>
    <w:p w:rsidR="461D28A3" w:rsidP="461D28A3" w:rsidRDefault="461D28A3" w14:paraId="72BA79B5" w14:textId="29467AEF">
      <w:pPr>
        <w:rPr>
          <w:lang w:val="en-GB" w:eastAsia="en-US"/>
        </w:rPr>
      </w:pPr>
    </w:p>
    <w:p w:rsidR="00A41A3B" w:rsidP="025BA992" w:rsidRDefault="1509DE38" w14:paraId="2B2671DB" w14:textId="780DDE52">
      <w:pPr>
        <w:pStyle w:val="ListParagraph"/>
        <w:ind w:left="0"/>
        <w:rPr>
          <w:lang w:val="en-GB" w:eastAsia="en-US"/>
        </w:rPr>
      </w:pPr>
      <w:r w:rsidRPr="025BA992">
        <w:rPr>
          <w:lang w:val="en-GB" w:eastAsia="en-US"/>
        </w:rPr>
        <w:t>V2.12 Start:</w:t>
      </w:r>
    </w:p>
    <w:p w:rsidR="1509DE38" w:rsidP="025BA992" w:rsidRDefault="1509DE38" w14:paraId="6920ABA0" w14:textId="464647D6">
      <w:pPr>
        <w:pStyle w:val="ListParagraph"/>
        <w:numPr>
          <w:ilvl w:val="0"/>
          <w:numId w:val="6"/>
        </w:numPr>
        <w:rPr>
          <w:lang w:val="en-GB" w:eastAsia="en-US"/>
        </w:rPr>
      </w:pPr>
      <w:r w:rsidRPr="025BA992">
        <w:rPr>
          <w:lang w:val="en-GB" w:eastAsia="en-US"/>
        </w:rPr>
        <w:t>Disaggregation adjustment: Th</w:t>
      </w:r>
      <w:r w:rsidRPr="025BA992" w:rsidR="1BE77245">
        <w:rPr>
          <w:lang w:val="en-GB" w:eastAsia="en-US"/>
        </w:rPr>
        <w:t>e manual disaggregation</w:t>
      </w:r>
      <w:r w:rsidRPr="025BA992">
        <w:rPr>
          <w:lang w:val="en-GB" w:eastAsia="en-US"/>
        </w:rPr>
        <w:t xml:space="preserve"> adjustment file would be uploaded to Datahub through FTP server. Th</w:t>
      </w:r>
      <w:r w:rsidRPr="025BA992" w:rsidR="328538DF">
        <w:rPr>
          <w:lang w:val="en-GB" w:eastAsia="en-US"/>
        </w:rPr>
        <w:t xml:space="preserve">is file contains RSKU, Market code and disaggregation percentage. The </w:t>
      </w:r>
      <w:r w:rsidRPr="025BA992" w:rsidR="0E59F46F">
        <w:rPr>
          <w:lang w:val="en-GB" w:eastAsia="en-US"/>
        </w:rPr>
        <w:t>disaggregation percentage specified in this file would overwrite any disaggregation percentage calculated in the Datahub. For any RSKU and market code combination that is not pre</w:t>
      </w:r>
      <w:r w:rsidRPr="025BA992" w:rsidR="7790B474">
        <w:rPr>
          <w:lang w:val="en-GB" w:eastAsia="en-US"/>
        </w:rPr>
        <w:t>sent in this adjustment file, Datahub continues to calcul</w:t>
      </w:r>
      <w:r w:rsidRPr="025BA992" w:rsidR="2A881577">
        <w:rPr>
          <w:lang w:val="en-GB" w:eastAsia="en-US"/>
        </w:rPr>
        <w:t>ate disaggregation percentage.</w:t>
      </w:r>
    </w:p>
    <w:p w:rsidR="025BA992" w:rsidP="025BA992" w:rsidRDefault="025BA992" w14:paraId="4F549312" w14:textId="38C87D93">
      <w:pPr>
        <w:rPr>
          <w:lang w:val="en-GB" w:eastAsia="en-US"/>
        </w:rPr>
      </w:pPr>
    </w:p>
    <w:p w:rsidR="025BA992" w:rsidP="025BA992" w:rsidRDefault="025BA992" w14:paraId="0571A1C2" w14:textId="17F6156A">
      <w:pPr>
        <w:rPr>
          <w:lang w:val="en-GB" w:eastAsia="en-US"/>
        </w:rPr>
      </w:pPr>
    </w:p>
    <w:p w:rsidR="1509DE38" w:rsidP="025BA992" w:rsidRDefault="1509DE38" w14:paraId="61ABD8E7" w14:textId="75C407D6">
      <w:pPr>
        <w:rPr>
          <w:lang w:val="en-GB" w:eastAsia="en-US"/>
        </w:rPr>
      </w:pPr>
      <w:r w:rsidRPr="3470797C">
        <w:rPr>
          <w:lang w:val="en-GB" w:eastAsia="en-US"/>
        </w:rPr>
        <w:t>V2.12 End</w:t>
      </w:r>
    </w:p>
    <w:p w:rsidR="3470797C" w:rsidP="3470797C" w:rsidRDefault="3470797C" w14:paraId="311BCE91" w14:textId="17CD547A">
      <w:pPr>
        <w:rPr>
          <w:lang w:val="en-GB" w:eastAsia="en-US"/>
        </w:rPr>
      </w:pPr>
    </w:p>
    <w:p w:rsidR="3470797C" w:rsidP="3470797C" w:rsidRDefault="3470797C" w14:paraId="3B0EF59C" w14:textId="7F4C195A">
      <w:pPr>
        <w:rPr>
          <w:lang w:val="en-GB" w:eastAsia="en-US"/>
        </w:rPr>
      </w:pPr>
    </w:p>
    <w:p w:rsidR="3470797C" w:rsidP="3470797C" w:rsidRDefault="72FAE884" w14:paraId="4F0924F3" w14:textId="031568D4">
      <w:pPr>
        <w:rPr>
          <w:lang w:val="en-GB" w:eastAsia="en-US"/>
        </w:rPr>
      </w:pPr>
      <w:r w:rsidRPr="551CB0A1">
        <w:rPr>
          <w:lang w:val="en-GB" w:eastAsia="en-US"/>
        </w:rPr>
        <w:t>V2.14 Start:</w:t>
      </w:r>
    </w:p>
    <w:p w:rsidR="551CB0A1" w:rsidP="551CB0A1" w:rsidRDefault="551CB0A1" w14:paraId="794DCB55" w14:textId="1157D122">
      <w:pPr>
        <w:rPr>
          <w:lang w:val="en-GB" w:eastAsia="en-US"/>
        </w:rPr>
      </w:pPr>
    </w:p>
    <w:p w:rsidR="551CB0A1" w:rsidP="551CB0A1" w:rsidRDefault="551CB0A1" w14:paraId="12706B97" w14:textId="56CB1FB2">
      <w:pPr>
        <w:rPr>
          <w:lang w:val="en-GB" w:eastAsia="en-US"/>
        </w:rPr>
      </w:pPr>
    </w:p>
    <w:p w:rsidR="72FAE884" w:rsidP="551CB0A1" w:rsidRDefault="413FAA28" w14:paraId="5ED46AE7" w14:textId="02B0AE48">
      <w:pPr>
        <w:pStyle w:val="ListParagraph"/>
        <w:numPr>
          <w:ilvl w:val="0"/>
          <w:numId w:val="6"/>
        </w:numPr>
        <w:rPr>
          <w:lang w:val="en-GB" w:eastAsia="en-US"/>
        </w:rPr>
      </w:pPr>
      <w:r w:rsidRPr="6908C1D5">
        <w:rPr>
          <w:lang w:val="en-GB" w:eastAsia="en-US"/>
        </w:rPr>
        <w:t xml:space="preserve">Price gap </w:t>
      </w:r>
      <w:r w:rsidRPr="6908C1D5" w:rsidR="7438321C">
        <w:rPr>
          <w:lang w:val="en-GB" w:eastAsia="en-US"/>
        </w:rPr>
        <w:t xml:space="preserve">use case </w:t>
      </w:r>
      <w:r w:rsidRPr="6908C1D5">
        <w:rPr>
          <w:lang w:val="en-GB" w:eastAsia="en-US"/>
        </w:rPr>
        <w:t>Mapping: The Price gap mapping file contains the list of markets and the required price gaps for each use case (Sell In, sell through, Sell out and Market Size)</w:t>
      </w:r>
    </w:p>
    <w:p w:rsidR="551CB0A1" w:rsidP="551CB0A1" w:rsidRDefault="551CB0A1" w14:paraId="7BA109F1" w14:textId="069B82C5">
      <w:pPr>
        <w:rPr>
          <w:lang w:val="en-GB" w:eastAsia="en-US"/>
        </w:rPr>
      </w:pPr>
    </w:p>
    <w:p w:rsidR="551CB0A1" w:rsidP="551CB0A1" w:rsidRDefault="551CB0A1" w14:paraId="6099E403" w14:textId="508A9F24">
      <w:pPr>
        <w:rPr>
          <w:lang w:val="en-GB" w:eastAsia="en-US"/>
        </w:rPr>
      </w:pPr>
    </w:p>
    <w:p w:rsidR="3DC94009" w:rsidP="551CB0A1" w:rsidRDefault="39DAC7EB" w14:paraId="61E8A6B4" w14:textId="11CA6631">
      <w:pPr>
        <w:pStyle w:val="ListParagraph"/>
        <w:numPr>
          <w:ilvl w:val="0"/>
          <w:numId w:val="6"/>
        </w:numPr>
        <w:rPr>
          <w:lang w:val="en-GB" w:eastAsia="en-US"/>
        </w:rPr>
      </w:pPr>
      <w:r w:rsidRPr="6908C1D5">
        <w:rPr>
          <w:lang w:val="en-GB" w:eastAsia="en-US"/>
        </w:rPr>
        <w:t xml:space="preserve">Price </w:t>
      </w:r>
      <w:r w:rsidRPr="6908C1D5" w:rsidR="60A9E351">
        <w:rPr>
          <w:lang w:val="en-GB" w:eastAsia="en-US"/>
        </w:rPr>
        <w:t>g</w:t>
      </w:r>
      <w:r w:rsidRPr="6908C1D5">
        <w:rPr>
          <w:lang w:val="en-GB" w:eastAsia="en-US"/>
        </w:rPr>
        <w:t xml:space="preserve">ap </w:t>
      </w:r>
      <w:r w:rsidRPr="6908C1D5" w:rsidR="4FDFBA78">
        <w:rPr>
          <w:lang w:val="en-GB" w:eastAsia="en-US"/>
        </w:rPr>
        <w:t>o</w:t>
      </w:r>
      <w:r w:rsidRPr="6908C1D5">
        <w:rPr>
          <w:lang w:val="en-GB" w:eastAsia="en-US"/>
        </w:rPr>
        <w:t xml:space="preserve">ther markets </w:t>
      </w:r>
      <w:r w:rsidRPr="6908C1D5" w:rsidR="667A7066">
        <w:rPr>
          <w:lang w:val="en-GB" w:eastAsia="en-US"/>
        </w:rPr>
        <w:t xml:space="preserve">mapping: This file contains the list of </w:t>
      </w:r>
      <w:r w:rsidRPr="6908C1D5" w:rsidR="4192B371">
        <w:rPr>
          <w:lang w:val="en-GB" w:eastAsia="en-US"/>
        </w:rPr>
        <w:t>markets and respective definition</w:t>
      </w:r>
      <w:r w:rsidRPr="6908C1D5" w:rsidR="4D742F41">
        <w:rPr>
          <w:lang w:val="en-GB" w:eastAsia="en-US"/>
        </w:rPr>
        <w:t>s</w:t>
      </w:r>
      <w:r w:rsidRPr="6908C1D5" w:rsidR="4192B371">
        <w:rPr>
          <w:lang w:val="en-GB" w:eastAsia="en-US"/>
        </w:rPr>
        <w:t xml:space="preserve"> for other market.</w:t>
      </w:r>
      <w:r w:rsidRPr="6908C1D5" w:rsidR="5A77793C">
        <w:rPr>
          <w:lang w:val="en-GB" w:eastAsia="en-US"/>
        </w:rPr>
        <w:t xml:space="preserve"> For example, the other market for Kuwait is Saudi Arabia. </w:t>
      </w:r>
    </w:p>
    <w:p w:rsidR="551CB0A1" w:rsidP="551CB0A1" w:rsidRDefault="551CB0A1" w14:paraId="01D0D978" w14:textId="3F49BB20">
      <w:pPr>
        <w:rPr>
          <w:lang w:val="en-GB" w:eastAsia="en-US"/>
        </w:rPr>
      </w:pPr>
    </w:p>
    <w:p w:rsidR="551CB0A1" w:rsidP="551CB0A1" w:rsidRDefault="551CB0A1" w14:paraId="4357E07C" w14:textId="0BD8244E">
      <w:pPr>
        <w:rPr>
          <w:lang w:val="en-GB" w:eastAsia="en-US"/>
        </w:rPr>
      </w:pPr>
    </w:p>
    <w:p w:rsidR="1149FE5A" w:rsidP="551CB0A1" w:rsidRDefault="03F65B2E" w14:paraId="0538CF0F" w14:textId="6FB53472">
      <w:pPr>
        <w:pStyle w:val="ListParagraph"/>
        <w:numPr>
          <w:ilvl w:val="0"/>
          <w:numId w:val="6"/>
        </w:numPr>
        <w:rPr>
          <w:lang w:val="en-GB" w:eastAsia="en-US"/>
        </w:rPr>
      </w:pPr>
      <w:r w:rsidRPr="6908C1D5">
        <w:rPr>
          <w:lang w:val="en-GB" w:eastAsia="en-US"/>
        </w:rPr>
        <w:t xml:space="preserve">Price </w:t>
      </w:r>
      <w:r w:rsidRPr="6908C1D5" w:rsidR="7CF8E344">
        <w:rPr>
          <w:lang w:val="en-GB" w:eastAsia="en-US"/>
        </w:rPr>
        <w:t>g</w:t>
      </w:r>
      <w:r w:rsidRPr="6908C1D5">
        <w:rPr>
          <w:lang w:val="en-GB" w:eastAsia="en-US"/>
        </w:rPr>
        <w:t xml:space="preserve">ap </w:t>
      </w:r>
      <w:r w:rsidRPr="6908C1D5" w:rsidR="1449221B">
        <w:rPr>
          <w:lang w:val="en-GB" w:eastAsia="en-US"/>
        </w:rPr>
        <w:t>c</w:t>
      </w:r>
      <w:r w:rsidRPr="6908C1D5" w:rsidR="11C1C5CE">
        <w:rPr>
          <w:lang w:val="en-GB" w:eastAsia="en-US"/>
        </w:rPr>
        <w:t xml:space="preserve">ompetitors set mapping: This file contains the list of Imperial Brand family </w:t>
      </w:r>
      <w:r w:rsidRPr="6908C1D5" w:rsidR="32ED7937">
        <w:rPr>
          <w:lang w:val="en-GB" w:eastAsia="en-US"/>
        </w:rPr>
        <w:t xml:space="preserve">data </w:t>
      </w:r>
      <w:r w:rsidRPr="6908C1D5" w:rsidR="11C1C5CE">
        <w:rPr>
          <w:lang w:val="en-GB" w:eastAsia="en-US"/>
        </w:rPr>
        <w:t xml:space="preserve">and corresponding </w:t>
      </w:r>
      <w:r w:rsidRPr="6908C1D5" w:rsidR="7D1FB48C">
        <w:rPr>
          <w:lang w:val="en-GB" w:eastAsia="en-US"/>
        </w:rPr>
        <w:t>competitors brand details.</w:t>
      </w:r>
    </w:p>
    <w:p w:rsidR="551CB0A1" w:rsidP="551CB0A1" w:rsidRDefault="551CB0A1" w14:paraId="0610352B" w14:textId="5E6C6287">
      <w:pPr>
        <w:rPr>
          <w:lang w:val="en-GB" w:eastAsia="en-US"/>
        </w:rPr>
      </w:pPr>
    </w:p>
    <w:p w:rsidR="72FAE884" w:rsidP="551CB0A1" w:rsidRDefault="72FAE884" w14:paraId="7F2FF1F6" w14:textId="2EF834F7">
      <w:pPr>
        <w:rPr>
          <w:lang w:val="en-GB" w:eastAsia="en-US"/>
        </w:rPr>
      </w:pPr>
      <w:r w:rsidRPr="551CB0A1">
        <w:rPr>
          <w:lang w:val="en-GB" w:eastAsia="en-US"/>
        </w:rPr>
        <w:t>V2.14 End</w:t>
      </w:r>
    </w:p>
    <w:p w:rsidR="3470797C" w:rsidP="551CB0A1" w:rsidRDefault="3470797C" w14:paraId="57D1AD19" w14:textId="70D76422">
      <w:pPr>
        <w:rPr>
          <w:lang w:val="en-GB" w:eastAsia="en-US"/>
        </w:rPr>
      </w:pPr>
    </w:p>
    <w:p w:rsidR="551CB0A1" w:rsidP="551CB0A1" w:rsidRDefault="551CB0A1" w14:paraId="63DF5350" w14:textId="70D76422">
      <w:pPr>
        <w:rPr>
          <w:lang w:val="en-GB" w:eastAsia="en-US"/>
        </w:rPr>
      </w:pPr>
    </w:p>
    <w:p w:rsidR="025BA992" w:rsidP="025BA992" w:rsidRDefault="025BA992" w14:paraId="2A801DF8" w14:textId="21D2B7D9">
      <w:pPr>
        <w:pStyle w:val="ListParagraph"/>
        <w:rPr>
          <w:lang w:val="en-GB" w:eastAsia="en-US"/>
        </w:rPr>
      </w:pPr>
    </w:p>
    <w:p w:rsidR="025BA992" w:rsidP="025BA992" w:rsidRDefault="025BA992" w14:paraId="73BB7564" w14:textId="045DE494">
      <w:pPr>
        <w:pStyle w:val="ListParagraph"/>
        <w:rPr>
          <w:lang w:val="en-GB" w:eastAsia="en-US"/>
        </w:rPr>
      </w:pPr>
    </w:p>
    <w:p w:rsidR="025BA992" w:rsidP="025BA992" w:rsidRDefault="025BA992" w14:paraId="0021B50A" w14:textId="5FAB4369">
      <w:pPr>
        <w:pStyle w:val="ListParagraph"/>
        <w:rPr>
          <w:lang w:val="en-GB" w:eastAsia="en-US"/>
        </w:rPr>
      </w:pPr>
    </w:p>
    <w:p w:rsidR="00A41A3B" w:rsidP="2C17465C" w:rsidRDefault="00A41A3B" w14:paraId="127E07C5" w14:textId="3907EA0B">
      <w:pPr>
        <w:pStyle w:val="ListParagraph"/>
        <w:rPr>
          <w:b/>
          <w:bCs/>
          <w:lang w:val="en-GB" w:eastAsia="en-US"/>
        </w:rPr>
      </w:pPr>
      <w:r w:rsidRPr="2C17465C">
        <w:rPr>
          <w:b/>
          <w:bCs/>
          <w:lang w:val="en-GB" w:eastAsia="en-US"/>
        </w:rPr>
        <w:t xml:space="preserve">Additional </w:t>
      </w:r>
      <w:r w:rsidRPr="2C17465C" w:rsidR="14A45E74">
        <w:rPr>
          <w:b/>
          <w:bCs/>
          <w:lang w:val="en-GB" w:eastAsia="en-US"/>
        </w:rPr>
        <w:t>R</w:t>
      </w:r>
      <w:r w:rsidRPr="2C17465C">
        <w:rPr>
          <w:b/>
          <w:bCs/>
          <w:lang w:val="en-GB" w:eastAsia="en-US"/>
        </w:rPr>
        <w:t>efe</w:t>
      </w:r>
      <w:r w:rsidRPr="2C17465C" w:rsidR="40BDAB44">
        <w:rPr>
          <w:b/>
          <w:bCs/>
          <w:lang w:val="en-GB" w:eastAsia="en-US"/>
        </w:rPr>
        <w:t>re</w:t>
      </w:r>
      <w:r w:rsidRPr="2C17465C">
        <w:rPr>
          <w:b/>
          <w:bCs/>
          <w:lang w:val="en-GB" w:eastAsia="en-US"/>
        </w:rPr>
        <w:t>nces:</w:t>
      </w:r>
    </w:p>
    <w:p w:rsidR="00A41A3B" w:rsidP="00DA2714" w:rsidRDefault="00A41A3B" w14:paraId="53D3712C" w14:textId="77777777">
      <w:pPr>
        <w:pStyle w:val="ListParagraph"/>
        <w:rPr>
          <w:lang w:val="en-GB" w:eastAsia="en-US"/>
        </w:rPr>
      </w:pPr>
    </w:p>
    <w:p w:rsidR="00DA2714" w:rsidP="0031552D" w:rsidRDefault="00DA2714" w14:paraId="27DAFC17" w14:textId="45F158F2">
      <w:pPr>
        <w:pStyle w:val="ListParagraph"/>
        <w:numPr>
          <w:ilvl w:val="0"/>
          <w:numId w:val="13"/>
        </w:numPr>
        <w:rPr>
          <w:lang w:val="en-GB" w:eastAsia="en-US"/>
        </w:rPr>
      </w:pPr>
      <w:r>
        <w:rPr>
          <w:lang w:val="en-GB" w:eastAsia="en-US"/>
        </w:rPr>
        <w:t xml:space="preserve">Link to </w:t>
      </w:r>
      <w:r w:rsidR="00981CEC">
        <w:rPr>
          <w:lang w:val="en-GB" w:eastAsia="en-US"/>
        </w:rPr>
        <w:t>mapping</w:t>
      </w:r>
      <w:r>
        <w:rPr>
          <w:lang w:val="en-GB" w:eastAsia="en-US"/>
        </w:rPr>
        <w:t xml:space="preserve"> d</w:t>
      </w:r>
      <w:r w:rsidR="00981CEC">
        <w:rPr>
          <w:lang w:val="en-GB" w:eastAsia="en-US"/>
        </w:rPr>
        <w:t>ocuments</w:t>
      </w:r>
      <w:r>
        <w:rPr>
          <w:lang w:val="en-GB" w:eastAsia="en-US"/>
        </w:rPr>
        <w:t xml:space="preserve">: </w:t>
      </w:r>
      <w:hyperlink w:history="1" r:id="rId20">
        <w:r w:rsidRPr="00DA2714">
          <w:rPr>
            <w:rStyle w:val="Hyperlink"/>
            <w:lang w:val="en-GB" w:eastAsia="en-US"/>
          </w:rPr>
          <w:t>Reference data samples</w:t>
        </w:r>
      </w:hyperlink>
    </w:p>
    <w:p w:rsidRPr="00FC17C6" w:rsidR="00DA2714" w:rsidP="00DA2714" w:rsidRDefault="00DA2714" w14:paraId="1290032A" w14:textId="77777777">
      <w:pPr>
        <w:pStyle w:val="ListParagraph"/>
        <w:rPr>
          <w:lang w:val="en-GB" w:eastAsia="en-US"/>
        </w:rPr>
      </w:pPr>
    </w:p>
    <w:p w:rsidR="00CF404F" w:rsidP="00CF404F" w:rsidRDefault="00CF404F" w14:paraId="0EF051A5" w14:textId="77777777">
      <w:pPr>
        <w:pStyle w:val="Heading2"/>
        <w:numPr>
          <w:ilvl w:val="0"/>
          <w:numId w:val="0"/>
        </w:numPr>
        <w:ind w:left="283"/>
      </w:pPr>
    </w:p>
    <w:p w:rsidR="009E3B67" w:rsidP="00D92B23" w:rsidRDefault="009E3B67" w14:paraId="1C878071" w14:textId="49D5176B">
      <w:pPr>
        <w:pStyle w:val="Heading2"/>
        <w:ind w:left="-284" w:firstLine="567"/>
      </w:pPr>
      <w:bookmarkStart w:name="_Toc115106387" w:id="46"/>
      <w:r>
        <w:t>Demand Driver Data</w:t>
      </w:r>
      <w:bookmarkEnd w:id="46"/>
      <w:r>
        <w:t xml:space="preserve"> </w:t>
      </w:r>
    </w:p>
    <w:p w:rsidR="00E86EFE" w:rsidP="00E86EFE" w:rsidRDefault="00E86EFE" w14:paraId="46C5E91E" w14:textId="2D1B3298">
      <w:pPr>
        <w:rPr>
          <w:lang w:val="en-GB" w:eastAsia="en-US"/>
        </w:rPr>
      </w:pPr>
    </w:p>
    <w:p w:rsidR="00FC17C6" w:rsidP="00E86EFE" w:rsidRDefault="00FA7705" w14:paraId="2C767DB3" w14:textId="31423B76">
      <w:pPr>
        <w:ind w:left="360"/>
      </w:pPr>
      <w:r>
        <w:t xml:space="preserve">Below </w:t>
      </w:r>
      <w:r w:rsidR="00F6344C">
        <w:t>is</w:t>
      </w:r>
      <w:r>
        <w:t xml:space="preserve"> the list of</w:t>
      </w:r>
      <w:r w:rsidR="00E86EFE">
        <w:t xml:space="preserve"> </w:t>
      </w:r>
      <w:r w:rsidR="00A76784">
        <w:t>Demand Planning</w:t>
      </w:r>
      <w:r w:rsidR="00E86EFE">
        <w:t xml:space="preserve"> </w:t>
      </w:r>
      <w:r>
        <w:t xml:space="preserve">driver </w:t>
      </w:r>
      <w:r w:rsidR="00E86EFE">
        <w:t>data schemas:</w:t>
      </w:r>
    </w:p>
    <w:p w:rsidR="00C94268" w:rsidP="00E86EFE" w:rsidRDefault="00C94268" w14:paraId="606BA344" w14:textId="1C63466A">
      <w:pPr>
        <w:ind w:left="360"/>
      </w:pPr>
    </w:p>
    <w:p w:rsidR="00B63932" w:rsidP="0031552D" w:rsidRDefault="0574FAFA" w14:paraId="50091A66" w14:textId="5F9935D4">
      <w:pPr>
        <w:pStyle w:val="ListParagraph"/>
        <w:numPr>
          <w:ilvl w:val="0"/>
          <w:numId w:val="7"/>
        </w:numPr>
        <w:rPr>
          <w:lang w:val="en-GB" w:eastAsia="en-US"/>
        </w:rPr>
      </w:pPr>
      <w:r w:rsidRPr="6D3B8CD5">
        <w:rPr>
          <w:lang w:val="en-GB" w:eastAsia="en-US"/>
        </w:rPr>
        <w:t xml:space="preserve">Stock Days dataset: </w:t>
      </w:r>
      <w:r w:rsidRPr="6D3B8CD5" w:rsidR="7DCD1392">
        <w:rPr>
          <w:lang w:val="en-GB" w:eastAsia="en-US"/>
        </w:rPr>
        <w:t>Measurement of the inventory coverage in days based on the customer's (</w:t>
      </w:r>
      <w:r w:rsidRPr="6D3B8CD5" w:rsidR="4C96FE44">
        <w:rPr>
          <w:lang w:val="en-GB" w:eastAsia="en-US"/>
        </w:rPr>
        <w:t>i.e.,</w:t>
      </w:r>
      <w:r w:rsidRPr="6D3B8CD5" w:rsidR="7DCD1392">
        <w:rPr>
          <w:lang w:val="en-GB" w:eastAsia="en-US"/>
        </w:rPr>
        <w:t xml:space="preserve"> especially Distributor) inventory holdings. </w:t>
      </w:r>
    </w:p>
    <w:p w:rsidR="6D3B8CD5" w:rsidP="6D3B8CD5" w:rsidRDefault="6D3B8CD5" w14:paraId="32C4987A" w14:textId="123C2AF9">
      <w:pPr>
        <w:rPr>
          <w:lang w:val="en-GB" w:eastAsia="en-US"/>
        </w:rPr>
      </w:pPr>
    </w:p>
    <w:p w:rsidR="7F599525" w:rsidP="6D3B8CD5" w:rsidRDefault="7F599525" w14:paraId="15EC4C75" w14:textId="3F1C8188">
      <w:pPr>
        <w:ind w:firstLine="720"/>
        <w:rPr>
          <w:lang w:val="en-GB" w:eastAsia="en-US"/>
        </w:rPr>
      </w:pPr>
      <w:r w:rsidRPr="6D3B8CD5">
        <w:rPr>
          <w:lang w:val="en-GB" w:eastAsia="en-US"/>
        </w:rPr>
        <w:t>V2</w:t>
      </w:r>
      <w:r w:rsidRPr="6D3B8CD5" w:rsidR="57B9DBC4">
        <w:rPr>
          <w:lang w:val="en-GB" w:eastAsia="en-US"/>
        </w:rPr>
        <w:t>.0</w:t>
      </w:r>
      <w:r w:rsidRPr="6D3B8CD5">
        <w:rPr>
          <w:lang w:val="en-GB" w:eastAsia="en-US"/>
        </w:rPr>
        <w:t xml:space="preserve"> Start: This calculation is no longer required. Stock days data file comes with the data in </w:t>
      </w:r>
      <w:r>
        <w:tab/>
      </w:r>
      <w:r w:rsidRPr="6D3B8CD5">
        <w:rPr>
          <w:lang w:val="en-GB" w:eastAsia="en-US"/>
        </w:rPr>
        <w:t>required format.</w:t>
      </w:r>
    </w:p>
    <w:p w:rsidR="00B05D93" w:rsidP="00B05D93" w:rsidRDefault="00B05D93" w14:paraId="47CEB3B6" w14:textId="2F2E9121">
      <w:pPr>
        <w:pStyle w:val="ListParagraph"/>
        <w:rPr>
          <w:lang w:val="en-GB" w:eastAsia="en-US"/>
        </w:rPr>
      </w:pPr>
    </w:p>
    <w:p w:rsidR="00B05D93" w:rsidP="00B05D93" w:rsidRDefault="001D63A6" w14:paraId="35F6E1FE" w14:textId="2341659E">
      <w:pPr>
        <w:pStyle w:val="ListParagraph"/>
        <w:rPr>
          <w:strike/>
          <w:lang w:val="en-GB" w:eastAsia="en-US"/>
        </w:rPr>
      </w:pPr>
      <w:r w:rsidRPr="1F3510B4">
        <w:rPr>
          <w:strike/>
          <w:lang w:val="en-GB" w:eastAsia="en-US"/>
        </w:rPr>
        <w:t>Stock days = Stock/average daily sell through for the last 3 months</w:t>
      </w:r>
    </w:p>
    <w:p w:rsidR="001D63A6" w:rsidP="00B05D93" w:rsidRDefault="001D63A6" w14:paraId="1EE4122D" w14:textId="77777777">
      <w:pPr>
        <w:pStyle w:val="ListParagraph"/>
        <w:rPr>
          <w:strike/>
          <w:lang w:val="en-GB" w:eastAsia="en-US"/>
        </w:rPr>
      </w:pPr>
    </w:p>
    <w:p w:rsidR="00B05D93" w:rsidP="00B05D93" w:rsidRDefault="7DCD1392" w14:paraId="461FC2E7" w14:textId="20219816">
      <w:pPr>
        <w:pStyle w:val="ListParagraph"/>
        <w:rPr>
          <w:lang w:val="en-GB" w:eastAsia="en-US"/>
        </w:rPr>
      </w:pPr>
      <w:commentRangeStart w:id="47"/>
      <w:r w:rsidRPr="6D3B8CD5">
        <w:rPr>
          <w:strike/>
          <w:lang w:val="en-GB" w:eastAsia="en-US"/>
        </w:rPr>
        <w:t>This is a generic formula with few exceptions. Datahub would use above mentioned formula to calculate stock days for markets where stock actuals are available.</w:t>
      </w:r>
      <w:r w:rsidRPr="6D3B8CD5">
        <w:rPr>
          <w:lang w:val="en-GB" w:eastAsia="en-US"/>
        </w:rPr>
        <w:t xml:space="preserve"> </w:t>
      </w:r>
      <w:r w:rsidRPr="6D3B8CD5">
        <w:rPr>
          <w:strike/>
          <w:lang w:val="en-GB" w:eastAsia="en-US"/>
        </w:rPr>
        <w:t>For Markets where stock is an estimate or markets with a different calculation would be manually uploaded by GSC Data Scientist team.</w:t>
      </w:r>
      <w:r w:rsidRPr="6D3B8CD5" w:rsidR="158B9C6B">
        <w:rPr>
          <w:strike/>
          <w:lang w:val="en-GB" w:eastAsia="en-US"/>
        </w:rPr>
        <w:t xml:space="preserve"> The additional references section has list of markets and</w:t>
      </w:r>
      <w:r w:rsidRPr="6D3B8CD5" w:rsidR="1210C80A">
        <w:rPr>
          <w:strike/>
          <w:lang w:val="en-GB" w:eastAsia="en-US"/>
        </w:rPr>
        <w:t xml:space="preserve"> details of whether stock days must be calculated using above formula in Datahub for a market.</w:t>
      </w:r>
      <w:commentRangeEnd w:id="47"/>
      <w:r w:rsidR="00B05D93">
        <w:rPr>
          <w:rStyle w:val="CommentReference"/>
        </w:rPr>
        <w:commentReference w:id="47"/>
      </w:r>
    </w:p>
    <w:p w:rsidR="6D3B8CD5" w:rsidP="6D3B8CD5" w:rsidRDefault="6D3B8CD5" w14:paraId="531D794C" w14:textId="1086D05E">
      <w:pPr>
        <w:pStyle w:val="ListParagraph"/>
        <w:rPr>
          <w:lang w:val="en-GB" w:eastAsia="en-US"/>
        </w:rPr>
      </w:pPr>
    </w:p>
    <w:p w:rsidR="00B05D93" w:rsidP="00B05D93" w:rsidRDefault="57A64DAD" w14:paraId="0494B54B" w14:textId="1E691E82">
      <w:pPr>
        <w:pStyle w:val="ListParagraph"/>
        <w:rPr>
          <w:lang w:val="en-GB" w:eastAsia="en-US"/>
        </w:rPr>
      </w:pPr>
      <w:r w:rsidRPr="6D3B8CD5">
        <w:rPr>
          <w:lang w:val="en-GB" w:eastAsia="en-US"/>
        </w:rPr>
        <w:t>V2</w:t>
      </w:r>
      <w:r w:rsidRPr="6D3B8CD5" w:rsidR="1D5B46E3">
        <w:rPr>
          <w:lang w:val="en-GB" w:eastAsia="en-US"/>
        </w:rPr>
        <w:t>.0</w:t>
      </w:r>
      <w:r w:rsidRPr="6D3B8CD5">
        <w:rPr>
          <w:lang w:val="en-GB" w:eastAsia="en-US"/>
        </w:rPr>
        <w:t xml:space="preserve"> End</w:t>
      </w:r>
    </w:p>
    <w:p w:rsidR="00B05D93" w:rsidP="00B05D93" w:rsidRDefault="00B05D93" w14:paraId="18FD68CF" w14:textId="5A9925EB">
      <w:pPr>
        <w:pStyle w:val="ListParagraph"/>
        <w:rPr>
          <w:lang w:val="en-GB" w:eastAsia="en-US"/>
        </w:rPr>
      </w:pPr>
    </w:p>
    <w:p w:rsidR="00C94268" w:rsidP="0031552D" w:rsidRDefault="7F93C486" w14:paraId="27911AC3" w14:textId="21218BBC">
      <w:pPr>
        <w:pStyle w:val="ListParagraph"/>
        <w:numPr>
          <w:ilvl w:val="0"/>
          <w:numId w:val="7"/>
        </w:numPr>
        <w:rPr>
          <w:lang w:val="en-GB" w:eastAsia="en-US"/>
        </w:rPr>
      </w:pPr>
      <w:r w:rsidRPr="6D3B8CD5">
        <w:rPr>
          <w:lang w:val="en-GB" w:eastAsia="en-US"/>
        </w:rPr>
        <w:t>Market Consumption</w:t>
      </w:r>
      <w:r w:rsidRPr="6D3B8CD5" w:rsidR="3797074E">
        <w:rPr>
          <w:lang w:val="en-GB" w:eastAsia="en-US"/>
        </w:rPr>
        <w:t xml:space="preserve"> dataset:</w:t>
      </w:r>
      <w:r w:rsidRPr="6D3B8CD5" w:rsidR="07791228">
        <w:rPr>
          <w:lang w:val="en-GB" w:eastAsia="en-US"/>
        </w:rPr>
        <w:t xml:space="preserve"> </w:t>
      </w:r>
      <w:r w:rsidRPr="6D3B8CD5" w:rsidR="5E8B45C7">
        <w:rPr>
          <w:lang w:val="en-GB" w:eastAsia="en-US"/>
        </w:rPr>
        <w:t>Total Market consumption per category (UoM: Cigarette - sticks, EVP - values). For this the Market Size and Share (MSS) data would be used. Each month, latest file from HIVE would be used as source.</w:t>
      </w:r>
    </w:p>
    <w:p w:rsidR="00D3371E" w:rsidP="00D3371E" w:rsidRDefault="00D3371E" w14:paraId="665CBE33" w14:textId="77777777">
      <w:pPr>
        <w:pStyle w:val="ListParagraph"/>
        <w:rPr>
          <w:lang w:val="en-GB" w:eastAsia="en-US"/>
        </w:rPr>
      </w:pPr>
    </w:p>
    <w:p w:rsidR="00B63932" w:rsidP="0031552D" w:rsidRDefault="0574FAFA" w14:paraId="0191407A" w14:textId="08EC8991">
      <w:pPr>
        <w:pStyle w:val="ListParagraph"/>
        <w:numPr>
          <w:ilvl w:val="0"/>
          <w:numId w:val="7"/>
        </w:numPr>
        <w:rPr>
          <w:lang w:val="en-GB" w:eastAsia="en-US"/>
        </w:rPr>
      </w:pPr>
      <w:r w:rsidRPr="6D3B8CD5">
        <w:rPr>
          <w:lang w:val="en-GB" w:eastAsia="en-US"/>
        </w:rPr>
        <w:t>Product Consumption dataset:</w:t>
      </w:r>
      <w:r w:rsidRPr="6D3B8CD5" w:rsidR="54187801">
        <w:rPr>
          <w:lang w:val="en-GB" w:eastAsia="en-US"/>
        </w:rPr>
        <w:t xml:space="preserve"> Displaying the consumer sales volume in weekly or monthly bucket to support with seasonality and trend analysis.</w:t>
      </w:r>
    </w:p>
    <w:p w:rsidR="00FF7366" w:rsidP="00FF7366" w:rsidRDefault="00FF7366" w14:paraId="6F23B58D" w14:textId="35761125">
      <w:pPr>
        <w:pStyle w:val="ListParagraph"/>
        <w:rPr>
          <w:lang w:val="en-GB" w:eastAsia="en-US"/>
        </w:rPr>
      </w:pPr>
    </w:p>
    <w:p w:rsidR="00FF7366" w:rsidP="00FF7366" w:rsidRDefault="00FF7366" w14:paraId="0D7C8446" w14:textId="30FC0BA1">
      <w:pPr>
        <w:pStyle w:val="ListParagraph"/>
        <w:rPr>
          <w:lang w:val="en-GB" w:eastAsia="en-US"/>
        </w:rPr>
      </w:pPr>
      <w:r>
        <w:rPr>
          <w:lang w:val="en-GB" w:eastAsia="en-US"/>
        </w:rPr>
        <w:t>To predict Sell-In, below datasets are used as drivers.</w:t>
      </w:r>
    </w:p>
    <w:p w:rsidR="00FF7366" w:rsidP="0031552D" w:rsidRDefault="00FF7366" w14:paraId="5815425A" w14:textId="64132AEE">
      <w:pPr>
        <w:pStyle w:val="ListParagraph"/>
        <w:numPr>
          <w:ilvl w:val="0"/>
          <w:numId w:val="15"/>
        </w:numPr>
        <w:rPr>
          <w:lang w:val="en-GB" w:eastAsia="en-US"/>
        </w:rPr>
      </w:pPr>
      <w:r>
        <w:rPr>
          <w:lang w:val="en-GB" w:eastAsia="en-US"/>
        </w:rPr>
        <w:t xml:space="preserve">For </w:t>
      </w:r>
      <w:r w:rsidR="006D1686">
        <w:rPr>
          <w:lang w:val="en-GB" w:eastAsia="en-US"/>
        </w:rPr>
        <w:t>UK, Ireland</w:t>
      </w:r>
      <w:r>
        <w:rPr>
          <w:lang w:val="en-GB" w:eastAsia="en-US"/>
        </w:rPr>
        <w:t xml:space="preserve">, Australia &amp; New </w:t>
      </w:r>
      <w:r w:rsidR="00CE37C5">
        <w:rPr>
          <w:lang w:val="en-GB" w:eastAsia="en-US"/>
        </w:rPr>
        <w:t>Zealand:</w:t>
      </w:r>
      <w:r>
        <w:rPr>
          <w:lang w:val="en-GB" w:eastAsia="en-US"/>
        </w:rPr>
        <w:t xml:space="preserve"> Sell Out (Scan data) </w:t>
      </w:r>
    </w:p>
    <w:p w:rsidRPr="00FF7366" w:rsidR="00FF7366" w:rsidP="0031552D" w:rsidRDefault="00FF7366" w14:paraId="59FAE2DB" w14:textId="18C2EA3A">
      <w:pPr>
        <w:pStyle w:val="ListParagraph"/>
        <w:numPr>
          <w:ilvl w:val="0"/>
          <w:numId w:val="15"/>
        </w:numPr>
        <w:rPr>
          <w:lang w:val="en-GB" w:eastAsia="en-US"/>
        </w:rPr>
      </w:pPr>
      <w:r>
        <w:rPr>
          <w:lang w:val="en-GB" w:eastAsia="en-US"/>
        </w:rPr>
        <w:t>For Other Countries: Sell through/ Retail Audit</w:t>
      </w:r>
    </w:p>
    <w:p w:rsidR="00FF7366" w:rsidP="00FF7366" w:rsidRDefault="00FF7366" w14:paraId="756642F5" w14:textId="5056E685">
      <w:pPr>
        <w:pStyle w:val="ListParagraph"/>
        <w:rPr>
          <w:lang w:val="en-GB" w:eastAsia="en-US"/>
        </w:rPr>
      </w:pPr>
    </w:p>
    <w:p w:rsidR="00FF7366" w:rsidP="00FF7366" w:rsidRDefault="00FF7366" w14:paraId="30D65DA6" w14:textId="54C31096">
      <w:pPr>
        <w:pStyle w:val="ListParagraph"/>
        <w:rPr>
          <w:lang w:val="en-GB" w:eastAsia="en-US"/>
        </w:rPr>
      </w:pPr>
      <w:r>
        <w:rPr>
          <w:lang w:val="en-GB" w:eastAsia="en-US"/>
        </w:rPr>
        <w:t>The Retail Audit Scan data would be provided by GSC data scientist team. For other datasets, Noodle would use the forecast generated by them,</w:t>
      </w:r>
    </w:p>
    <w:p w:rsidR="00FF7366" w:rsidP="00FF7366" w:rsidRDefault="00FF7366" w14:paraId="0F13175A" w14:textId="77777777">
      <w:pPr>
        <w:pStyle w:val="ListParagraph"/>
        <w:rPr>
          <w:lang w:val="en-GB" w:eastAsia="en-US"/>
        </w:rPr>
      </w:pPr>
    </w:p>
    <w:p w:rsidR="00816D64" w:rsidP="0031552D" w:rsidRDefault="0574FAFA" w14:paraId="733DBCAA" w14:textId="2CE8CDF2">
      <w:pPr>
        <w:pStyle w:val="ListParagraph"/>
        <w:numPr>
          <w:ilvl w:val="0"/>
          <w:numId w:val="7"/>
        </w:numPr>
        <w:rPr>
          <w:lang w:val="en-GB" w:eastAsia="en-US"/>
        </w:rPr>
      </w:pPr>
      <w:r w:rsidRPr="6D3B8CD5">
        <w:rPr>
          <w:lang w:val="en-GB" w:eastAsia="en-US"/>
        </w:rPr>
        <w:t>Weighted Average Market Price dataset:</w:t>
      </w:r>
      <w:r w:rsidRPr="6D3B8CD5" w:rsidR="766601D5">
        <w:rPr>
          <w:lang w:val="en-GB" w:eastAsia="en-US"/>
        </w:rPr>
        <w:t xml:space="preserve"> Displaying the weighted average market (</w:t>
      </w:r>
      <w:r w:rsidRPr="6D3B8CD5" w:rsidR="7EA88A1D">
        <w:rPr>
          <w:lang w:val="en-GB" w:eastAsia="en-US"/>
        </w:rPr>
        <w:t>i.e.,</w:t>
      </w:r>
      <w:r w:rsidRPr="6D3B8CD5" w:rsidR="766601D5">
        <w:rPr>
          <w:lang w:val="en-GB" w:eastAsia="en-US"/>
        </w:rPr>
        <w:t xml:space="preserve"> category) price to check the correlation with the actual sales history trend</w:t>
      </w:r>
    </w:p>
    <w:p w:rsidR="00321507" w:rsidP="00321507" w:rsidRDefault="00321507" w14:paraId="5D38122F" w14:textId="65D807C3">
      <w:pPr>
        <w:pStyle w:val="ListParagraph"/>
        <w:rPr>
          <w:lang w:val="en-GB" w:eastAsia="en-US"/>
        </w:rPr>
      </w:pPr>
    </w:p>
    <w:p w:rsidRPr="00321507" w:rsidR="00321507" w:rsidP="00321507" w:rsidRDefault="0013490D" w14:paraId="2D99B686" w14:textId="4FB82FEB">
      <w:pPr>
        <w:pStyle w:val="ListParagraph"/>
        <w:rPr>
          <w:lang w:val="en-GB" w:eastAsia="en-US"/>
        </w:rPr>
      </w:pPr>
      <w:r>
        <w:rPr>
          <w:lang w:val="en-GB" w:eastAsia="en-US"/>
        </w:rPr>
        <w:t>#</w:t>
      </w:r>
      <w:r w:rsidR="00B32202">
        <w:rPr>
          <w:lang w:val="en-GB" w:eastAsia="en-US"/>
        </w:rPr>
        <w:t>4:</w:t>
      </w:r>
      <w:r w:rsidRPr="00321507" w:rsidR="00B32202">
        <w:rPr>
          <w:lang w:val="en-GB" w:eastAsia="en-US"/>
        </w:rPr>
        <w:t xml:space="preserve"> Weighted</w:t>
      </w:r>
      <w:r w:rsidRPr="00321507" w:rsidR="00321507">
        <w:rPr>
          <w:lang w:val="en-GB" w:eastAsia="en-US"/>
        </w:rPr>
        <w:t xml:space="preserve"> Average Market Price (FMC)</w:t>
      </w:r>
      <w:r w:rsidR="00321507">
        <w:rPr>
          <w:lang w:val="en-GB" w:eastAsia="en-US"/>
        </w:rPr>
        <w:t xml:space="preserve"> = </w:t>
      </w:r>
      <w:r w:rsidRPr="00321507" w:rsidR="00321507">
        <w:rPr>
          <w:lang w:val="en-GB" w:eastAsia="en-US"/>
        </w:rPr>
        <w:t>Sum of Retail Value (Local) for FMC/ Sum of Volumes (BU) for FMC</w:t>
      </w:r>
    </w:p>
    <w:p w:rsidR="00321507" w:rsidP="00321507" w:rsidRDefault="00321507" w14:paraId="69021F25" w14:textId="743EEE8B">
      <w:pPr>
        <w:pStyle w:val="ListParagraph"/>
        <w:rPr>
          <w:lang w:val="en-GB" w:eastAsia="en-US"/>
        </w:rPr>
      </w:pPr>
      <w:r w:rsidRPr="00321507">
        <w:rPr>
          <w:lang w:val="en-GB" w:eastAsia="en-US"/>
        </w:rPr>
        <w:t>FMC filter: Product group = cigarettes</w:t>
      </w:r>
    </w:p>
    <w:p w:rsidR="00321507" w:rsidP="00321507" w:rsidRDefault="00321507" w14:paraId="32C8FC93" w14:textId="77777777">
      <w:pPr>
        <w:pStyle w:val="ListParagraph"/>
        <w:rPr>
          <w:lang w:val="en-GB" w:eastAsia="en-US"/>
        </w:rPr>
      </w:pPr>
    </w:p>
    <w:p w:rsidRPr="00321507" w:rsidR="00321507" w:rsidP="00321507" w:rsidRDefault="0013490D" w14:paraId="75E601BF" w14:textId="62895C9A">
      <w:pPr>
        <w:pStyle w:val="ListParagraph"/>
        <w:rPr>
          <w:lang w:val="en-GB" w:eastAsia="en-US"/>
        </w:rPr>
      </w:pPr>
      <w:r>
        <w:rPr>
          <w:lang w:val="en-GB" w:eastAsia="en-US"/>
        </w:rPr>
        <w:t xml:space="preserve">#4a: </w:t>
      </w:r>
      <w:r w:rsidRPr="00321507" w:rsidR="00321507">
        <w:rPr>
          <w:lang w:val="en-GB" w:eastAsia="en-US"/>
        </w:rPr>
        <w:t>Weighted Average Market Price (FCT)</w:t>
      </w:r>
      <w:r w:rsidR="00321507">
        <w:rPr>
          <w:lang w:val="en-GB" w:eastAsia="en-US"/>
        </w:rPr>
        <w:t xml:space="preserve"> = </w:t>
      </w:r>
      <w:r w:rsidRPr="00321507" w:rsidR="00321507">
        <w:rPr>
          <w:lang w:val="en-GB" w:eastAsia="en-US"/>
        </w:rPr>
        <w:t>Sum of Retail Value (Local) for FCT/ Sum of Volumes (BU) for FCT</w:t>
      </w:r>
    </w:p>
    <w:p w:rsidR="00321507" w:rsidP="00321507" w:rsidRDefault="00321507" w14:paraId="2D524E4C" w14:textId="13DDF39A">
      <w:pPr>
        <w:pStyle w:val="ListParagraph"/>
        <w:rPr>
          <w:lang w:val="en-GB" w:eastAsia="en-US"/>
        </w:rPr>
      </w:pPr>
      <w:r w:rsidRPr="00321507">
        <w:rPr>
          <w:lang w:val="en-GB" w:eastAsia="en-US"/>
        </w:rPr>
        <w:t>FCT filter: Product Group = RYO/MYO</w:t>
      </w:r>
    </w:p>
    <w:p w:rsidR="00321507" w:rsidP="00321507" w:rsidRDefault="00321507" w14:paraId="52628C08" w14:textId="77777777">
      <w:pPr>
        <w:pStyle w:val="ListParagraph"/>
        <w:rPr>
          <w:lang w:val="en-GB" w:eastAsia="en-US"/>
        </w:rPr>
      </w:pPr>
    </w:p>
    <w:p w:rsidR="00664477" w:rsidP="0031552D" w:rsidRDefault="0574FAFA" w14:paraId="39D6D7BC" w14:textId="06713513">
      <w:pPr>
        <w:pStyle w:val="ListParagraph"/>
        <w:numPr>
          <w:ilvl w:val="0"/>
          <w:numId w:val="7"/>
        </w:numPr>
        <w:rPr>
          <w:lang w:val="en-GB" w:eastAsia="en-US"/>
        </w:rPr>
      </w:pPr>
      <w:r w:rsidRPr="6D3B8CD5">
        <w:rPr>
          <w:lang w:val="en-GB" w:eastAsia="en-US"/>
        </w:rPr>
        <w:t>Weighted Average Product Price dataset:</w:t>
      </w:r>
      <w:r w:rsidRPr="6D3B8CD5" w:rsidR="1E739247">
        <w:rPr>
          <w:lang w:val="en-GB" w:eastAsia="en-US"/>
        </w:rPr>
        <w:t xml:space="preserve"> Displaying the weighted average product price to check the correlation with the actual sales history trend</w:t>
      </w:r>
    </w:p>
    <w:p w:rsidR="00664477" w:rsidP="00664477" w:rsidRDefault="00664477" w14:paraId="400DDA7E" w14:textId="0915194C">
      <w:pPr>
        <w:pStyle w:val="ListParagraph"/>
        <w:rPr>
          <w:lang w:val="en-GB" w:eastAsia="en-US"/>
        </w:rPr>
      </w:pPr>
    </w:p>
    <w:p w:rsidRPr="00664477" w:rsidR="00664477" w:rsidP="00664477" w:rsidRDefault="0013490D" w14:paraId="1E1BE759" w14:textId="0FC7D899">
      <w:pPr>
        <w:pStyle w:val="ListParagraph"/>
        <w:rPr>
          <w:lang w:val="en-GB" w:eastAsia="en-US"/>
        </w:rPr>
      </w:pPr>
      <w:r>
        <w:rPr>
          <w:lang w:val="en-GB" w:eastAsia="en-US"/>
        </w:rPr>
        <w:t xml:space="preserve">#5: </w:t>
      </w:r>
      <w:r w:rsidRPr="00664477" w:rsidR="00664477">
        <w:rPr>
          <w:lang w:val="en-GB" w:eastAsia="en-US"/>
        </w:rPr>
        <w:t>Weighted Average Product Price (FMC)</w:t>
      </w:r>
      <w:r w:rsidR="00664477">
        <w:rPr>
          <w:lang w:val="en-GB" w:eastAsia="en-US"/>
        </w:rPr>
        <w:t xml:space="preserve"> = </w:t>
      </w:r>
      <w:r w:rsidRPr="00664477" w:rsidR="00664477">
        <w:rPr>
          <w:lang w:val="en-GB" w:eastAsia="en-US"/>
        </w:rPr>
        <w:t>Retail Value (Local) for FMC/ Volume (BU) for FMC * 20</w:t>
      </w:r>
    </w:p>
    <w:p w:rsidR="00664477" w:rsidP="00664477" w:rsidRDefault="00664477" w14:paraId="75CE3B76" w14:textId="60428E00">
      <w:pPr>
        <w:pStyle w:val="ListParagraph"/>
        <w:rPr>
          <w:lang w:val="en-GB" w:eastAsia="en-US"/>
        </w:rPr>
      </w:pPr>
      <w:r w:rsidRPr="00664477">
        <w:rPr>
          <w:lang w:val="en-GB" w:eastAsia="en-US"/>
        </w:rPr>
        <w:t>FMC filter: Product group = cigarettes</w:t>
      </w:r>
    </w:p>
    <w:p w:rsidR="00664477" w:rsidP="00664477" w:rsidRDefault="00664477" w14:paraId="744E6F3D" w14:textId="000E5DD1">
      <w:pPr>
        <w:pStyle w:val="ListParagraph"/>
        <w:rPr>
          <w:lang w:val="en-GB" w:eastAsia="en-US"/>
        </w:rPr>
      </w:pPr>
    </w:p>
    <w:p w:rsidRPr="00664477" w:rsidR="00664477" w:rsidP="00664477" w:rsidRDefault="0013490D" w14:paraId="4BB899D8" w14:textId="72CE8CC2">
      <w:pPr>
        <w:pStyle w:val="ListParagraph"/>
        <w:rPr>
          <w:lang w:val="en-GB" w:eastAsia="en-US"/>
        </w:rPr>
      </w:pPr>
      <w:r>
        <w:rPr>
          <w:lang w:val="en-GB" w:eastAsia="en-US"/>
        </w:rPr>
        <w:t xml:space="preserve">#5a: </w:t>
      </w:r>
      <w:r w:rsidRPr="00664477" w:rsidR="00664477">
        <w:rPr>
          <w:lang w:val="en-GB" w:eastAsia="en-US"/>
        </w:rPr>
        <w:t>Weighted Average Product Price (FCT)</w:t>
      </w:r>
      <w:r w:rsidR="00664477">
        <w:rPr>
          <w:lang w:val="en-GB" w:eastAsia="en-US"/>
        </w:rPr>
        <w:t xml:space="preserve"> = </w:t>
      </w:r>
      <w:r w:rsidRPr="00664477" w:rsidR="00664477">
        <w:rPr>
          <w:lang w:val="en-GB" w:eastAsia="en-US"/>
        </w:rPr>
        <w:t xml:space="preserve">Retail Value (Local) for FCT/ Volume (BU) for FCT * </w:t>
      </w:r>
      <w:r w:rsidR="00664477">
        <w:rPr>
          <w:lang w:val="en-GB" w:eastAsia="en-US"/>
        </w:rPr>
        <w:t>3</w:t>
      </w:r>
      <w:r w:rsidRPr="00664477" w:rsidR="00664477">
        <w:rPr>
          <w:lang w:val="en-GB" w:eastAsia="en-US"/>
        </w:rPr>
        <w:t>0</w:t>
      </w:r>
    </w:p>
    <w:p w:rsidR="00664477" w:rsidP="00664477" w:rsidRDefault="00664477" w14:paraId="4231C8B5" w14:textId="03F2D661">
      <w:pPr>
        <w:pStyle w:val="ListParagraph"/>
        <w:rPr>
          <w:lang w:val="en-GB" w:eastAsia="en-US"/>
        </w:rPr>
      </w:pPr>
      <w:r w:rsidRPr="00664477">
        <w:rPr>
          <w:lang w:val="en-GB" w:eastAsia="en-US"/>
        </w:rPr>
        <w:t>FCT filter: Product Group = RYO/MYO</w:t>
      </w:r>
    </w:p>
    <w:p w:rsidR="00664477" w:rsidP="00664477" w:rsidRDefault="00664477" w14:paraId="1859BF1C" w14:textId="46055CE1">
      <w:pPr>
        <w:pStyle w:val="ListParagraph"/>
        <w:rPr>
          <w:lang w:val="en-GB" w:eastAsia="en-US"/>
        </w:rPr>
      </w:pPr>
    </w:p>
    <w:p w:rsidR="00664477" w:rsidP="00664477" w:rsidRDefault="00664477" w14:paraId="56C8F70F" w14:textId="77777777">
      <w:pPr>
        <w:pStyle w:val="ListParagraph"/>
        <w:rPr>
          <w:lang w:val="en-GB" w:eastAsia="en-US"/>
        </w:rPr>
      </w:pPr>
    </w:p>
    <w:p w:rsidRPr="00664477" w:rsidR="00664477" w:rsidP="00664477" w:rsidRDefault="00664477" w14:paraId="53CCCDE6" w14:textId="77777777">
      <w:pPr>
        <w:pStyle w:val="ListParagraph"/>
        <w:rPr>
          <w:lang w:val="en-GB" w:eastAsia="en-US"/>
        </w:rPr>
      </w:pPr>
    </w:p>
    <w:p w:rsidR="004B5909" w:rsidP="0031552D" w:rsidRDefault="0574FAFA" w14:paraId="4534C348" w14:textId="795CA27D">
      <w:pPr>
        <w:pStyle w:val="ListParagraph"/>
        <w:numPr>
          <w:ilvl w:val="0"/>
          <w:numId w:val="7"/>
        </w:numPr>
        <w:rPr>
          <w:lang w:val="en-GB" w:eastAsia="en-US"/>
        </w:rPr>
      </w:pPr>
      <w:r w:rsidRPr="6D3B8CD5">
        <w:rPr>
          <w:lang w:val="en-GB" w:eastAsia="en-US"/>
        </w:rPr>
        <w:t xml:space="preserve">Price Gap 1 (Calculated) dataset: </w:t>
      </w:r>
      <w:r w:rsidRPr="6D3B8CD5" w:rsidR="627BCF30">
        <w:rPr>
          <w:lang w:val="en-GB" w:eastAsia="en-US"/>
        </w:rPr>
        <w:t>Price Gap1 has below subcategories:</w:t>
      </w:r>
    </w:p>
    <w:p w:rsidR="004B5909" w:rsidP="004B5909" w:rsidRDefault="004B5909" w14:paraId="39FDF5BA" w14:textId="77777777">
      <w:pPr>
        <w:pStyle w:val="ListParagraph"/>
        <w:rPr>
          <w:lang w:val="en-GB" w:eastAsia="en-US"/>
        </w:rPr>
      </w:pPr>
    </w:p>
    <w:p w:rsidR="004B5909" w:rsidP="5784AE55" w:rsidRDefault="4BDB669B" w14:paraId="05667FA2" w14:textId="1F455A12">
      <w:pPr>
        <w:pStyle w:val="ListParagraph"/>
        <w:rPr>
          <w:lang w:val="en-GB" w:eastAsia="en-US"/>
        </w:rPr>
      </w:pPr>
      <w:r w:rsidRPr="025BA992">
        <w:rPr>
          <w:lang w:val="en-GB" w:eastAsia="en-US"/>
        </w:rPr>
        <w:t>A</w:t>
      </w:r>
      <w:r w:rsidRPr="025BA992" w:rsidR="004B5909">
        <w:rPr>
          <w:lang w:val="en-GB" w:eastAsia="en-US"/>
        </w:rPr>
        <w:t xml:space="preserve">: Price gap 1 - </w:t>
      </w:r>
      <w:r w:rsidRPr="5784AE55" w:rsidR="23D8150D">
        <w:rPr>
          <w:lang w:val="en-GB" w:eastAsia="en-US"/>
        </w:rPr>
        <w:t>Product Price to WAMP of the same category</w:t>
      </w:r>
      <w:r w:rsidRPr="5784AE55" w:rsidR="55E8DDF4">
        <w:rPr>
          <w:lang w:val="en-GB" w:eastAsia="en-US"/>
        </w:rPr>
        <w:t xml:space="preserve"> (SKU granularity)</w:t>
      </w:r>
    </w:p>
    <w:p w:rsidR="004B5909" w:rsidP="004B5909" w:rsidRDefault="004B5909" w14:paraId="54456F98" w14:textId="3D5DC312">
      <w:pPr>
        <w:pStyle w:val="ListParagraph"/>
        <w:rPr>
          <w:lang w:val="en-GB" w:eastAsia="en-US"/>
        </w:rPr>
      </w:pPr>
      <w:r w:rsidRPr="025BA992">
        <w:rPr>
          <w:lang w:val="en-GB" w:eastAsia="en-US"/>
        </w:rPr>
        <w:t>Delta between Weighted Average Product price (FCT) and Weighted Average Market Price of same category (FCT)</w:t>
      </w:r>
    </w:p>
    <w:p w:rsidR="004B5909" w:rsidP="004B5909" w:rsidRDefault="004B5909" w14:paraId="6E527DD9" w14:textId="77777777">
      <w:pPr>
        <w:pStyle w:val="ListParagraph"/>
        <w:rPr>
          <w:lang w:val="en-GB" w:eastAsia="en-US"/>
        </w:rPr>
      </w:pPr>
    </w:p>
    <w:p w:rsidR="004B5909" w:rsidP="5784AE55" w:rsidRDefault="0779F462" w14:paraId="533407B3" w14:textId="442A996F">
      <w:pPr>
        <w:pStyle w:val="ListParagraph"/>
        <w:rPr>
          <w:lang w:val="en-GB" w:eastAsia="en-US"/>
        </w:rPr>
      </w:pPr>
      <w:r w:rsidRPr="025BA992">
        <w:rPr>
          <w:lang w:val="en-GB" w:eastAsia="en-US"/>
        </w:rPr>
        <w:t>B</w:t>
      </w:r>
      <w:r w:rsidRPr="025BA992" w:rsidR="004B5909">
        <w:rPr>
          <w:lang w:val="en-GB" w:eastAsia="en-US"/>
        </w:rPr>
        <w:t xml:space="preserve">: Price gap 1 - </w:t>
      </w:r>
      <w:r w:rsidRPr="5784AE55" w:rsidR="3B34132D">
        <w:rPr>
          <w:lang w:val="en-GB" w:eastAsia="en-US"/>
        </w:rPr>
        <w:t>Product Price to WAMP of other category: FMC vsFCT</w:t>
      </w:r>
      <w:r w:rsidRPr="5784AE55" w:rsidR="3C97090C">
        <w:rPr>
          <w:lang w:val="en-GB" w:eastAsia="en-US"/>
        </w:rPr>
        <w:t xml:space="preserve"> (SKU granularity)</w:t>
      </w:r>
    </w:p>
    <w:p w:rsidR="004B5909" w:rsidP="004B5909" w:rsidRDefault="004B5909" w14:paraId="1CB17128" w14:textId="0C583B61">
      <w:pPr>
        <w:pStyle w:val="ListParagraph"/>
        <w:rPr>
          <w:lang w:val="en-GB" w:eastAsia="en-US"/>
        </w:rPr>
      </w:pPr>
      <w:r w:rsidRPr="025BA992">
        <w:rPr>
          <w:lang w:val="en-GB" w:eastAsia="en-US"/>
        </w:rPr>
        <w:t>Delta between Weighted Average Product price (FCT) and Weighted Average Market Price of other category (FMC)</w:t>
      </w:r>
    </w:p>
    <w:p w:rsidR="004B5909" w:rsidP="004B5909" w:rsidRDefault="004B5909" w14:paraId="05F9570D" w14:textId="77777777">
      <w:pPr>
        <w:pStyle w:val="ListParagraph"/>
        <w:rPr>
          <w:lang w:val="en-GB" w:eastAsia="en-US"/>
        </w:rPr>
      </w:pPr>
    </w:p>
    <w:p w:rsidR="004B5909" w:rsidP="5784AE55" w:rsidRDefault="2CDE1F89" w14:paraId="512F6D0C" w14:textId="3DAD4F2B">
      <w:pPr>
        <w:pStyle w:val="ListParagraph"/>
        <w:rPr>
          <w:lang w:val="en-GB" w:eastAsia="en-US"/>
        </w:rPr>
      </w:pPr>
      <w:r w:rsidRPr="025BA992">
        <w:rPr>
          <w:lang w:val="en-GB" w:eastAsia="en-US"/>
        </w:rPr>
        <w:t>C</w:t>
      </w:r>
      <w:r w:rsidRPr="025BA992" w:rsidR="004B5909">
        <w:rPr>
          <w:lang w:val="en-GB" w:eastAsia="en-US"/>
        </w:rPr>
        <w:t xml:space="preserve">: Price gap 1 - </w:t>
      </w:r>
      <w:r w:rsidRPr="5784AE55" w:rsidR="2DA1A740">
        <w:rPr>
          <w:lang w:val="en-GB" w:eastAsia="en-US"/>
        </w:rPr>
        <w:t>Product Price to WAMP of other market</w:t>
      </w:r>
      <w:r w:rsidRPr="5784AE55" w:rsidR="0759BC56">
        <w:rPr>
          <w:lang w:val="en-GB" w:eastAsia="en-US"/>
        </w:rPr>
        <w:t xml:space="preserve"> (SKU granularity)</w:t>
      </w:r>
    </w:p>
    <w:p w:rsidR="004B5909" w:rsidP="004B5909" w:rsidRDefault="004B5909" w14:paraId="6302D6C1" w14:textId="2E83B045">
      <w:pPr>
        <w:pStyle w:val="ListParagraph"/>
        <w:rPr>
          <w:lang w:val="en-GB" w:eastAsia="en-US"/>
        </w:rPr>
      </w:pPr>
      <w:r w:rsidRPr="025BA992">
        <w:rPr>
          <w:lang w:val="en-GB" w:eastAsia="en-US"/>
        </w:rPr>
        <w:t>Delta between Weighted Average Product price (FCT) and Weighted Average Market Price of other market</w:t>
      </w:r>
    </w:p>
    <w:p w:rsidR="004B5909" w:rsidP="004B5909" w:rsidRDefault="004B5909" w14:paraId="4AAC3777" w14:textId="77777777">
      <w:pPr>
        <w:pStyle w:val="ListParagraph"/>
        <w:rPr>
          <w:lang w:val="en-GB" w:eastAsia="en-US"/>
        </w:rPr>
      </w:pPr>
    </w:p>
    <w:p w:rsidR="004B5909" w:rsidP="5784AE55" w:rsidRDefault="31EDB7D6" w14:paraId="610BCABB" w14:textId="509347C8">
      <w:pPr>
        <w:pStyle w:val="ListParagraph"/>
        <w:rPr>
          <w:lang w:val="en-GB" w:eastAsia="en-US"/>
        </w:rPr>
      </w:pPr>
      <w:r w:rsidRPr="025BA992">
        <w:rPr>
          <w:lang w:val="en-GB" w:eastAsia="en-US"/>
        </w:rPr>
        <w:t>D</w:t>
      </w:r>
      <w:r w:rsidRPr="025BA992" w:rsidR="004B5909">
        <w:rPr>
          <w:lang w:val="en-GB" w:eastAsia="en-US"/>
        </w:rPr>
        <w:t xml:space="preserve">: Price gap 1 - </w:t>
      </w:r>
      <w:r w:rsidRPr="5784AE55" w:rsidR="196BBC6C">
        <w:rPr>
          <w:lang w:val="en-GB" w:eastAsia="en-US"/>
        </w:rPr>
        <w:t>WAMP to WAMP of other category: FMC vsFCT</w:t>
      </w:r>
      <w:r w:rsidRPr="5784AE55" w:rsidR="392B057B">
        <w:rPr>
          <w:lang w:val="en-GB" w:eastAsia="en-US"/>
        </w:rPr>
        <w:t xml:space="preserve"> (Category granularity)</w:t>
      </w:r>
    </w:p>
    <w:p w:rsidR="004B5909" w:rsidP="004B5909" w:rsidRDefault="004B5909" w14:paraId="05FC286F" w14:textId="0FD2F5C7">
      <w:pPr>
        <w:pStyle w:val="ListParagraph"/>
        <w:rPr>
          <w:lang w:val="en-GB" w:eastAsia="en-US"/>
        </w:rPr>
      </w:pPr>
      <w:r w:rsidRPr="025BA992">
        <w:rPr>
          <w:lang w:val="en-GB" w:eastAsia="en-US"/>
        </w:rPr>
        <w:t>Delta between Weighted Average Market Price (FCT) and Weighted Average Market Price of other category (FMC)</w:t>
      </w:r>
    </w:p>
    <w:p w:rsidR="004B5909" w:rsidP="004B5909" w:rsidRDefault="004B5909" w14:paraId="551202E7" w14:textId="77777777">
      <w:pPr>
        <w:pStyle w:val="ListParagraph"/>
        <w:rPr>
          <w:lang w:val="en-GB" w:eastAsia="en-US"/>
        </w:rPr>
      </w:pPr>
    </w:p>
    <w:p w:rsidR="004B5909" w:rsidP="5784AE55" w:rsidRDefault="0526797C" w14:paraId="13622A9A" w14:textId="573C9B75">
      <w:pPr>
        <w:pStyle w:val="ListParagraph"/>
        <w:rPr>
          <w:lang w:val="en-GB" w:eastAsia="en-US"/>
        </w:rPr>
      </w:pPr>
      <w:r w:rsidRPr="025BA992">
        <w:rPr>
          <w:lang w:val="en-GB" w:eastAsia="en-US"/>
        </w:rPr>
        <w:t>E</w:t>
      </w:r>
      <w:r w:rsidRPr="025BA992" w:rsidR="004B5909">
        <w:rPr>
          <w:lang w:val="en-GB" w:eastAsia="en-US"/>
        </w:rPr>
        <w:t xml:space="preserve">: Price gap 1 - </w:t>
      </w:r>
      <w:r w:rsidRPr="5784AE55" w:rsidR="45CD8E5E">
        <w:rPr>
          <w:lang w:val="en-GB" w:eastAsia="en-US"/>
        </w:rPr>
        <w:t>WAMP to WAMP of other market</w:t>
      </w:r>
      <w:r w:rsidRPr="5784AE55" w:rsidR="36E61272">
        <w:rPr>
          <w:lang w:val="en-GB" w:eastAsia="en-US"/>
        </w:rPr>
        <w:t xml:space="preserve"> (Category granularity)</w:t>
      </w:r>
    </w:p>
    <w:p w:rsidR="004B5909" w:rsidP="004B5909" w:rsidRDefault="004B5909" w14:paraId="3A31B4EA" w14:textId="54B0E47E">
      <w:pPr>
        <w:pStyle w:val="ListParagraph"/>
        <w:rPr>
          <w:lang w:val="en-GB" w:eastAsia="en-US"/>
        </w:rPr>
      </w:pPr>
      <w:r w:rsidRPr="025BA992">
        <w:rPr>
          <w:lang w:val="en-GB" w:eastAsia="en-US"/>
        </w:rPr>
        <w:t>Delta between Weighted Average Market Price (FCT) and Weighted Average Market Price of other Market</w:t>
      </w:r>
    </w:p>
    <w:p w:rsidR="004B5909" w:rsidP="004B5909" w:rsidRDefault="004B5909" w14:paraId="7FE7AEE9" w14:textId="77777777">
      <w:pPr>
        <w:pStyle w:val="ListParagraph"/>
        <w:rPr>
          <w:lang w:val="en-GB" w:eastAsia="en-US"/>
        </w:rPr>
      </w:pPr>
    </w:p>
    <w:p w:rsidR="004B5909" w:rsidP="004B5909" w:rsidRDefault="45F90259" w14:paraId="61B7C1B3" w14:textId="28DE1E0E">
      <w:pPr>
        <w:pStyle w:val="ListParagraph"/>
        <w:rPr>
          <w:lang w:val="en-GB" w:eastAsia="en-US"/>
        </w:rPr>
      </w:pPr>
      <w:r w:rsidRPr="025BA992">
        <w:rPr>
          <w:lang w:val="en-GB" w:eastAsia="en-US"/>
        </w:rPr>
        <w:t>V2.13 Start:</w:t>
      </w:r>
    </w:p>
    <w:p w:rsidR="025BA992" w:rsidP="025BA992" w:rsidRDefault="025BA992" w14:paraId="12A48917" w14:textId="39046B60">
      <w:pPr>
        <w:pStyle w:val="ListParagraph"/>
        <w:rPr>
          <w:lang w:val="en-GB" w:eastAsia="en-US"/>
        </w:rPr>
      </w:pPr>
    </w:p>
    <w:p w:rsidR="5B2BC36D" w:rsidP="5784AE55" w:rsidRDefault="5B2BC36D" w14:paraId="72527995" w14:textId="78E8CD8F">
      <w:pPr>
        <w:pStyle w:val="ListParagraph"/>
        <w:rPr>
          <w:lang w:val="en-GB" w:eastAsia="en-US"/>
        </w:rPr>
      </w:pPr>
      <w:r w:rsidRPr="025BA992">
        <w:rPr>
          <w:lang w:val="en-GB" w:eastAsia="en-US"/>
        </w:rPr>
        <w:t xml:space="preserve">G: </w:t>
      </w:r>
      <w:r w:rsidRPr="5784AE55" w:rsidR="491FAA74">
        <w:rPr>
          <w:lang w:val="en-GB" w:eastAsia="en-US"/>
        </w:rPr>
        <w:t>Price gap 1 - Product Price to WAMP of other category: HTC vs FMC</w:t>
      </w:r>
      <w:r w:rsidRPr="5784AE55" w:rsidR="0B52E11F">
        <w:rPr>
          <w:lang w:val="en-GB" w:eastAsia="en-US"/>
        </w:rPr>
        <w:t xml:space="preserve"> (SKU granularity)</w:t>
      </w:r>
    </w:p>
    <w:p w:rsidR="5B2BC36D" w:rsidP="025BA992" w:rsidRDefault="0AFFEA24" w14:paraId="253713E3" w14:textId="4B897546">
      <w:pPr>
        <w:pStyle w:val="ListParagraph"/>
        <w:rPr>
          <w:lang w:val="en-GB" w:eastAsia="en-US"/>
        </w:rPr>
      </w:pPr>
      <w:r w:rsidRPr="025BA992">
        <w:rPr>
          <w:lang w:val="en-GB" w:eastAsia="en-US"/>
        </w:rPr>
        <w:t>Delta between Weighted Average Product price (HTC) and Weighted Average Market Price of other category (FMC)</w:t>
      </w:r>
    </w:p>
    <w:p w:rsidR="025BA992" w:rsidP="025BA992" w:rsidRDefault="025BA992" w14:paraId="1CD4D94D" w14:textId="42DDDFEA">
      <w:pPr>
        <w:pStyle w:val="ListParagraph"/>
        <w:rPr>
          <w:lang w:val="en-GB" w:eastAsia="en-US"/>
        </w:rPr>
      </w:pPr>
    </w:p>
    <w:p w:rsidR="5B2BC36D" w:rsidP="5784AE55" w:rsidRDefault="5B2BC36D" w14:paraId="513799DC" w14:textId="622D4F1D">
      <w:pPr>
        <w:pStyle w:val="ListParagraph"/>
        <w:rPr>
          <w:lang w:val="en-GB" w:eastAsia="en-US"/>
        </w:rPr>
      </w:pPr>
      <w:r w:rsidRPr="025BA992">
        <w:rPr>
          <w:lang w:val="en-GB" w:eastAsia="en-US"/>
        </w:rPr>
        <w:t xml:space="preserve">H: </w:t>
      </w:r>
      <w:r w:rsidRPr="5784AE55" w:rsidR="40FA9C40">
        <w:rPr>
          <w:lang w:val="en-GB" w:eastAsia="en-US"/>
        </w:rPr>
        <w:t>Price gap 1 - Product Price to WAMP of other category: HTC vs FCT</w:t>
      </w:r>
      <w:r w:rsidRPr="5784AE55" w:rsidR="77586B75">
        <w:rPr>
          <w:lang w:val="en-GB" w:eastAsia="en-US"/>
        </w:rPr>
        <w:t xml:space="preserve"> (SKU granularity)</w:t>
      </w:r>
    </w:p>
    <w:p w:rsidR="5B2BC36D" w:rsidP="025BA992" w:rsidRDefault="0B6EB2CE" w14:paraId="128447BD" w14:textId="62B39337">
      <w:pPr>
        <w:pStyle w:val="ListParagraph"/>
        <w:rPr>
          <w:lang w:val="en-GB" w:eastAsia="en-US"/>
        </w:rPr>
      </w:pPr>
      <w:r w:rsidRPr="025BA992">
        <w:rPr>
          <w:lang w:val="en-GB" w:eastAsia="en-US"/>
        </w:rPr>
        <w:t>Delta between Weighted Average Product price (HTC) and Weighted Average Market Price of other category (FCT)</w:t>
      </w:r>
    </w:p>
    <w:p w:rsidR="025BA992" w:rsidP="025BA992" w:rsidRDefault="025BA992" w14:paraId="55B829A8" w14:textId="0A042E20">
      <w:pPr>
        <w:pStyle w:val="ListParagraph"/>
        <w:rPr>
          <w:lang w:val="en-GB" w:eastAsia="en-US"/>
        </w:rPr>
      </w:pPr>
    </w:p>
    <w:p w:rsidR="5B2BC36D" w:rsidP="5784AE55" w:rsidRDefault="5B2BC36D" w14:paraId="5E96592B" w14:textId="01DAA61B">
      <w:pPr>
        <w:pStyle w:val="ListParagraph"/>
        <w:rPr>
          <w:lang w:val="en-GB" w:eastAsia="en-US"/>
        </w:rPr>
      </w:pPr>
      <w:r w:rsidRPr="025BA992">
        <w:rPr>
          <w:lang w:val="en-GB" w:eastAsia="en-US"/>
        </w:rPr>
        <w:t xml:space="preserve">I: </w:t>
      </w:r>
      <w:r w:rsidRPr="5784AE55" w:rsidR="0DA6F3E8">
        <w:rPr>
          <w:lang w:val="en-GB" w:eastAsia="en-US"/>
        </w:rPr>
        <w:t xml:space="preserve">Price gap 1 - WAMP to WAMP of other category: HTC vs FMC </w:t>
      </w:r>
      <w:r w:rsidRPr="5784AE55" w:rsidR="7F19EA03">
        <w:rPr>
          <w:lang w:val="en-GB" w:eastAsia="en-US"/>
        </w:rPr>
        <w:t>(Category granularity)</w:t>
      </w:r>
    </w:p>
    <w:p w:rsidR="5B2BC36D" w:rsidP="025BA992" w:rsidRDefault="500B65B9" w14:paraId="1677FE50" w14:textId="32582C07">
      <w:pPr>
        <w:pStyle w:val="ListParagraph"/>
        <w:rPr>
          <w:lang w:val="en-GB" w:eastAsia="en-US"/>
        </w:rPr>
      </w:pPr>
      <w:r w:rsidRPr="025BA992">
        <w:rPr>
          <w:lang w:val="en-GB" w:eastAsia="en-US"/>
        </w:rPr>
        <w:t>Delta between Weighted Average Market Price (HTC) and Weighted Average Market Price of other category (FMC)</w:t>
      </w:r>
    </w:p>
    <w:p w:rsidR="025BA992" w:rsidP="025BA992" w:rsidRDefault="025BA992" w14:paraId="7B20DF48" w14:textId="297168F7">
      <w:pPr>
        <w:pStyle w:val="ListParagraph"/>
        <w:rPr>
          <w:lang w:val="en-GB" w:eastAsia="en-US"/>
        </w:rPr>
      </w:pPr>
    </w:p>
    <w:p w:rsidR="5B2BC36D" w:rsidP="5784AE55" w:rsidRDefault="5B2BC36D" w14:paraId="1560EB5F" w14:textId="4FA0C99E">
      <w:pPr>
        <w:pStyle w:val="ListParagraph"/>
        <w:rPr>
          <w:lang w:val="en-GB" w:eastAsia="en-US"/>
        </w:rPr>
      </w:pPr>
      <w:r w:rsidRPr="025BA992">
        <w:rPr>
          <w:lang w:val="en-GB" w:eastAsia="en-US"/>
        </w:rPr>
        <w:t xml:space="preserve">J: </w:t>
      </w:r>
      <w:r w:rsidRPr="5784AE55" w:rsidR="709A18E9">
        <w:rPr>
          <w:lang w:val="en-GB" w:eastAsia="en-US"/>
        </w:rPr>
        <w:t xml:space="preserve">Price gap 1 - WAMP to WAMP of other category: HTC vs FCT </w:t>
      </w:r>
      <w:r w:rsidRPr="5784AE55" w:rsidR="6327B66F">
        <w:rPr>
          <w:lang w:val="en-GB" w:eastAsia="en-US"/>
        </w:rPr>
        <w:t>(Category granularity)</w:t>
      </w:r>
    </w:p>
    <w:p w:rsidR="5B2BC36D" w:rsidP="025BA992" w:rsidRDefault="5B2BC36D" w14:paraId="026DD302" w14:textId="4A7C1AF3">
      <w:pPr>
        <w:pStyle w:val="ListParagraph"/>
        <w:rPr>
          <w:lang w:val="en-GB" w:eastAsia="en-US"/>
        </w:rPr>
      </w:pPr>
      <w:r w:rsidRPr="025BA992">
        <w:rPr>
          <w:lang w:val="en-GB" w:eastAsia="en-US"/>
        </w:rPr>
        <w:t>HTC vs FCT</w:t>
      </w:r>
      <w:r w:rsidRPr="025BA992" w:rsidR="58AB2FF6">
        <w:rPr>
          <w:lang w:val="en-GB" w:eastAsia="en-US"/>
        </w:rPr>
        <w:t xml:space="preserve"> Delta between Weighted Average Market Price (HTC) and Weighted Average Market Price of other category (FCT)</w:t>
      </w:r>
    </w:p>
    <w:p w:rsidR="025BA992" w:rsidP="025BA992" w:rsidRDefault="025BA992" w14:paraId="52CD79EF" w14:textId="7590FE49">
      <w:pPr>
        <w:pStyle w:val="ListParagraph"/>
        <w:rPr>
          <w:lang w:val="en-GB" w:eastAsia="en-US"/>
        </w:rPr>
      </w:pPr>
    </w:p>
    <w:p w:rsidR="025BA992" w:rsidP="025BA992" w:rsidRDefault="025BA992" w14:paraId="2945B859" w14:textId="06AA8555">
      <w:pPr>
        <w:pStyle w:val="ListParagraph"/>
        <w:rPr>
          <w:lang w:val="en-GB" w:eastAsia="en-US"/>
        </w:rPr>
      </w:pPr>
    </w:p>
    <w:p w:rsidR="45F90259" w:rsidP="025BA992" w:rsidRDefault="45F90259" w14:paraId="1BA07BBB" w14:textId="4031C650">
      <w:pPr>
        <w:pStyle w:val="ListParagraph"/>
        <w:rPr>
          <w:lang w:val="en-GB" w:eastAsia="en-US"/>
        </w:rPr>
      </w:pPr>
      <w:r w:rsidRPr="025BA992">
        <w:rPr>
          <w:lang w:val="en-GB" w:eastAsia="en-US"/>
        </w:rPr>
        <w:t>V2.13 End</w:t>
      </w:r>
    </w:p>
    <w:p w:rsidR="025BA992" w:rsidP="025BA992" w:rsidRDefault="025BA992" w14:paraId="1D743CCC" w14:textId="2A395793">
      <w:pPr>
        <w:pStyle w:val="ListParagraph"/>
        <w:rPr>
          <w:lang w:val="en-GB" w:eastAsia="en-US"/>
        </w:rPr>
      </w:pPr>
    </w:p>
    <w:p w:rsidR="00B63932" w:rsidP="004B5909" w:rsidRDefault="004B5909" w14:paraId="113DBB30" w14:textId="762E1A66">
      <w:pPr>
        <w:pStyle w:val="ListParagraph"/>
        <w:rPr>
          <w:lang w:val="en-GB" w:eastAsia="en-US"/>
        </w:rPr>
      </w:pPr>
      <w:r>
        <w:rPr>
          <w:lang w:val="en-GB" w:eastAsia="en-US"/>
        </w:rPr>
        <w:t xml:space="preserve"> </w:t>
      </w:r>
    </w:p>
    <w:p w:rsidR="00B63932" w:rsidP="0031552D" w:rsidRDefault="0574FAFA" w14:paraId="64A32219" w14:textId="312E8992">
      <w:pPr>
        <w:pStyle w:val="ListParagraph"/>
        <w:numPr>
          <w:ilvl w:val="0"/>
          <w:numId w:val="7"/>
        </w:numPr>
        <w:rPr>
          <w:lang w:val="en-GB" w:eastAsia="en-US"/>
        </w:rPr>
      </w:pPr>
      <w:r w:rsidRPr="7CBA918E">
        <w:rPr>
          <w:lang w:val="en-GB" w:eastAsia="en-US"/>
        </w:rPr>
        <w:t xml:space="preserve">Price Gap 2 </w:t>
      </w:r>
      <w:r w:rsidRPr="7CBA918E" w:rsidR="5CE039A7">
        <w:rPr>
          <w:lang w:val="en-GB" w:eastAsia="en-US"/>
        </w:rPr>
        <w:t>(F)</w:t>
      </w:r>
      <w:r w:rsidRPr="7CBA918E">
        <w:rPr>
          <w:lang w:val="en-GB" w:eastAsia="en-US"/>
        </w:rPr>
        <w:t xml:space="preserve">: </w:t>
      </w:r>
      <w:r w:rsidRPr="5784AE55" w:rsidR="33B9E3CD">
        <w:rPr>
          <w:lang w:val="en-GB" w:eastAsia="en-US"/>
        </w:rPr>
        <w:t>Product Price to Competitors set Price</w:t>
      </w:r>
      <w:r w:rsidRPr="5784AE55" w:rsidR="5D76041B">
        <w:rPr>
          <w:lang w:val="en-GB" w:eastAsia="en-US"/>
        </w:rPr>
        <w:t xml:space="preserve"> (SKU granularity)</w:t>
      </w:r>
    </w:p>
    <w:p w:rsidR="00B63932" w:rsidP="5784AE55" w:rsidRDefault="127C9B8A" w14:paraId="0842CBF9" w14:textId="16AF9946">
      <w:pPr>
        <w:ind w:firstLine="720"/>
        <w:rPr>
          <w:lang w:val="en-GB" w:eastAsia="en-US"/>
        </w:rPr>
      </w:pPr>
      <w:r w:rsidRPr="7CBA918E">
        <w:rPr>
          <w:lang w:val="en-GB" w:eastAsia="en-US"/>
        </w:rPr>
        <w:t xml:space="preserve">Delta between Weighted Average Product Price (FMC/FCT) and Weighted Average </w:t>
      </w:r>
      <w:r w:rsidR="0574FAFA">
        <w:tab/>
      </w:r>
      <w:r w:rsidR="0574FAFA">
        <w:tab/>
      </w:r>
      <w:r w:rsidRPr="7CBA918E">
        <w:rPr>
          <w:lang w:val="en-GB" w:eastAsia="en-US"/>
        </w:rPr>
        <w:t>Competitors Set Price</w:t>
      </w:r>
    </w:p>
    <w:p w:rsidR="7CBA918E" w:rsidP="7CBA918E" w:rsidRDefault="7CBA918E" w14:paraId="197DDE6A" w14:textId="3787C748">
      <w:pPr>
        <w:rPr>
          <w:lang w:val="en-GB" w:eastAsia="en-US"/>
        </w:rPr>
      </w:pPr>
    </w:p>
    <w:p w:rsidR="389C7F02" w:rsidP="7CBA918E" w:rsidRDefault="389C7F02" w14:paraId="699A5D24" w14:textId="713C71F5">
      <w:pPr>
        <w:ind w:firstLine="720"/>
      </w:pPr>
      <w:r>
        <w:rPr>
          <w:noProof/>
        </w:rPr>
        <w:drawing>
          <wp:inline distT="0" distB="0" distL="0" distR="0" wp14:anchorId="11672006" wp14:editId="5A07EA28">
            <wp:extent cx="4067175" cy="361950"/>
            <wp:effectExtent l="0" t="0" r="0" b="0"/>
            <wp:docPr id="369253031" name="Picture 36925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067175" cy="361950"/>
                    </a:xfrm>
                    <a:prstGeom prst="rect">
                      <a:avLst/>
                    </a:prstGeom>
                  </pic:spPr>
                </pic:pic>
              </a:graphicData>
            </a:graphic>
          </wp:inline>
        </w:drawing>
      </w:r>
    </w:p>
    <w:p w:rsidR="7CBA918E" w:rsidP="7CBA918E" w:rsidRDefault="7CBA918E" w14:paraId="7510E4A6" w14:textId="50885976">
      <w:pPr>
        <w:rPr>
          <w:lang w:val="en-GB" w:eastAsia="en-US"/>
        </w:rPr>
      </w:pPr>
    </w:p>
    <w:p w:rsidR="00B63F7C" w:rsidP="00B63F7C" w:rsidRDefault="00B63F7C" w14:paraId="539DD8F6" w14:textId="69994023">
      <w:pPr>
        <w:pStyle w:val="ListParagraph"/>
        <w:rPr>
          <w:lang w:val="en-GB" w:eastAsia="en-US"/>
        </w:rPr>
      </w:pPr>
    </w:p>
    <w:p w:rsidRPr="00C94268" w:rsidR="00147F9C" w:rsidP="5784AE55" w:rsidRDefault="00147F9C" w14:paraId="5B4D171B" w14:textId="0EA3DBEA">
      <w:pPr>
        <w:ind w:left="720"/>
        <w:rPr>
          <w:lang w:val="en-GB" w:eastAsia="en-US"/>
        </w:rPr>
      </w:pPr>
      <w:r>
        <w:rPr>
          <w:lang w:val="en-GB" w:eastAsia="en-US"/>
        </w:rPr>
        <w:t>*</w:t>
      </w:r>
      <w:r w:rsidRPr="00B63F7C">
        <w:rPr>
          <w:lang w:val="en-GB" w:eastAsia="en-US"/>
        </w:rPr>
        <w:t xml:space="preserve">Competitors Set </w:t>
      </w:r>
      <w:r>
        <w:rPr>
          <w:lang w:val="en-GB" w:eastAsia="en-US"/>
        </w:rPr>
        <w:t>is data filtered out by</w:t>
      </w:r>
      <w:r w:rsidRPr="00147F9C">
        <w:rPr>
          <w:lang w:val="en-GB" w:eastAsia="en-US"/>
        </w:rPr>
        <w:t xml:space="preserve"> holding company </w:t>
      </w:r>
      <w:r>
        <w:rPr>
          <w:lang w:val="en-GB" w:eastAsia="en-US"/>
        </w:rPr>
        <w:t>other than</w:t>
      </w:r>
      <w:r w:rsidRPr="00147F9C">
        <w:rPr>
          <w:lang w:val="en-GB" w:eastAsia="en-US"/>
        </w:rPr>
        <w:t xml:space="preserve"> Imperial </w:t>
      </w:r>
      <w:r w:rsidRPr="00147F9C" w:rsidR="00795F81">
        <w:rPr>
          <w:lang w:val="en-GB" w:eastAsia="en-US"/>
        </w:rPr>
        <w:t xml:space="preserve">Brands </w:t>
      </w:r>
    </w:p>
    <w:p w:rsidR="5784AE55" w:rsidP="5784AE55" w:rsidRDefault="5784AE55" w14:paraId="5EB9FBBE" w14:textId="7594BDF7">
      <w:pPr>
        <w:ind w:left="720"/>
        <w:rPr>
          <w:lang w:val="en-GB" w:eastAsia="en-US"/>
        </w:rPr>
      </w:pPr>
    </w:p>
    <w:p w:rsidR="5784AE55" w:rsidP="5784AE55" w:rsidRDefault="5784AE55" w14:paraId="74A7B754" w14:textId="1F605300">
      <w:pPr>
        <w:ind w:left="720"/>
        <w:rPr>
          <w:lang w:val="en-GB" w:eastAsia="en-US"/>
        </w:rPr>
      </w:pPr>
    </w:p>
    <w:p w:rsidR="00B63932" w:rsidP="0031552D" w:rsidRDefault="0574FAFA" w14:paraId="2D2ED931" w14:textId="7D913181">
      <w:pPr>
        <w:pStyle w:val="ListParagraph"/>
        <w:numPr>
          <w:ilvl w:val="0"/>
          <w:numId w:val="7"/>
        </w:numPr>
        <w:rPr>
          <w:lang w:val="en-GB" w:eastAsia="en-US"/>
        </w:rPr>
      </w:pPr>
      <w:r w:rsidRPr="7CBA918E">
        <w:rPr>
          <w:lang w:val="en-GB" w:eastAsia="en-US"/>
        </w:rPr>
        <w:t xml:space="preserve">Delivery Days dataset: </w:t>
      </w:r>
      <w:r w:rsidRPr="7CBA918E" w:rsidR="2D122E4C">
        <w:rPr>
          <w:lang w:val="en-GB" w:eastAsia="en-US"/>
        </w:rPr>
        <w:t>Displaying the numbers of working / delivery days within the month (</w:t>
      </w:r>
      <w:r w:rsidRPr="7CBA918E" w:rsidR="75860E4A">
        <w:rPr>
          <w:lang w:val="en-GB" w:eastAsia="en-US"/>
        </w:rPr>
        <w:t>i.e.,</w:t>
      </w:r>
      <w:r w:rsidRPr="7CBA918E" w:rsidR="2D122E4C">
        <w:rPr>
          <w:lang w:val="en-GB" w:eastAsia="en-US"/>
        </w:rPr>
        <w:t xml:space="preserve"> excluding holidays, weekends)</w:t>
      </w:r>
    </w:p>
    <w:p w:rsidR="00B26CAF" w:rsidP="00B26CAF" w:rsidRDefault="00B26CAF" w14:paraId="04A1F063" w14:textId="538FC31B">
      <w:pPr>
        <w:pStyle w:val="ListParagraph"/>
        <w:rPr>
          <w:lang w:val="en-GB" w:eastAsia="en-US"/>
        </w:rPr>
      </w:pPr>
    </w:p>
    <w:p w:rsidR="00B26CAF" w:rsidP="0031552D" w:rsidRDefault="00647E27" w14:paraId="4D3CC50A" w14:textId="485591F5">
      <w:pPr>
        <w:pStyle w:val="ListParagraph"/>
        <w:numPr>
          <w:ilvl w:val="0"/>
          <w:numId w:val="16"/>
        </w:numPr>
        <w:rPr>
          <w:lang w:val="en-GB" w:eastAsia="en-US"/>
        </w:rPr>
      </w:pPr>
      <w:r>
        <w:rPr>
          <w:lang w:val="en-GB" w:eastAsia="en-US"/>
        </w:rPr>
        <w:t xml:space="preserve">Delivery </w:t>
      </w:r>
      <w:r w:rsidR="00795F81">
        <w:rPr>
          <w:lang w:val="en-GB" w:eastAsia="en-US"/>
        </w:rPr>
        <w:t>Days =</w:t>
      </w:r>
      <w:r w:rsidRPr="00647E27">
        <w:rPr>
          <w:lang w:val="en-GB" w:eastAsia="en-US"/>
        </w:rPr>
        <w:t xml:space="preserve"> Working days - Holidays - WH Closure (</w:t>
      </w:r>
      <w:r w:rsidRPr="00647E27" w:rsidR="00FC5D94">
        <w:rPr>
          <w:lang w:val="en-GB" w:eastAsia="en-US"/>
        </w:rPr>
        <w:t>i.e.,</w:t>
      </w:r>
      <w:r w:rsidRPr="00647E27">
        <w:rPr>
          <w:lang w:val="en-GB" w:eastAsia="en-US"/>
        </w:rPr>
        <w:t xml:space="preserve"> internal business decisions)</w:t>
      </w:r>
    </w:p>
    <w:p w:rsidR="00B26CAF" w:rsidP="00B26CAF" w:rsidRDefault="00B26CAF" w14:paraId="0E738CF8" w14:textId="77777777">
      <w:pPr>
        <w:pStyle w:val="ListParagraph"/>
        <w:rPr>
          <w:lang w:val="en-GB" w:eastAsia="en-US"/>
        </w:rPr>
      </w:pPr>
    </w:p>
    <w:p w:rsidR="00B63932" w:rsidP="0031552D" w:rsidRDefault="0574FAFA" w14:paraId="60852998" w14:textId="712E8D83">
      <w:pPr>
        <w:pStyle w:val="ListParagraph"/>
        <w:numPr>
          <w:ilvl w:val="0"/>
          <w:numId w:val="7"/>
        </w:numPr>
        <w:rPr>
          <w:lang w:val="en-GB" w:eastAsia="en-US"/>
        </w:rPr>
      </w:pPr>
      <w:r w:rsidRPr="7CBA918E">
        <w:rPr>
          <w:lang w:val="en-GB" w:eastAsia="en-US"/>
        </w:rPr>
        <w:t xml:space="preserve">Covid dataset: </w:t>
      </w:r>
      <w:r w:rsidRPr="7CBA918E" w:rsidR="0A7D836E">
        <w:rPr>
          <w:lang w:val="en-GB" w:eastAsia="en-US"/>
        </w:rPr>
        <w:t>Displaying the impact of pandemics (</w:t>
      </w:r>
      <w:r w:rsidRPr="7CBA918E" w:rsidR="75860E4A">
        <w:rPr>
          <w:lang w:val="en-GB" w:eastAsia="en-US"/>
        </w:rPr>
        <w:t>i.e.,</w:t>
      </w:r>
      <w:r w:rsidRPr="7CBA918E" w:rsidR="0A7D836E">
        <w:rPr>
          <w:lang w:val="en-GB" w:eastAsia="en-US"/>
        </w:rPr>
        <w:t xml:space="preserve"> COVID) on the border closures and travellers.</w:t>
      </w:r>
    </w:p>
    <w:p w:rsidRPr="00BE1D79" w:rsidR="00795F81" w:rsidP="00BE1D79" w:rsidRDefault="00795F81" w14:paraId="28A26709" w14:textId="785B7CD1">
      <w:pPr>
        <w:rPr>
          <w:lang w:val="en-GB" w:eastAsia="en-US"/>
        </w:rPr>
      </w:pPr>
    </w:p>
    <w:p w:rsidR="00795F81" w:rsidP="00795F81" w:rsidRDefault="00795F81" w14:paraId="30DBAF62" w14:textId="77777777">
      <w:pPr>
        <w:pStyle w:val="ListParagraph"/>
        <w:rPr>
          <w:lang w:val="en-GB" w:eastAsia="en-US"/>
        </w:rPr>
      </w:pPr>
    </w:p>
    <w:p w:rsidR="00B63932" w:rsidP="0031552D" w:rsidRDefault="0574FAFA" w14:paraId="720EA438" w14:textId="5C151568">
      <w:pPr>
        <w:pStyle w:val="ListParagraph"/>
        <w:numPr>
          <w:ilvl w:val="0"/>
          <w:numId w:val="7"/>
        </w:numPr>
        <w:rPr>
          <w:lang w:val="en-GB" w:eastAsia="en-US"/>
        </w:rPr>
      </w:pPr>
      <w:r w:rsidRPr="7CBA918E">
        <w:rPr>
          <w:lang w:val="en-GB" w:eastAsia="en-US"/>
        </w:rPr>
        <w:t xml:space="preserve">Adult Population dataset: </w:t>
      </w:r>
      <w:r w:rsidRPr="7CBA918E" w:rsidR="69A23C13">
        <w:rPr>
          <w:lang w:val="en-GB" w:eastAsia="en-US"/>
        </w:rPr>
        <w:t>The total adult population per country</w:t>
      </w:r>
    </w:p>
    <w:p w:rsidR="00B63932" w:rsidP="0031552D" w:rsidRDefault="0574FAFA" w14:paraId="0F8E48A2" w14:textId="2075DC75">
      <w:pPr>
        <w:pStyle w:val="ListParagraph"/>
        <w:numPr>
          <w:ilvl w:val="0"/>
          <w:numId w:val="7"/>
        </w:numPr>
        <w:rPr>
          <w:lang w:val="en-GB" w:eastAsia="en-US"/>
        </w:rPr>
      </w:pPr>
      <w:r w:rsidRPr="7CBA918E">
        <w:rPr>
          <w:lang w:val="en-GB" w:eastAsia="en-US"/>
        </w:rPr>
        <w:t>Real GDP dataset:</w:t>
      </w:r>
      <w:r w:rsidRPr="7CBA918E" w:rsidR="0A2E6C9A">
        <w:rPr>
          <w:lang w:val="en-GB" w:eastAsia="en-US"/>
        </w:rPr>
        <w:t xml:space="preserve"> The average </w:t>
      </w:r>
      <w:r w:rsidRPr="7CBA918E" w:rsidR="1E24E2A6">
        <w:rPr>
          <w:lang w:val="en-GB" w:eastAsia="en-US"/>
        </w:rPr>
        <w:t>GDP</w:t>
      </w:r>
      <w:r w:rsidRPr="7CBA918E" w:rsidR="0B76B728">
        <w:rPr>
          <w:lang w:val="en-GB" w:eastAsia="en-US"/>
        </w:rPr>
        <w:t xml:space="preserve"> of the</w:t>
      </w:r>
      <w:r w:rsidRPr="7CBA918E" w:rsidR="0A2E6C9A">
        <w:rPr>
          <w:lang w:val="en-GB" w:eastAsia="en-US"/>
        </w:rPr>
        <w:t xml:space="preserve"> country</w:t>
      </w:r>
    </w:p>
    <w:p w:rsidRPr="0040753E" w:rsidR="00816D64" w:rsidP="0031552D" w:rsidRDefault="7F93C486" w14:paraId="48B00094" w14:textId="71C33A16">
      <w:pPr>
        <w:pStyle w:val="ListParagraph"/>
        <w:numPr>
          <w:ilvl w:val="0"/>
          <w:numId w:val="7"/>
        </w:numPr>
        <w:rPr>
          <w:lang w:val="en-GB" w:eastAsia="en-US"/>
        </w:rPr>
      </w:pPr>
      <w:r w:rsidRPr="7CBA918E">
        <w:rPr>
          <w:lang w:val="en-GB" w:eastAsia="en-US"/>
        </w:rPr>
        <w:t>Unemployment</w:t>
      </w:r>
      <w:r w:rsidRPr="7CBA918E" w:rsidR="3797074E">
        <w:rPr>
          <w:lang w:val="en-GB" w:eastAsia="en-US"/>
        </w:rPr>
        <w:t xml:space="preserve"> dataset:</w:t>
      </w:r>
      <w:r w:rsidRPr="7CBA918E" w:rsidR="0CD297B9">
        <w:rPr>
          <w:lang w:val="en-GB" w:eastAsia="en-US"/>
        </w:rPr>
        <w:t xml:space="preserve"> </w:t>
      </w:r>
      <w:r w:rsidRPr="7CBA918E" w:rsidR="1FD6F76A">
        <w:rPr>
          <w:lang w:val="en-GB" w:eastAsia="en-US"/>
        </w:rPr>
        <w:t>The unemployment rate per country</w:t>
      </w:r>
    </w:p>
    <w:p w:rsidR="00E92C21" w:rsidP="0031552D" w:rsidRDefault="09CE54EF" w14:paraId="3DE5000E" w14:textId="67EC15F6">
      <w:pPr>
        <w:pStyle w:val="ListParagraph"/>
        <w:numPr>
          <w:ilvl w:val="0"/>
          <w:numId w:val="7"/>
        </w:numPr>
        <w:rPr>
          <w:lang w:val="en-GB" w:eastAsia="en-US"/>
        </w:rPr>
      </w:pPr>
      <w:r w:rsidRPr="7CBA918E">
        <w:rPr>
          <w:lang w:val="en-GB" w:eastAsia="en-US"/>
        </w:rPr>
        <w:t>Ramadan</w:t>
      </w:r>
      <w:r w:rsidRPr="7CBA918E" w:rsidR="3797074E">
        <w:rPr>
          <w:lang w:val="en-GB" w:eastAsia="en-US"/>
        </w:rPr>
        <w:t xml:space="preserve"> dataset:</w:t>
      </w:r>
      <w:r w:rsidRPr="7CBA918E" w:rsidR="0CD297B9">
        <w:rPr>
          <w:lang w:val="en-GB" w:eastAsia="en-US"/>
        </w:rPr>
        <w:t xml:space="preserve"> </w:t>
      </w:r>
      <w:r w:rsidRPr="7CBA918E" w:rsidR="1F34667F">
        <w:rPr>
          <w:lang w:val="en-GB" w:eastAsia="en-US"/>
        </w:rPr>
        <w:t>The start and the end date (</w:t>
      </w:r>
      <w:r w:rsidRPr="7CBA918E" w:rsidR="4BB9AE56">
        <w:rPr>
          <w:lang w:val="en-GB" w:eastAsia="en-US"/>
        </w:rPr>
        <w:t>i.e.,</w:t>
      </w:r>
      <w:r w:rsidRPr="7CBA918E" w:rsidR="1F34667F">
        <w:rPr>
          <w:lang w:val="en-GB" w:eastAsia="en-US"/>
        </w:rPr>
        <w:t xml:space="preserve"> duration) of Ramadan</w:t>
      </w:r>
    </w:p>
    <w:p w:rsidR="00B63932" w:rsidP="0031552D" w:rsidRDefault="0574FAFA" w14:paraId="78465894" w14:textId="3DEBA70F">
      <w:pPr>
        <w:pStyle w:val="ListParagraph"/>
        <w:numPr>
          <w:ilvl w:val="0"/>
          <w:numId w:val="7"/>
        </w:numPr>
        <w:rPr>
          <w:lang w:val="en-GB" w:eastAsia="en-US"/>
        </w:rPr>
      </w:pPr>
      <w:r w:rsidRPr="7CBA918E">
        <w:rPr>
          <w:lang w:val="en-GB" w:eastAsia="en-US"/>
        </w:rPr>
        <w:t xml:space="preserve">Incidence dataset: </w:t>
      </w:r>
      <w:r w:rsidRPr="7CBA918E" w:rsidR="3E8CBE68">
        <w:rPr>
          <w:lang w:val="en-GB" w:eastAsia="en-US"/>
        </w:rPr>
        <w:t>The smoking incidences in % out of the total adult population</w:t>
      </w:r>
    </w:p>
    <w:p w:rsidRPr="007C40C7" w:rsidR="003B1C71" w:rsidP="0031552D" w:rsidRDefault="0574FAFA" w14:paraId="446E4E16" w14:textId="3102472D">
      <w:pPr>
        <w:pStyle w:val="ListParagraph"/>
        <w:numPr>
          <w:ilvl w:val="0"/>
          <w:numId w:val="7"/>
        </w:numPr>
        <w:rPr>
          <w:lang w:val="en-GB" w:eastAsia="en-US"/>
        </w:rPr>
      </w:pPr>
      <w:r w:rsidRPr="7CBA918E">
        <w:rPr>
          <w:lang w:val="en-GB" w:eastAsia="en-US"/>
        </w:rPr>
        <w:t>Pack Count Collection</w:t>
      </w:r>
      <w:r w:rsidRPr="7CBA918E" w:rsidR="3797074E">
        <w:rPr>
          <w:lang w:val="en-GB" w:eastAsia="en-US"/>
        </w:rPr>
        <w:t xml:space="preserve"> dataset:</w:t>
      </w:r>
      <w:r w:rsidRPr="7CBA918E" w:rsidR="0CD297B9">
        <w:rPr>
          <w:lang w:val="en-GB" w:eastAsia="en-US"/>
        </w:rPr>
        <w:t xml:space="preserve"> </w:t>
      </w:r>
      <w:r w:rsidRPr="7CBA918E" w:rsidR="3E8CBE68">
        <w:rPr>
          <w:lang w:val="en-GB" w:eastAsia="en-US"/>
        </w:rPr>
        <w:t>Representation of the non-duty paid consumption within the market.</w:t>
      </w:r>
    </w:p>
    <w:p w:rsidR="003B1C71" w:rsidP="0031552D" w:rsidRDefault="0574FAFA" w14:paraId="182F89FA" w14:textId="0BF26B88">
      <w:pPr>
        <w:pStyle w:val="ListParagraph"/>
        <w:numPr>
          <w:ilvl w:val="0"/>
          <w:numId w:val="7"/>
        </w:numPr>
        <w:rPr>
          <w:lang w:val="en-GB" w:eastAsia="en-US"/>
        </w:rPr>
      </w:pPr>
      <w:r w:rsidRPr="7CBA918E">
        <w:rPr>
          <w:lang w:val="en-GB" w:eastAsia="en-US"/>
        </w:rPr>
        <w:t>One-off Events</w:t>
      </w:r>
      <w:r w:rsidRPr="7CBA918E" w:rsidR="3797074E">
        <w:rPr>
          <w:lang w:val="en-GB" w:eastAsia="en-US"/>
        </w:rPr>
        <w:t xml:space="preserve"> dataset:</w:t>
      </w:r>
      <w:r w:rsidRPr="7CBA918E" w:rsidR="0CD297B9">
        <w:rPr>
          <w:lang w:val="en-GB" w:eastAsia="en-US"/>
        </w:rPr>
        <w:t xml:space="preserve"> </w:t>
      </w:r>
      <w:r w:rsidRPr="7CBA918E" w:rsidR="3E8CBE68">
        <w:rPr>
          <w:lang w:val="en-GB" w:eastAsia="en-US"/>
        </w:rPr>
        <w:t>Recording the one-off events such as unexpected regulations or World cup event to assess the impact to sales.</w:t>
      </w:r>
    </w:p>
    <w:p w:rsidR="00E86EFE" w:rsidP="00FC17C6" w:rsidRDefault="00E86EFE" w14:paraId="120A1AC0" w14:textId="51F6CD4F">
      <w:pPr>
        <w:rPr>
          <w:lang w:val="en-GB" w:eastAsia="en-US"/>
        </w:rPr>
      </w:pPr>
    </w:p>
    <w:p w:rsidR="00A76784" w:rsidP="00FC17C6" w:rsidRDefault="00A76784" w14:paraId="042F201A" w14:textId="13B2F42A">
      <w:pPr>
        <w:rPr>
          <w:lang w:val="en-GB" w:eastAsia="en-US"/>
        </w:rPr>
      </w:pPr>
    </w:p>
    <w:p w:rsidR="00E77E29" w:rsidP="00FC17C6" w:rsidRDefault="00E77E29" w14:paraId="534DA32F" w14:textId="5DC53E0B">
      <w:pPr>
        <w:rPr>
          <w:lang w:val="en-GB" w:eastAsia="en-US"/>
        </w:rPr>
      </w:pPr>
    </w:p>
    <w:p w:rsidR="00CF12D8" w:rsidP="2C17465C" w:rsidRDefault="004346CD" w14:paraId="3AFAC2EE" w14:textId="409DE67F">
      <w:pPr>
        <w:ind w:firstLine="360"/>
        <w:rPr>
          <w:b/>
          <w:bCs/>
          <w:lang w:val="en-GB" w:eastAsia="en-US"/>
        </w:rPr>
      </w:pPr>
      <w:r w:rsidRPr="2C17465C">
        <w:rPr>
          <w:b/>
          <w:bCs/>
          <w:lang w:val="en-GB" w:eastAsia="en-US"/>
        </w:rPr>
        <w:t xml:space="preserve">Additional </w:t>
      </w:r>
      <w:r w:rsidRPr="2C17465C" w:rsidR="00CF12D8">
        <w:rPr>
          <w:b/>
          <w:bCs/>
          <w:lang w:val="en-GB" w:eastAsia="en-US"/>
        </w:rPr>
        <w:t>References:</w:t>
      </w:r>
    </w:p>
    <w:p w:rsidR="00CF12D8" w:rsidP="00CF12D8" w:rsidRDefault="00CF12D8" w14:paraId="5A44E5FC" w14:textId="77777777">
      <w:pPr>
        <w:ind w:firstLine="360"/>
        <w:rPr>
          <w:lang w:val="en-GB" w:eastAsia="en-US"/>
        </w:rPr>
      </w:pPr>
    </w:p>
    <w:p w:rsidRPr="00CF12D8" w:rsidR="00E77E29" w:rsidP="0031552D" w:rsidRDefault="00E77E29" w14:paraId="3AD899D4" w14:textId="1307B67B">
      <w:pPr>
        <w:pStyle w:val="ListParagraph"/>
        <w:numPr>
          <w:ilvl w:val="0"/>
          <w:numId w:val="12"/>
        </w:numPr>
        <w:rPr>
          <w:lang w:val="en-GB" w:eastAsia="en-US"/>
        </w:rPr>
      </w:pPr>
      <w:r w:rsidRPr="00CF12D8">
        <w:rPr>
          <w:lang w:val="en-GB" w:eastAsia="en-US"/>
        </w:rPr>
        <w:t>The list of demand drivers applicable for each market is listed in the document below.</w:t>
      </w:r>
    </w:p>
    <w:p w:rsidR="00E77E29" w:rsidP="00FC17C6" w:rsidRDefault="00E77E29" w14:paraId="5230AB92" w14:textId="3032DDB3">
      <w:pPr>
        <w:rPr>
          <w:lang w:val="en-GB" w:eastAsia="en-US"/>
        </w:rPr>
      </w:pPr>
    </w:p>
    <w:p w:rsidR="00E77E29" w:rsidP="00FC17C6" w:rsidRDefault="00E77E29" w14:paraId="2A6FF7D1" w14:textId="7166894E">
      <w:pPr>
        <w:rPr>
          <w:rStyle w:val="Hyperlink"/>
          <w:lang w:val="en-GB" w:eastAsia="en-US"/>
        </w:rPr>
      </w:pPr>
      <w:r>
        <w:rPr>
          <w:lang w:val="en-GB" w:eastAsia="en-US"/>
        </w:rPr>
        <w:tab/>
      </w:r>
      <w:hyperlink w:history="1" r:id="rId22">
        <w:r w:rsidRPr="004E42D5" w:rsidR="004E42D5">
          <w:rPr>
            <w:rStyle w:val="Hyperlink"/>
            <w:lang w:val="en-GB" w:eastAsia="en-US"/>
          </w:rPr>
          <w:t>Demand drivers by market</w:t>
        </w:r>
      </w:hyperlink>
    </w:p>
    <w:p w:rsidR="00CF12D8" w:rsidP="00CF12D8" w:rsidRDefault="00CF12D8" w14:paraId="5277F9FC" w14:textId="77777777">
      <w:pPr>
        <w:rPr>
          <w:lang w:val="en-GB" w:eastAsia="en-US"/>
        </w:rPr>
      </w:pPr>
    </w:p>
    <w:p w:rsidRPr="00CF12D8" w:rsidR="00A76784" w:rsidP="0031552D" w:rsidRDefault="00CF12D8" w14:paraId="13C399FA" w14:textId="5AC9728B">
      <w:pPr>
        <w:pStyle w:val="ListParagraph"/>
        <w:numPr>
          <w:ilvl w:val="0"/>
          <w:numId w:val="12"/>
        </w:numPr>
        <w:rPr>
          <w:lang w:val="en-GB" w:eastAsia="en-US"/>
        </w:rPr>
      </w:pPr>
      <w:r w:rsidRPr="00CF12D8">
        <w:rPr>
          <w:lang w:val="en-GB" w:eastAsia="en-US"/>
        </w:rPr>
        <w:t xml:space="preserve">Link to </w:t>
      </w:r>
      <w:r w:rsidR="000B6B95">
        <w:rPr>
          <w:lang w:val="en-GB" w:eastAsia="en-US"/>
        </w:rPr>
        <w:t>reference</w:t>
      </w:r>
      <w:r w:rsidRPr="00CF12D8">
        <w:rPr>
          <w:lang w:val="en-GB" w:eastAsia="en-US"/>
        </w:rPr>
        <w:t xml:space="preserve"> dataset</w:t>
      </w:r>
      <w:r>
        <w:rPr>
          <w:lang w:val="en-GB" w:eastAsia="en-US"/>
        </w:rPr>
        <w:t>s</w:t>
      </w:r>
      <w:r w:rsidRPr="00CF12D8">
        <w:rPr>
          <w:lang w:val="en-GB" w:eastAsia="en-US"/>
        </w:rPr>
        <w:t xml:space="preserve"> for Demand Drivers</w:t>
      </w:r>
    </w:p>
    <w:p w:rsidR="00CF12D8" w:rsidP="00CF12D8" w:rsidRDefault="00CF12D8" w14:paraId="6D4B91D5" w14:textId="0726852E">
      <w:pPr>
        <w:ind w:firstLine="360"/>
        <w:rPr>
          <w:lang w:val="en-GB" w:eastAsia="en-US"/>
        </w:rPr>
      </w:pPr>
    </w:p>
    <w:p w:rsidR="00CF12D8" w:rsidP="00CF12D8" w:rsidRDefault="000004B2" w14:paraId="6BCFDF4B" w14:textId="03CFAB6F">
      <w:pPr>
        <w:ind w:firstLine="720"/>
        <w:rPr>
          <w:rStyle w:val="Hyperlink"/>
        </w:rPr>
      </w:pPr>
      <w:hyperlink w:history="1" r:id="rId23">
        <w:r w:rsidRPr="00CF12D8" w:rsidR="00CF12D8">
          <w:rPr>
            <w:rStyle w:val="Hyperlink"/>
            <w:lang w:val="en-GB" w:eastAsia="en-US"/>
          </w:rPr>
          <w:t>Demand Driver Samples</w:t>
        </w:r>
      </w:hyperlink>
    </w:p>
    <w:p w:rsidR="00FC2AFA" w:rsidP="00CF12D8" w:rsidRDefault="00FC2AFA" w14:paraId="50F08309" w14:textId="35DFD593">
      <w:pPr>
        <w:ind w:firstLine="720"/>
        <w:rPr>
          <w:rStyle w:val="Hyperlink"/>
        </w:rPr>
      </w:pPr>
    </w:p>
    <w:p w:rsidRPr="00FC2AFA" w:rsidR="00FC2AFA" w:rsidP="0031552D" w:rsidRDefault="00575167" w14:paraId="6711320E" w14:textId="238B8CC4">
      <w:pPr>
        <w:pStyle w:val="ListParagraph"/>
        <w:numPr>
          <w:ilvl w:val="0"/>
          <w:numId w:val="12"/>
        </w:numPr>
        <w:rPr>
          <w:lang w:val="en-GB" w:eastAsia="en-US"/>
        </w:rPr>
      </w:pPr>
      <w:r>
        <w:rPr>
          <w:lang w:val="en-GB" w:eastAsia="en-US"/>
        </w:rPr>
        <w:t>For Stock days demand driver: b</w:t>
      </w:r>
      <w:r w:rsidR="00FC2AFA">
        <w:rPr>
          <w:lang w:val="en-GB" w:eastAsia="en-US"/>
        </w:rPr>
        <w:t>elow link has the list of markets and stock days</w:t>
      </w:r>
      <w:r w:rsidR="004B10F0">
        <w:rPr>
          <w:lang w:val="en-GB" w:eastAsia="en-US"/>
        </w:rPr>
        <w:t xml:space="preserve"> calculation required in Datahub details</w:t>
      </w:r>
      <w:r w:rsidR="00FC2AFA">
        <w:rPr>
          <w:lang w:val="en-GB" w:eastAsia="en-US"/>
        </w:rPr>
        <w:t>.</w:t>
      </w:r>
    </w:p>
    <w:p w:rsidR="00CF12D8" w:rsidP="00FC17C6" w:rsidRDefault="00CF12D8" w14:paraId="3BBD65B7" w14:textId="6BF3F212">
      <w:pPr>
        <w:rPr>
          <w:lang w:val="en-GB" w:eastAsia="en-US"/>
        </w:rPr>
      </w:pPr>
    </w:p>
    <w:p w:rsidR="00FC2AFA" w:rsidP="00FC2AFA" w:rsidRDefault="000004B2" w14:paraId="54C7110B" w14:textId="59C22911">
      <w:pPr>
        <w:pStyle w:val="ListParagraph"/>
        <w:rPr>
          <w:lang w:val="en-GB" w:eastAsia="en-US"/>
        </w:rPr>
      </w:pPr>
      <w:hyperlink w:history="1" r:id="rId24">
        <w:r w:rsidR="0086751C">
          <w:rPr>
            <w:rStyle w:val="Hyperlink"/>
            <w:lang w:val="en-GB" w:eastAsia="en-US"/>
          </w:rPr>
          <w:t>S</w:t>
        </w:r>
        <w:r w:rsidRPr="00B05D93" w:rsidR="00FC2AFA">
          <w:rPr>
            <w:rStyle w:val="Hyperlink"/>
            <w:lang w:val="en-GB" w:eastAsia="en-US"/>
          </w:rPr>
          <w:t>tockdays_</w:t>
        </w:r>
        <w:r w:rsidR="00B91B4E">
          <w:rPr>
            <w:rStyle w:val="Hyperlink"/>
            <w:lang w:val="en-GB" w:eastAsia="en-US"/>
          </w:rPr>
          <w:t>by_</w:t>
        </w:r>
        <w:r w:rsidR="00A40D8C">
          <w:rPr>
            <w:rStyle w:val="Hyperlink"/>
            <w:lang w:val="en-GB" w:eastAsia="en-US"/>
          </w:rPr>
          <w:t>M</w:t>
        </w:r>
        <w:r w:rsidRPr="00B05D93" w:rsidR="00FC2AFA">
          <w:rPr>
            <w:rStyle w:val="Hyperlink"/>
            <w:lang w:val="en-GB" w:eastAsia="en-US"/>
          </w:rPr>
          <w:t>arket</w:t>
        </w:r>
      </w:hyperlink>
    </w:p>
    <w:p w:rsidR="00CF12D8" w:rsidP="00FC2AFA" w:rsidRDefault="00CF12D8" w14:paraId="089A9F84" w14:textId="00E983C9">
      <w:pPr>
        <w:ind w:left="720"/>
        <w:rPr>
          <w:lang w:val="en-GB" w:eastAsia="en-US"/>
        </w:rPr>
      </w:pPr>
    </w:p>
    <w:p w:rsidR="00FC2AFA" w:rsidP="00FC17C6" w:rsidRDefault="2E8E5631" w14:paraId="19716D65" w14:textId="7A6173C9">
      <w:pPr>
        <w:rPr>
          <w:lang w:val="en-GB" w:eastAsia="en-US"/>
        </w:rPr>
      </w:pPr>
      <w:r w:rsidRPr="107BC13A">
        <w:rPr>
          <w:lang w:val="en-GB" w:eastAsia="en-US"/>
        </w:rPr>
        <w:t>V2.19 Start:</w:t>
      </w:r>
    </w:p>
    <w:p w:rsidR="107BC13A" w:rsidP="107BC13A" w:rsidRDefault="107BC13A" w14:paraId="307B5A2A" w14:textId="6D46902A">
      <w:pPr>
        <w:rPr>
          <w:lang w:val="en-GB" w:eastAsia="en-US"/>
        </w:rPr>
      </w:pPr>
    </w:p>
    <w:p w:rsidR="2E8E5631" w:rsidP="107BC13A" w:rsidRDefault="2E8E5631" w14:paraId="7E12AF90" w14:textId="6E654D29">
      <w:pPr>
        <w:rPr>
          <w:lang w:val="en-GB" w:eastAsia="en-US"/>
        </w:rPr>
      </w:pPr>
      <w:r w:rsidRPr="107BC13A">
        <w:rPr>
          <w:lang w:val="en-GB" w:eastAsia="en-US"/>
        </w:rPr>
        <w:t>Global Private Label:</w:t>
      </w:r>
    </w:p>
    <w:p w:rsidR="107BC13A" w:rsidP="107BC13A" w:rsidRDefault="107BC13A" w14:paraId="0B1BD70A" w14:textId="7BF0EB2A">
      <w:pPr>
        <w:rPr>
          <w:lang w:val="en-GB" w:eastAsia="en-US"/>
        </w:rPr>
      </w:pPr>
    </w:p>
    <w:p w:rsidR="2E8E5631" w:rsidP="26AB4381" w:rsidRDefault="2E8E5631" w14:paraId="04D103F8" w14:textId="74E40DCC">
      <w:pPr>
        <w:rPr>
          <w:lang w:val="en-US" w:eastAsia="en-US"/>
        </w:rPr>
      </w:pPr>
      <w:r w:rsidRPr="26AB4381">
        <w:rPr>
          <w:lang w:val="en-GB" w:eastAsia="en-US"/>
        </w:rPr>
        <w:t xml:space="preserve">The data files for the markets - </w:t>
      </w:r>
      <w:r w:rsidRPr="26AB4381">
        <w:rPr>
          <w:lang w:val="en-US" w:eastAsia="en-US"/>
        </w:rPr>
        <w:t>depl,</w:t>
      </w:r>
      <w:r w:rsidRPr="26AB4381" w:rsidR="787B0222">
        <w:rPr>
          <w:lang w:val="en-US" w:eastAsia="en-US"/>
        </w:rPr>
        <w:t xml:space="preserve"> </w:t>
      </w:r>
      <w:r w:rsidRPr="26AB4381">
        <w:rPr>
          <w:lang w:val="en-US" w:eastAsia="en-US"/>
        </w:rPr>
        <w:t>grpl,</w:t>
      </w:r>
      <w:r w:rsidRPr="26AB4381" w:rsidR="71D11585">
        <w:rPr>
          <w:lang w:val="en-US" w:eastAsia="en-US"/>
        </w:rPr>
        <w:t xml:space="preserve"> </w:t>
      </w:r>
      <w:r w:rsidRPr="26AB4381">
        <w:rPr>
          <w:lang w:val="en-US" w:eastAsia="en-US"/>
        </w:rPr>
        <w:t xml:space="preserve">chpl are combined and shared as one file ‘GlobalPrivateLabel’ with Noodle. </w:t>
      </w:r>
      <w:r w:rsidRPr="26AB4381" w:rsidR="25718A30">
        <w:rPr>
          <w:lang w:val="en-US" w:eastAsia="en-US"/>
        </w:rPr>
        <w:t xml:space="preserve">This data merge </w:t>
      </w:r>
      <w:r w:rsidRPr="26AB4381" w:rsidR="603B9CD8">
        <w:rPr>
          <w:lang w:val="en-US" w:eastAsia="en-US"/>
        </w:rPr>
        <w:t>would be</w:t>
      </w:r>
      <w:r w:rsidRPr="26AB4381" w:rsidR="25718A30">
        <w:rPr>
          <w:lang w:val="en-US" w:eastAsia="en-US"/>
        </w:rPr>
        <w:t xml:space="preserve"> done for </w:t>
      </w:r>
      <w:r w:rsidRPr="26AB4381" w:rsidR="2B4C5E68">
        <w:rPr>
          <w:lang w:val="en-US" w:eastAsia="en-US"/>
        </w:rPr>
        <w:t xml:space="preserve">all the </w:t>
      </w:r>
      <w:r w:rsidRPr="26AB4381" w:rsidR="25718A30">
        <w:rPr>
          <w:lang w:val="en-US" w:eastAsia="en-US"/>
        </w:rPr>
        <w:t>datasets</w:t>
      </w:r>
      <w:r w:rsidRPr="26AB4381" w:rsidR="55C0E54A">
        <w:rPr>
          <w:lang w:val="en-US" w:eastAsia="en-US"/>
        </w:rPr>
        <w:t xml:space="preserve"> – Sales, Demand Drivers and Master data for the private label markets (depl, grpl, chpl).</w:t>
      </w:r>
    </w:p>
    <w:p w:rsidR="107BC13A" w:rsidP="107BC13A" w:rsidRDefault="107BC13A" w14:paraId="139C02CB" w14:textId="5DECF81E">
      <w:pPr>
        <w:rPr>
          <w:lang w:val="en-GB" w:eastAsia="en-US"/>
        </w:rPr>
      </w:pPr>
    </w:p>
    <w:p w:rsidR="2E8E5631" w:rsidP="107BC13A" w:rsidRDefault="2E8E5631" w14:paraId="57C95B69" w14:textId="37FB0C27">
      <w:pPr>
        <w:rPr>
          <w:lang w:val="en-GB" w:eastAsia="en-US"/>
        </w:rPr>
      </w:pPr>
      <w:r w:rsidRPr="107BC13A">
        <w:rPr>
          <w:lang w:val="en-GB" w:eastAsia="en-US"/>
        </w:rPr>
        <w:t>V2.19 End</w:t>
      </w:r>
    </w:p>
    <w:p w:rsidR="00FC2AFA" w:rsidP="00FC17C6" w:rsidRDefault="00FC2AFA" w14:paraId="21D1B268" w14:textId="172D91D7">
      <w:pPr>
        <w:rPr>
          <w:lang w:val="en-GB" w:eastAsia="en-US"/>
        </w:rPr>
      </w:pPr>
    </w:p>
    <w:p w:rsidRPr="00FC17C6" w:rsidR="00FC2AFA" w:rsidP="00FC17C6" w:rsidRDefault="00FC2AFA" w14:paraId="4A40B0C8" w14:textId="77777777">
      <w:pPr>
        <w:rPr>
          <w:lang w:val="en-GB" w:eastAsia="en-US"/>
        </w:rPr>
      </w:pPr>
    </w:p>
    <w:p w:rsidR="00662945" w:rsidP="003A749A" w:rsidRDefault="00FC17C6" w14:paraId="7AB43896" w14:textId="6078D77C">
      <w:pPr>
        <w:pStyle w:val="Heading2"/>
        <w:ind w:left="-284" w:firstLine="567"/>
      </w:pPr>
      <w:bookmarkStart w:name="_Toc115106388" w:id="48"/>
      <w:r>
        <w:t>Forecast Data</w:t>
      </w:r>
      <w:bookmarkEnd w:id="48"/>
      <w:r>
        <w:t xml:space="preserve"> </w:t>
      </w:r>
    </w:p>
    <w:p w:rsidR="00E25759" w:rsidP="00E25759" w:rsidRDefault="20DCD1E5" w14:paraId="7AA91326" w14:textId="20589558">
      <w:pPr>
        <w:rPr>
          <w:rFonts w:eastAsia="Arial"/>
        </w:rPr>
      </w:pPr>
      <w:r w:rsidRPr="54AE134B">
        <w:rPr>
          <w:rFonts w:eastAsia="Arial"/>
        </w:rPr>
        <w:t xml:space="preserve"> </w:t>
      </w:r>
    </w:p>
    <w:p w:rsidRPr="000837AB" w:rsidR="00106627" w:rsidP="00E25759" w:rsidRDefault="00106627" w14:paraId="01662019" w14:textId="1EBA5E5A">
      <w:pPr>
        <w:rPr>
          <w:lang w:val="en-GB" w:eastAsia="en-US"/>
        </w:rPr>
      </w:pPr>
      <w:r w:rsidRPr="000837AB">
        <w:rPr>
          <w:lang w:val="en-GB" w:eastAsia="en-US"/>
        </w:rPr>
        <w:t>Below is the list of forecast datasets that would be provided by Noodle.</w:t>
      </w:r>
    </w:p>
    <w:p w:rsidRPr="000837AB" w:rsidR="00106627" w:rsidP="00E25759" w:rsidRDefault="00106627" w14:paraId="6EC26D3F" w14:textId="33E5FFD3">
      <w:pPr>
        <w:rPr>
          <w:lang w:val="en-GB" w:eastAsia="en-US"/>
        </w:rPr>
      </w:pPr>
    </w:p>
    <w:p w:rsidR="00106627" w:rsidP="0031552D" w:rsidRDefault="00212A57" w14:paraId="199417E6" w14:textId="795BF103">
      <w:pPr>
        <w:pStyle w:val="ListParagraph"/>
        <w:numPr>
          <w:ilvl w:val="0"/>
          <w:numId w:val="11"/>
        </w:numPr>
        <w:rPr>
          <w:lang w:val="en-GB" w:eastAsia="en-US"/>
        </w:rPr>
      </w:pPr>
      <w:r w:rsidRPr="079EE3AA">
        <w:rPr>
          <w:lang w:val="en-GB" w:eastAsia="en-US"/>
        </w:rPr>
        <w:t>F</w:t>
      </w:r>
      <w:commentRangeStart w:id="49"/>
      <w:r w:rsidRPr="079EE3AA">
        <w:rPr>
          <w:lang w:val="en-GB" w:eastAsia="en-US"/>
        </w:rPr>
        <w:t>orecast: T</w:t>
      </w:r>
      <w:commentRangeEnd w:id="49"/>
      <w:r>
        <w:rPr>
          <w:rStyle w:val="CommentReference"/>
        </w:rPr>
        <w:commentReference w:id="49"/>
      </w:r>
      <w:r w:rsidRPr="079EE3AA">
        <w:rPr>
          <w:lang w:val="en-GB" w:eastAsia="en-US"/>
        </w:rPr>
        <w:t>his dataset contains demand forecast generated by Noodle along with contribution of all drivers combined in generating that forecast.</w:t>
      </w:r>
    </w:p>
    <w:p w:rsidR="00CC5152" w:rsidP="0031552D" w:rsidRDefault="0088578C" w14:paraId="5739F1C1" w14:textId="13564BE4">
      <w:pPr>
        <w:pStyle w:val="ListParagraph"/>
        <w:numPr>
          <w:ilvl w:val="0"/>
          <w:numId w:val="16"/>
        </w:numPr>
        <w:rPr>
          <w:lang w:val="en-GB" w:eastAsia="en-US"/>
        </w:rPr>
      </w:pPr>
      <w:r w:rsidRPr="0088578C">
        <w:rPr>
          <w:lang w:val="en-GB" w:eastAsia="en-US"/>
        </w:rPr>
        <w:t>Forecast: Sell-In</w:t>
      </w:r>
    </w:p>
    <w:p w:rsidR="0088578C" w:rsidP="0031552D" w:rsidRDefault="3BE7C7DA" w14:paraId="15E14BFA" w14:textId="4CE1F8BD">
      <w:pPr>
        <w:pStyle w:val="ListParagraph"/>
        <w:numPr>
          <w:ilvl w:val="0"/>
          <w:numId w:val="16"/>
        </w:numPr>
        <w:rPr>
          <w:lang w:val="en-GB"/>
        </w:rPr>
      </w:pPr>
      <w:r w:rsidRPr="6D3B8CD5">
        <w:rPr>
          <w:strike/>
          <w:lang w:val="en-GB" w:eastAsia="en-US"/>
        </w:rPr>
        <w:t xml:space="preserve">Forecast: Sell-In Confidence </w:t>
      </w:r>
      <w:r w:rsidRPr="6D3B8CD5" w:rsidR="614ABE27">
        <w:rPr>
          <w:strike/>
          <w:lang w:val="en-GB" w:eastAsia="en-US"/>
        </w:rPr>
        <w:t xml:space="preserve">Intervals </w:t>
      </w:r>
    </w:p>
    <w:p w:rsidR="0088578C" w:rsidP="6D3B8CD5" w:rsidRDefault="0088578C" w14:paraId="431AE716" w14:textId="04C90BC3">
      <w:pPr>
        <w:rPr>
          <w:lang w:val="en-GB" w:eastAsia="en-US"/>
        </w:rPr>
      </w:pPr>
    </w:p>
    <w:p w:rsidR="0088578C" w:rsidP="6D3B8CD5" w:rsidRDefault="614ABE27" w14:paraId="4A4290BD" w14:textId="6B2850B0">
      <w:pPr>
        <w:ind w:left="720" w:firstLine="720"/>
        <w:rPr>
          <w:lang w:val="en-GB"/>
        </w:rPr>
      </w:pPr>
      <w:r w:rsidRPr="6D3B8CD5">
        <w:rPr>
          <w:lang w:val="en-GB" w:eastAsia="en-US"/>
        </w:rPr>
        <w:t>V2</w:t>
      </w:r>
      <w:r w:rsidRPr="6D3B8CD5" w:rsidR="77554199">
        <w:rPr>
          <w:lang w:val="en-GB" w:eastAsia="en-US"/>
        </w:rPr>
        <w:t>.0</w:t>
      </w:r>
      <w:r w:rsidRPr="6D3B8CD5">
        <w:rPr>
          <w:lang w:val="en-GB" w:eastAsia="en-US"/>
        </w:rPr>
        <w:t xml:space="preserve"> </w:t>
      </w:r>
      <w:r w:rsidRPr="6D3B8CD5" w:rsidR="5B94215B">
        <w:rPr>
          <w:lang w:val="en-GB" w:eastAsia="en-US"/>
        </w:rPr>
        <w:t>Start:</w:t>
      </w:r>
      <w:r w:rsidRPr="6D3B8CD5">
        <w:rPr>
          <w:lang w:val="en-GB" w:eastAsia="en-US"/>
        </w:rPr>
        <w:t xml:space="preserve"> </w:t>
      </w:r>
    </w:p>
    <w:p w:rsidR="0088578C" w:rsidP="6D3B8CD5" w:rsidRDefault="0088578C" w14:paraId="147DFC78" w14:textId="19B3B202">
      <w:pPr>
        <w:ind w:left="720" w:firstLine="720"/>
        <w:rPr>
          <w:lang w:val="en-GB" w:eastAsia="en-US"/>
        </w:rPr>
      </w:pPr>
    </w:p>
    <w:p w:rsidR="0088578C" w:rsidP="6D3B8CD5" w:rsidRDefault="651AF894" w14:paraId="6D494D48" w14:textId="21EF2CE1">
      <w:pPr>
        <w:ind w:left="720" w:firstLine="720"/>
        <w:rPr>
          <w:lang w:val="en-GB"/>
        </w:rPr>
      </w:pPr>
      <w:r w:rsidRPr="6D3B8CD5">
        <w:rPr>
          <w:lang w:val="en-GB" w:eastAsia="en-US"/>
        </w:rPr>
        <w:t>T</w:t>
      </w:r>
      <w:r w:rsidRPr="6D3B8CD5" w:rsidR="614ABE27">
        <w:rPr>
          <w:lang w:val="en-GB" w:eastAsia="en-US"/>
        </w:rPr>
        <w:t xml:space="preserve">his data would be a part of Sell-In. There won’t </w:t>
      </w:r>
      <w:r w:rsidR="0088578C">
        <w:tab/>
      </w:r>
      <w:r w:rsidRPr="6D3B8CD5" w:rsidR="614ABE27">
        <w:rPr>
          <w:lang w:val="en-GB" w:eastAsia="en-US"/>
        </w:rPr>
        <w:t xml:space="preserve">be a separate dataset for Sell-In </w:t>
      </w:r>
      <w:r w:rsidR="0088578C">
        <w:tab/>
      </w:r>
      <w:r w:rsidRPr="6D3B8CD5" w:rsidR="614ABE27">
        <w:rPr>
          <w:lang w:val="en-GB" w:eastAsia="en-US"/>
        </w:rPr>
        <w:t>confidence intervals.</w:t>
      </w:r>
    </w:p>
    <w:p w:rsidR="0088578C" w:rsidP="6D3B8CD5" w:rsidRDefault="614ABE27" w14:paraId="3A4FED0E" w14:textId="3C3A78E7">
      <w:pPr>
        <w:ind w:left="720" w:firstLine="720"/>
        <w:rPr>
          <w:lang w:val="en-GB"/>
        </w:rPr>
      </w:pPr>
      <w:r w:rsidRPr="6D3B8CD5">
        <w:rPr>
          <w:lang w:val="en-GB" w:eastAsia="en-US"/>
        </w:rPr>
        <w:t xml:space="preserve"> </w:t>
      </w:r>
    </w:p>
    <w:p w:rsidR="0088578C" w:rsidP="6D3B8CD5" w:rsidRDefault="614ABE27" w14:paraId="70AA12D0" w14:textId="384E8623">
      <w:pPr>
        <w:ind w:left="720" w:firstLine="720"/>
        <w:rPr>
          <w:lang w:val="en-GB"/>
        </w:rPr>
      </w:pPr>
      <w:r w:rsidRPr="6D3B8CD5">
        <w:rPr>
          <w:lang w:val="en-GB" w:eastAsia="en-US"/>
        </w:rPr>
        <w:t>V2</w:t>
      </w:r>
      <w:r w:rsidRPr="6D3B8CD5" w:rsidR="2951BE92">
        <w:rPr>
          <w:lang w:val="en-GB" w:eastAsia="en-US"/>
        </w:rPr>
        <w:t>.0</w:t>
      </w:r>
      <w:r w:rsidRPr="6D3B8CD5">
        <w:rPr>
          <w:lang w:val="en-GB" w:eastAsia="en-US"/>
        </w:rPr>
        <w:t xml:space="preserve"> End</w:t>
      </w:r>
    </w:p>
    <w:p w:rsidR="0088578C" w:rsidP="0031552D" w:rsidRDefault="0088578C" w14:paraId="40142789" w14:textId="5EC7D83B">
      <w:pPr>
        <w:pStyle w:val="ListParagraph"/>
        <w:numPr>
          <w:ilvl w:val="0"/>
          <w:numId w:val="16"/>
        </w:numPr>
        <w:rPr>
          <w:lang w:val="en-GB" w:eastAsia="en-US"/>
        </w:rPr>
      </w:pPr>
      <w:r w:rsidRPr="0088578C">
        <w:rPr>
          <w:lang w:val="en-GB" w:eastAsia="en-US"/>
        </w:rPr>
        <w:t>Forecast: Sell-Out</w:t>
      </w:r>
    </w:p>
    <w:p w:rsidR="0088578C" w:rsidP="0031552D" w:rsidRDefault="3BE7C7DA" w14:paraId="62BAB553" w14:textId="46D6A586">
      <w:pPr>
        <w:pStyle w:val="ListParagraph"/>
        <w:numPr>
          <w:ilvl w:val="0"/>
          <w:numId w:val="16"/>
        </w:numPr>
        <w:rPr>
          <w:lang w:val="en-GB"/>
        </w:rPr>
      </w:pPr>
      <w:r w:rsidRPr="6D3B8CD5">
        <w:rPr>
          <w:strike/>
          <w:lang w:val="en-GB" w:eastAsia="en-US"/>
        </w:rPr>
        <w:t xml:space="preserve">Forecast: Sell-Out </w:t>
      </w:r>
      <w:r w:rsidRPr="6D3B8CD5" w:rsidR="5828713A">
        <w:rPr>
          <w:strike/>
          <w:lang w:val="en-GB" w:eastAsia="en-US"/>
        </w:rPr>
        <w:t>b</w:t>
      </w:r>
      <w:r w:rsidRPr="6D3B8CD5">
        <w:rPr>
          <w:strike/>
          <w:lang w:val="en-GB" w:eastAsia="en-US"/>
        </w:rPr>
        <w:t>y Account and Channel</w:t>
      </w:r>
      <w:r w:rsidRPr="6D3B8CD5" w:rsidR="269CE7E5">
        <w:rPr>
          <w:strike/>
          <w:lang w:val="en-GB" w:eastAsia="en-US"/>
        </w:rPr>
        <w:t xml:space="preserve"> </w:t>
      </w:r>
    </w:p>
    <w:p w:rsidR="0088578C" w:rsidP="6D3B8CD5" w:rsidRDefault="269CE7E5" w14:paraId="1AA89BE5" w14:textId="1C9E9D11">
      <w:pPr>
        <w:ind w:left="720" w:firstLine="720"/>
        <w:rPr>
          <w:lang w:val="en-GB"/>
        </w:rPr>
      </w:pPr>
      <w:r w:rsidRPr="6D3B8CD5">
        <w:rPr>
          <w:lang w:val="en-GB"/>
        </w:rPr>
        <w:t>V2</w:t>
      </w:r>
      <w:r w:rsidRPr="6D3B8CD5" w:rsidR="7CF8DFA4">
        <w:rPr>
          <w:lang w:val="en-GB"/>
        </w:rPr>
        <w:t>.0</w:t>
      </w:r>
      <w:r w:rsidRPr="6D3B8CD5">
        <w:rPr>
          <w:lang w:val="en-GB"/>
        </w:rPr>
        <w:t xml:space="preserve"> </w:t>
      </w:r>
      <w:r w:rsidRPr="6D3B8CD5" w:rsidR="61FAB7BF">
        <w:rPr>
          <w:lang w:val="en-GB"/>
        </w:rPr>
        <w:t>Start:</w:t>
      </w:r>
      <w:r w:rsidRPr="6D3B8CD5">
        <w:rPr>
          <w:lang w:val="en-GB"/>
        </w:rPr>
        <w:t xml:space="preserve"> </w:t>
      </w:r>
    </w:p>
    <w:p w:rsidR="0088578C" w:rsidP="6D3B8CD5" w:rsidRDefault="0088578C" w14:paraId="1EB9BD9F" w14:textId="6C6B257C">
      <w:pPr>
        <w:ind w:left="720" w:firstLine="720"/>
        <w:rPr>
          <w:lang w:val="en-GB"/>
        </w:rPr>
      </w:pPr>
    </w:p>
    <w:p w:rsidR="0088578C" w:rsidP="6D3B8CD5" w:rsidRDefault="790AD47D" w14:paraId="32FF9167" w14:textId="197A6C58">
      <w:pPr>
        <w:ind w:left="720" w:firstLine="720"/>
        <w:rPr>
          <w:lang w:val="en-GB"/>
        </w:rPr>
      </w:pPr>
      <w:r w:rsidRPr="6D3B8CD5">
        <w:rPr>
          <w:lang w:val="en-GB"/>
        </w:rPr>
        <w:t>T</w:t>
      </w:r>
      <w:r w:rsidRPr="6D3B8CD5" w:rsidR="269CE7E5">
        <w:rPr>
          <w:lang w:val="en-GB"/>
        </w:rPr>
        <w:t xml:space="preserve">his data would be a part of Sell-Out forecast. There won’t be a separate dataset for </w:t>
      </w:r>
      <w:r w:rsidR="0088578C">
        <w:tab/>
      </w:r>
      <w:r w:rsidRPr="6D3B8CD5" w:rsidR="269CE7E5">
        <w:rPr>
          <w:lang w:val="en-GB"/>
        </w:rPr>
        <w:t xml:space="preserve">Sell-out Account and Channels. </w:t>
      </w:r>
    </w:p>
    <w:p w:rsidR="0088578C" w:rsidP="6D3B8CD5" w:rsidRDefault="0088578C" w14:paraId="75AA6302" w14:textId="09D672C2">
      <w:pPr>
        <w:ind w:left="720" w:firstLine="720"/>
        <w:rPr>
          <w:lang w:val="en-GB"/>
        </w:rPr>
      </w:pPr>
    </w:p>
    <w:p w:rsidR="0088578C" w:rsidP="6D3B8CD5" w:rsidRDefault="269CE7E5" w14:paraId="33BF3BC8" w14:textId="557A649D">
      <w:pPr>
        <w:ind w:left="720" w:firstLine="720"/>
        <w:rPr>
          <w:lang w:val="en-GB"/>
        </w:rPr>
      </w:pPr>
      <w:r w:rsidRPr="6D3B8CD5">
        <w:rPr>
          <w:lang w:val="en-GB"/>
        </w:rPr>
        <w:t>V2</w:t>
      </w:r>
      <w:r w:rsidRPr="6D3B8CD5" w:rsidR="50BB5816">
        <w:rPr>
          <w:lang w:val="en-GB"/>
        </w:rPr>
        <w:t>.0</w:t>
      </w:r>
      <w:r w:rsidRPr="6D3B8CD5">
        <w:rPr>
          <w:lang w:val="en-GB"/>
        </w:rPr>
        <w:t xml:space="preserve"> End</w:t>
      </w:r>
    </w:p>
    <w:p w:rsidR="0088578C" w:rsidP="0031552D" w:rsidRDefault="0088578C" w14:paraId="55E320B3" w14:textId="5C8B5548">
      <w:pPr>
        <w:pStyle w:val="ListParagraph"/>
        <w:numPr>
          <w:ilvl w:val="0"/>
          <w:numId w:val="16"/>
        </w:numPr>
        <w:rPr>
          <w:lang w:val="en-GB" w:eastAsia="en-US"/>
        </w:rPr>
      </w:pPr>
      <w:r w:rsidRPr="0088578C">
        <w:rPr>
          <w:lang w:val="en-GB" w:eastAsia="en-US"/>
        </w:rPr>
        <w:t>Forecast: Sell-Through</w:t>
      </w:r>
    </w:p>
    <w:p w:rsidR="0088578C" w:rsidP="0031552D" w:rsidRDefault="3BE7C7DA" w14:paraId="68538B10" w14:textId="0B90F462">
      <w:pPr>
        <w:pStyle w:val="ListParagraph"/>
        <w:numPr>
          <w:ilvl w:val="0"/>
          <w:numId w:val="16"/>
        </w:numPr>
        <w:rPr>
          <w:lang w:val="en-GB" w:eastAsia="en-US"/>
        </w:rPr>
      </w:pPr>
      <w:r w:rsidRPr="6D3B8CD5">
        <w:rPr>
          <w:lang w:val="en-GB" w:eastAsia="en-US"/>
        </w:rPr>
        <w:t>Forecast: Market Size</w:t>
      </w:r>
    </w:p>
    <w:p w:rsidR="4CC3472B" w:rsidP="6D3B8CD5" w:rsidRDefault="4CC3472B" w14:paraId="13EFD4A2" w14:textId="73944EC1">
      <w:pPr>
        <w:pStyle w:val="ListParagraph"/>
        <w:ind w:left="1440"/>
        <w:rPr>
          <w:rFonts w:ascii="Calibri" w:hAnsi="Calibri" w:eastAsia="Calibri" w:cs="Calibri"/>
          <w:color w:val="000000" w:themeColor="text1"/>
          <w:sz w:val="22"/>
          <w:szCs w:val="22"/>
          <w:lang w:val="en-GB"/>
        </w:rPr>
      </w:pPr>
    </w:p>
    <w:p w:rsidR="4C3B0034" w:rsidP="522BC95C" w:rsidRDefault="4C3B0034" w14:paraId="4F1C6C6F" w14:textId="6D832FD7">
      <w:pPr>
        <w:pStyle w:val="ListParagraph"/>
        <w:rPr>
          <w:lang w:val="en-GB" w:eastAsia="en-US"/>
        </w:rPr>
      </w:pPr>
      <w:r w:rsidRPr="522BC95C">
        <w:rPr>
          <w:lang w:val="en-GB" w:eastAsia="en-US"/>
        </w:rPr>
        <w:t>V2.1</w:t>
      </w:r>
      <w:r w:rsidRPr="522BC95C" w:rsidR="41270C04">
        <w:rPr>
          <w:lang w:val="en-GB" w:eastAsia="en-US"/>
        </w:rPr>
        <w:t>8</w:t>
      </w:r>
      <w:r w:rsidRPr="522BC95C">
        <w:rPr>
          <w:lang w:val="en-GB" w:eastAsia="en-US"/>
        </w:rPr>
        <w:t xml:space="preserve"> Start:</w:t>
      </w:r>
    </w:p>
    <w:p w:rsidR="522BC95C" w:rsidP="522BC95C" w:rsidRDefault="522BC95C" w14:paraId="7C4A2D74" w14:textId="6A2B50D6">
      <w:pPr>
        <w:pStyle w:val="ListParagraph"/>
        <w:rPr>
          <w:lang w:val="en-GB" w:eastAsia="en-US"/>
        </w:rPr>
      </w:pPr>
    </w:p>
    <w:p w:rsidR="4C3B0034" w:rsidP="522BC95C" w:rsidRDefault="4C3B0034" w14:paraId="251DD581" w14:textId="50DE0A13">
      <w:pPr>
        <w:pStyle w:val="ListParagraph"/>
        <w:rPr>
          <w:lang w:val="en-GB" w:eastAsia="en-US"/>
        </w:rPr>
      </w:pPr>
      <w:r w:rsidRPr="522BC95C">
        <w:rPr>
          <w:lang w:val="en-GB" w:eastAsia="en-US"/>
        </w:rPr>
        <w:t>The Forecast</w:t>
      </w:r>
      <w:r w:rsidRPr="522BC95C" w:rsidR="797393EB">
        <w:rPr>
          <w:lang w:val="en-GB" w:eastAsia="en-US"/>
        </w:rPr>
        <w:t xml:space="preserve"> files</w:t>
      </w:r>
      <w:r w:rsidRPr="522BC95C">
        <w:rPr>
          <w:lang w:val="en-GB" w:eastAsia="en-US"/>
        </w:rPr>
        <w:t xml:space="preserve"> received from Noodle contains 26 weeks of forecast</w:t>
      </w:r>
      <w:r w:rsidRPr="522BC95C" w:rsidR="62D5CD51">
        <w:rPr>
          <w:lang w:val="en-GB" w:eastAsia="en-US"/>
        </w:rPr>
        <w:t xml:space="preserve"> data</w:t>
      </w:r>
      <w:r w:rsidRPr="522BC95C">
        <w:rPr>
          <w:lang w:val="en-GB" w:eastAsia="en-US"/>
        </w:rPr>
        <w:t xml:space="preserve"> for weekly forecasts and 36 months</w:t>
      </w:r>
      <w:r w:rsidRPr="522BC95C" w:rsidR="04B9905E">
        <w:rPr>
          <w:lang w:val="en-GB" w:eastAsia="en-US"/>
        </w:rPr>
        <w:t xml:space="preserve"> of data</w:t>
      </w:r>
      <w:r w:rsidRPr="522BC95C">
        <w:rPr>
          <w:lang w:val="en-GB" w:eastAsia="en-US"/>
        </w:rPr>
        <w:t xml:space="preserve"> for monthly forecast.</w:t>
      </w:r>
      <w:r w:rsidRPr="522BC95C" w:rsidR="3201B097">
        <w:rPr>
          <w:lang w:val="en-GB" w:eastAsia="en-US"/>
        </w:rPr>
        <w:t xml:space="preserve"> The forecasts however start from previous week/month</w:t>
      </w:r>
      <w:r w:rsidRPr="522BC95C" w:rsidR="52323C3A">
        <w:rPr>
          <w:lang w:val="en-GB" w:eastAsia="en-US"/>
        </w:rPr>
        <w:t xml:space="preserve">. Hence a filter needs to be applied to remove the </w:t>
      </w:r>
      <w:r w:rsidRPr="522BC95C" w:rsidR="6641FB32">
        <w:rPr>
          <w:lang w:val="en-GB" w:eastAsia="en-US"/>
        </w:rPr>
        <w:t xml:space="preserve">records </w:t>
      </w:r>
      <w:r w:rsidRPr="522BC95C" w:rsidR="52323C3A">
        <w:rPr>
          <w:lang w:val="en-GB" w:eastAsia="en-US"/>
        </w:rPr>
        <w:t>for previous week/month and only s</w:t>
      </w:r>
      <w:r w:rsidRPr="522BC95C" w:rsidR="60014243">
        <w:rPr>
          <w:lang w:val="en-GB" w:eastAsia="en-US"/>
        </w:rPr>
        <w:t xml:space="preserve">end </w:t>
      </w:r>
      <w:r w:rsidRPr="522BC95C" w:rsidR="52323C3A">
        <w:rPr>
          <w:lang w:val="en-GB" w:eastAsia="en-US"/>
        </w:rPr>
        <w:t xml:space="preserve">future dated </w:t>
      </w:r>
      <w:r w:rsidRPr="522BC95C" w:rsidR="7BEE5C88">
        <w:rPr>
          <w:lang w:val="en-GB" w:eastAsia="en-US"/>
        </w:rPr>
        <w:t>forecast</w:t>
      </w:r>
      <w:r w:rsidRPr="522BC95C" w:rsidR="52323C3A">
        <w:rPr>
          <w:lang w:val="en-GB" w:eastAsia="en-US"/>
        </w:rPr>
        <w:t xml:space="preserve"> records</w:t>
      </w:r>
      <w:r w:rsidRPr="522BC95C" w:rsidR="5DCE0892">
        <w:rPr>
          <w:lang w:val="en-GB" w:eastAsia="en-US"/>
        </w:rPr>
        <w:t xml:space="preserve"> to ESB</w:t>
      </w:r>
      <w:r w:rsidRPr="522BC95C" w:rsidR="1EEA7DFC">
        <w:rPr>
          <w:lang w:val="en-GB" w:eastAsia="en-US"/>
        </w:rPr>
        <w:t>.</w:t>
      </w:r>
      <w:r w:rsidRPr="522BC95C" w:rsidR="37EB4537">
        <w:rPr>
          <w:lang w:val="en-GB" w:eastAsia="en-US"/>
        </w:rPr>
        <w:t xml:space="preserve"> This filter would be applied for Sell through (France &amp; Spain) and Sell In (A</w:t>
      </w:r>
      <w:r w:rsidRPr="522BC95C" w:rsidR="563468E2">
        <w:rPr>
          <w:lang w:val="en-GB" w:eastAsia="en-US"/>
        </w:rPr>
        <w:t>PO</w:t>
      </w:r>
      <w:r w:rsidRPr="522BC95C" w:rsidR="37EB4537">
        <w:rPr>
          <w:lang w:val="en-GB" w:eastAsia="en-US"/>
        </w:rPr>
        <w:t xml:space="preserve"> mar</w:t>
      </w:r>
      <w:r w:rsidRPr="522BC95C" w:rsidR="7C728EAA">
        <w:rPr>
          <w:lang w:val="en-GB" w:eastAsia="en-US"/>
        </w:rPr>
        <w:t xml:space="preserve">kets) I.e., the data that </w:t>
      </w:r>
      <w:r w:rsidRPr="522BC95C" w:rsidR="54594C96">
        <w:rPr>
          <w:lang w:val="en-GB" w:eastAsia="en-US"/>
        </w:rPr>
        <w:t xml:space="preserve">is disaggregated and </w:t>
      </w:r>
      <w:r w:rsidRPr="522BC95C" w:rsidR="7C728EAA">
        <w:rPr>
          <w:lang w:val="en-GB" w:eastAsia="en-US"/>
        </w:rPr>
        <w:t xml:space="preserve">sent to </w:t>
      </w:r>
      <w:r w:rsidRPr="522BC95C" w:rsidR="198E4A97">
        <w:rPr>
          <w:lang w:val="en-GB" w:eastAsia="en-US"/>
        </w:rPr>
        <w:t>ESB/</w:t>
      </w:r>
      <w:r w:rsidRPr="522BC95C" w:rsidR="7C728EAA">
        <w:rPr>
          <w:lang w:val="en-GB" w:eastAsia="en-US"/>
        </w:rPr>
        <w:t>APO</w:t>
      </w:r>
      <w:r w:rsidRPr="522BC95C" w:rsidR="4873D765">
        <w:rPr>
          <w:lang w:val="en-GB" w:eastAsia="en-US"/>
        </w:rPr>
        <w:t>.</w:t>
      </w:r>
    </w:p>
    <w:p w:rsidR="522BC95C" w:rsidP="522BC95C" w:rsidRDefault="522BC95C" w14:paraId="5032C665" w14:textId="1095E08D">
      <w:pPr>
        <w:pStyle w:val="ListParagraph"/>
        <w:rPr>
          <w:lang w:val="en-GB" w:eastAsia="en-US"/>
        </w:rPr>
      </w:pPr>
    </w:p>
    <w:p w:rsidR="122FC8A6" w:rsidP="522BC95C" w:rsidRDefault="122FC8A6" w14:paraId="6F46F97A" w14:textId="1FA8E69C">
      <w:pPr>
        <w:pStyle w:val="ListParagraph"/>
        <w:rPr>
          <w:lang w:val="en-GB" w:eastAsia="en-US"/>
        </w:rPr>
      </w:pPr>
      <w:r w:rsidRPr="522BC95C">
        <w:rPr>
          <w:lang w:val="en-GB" w:eastAsia="en-US"/>
        </w:rPr>
        <w:t xml:space="preserve">For weekly data, any forecast data for the previous week would be removed. For example, in the forecast received on 10/07/’23 the forecast for </w:t>
      </w:r>
      <w:r w:rsidRPr="522BC95C" w:rsidR="1D42F5DA">
        <w:rPr>
          <w:lang w:val="en-GB" w:eastAsia="en-US"/>
        </w:rPr>
        <w:t>week of 03/07/’23 would be filtered out when sending data to APO.</w:t>
      </w:r>
    </w:p>
    <w:p w:rsidR="522BC95C" w:rsidP="522BC95C" w:rsidRDefault="522BC95C" w14:paraId="6DB4AF28" w14:textId="12EA9812">
      <w:pPr>
        <w:pStyle w:val="ListParagraph"/>
        <w:rPr>
          <w:lang w:val="en-GB" w:eastAsia="en-US"/>
        </w:rPr>
      </w:pPr>
    </w:p>
    <w:p w:rsidR="02FBFED7" w:rsidP="522BC95C" w:rsidRDefault="02FBFED7" w14:paraId="5E464189" w14:textId="1B473165">
      <w:pPr>
        <w:pStyle w:val="ListParagraph"/>
        <w:rPr>
          <w:lang w:val="en-GB" w:eastAsia="en-US"/>
        </w:rPr>
      </w:pPr>
      <w:r w:rsidRPr="522BC95C">
        <w:rPr>
          <w:lang w:val="en-GB" w:eastAsia="en-US"/>
        </w:rPr>
        <w:t>For monthly data, any forecast data for the previous month would be removed. For example, in the forecast received on 10/07/’23 the forecast for Jun</w:t>
      </w:r>
      <w:r w:rsidRPr="522BC95C" w:rsidR="624E716F">
        <w:rPr>
          <w:lang w:val="en-GB" w:eastAsia="en-US"/>
        </w:rPr>
        <w:t>e would be filtered out and the forecast starting from July (current month in this example) would be sent to APO.</w:t>
      </w:r>
    </w:p>
    <w:p w:rsidR="522BC95C" w:rsidP="522BC95C" w:rsidRDefault="522BC95C" w14:paraId="142D848A" w14:textId="24854EA2">
      <w:pPr>
        <w:pStyle w:val="ListParagraph"/>
        <w:rPr>
          <w:lang w:val="en-GB" w:eastAsia="en-US"/>
        </w:rPr>
      </w:pPr>
    </w:p>
    <w:p w:rsidR="4C3B0034" w:rsidP="522BC95C" w:rsidRDefault="4C3B0034" w14:paraId="7A943322" w14:textId="0C8DAC0C">
      <w:pPr>
        <w:pStyle w:val="ListParagraph"/>
        <w:rPr>
          <w:lang w:val="en-GB" w:eastAsia="en-US"/>
        </w:rPr>
      </w:pPr>
      <w:r w:rsidRPr="522BC95C">
        <w:rPr>
          <w:lang w:val="en-GB" w:eastAsia="en-US"/>
        </w:rPr>
        <w:t>V2.1</w:t>
      </w:r>
      <w:r w:rsidRPr="522BC95C" w:rsidR="389E07D8">
        <w:rPr>
          <w:lang w:val="en-GB" w:eastAsia="en-US"/>
        </w:rPr>
        <w:t>8</w:t>
      </w:r>
      <w:r w:rsidRPr="522BC95C">
        <w:rPr>
          <w:lang w:val="en-GB" w:eastAsia="en-US"/>
        </w:rPr>
        <w:t xml:space="preserve"> End:</w:t>
      </w:r>
    </w:p>
    <w:p w:rsidR="62F4992D" w:rsidP="62F4992D" w:rsidRDefault="62F4992D" w14:paraId="68F27F13" w14:textId="6F790A55">
      <w:pPr>
        <w:pStyle w:val="ListParagraph"/>
        <w:ind w:left="1440"/>
        <w:rPr>
          <w:rFonts w:ascii="Calibri" w:hAnsi="Calibri" w:eastAsia="Calibri" w:cs="Calibri"/>
          <w:color w:val="000000" w:themeColor="text1"/>
          <w:sz w:val="22"/>
          <w:szCs w:val="22"/>
          <w:lang w:val="en-GB"/>
        </w:rPr>
      </w:pPr>
    </w:p>
    <w:p w:rsidR="11DAC28E" w:rsidP="62F4992D" w:rsidRDefault="11DAC28E" w14:paraId="2D60EDDD" w14:textId="05C13CEC">
      <w:pPr>
        <w:pStyle w:val="ListParagraph"/>
        <w:rPr>
          <w:lang w:val="en-GB" w:eastAsia="en-US"/>
        </w:rPr>
      </w:pPr>
      <w:r w:rsidRPr="74F4177A">
        <w:rPr>
          <w:lang w:val="en-GB" w:eastAsia="en-US"/>
        </w:rPr>
        <w:t>The Sell-In forecast received from Noodle would be disaggregated in the Datahub. This is required as APO consumes data a</w:t>
      </w:r>
      <w:r w:rsidRPr="74F4177A" w:rsidR="0E4B5066">
        <w:rPr>
          <w:lang w:val="en-GB" w:eastAsia="en-US"/>
        </w:rPr>
        <w:t xml:space="preserve">t </w:t>
      </w:r>
      <w:r w:rsidRPr="74F4177A">
        <w:rPr>
          <w:lang w:val="en-GB" w:eastAsia="en-US"/>
        </w:rPr>
        <w:t>RSKU and APO market code granularity whereas</w:t>
      </w:r>
      <w:r w:rsidRPr="74F4177A" w:rsidR="1482BF11">
        <w:rPr>
          <w:lang w:val="en-GB" w:eastAsia="en-US"/>
        </w:rPr>
        <w:t xml:space="preserve"> the Noodle forecast is present at PSKU and ISO market code granularity. </w:t>
      </w:r>
    </w:p>
    <w:p w:rsidR="62F4992D" w:rsidP="62F4992D" w:rsidRDefault="62F4992D" w14:paraId="4129CEA8" w14:textId="6FBB40BF">
      <w:pPr>
        <w:pStyle w:val="ListParagraph"/>
        <w:rPr>
          <w:lang w:val="en-GB" w:eastAsia="en-US"/>
        </w:rPr>
      </w:pPr>
    </w:p>
    <w:p w:rsidR="5327A442" w:rsidP="6061D5C1" w:rsidRDefault="5327A442" w14:paraId="45C074E2" w14:textId="7FB91028">
      <w:pPr>
        <w:pStyle w:val="ListParagraph"/>
        <w:rPr>
          <w:b/>
          <w:bCs/>
          <w:lang w:val="en-GB" w:eastAsia="en-US"/>
        </w:rPr>
      </w:pPr>
      <w:r w:rsidRPr="6061D5C1">
        <w:rPr>
          <w:b/>
          <w:bCs/>
          <w:lang w:val="en-GB" w:eastAsia="en-US"/>
        </w:rPr>
        <w:t xml:space="preserve">Disaggregation of Forecast: </w:t>
      </w:r>
    </w:p>
    <w:p w:rsidR="62F4992D" w:rsidP="62F4992D" w:rsidRDefault="62F4992D" w14:paraId="22130DED" w14:textId="31B3E5A0">
      <w:pPr>
        <w:pStyle w:val="ListParagraph"/>
        <w:rPr>
          <w:lang w:val="en-GB" w:eastAsia="en-US"/>
        </w:rPr>
      </w:pPr>
    </w:p>
    <w:p w:rsidR="5327A442" w:rsidP="62F4992D" w:rsidRDefault="5327A442" w14:paraId="7C1BBEE7" w14:textId="7989FEBD">
      <w:pPr>
        <w:pStyle w:val="ListParagraph"/>
        <w:rPr>
          <w:lang w:val="en-GB" w:eastAsia="en-US"/>
        </w:rPr>
      </w:pPr>
      <w:r w:rsidRPr="62F4992D">
        <w:rPr>
          <w:lang w:val="en-GB" w:eastAsia="en-US"/>
        </w:rPr>
        <w:t>It would be a two-step process to disaggregate Noodle Forecast data.</w:t>
      </w:r>
    </w:p>
    <w:p w:rsidR="5327A442" w:rsidP="62F4992D" w:rsidRDefault="5327A442" w14:paraId="563AA965" w14:textId="73AEC5AA">
      <w:pPr>
        <w:pStyle w:val="ListParagraph"/>
      </w:pPr>
      <w:r w:rsidRPr="62F4992D">
        <w:rPr>
          <w:lang w:val="en-GB" w:eastAsia="en-US"/>
        </w:rPr>
        <w:t xml:space="preserve"> </w:t>
      </w:r>
    </w:p>
    <w:p w:rsidR="5327A442" w:rsidP="62F4992D" w:rsidRDefault="5327A442" w14:paraId="54E95E81" w14:textId="3E80C8F9">
      <w:pPr>
        <w:pStyle w:val="ListParagraph"/>
      </w:pPr>
      <w:r w:rsidRPr="6061D5C1">
        <w:rPr>
          <w:b/>
          <w:bCs/>
          <w:lang w:val="en-GB" w:eastAsia="en-US"/>
        </w:rPr>
        <w:t>Step #1 - For all markets</w:t>
      </w:r>
      <w:r w:rsidRPr="6061D5C1">
        <w:rPr>
          <w:lang w:val="en-GB" w:eastAsia="en-US"/>
        </w:rPr>
        <w:t xml:space="preserve"> </w:t>
      </w:r>
      <w:r w:rsidRPr="6061D5C1" w:rsidR="0CF9E1F6">
        <w:rPr>
          <w:b/>
          <w:bCs/>
          <w:lang w:val="en-GB" w:eastAsia="en-US"/>
        </w:rPr>
        <w:t>&amp; all PSKUs</w:t>
      </w:r>
    </w:p>
    <w:p w:rsidR="5327A442" w:rsidP="62F4992D" w:rsidRDefault="5327A442" w14:paraId="51DA7439" w14:textId="7BE65270">
      <w:pPr>
        <w:pStyle w:val="ListParagraph"/>
      </w:pPr>
      <w:r w:rsidRPr="62F4992D">
        <w:rPr>
          <w:lang w:val="en-GB" w:eastAsia="en-US"/>
        </w:rPr>
        <w:t xml:space="preserve"> </w:t>
      </w:r>
    </w:p>
    <w:p w:rsidR="5327A442" w:rsidP="62F4992D" w:rsidRDefault="5327A442" w14:paraId="3774B312" w14:textId="5D6D45F9">
      <w:pPr>
        <w:pStyle w:val="ListParagraph"/>
      </w:pPr>
      <w:r w:rsidRPr="62F4992D">
        <w:rPr>
          <w:lang w:val="en-GB" w:eastAsia="en-US"/>
        </w:rPr>
        <w:t>Identify all active RSKUs for a PSKU in PSKU mapping table (based on ACTIVE/ INACTIVE flag). A PSKU will have one or more active RSKUs on a given date.</w:t>
      </w:r>
    </w:p>
    <w:p w:rsidR="5327A442" w:rsidP="62F4992D" w:rsidRDefault="5327A442" w14:paraId="282AA3F7" w14:textId="72270CF7">
      <w:pPr>
        <w:pStyle w:val="ListParagraph"/>
        <w:rPr>
          <w:lang w:val="en-GB" w:eastAsia="en-US"/>
        </w:rPr>
      </w:pPr>
      <w:r w:rsidRPr="62F4992D">
        <w:rPr>
          <w:lang w:val="en-GB" w:eastAsia="en-US"/>
        </w:rPr>
        <w:t>Once the active RSKUs are identified, split the forecast quantity between all active RSKUs uniformly.</w:t>
      </w:r>
      <w:r w:rsidRPr="62F4992D" w:rsidR="5551751A">
        <w:rPr>
          <w:lang w:val="en-GB" w:eastAsia="en-US"/>
        </w:rPr>
        <w:t xml:space="preserve"> This calculation </w:t>
      </w:r>
      <w:r w:rsidRPr="62F4992D" w:rsidR="25A4B770">
        <w:rPr>
          <w:lang w:val="en-GB" w:eastAsia="en-US"/>
        </w:rPr>
        <w:t>must</w:t>
      </w:r>
      <w:r w:rsidRPr="62F4992D" w:rsidR="5551751A">
        <w:rPr>
          <w:lang w:val="en-GB" w:eastAsia="en-US"/>
        </w:rPr>
        <w:t xml:space="preserve"> be done for each market separately.  </w:t>
      </w:r>
    </w:p>
    <w:p w:rsidR="5327A442" w:rsidP="62F4992D" w:rsidRDefault="5327A442" w14:paraId="4E9436DC" w14:textId="109A0752">
      <w:pPr>
        <w:pStyle w:val="ListParagraph"/>
      </w:pPr>
      <w:r w:rsidRPr="6061D5C1">
        <w:rPr>
          <w:lang w:val="en-GB" w:eastAsia="en-US"/>
        </w:rPr>
        <w:t xml:space="preserve"> </w:t>
      </w:r>
    </w:p>
    <w:p w:rsidR="5327A442" w:rsidP="6061D5C1" w:rsidRDefault="0EA3544E" w14:paraId="764A455C" w14:textId="5A4DE891">
      <w:pPr>
        <w:ind w:firstLine="720"/>
      </w:pPr>
      <w:r w:rsidRPr="6061D5C1">
        <w:rPr>
          <w:rFonts w:eastAsia="Arial"/>
          <w:b/>
          <w:bCs/>
          <w:sz w:val="19"/>
          <w:szCs w:val="19"/>
          <w:lang w:val="en-GB"/>
        </w:rPr>
        <w:t>Step #2</w:t>
      </w:r>
      <w:r w:rsidRPr="6061D5C1">
        <w:rPr>
          <w:rFonts w:eastAsia="Arial"/>
          <w:sz w:val="19"/>
          <w:szCs w:val="19"/>
          <w:lang w:val="en-GB"/>
        </w:rPr>
        <w:t xml:space="preserve"> </w:t>
      </w:r>
      <w:r w:rsidRPr="6061D5C1">
        <w:rPr>
          <w:rFonts w:eastAsia="Arial"/>
          <w:b/>
          <w:bCs/>
          <w:sz w:val="19"/>
          <w:szCs w:val="19"/>
          <w:lang w:val="en-GB"/>
        </w:rPr>
        <w:t>– Secondary Disaggregation for partial data</w:t>
      </w:r>
    </w:p>
    <w:p w:rsidR="5327A442" w:rsidP="6061D5C1" w:rsidRDefault="5327A442" w14:paraId="4F68B352" w14:textId="65BC907F">
      <w:pPr>
        <w:pStyle w:val="ListParagraph"/>
        <w:rPr>
          <w:lang w:val="en-GB"/>
        </w:rPr>
      </w:pPr>
      <w:r w:rsidRPr="6061D5C1">
        <w:rPr>
          <w:lang w:val="en-GB" w:eastAsia="en-US"/>
        </w:rPr>
        <w:t xml:space="preserve"> </w:t>
      </w:r>
    </w:p>
    <w:p w:rsidR="5327A442" w:rsidP="6061D5C1" w:rsidRDefault="7D9AF5F2" w14:paraId="1309F8D1" w14:textId="700AE25A">
      <w:pPr>
        <w:pStyle w:val="ListParagraph"/>
        <w:rPr>
          <w:lang w:val="en-GB"/>
        </w:rPr>
      </w:pPr>
      <w:r w:rsidRPr="6061D5C1">
        <w:rPr>
          <w:rFonts w:eastAsia="Arial"/>
          <w:sz w:val="19"/>
          <w:szCs w:val="19"/>
          <w:lang w:val="en-GB"/>
        </w:rPr>
        <w:t xml:space="preserve">Some markets </w:t>
      </w:r>
      <w:r w:rsidRPr="6061D5C1">
        <w:rPr>
          <w:lang w:val="en-GB"/>
        </w:rPr>
        <w:t>in planning market mapping are marked with Secondary_disagg_req flag as ’Y’ &amp;</w:t>
      </w:r>
      <w:r w:rsidRPr="6061D5C1">
        <w:rPr>
          <w:color w:val="000000" w:themeColor="text1"/>
          <w:lang w:val="en-GB"/>
        </w:rPr>
        <w:t xml:space="preserve"> with in these markets RSKUs with sales in more than one APO market code require secondary disaggregation.</w:t>
      </w:r>
    </w:p>
    <w:p w:rsidR="5327A442" w:rsidP="62F4992D" w:rsidRDefault="5327A442" w14:paraId="09E07AA5" w14:textId="7E62E852">
      <w:pPr>
        <w:pStyle w:val="ListParagraph"/>
      </w:pPr>
      <w:r w:rsidRPr="6061D5C1">
        <w:rPr>
          <w:lang w:val="en-GB" w:eastAsia="en-US"/>
        </w:rPr>
        <w:t xml:space="preserve">              </w:t>
      </w:r>
    </w:p>
    <w:p w:rsidR="5327A442" w:rsidP="62F4992D" w:rsidRDefault="5F7F27C6" w14:paraId="6942EC5A" w14:textId="5DEF2077">
      <w:pPr>
        <w:pStyle w:val="ListParagraph"/>
        <w:rPr>
          <w:lang w:val="en-GB" w:eastAsia="en-US"/>
        </w:rPr>
      </w:pPr>
      <w:r w:rsidRPr="6061D5C1">
        <w:rPr>
          <w:lang w:val="en-GB" w:eastAsia="en-US"/>
        </w:rPr>
        <w:t>Secondary disaggregation is a</w:t>
      </w:r>
      <w:r w:rsidRPr="6061D5C1" w:rsidR="5327A442">
        <w:rPr>
          <w:lang w:val="en-GB" w:eastAsia="en-US"/>
        </w:rPr>
        <w:t>n additional calculation is required to arrive at disaggregation percentage split. The formula for which is</w:t>
      </w:r>
      <w:r w:rsidRPr="6061D5C1" w:rsidR="1F3E210C">
        <w:rPr>
          <w:lang w:val="en-GB" w:eastAsia="en-US"/>
        </w:rPr>
        <w:t xml:space="preserve"> </w:t>
      </w:r>
      <w:r w:rsidRPr="6061D5C1" w:rsidR="596BAEA0">
        <w:rPr>
          <w:lang w:val="en-GB" w:eastAsia="en-US"/>
        </w:rPr>
        <w:t xml:space="preserve">mentioned </w:t>
      </w:r>
      <w:r w:rsidRPr="6061D5C1" w:rsidR="5327A442">
        <w:rPr>
          <w:lang w:val="en-GB" w:eastAsia="en-US"/>
        </w:rPr>
        <w:t>below.</w:t>
      </w:r>
      <w:r w:rsidRPr="6061D5C1" w:rsidR="0DDED33D">
        <w:rPr>
          <w:lang w:val="en-GB" w:eastAsia="en-US"/>
        </w:rPr>
        <w:t xml:space="preserve"> </w:t>
      </w:r>
      <w:r w:rsidRPr="6061D5C1" w:rsidR="397F233D">
        <w:rPr>
          <w:lang w:val="en-GB" w:eastAsia="en-US"/>
        </w:rPr>
        <w:t>This calculation must be done for each market separately.</w:t>
      </w:r>
    </w:p>
    <w:p w:rsidR="5327A442" w:rsidP="62F4992D" w:rsidRDefault="5327A442" w14:paraId="54C8E086" w14:textId="132F34A3">
      <w:pPr>
        <w:pStyle w:val="ListParagraph"/>
      </w:pPr>
      <w:r w:rsidRPr="62F4992D">
        <w:rPr>
          <w:lang w:val="en-GB" w:eastAsia="en-US"/>
        </w:rPr>
        <w:t xml:space="preserve"> </w:t>
      </w:r>
    </w:p>
    <w:p w:rsidR="5327A442" w:rsidP="6061D5C1" w:rsidRDefault="5327A442" w14:paraId="4B517460" w14:textId="2BA300B2">
      <w:pPr>
        <w:pStyle w:val="ListParagraph"/>
        <w:rPr>
          <w:b/>
          <w:bCs/>
          <w:lang w:val="en-GB" w:eastAsia="en-US"/>
        </w:rPr>
      </w:pPr>
      <w:r w:rsidRPr="6061D5C1">
        <w:rPr>
          <w:b/>
          <w:bCs/>
          <w:lang w:val="en-GB" w:eastAsia="en-US"/>
        </w:rPr>
        <w:t>Rolling 6 months total sales (backward looking) of RSKU per APO market/ 6 months total sales(backward) of RSKU for all APO markets</w:t>
      </w:r>
    </w:p>
    <w:p w:rsidR="62F4992D" w:rsidP="62F4992D" w:rsidRDefault="62F4992D" w14:paraId="3C6345BB" w14:textId="19FE0CA7">
      <w:pPr>
        <w:pStyle w:val="ListParagraph"/>
        <w:rPr>
          <w:lang w:val="en-GB" w:eastAsia="en-US"/>
        </w:rPr>
      </w:pPr>
    </w:p>
    <w:p w:rsidR="39CE77EC" w:rsidP="39CE77EC" w:rsidRDefault="39CE77EC" w14:paraId="32353944" w14:textId="0990A72F">
      <w:pPr>
        <w:pStyle w:val="ListParagraph"/>
        <w:rPr>
          <w:lang w:val="en-GB" w:eastAsia="en-US"/>
        </w:rPr>
      </w:pPr>
    </w:p>
    <w:p w:rsidR="5755007A" w:rsidP="6061D5C1" w:rsidRDefault="5755007A" w14:paraId="194230CF" w14:textId="21AD7A1F">
      <w:pPr>
        <w:pStyle w:val="ListParagraph"/>
        <w:rPr>
          <w:lang w:val="en-GB" w:eastAsia="en-US"/>
        </w:rPr>
      </w:pPr>
      <w:r w:rsidRPr="6061D5C1">
        <w:rPr>
          <w:lang w:val="en-GB" w:eastAsia="en-US"/>
        </w:rPr>
        <w:t>Secondary Disaggregation Rules:</w:t>
      </w:r>
    </w:p>
    <w:p w:rsidR="6061D5C1" w:rsidP="6061D5C1" w:rsidRDefault="6061D5C1" w14:paraId="7B4E4C66" w14:textId="14F7D298">
      <w:pPr>
        <w:pStyle w:val="ListParagraph"/>
        <w:rPr>
          <w:lang w:val="en-GB" w:eastAsia="en-US"/>
        </w:rPr>
      </w:pPr>
    </w:p>
    <w:p w:rsidR="6061D5C1" w:rsidP="6061D5C1" w:rsidRDefault="6061D5C1" w14:paraId="650B7E28" w14:textId="25DA7861">
      <w:pPr>
        <w:pStyle w:val="ListParagraph"/>
        <w:rPr>
          <w:lang w:val="en-GB" w:eastAsia="en-US"/>
        </w:rPr>
      </w:pPr>
    </w:p>
    <w:p w:rsidR="6464E0ED" w:rsidP="6061D5C1" w:rsidRDefault="6464E0ED" w14:paraId="67077CFB" w14:textId="7422E89A">
      <w:pPr>
        <w:pStyle w:val="ListParagraph"/>
        <w:ind w:firstLine="720"/>
        <w:rPr>
          <w:lang w:val="en-GB" w:eastAsia="en-US"/>
        </w:rPr>
      </w:pPr>
      <w:r w:rsidRPr="6061D5C1">
        <w:rPr>
          <w:lang w:val="en-GB" w:eastAsia="en-US"/>
        </w:rPr>
        <w:t>V2.16 Start:</w:t>
      </w:r>
    </w:p>
    <w:p w:rsidR="39CE77EC" w:rsidP="39CE77EC" w:rsidRDefault="39CE77EC" w14:paraId="7ACBB14E" w14:textId="352AF0DC">
      <w:pPr>
        <w:pStyle w:val="ListParagraph"/>
        <w:rPr>
          <w:lang w:val="en-GB" w:eastAsia="en-US"/>
        </w:rPr>
      </w:pPr>
    </w:p>
    <w:p w:rsidR="7B3B77F4" w:rsidP="39CE77EC" w:rsidRDefault="7B3B77F4" w14:paraId="0F7D0386" w14:textId="28D44E8D">
      <w:pPr>
        <w:pStyle w:val="ListParagraph"/>
        <w:numPr>
          <w:ilvl w:val="0"/>
          <w:numId w:val="20"/>
        </w:numPr>
        <w:rPr>
          <w:lang w:val="en-GB" w:eastAsia="en-US"/>
        </w:rPr>
      </w:pPr>
      <w:r w:rsidRPr="6061D5C1">
        <w:rPr>
          <w:lang w:val="en-GB" w:eastAsia="en-US"/>
        </w:rPr>
        <w:t>Secondary disaggregation needs to be applied to RSKUs with more than one APO location as-is.  However, if a RSKU has only one or zero APO locations then quantity remains the same from first level disaggregation and not be zero.</w:t>
      </w:r>
      <w:r w:rsidRPr="6061D5C1" w:rsidR="10930582">
        <w:rPr>
          <w:lang w:val="en-GB" w:eastAsia="en-US"/>
        </w:rPr>
        <w:t xml:space="preserve"> For all markets with more than one APO location, the secondary disaggregation would be enabled in the planning market mapping.</w:t>
      </w:r>
    </w:p>
    <w:p w:rsidR="6061D5C1" w:rsidP="6061D5C1" w:rsidRDefault="6061D5C1" w14:paraId="2C07652F" w14:textId="0CE02CEE">
      <w:pPr>
        <w:rPr>
          <w:lang w:val="en-GB" w:eastAsia="en-US"/>
        </w:rPr>
      </w:pPr>
    </w:p>
    <w:p w:rsidR="3E58FDF1" w:rsidP="6061D5C1" w:rsidRDefault="3E58FDF1" w14:paraId="569BE28E" w14:textId="03C15076">
      <w:pPr>
        <w:pStyle w:val="ListParagraph"/>
        <w:ind w:firstLine="720"/>
        <w:rPr>
          <w:lang w:val="en-GB" w:eastAsia="en-US"/>
        </w:rPr>
      </w:pPr>
      <w:r w:rsidRPr="6061D5C1">
        <w:rPr>
          <w:lang w:val="en-GB" w:eastAsia="en-US"/>
        </w:rPr>
        <w:t>V2.16 End</w:t>
      </w:r>
    </w:p>
    <w:p w:rsidR="6061D5C1" w:rsidP="6061D5C1" w:rsidRDefault="6061D5C1" w14:paraId="3561155E" w14:textId="7F56875F">
      <w:pPr>
        <w:rPr>
          <w:lang w:val="en-GB" w:eastAsia="en-US"/>
        </w:rPr>
      </w:pPr>
    </w:p>
    <w:p w:rsidR="6061D5C1" w:rsidP="6061D5C1" w:rsidRDefault="6061D5C1" w14:paraId="371B749D" w14:textId="0036D2B9">
      <w:pPr>
        <w:rPr>
          <w:lang w:val="en-GB" w:eastAsia="en-US"/>
        </w:rPr>
      </w:pPr>
    </w:p>
    <w:p w:rsidR="67CEBAE5" w:rsidP="6061D5C1" w:rsidRDefault="67CEBAE5" w14:paraId="287A646A" w14:textId="4A014669">
      <w:pPr>
        <w:ind w:left="720" w:firstLine="720"/>
        <w:rPr>
          <w:lang w:val="en-GB" w:eastAsia="en-US"/>
        </w:rPr>
      </w:pPr>
      <w:r w:rsidRPr="6061D5C1">
        <w:rPr>
          <w:lang w:val="en-GB" w:eastAsia="en-US"/>
        </w:rPr>
        <w:t>V2.21 Start:</w:t>
      </w:r>
    </w:p>
    <w:p w:rsidR="6061D5C1" w:rsidP="6061D5C1" w:rsidRDefault="6061D5C1" w14:paraId="29FA2CC3" w14:textId="0543B769">
      <w:pPr>
        <w:rPr>
          <w:lang w:val="en-GB" w:eastAsia="en-US"/>
        </w:rPr>
      </w:pPr>
    </w:p>
    <w:p w:rsidR="67CEBAE5" w:rsidP="6061D5C1" w:rsidRDefault="67CEBAE5" w14:paraId="072808CF" w14:textId="71920858">
      <w:pPr>
        <w:ind w:left="1440"/>
        <w:rPr>
          <w:lang w:val="en-GB" w:eastAsia="en-US"/>
        </w:rPr>
      </w:pPr>
      <w:r w:rsidRPr="6061D5C1">
        <w:rPr>
          <w:lang w:val="en-GB" w:eastAsia="en-US"/>
        </w:rPr>
        <w:t>Additional checks for Secondary Disaggregation:</w:t>
      </w:r>
    </w:p>
    <w:p w:rsidR="6061D5C1" w:rsidP="6061D5C1" w:rsidRDefault="6061D5C1" w14:paraId="269C8253" w14:textId="27D1AE86">
      <w:pPr>
        <w:ind w:left="1440"/>
        <w:rPr>
          <w:lang w:val="en-GB" w:eastAsia="en-US"/>
        </w:rPr>
      </w:pPr>
    </w:p>
    <w:p w:rsidR="67CEBAE5" w:rsidP="6061D5C1" w:rsidRDefault="67CEBAE5" w14:paraId="6359AEDA" w14:textId="5A27C7AF">
      <w:pPr>
        <w:ind w:left="1440"/>
        <w:rPr>
          <w:lang w:val="en-GB" w:eastAsia="en-US"/>
        </w:rPr>
      </w:pPr>
      <w:r w:rsidRPr="6061D5C1">
        <w:rPr>
          <w:lang w:val="en-GB" w:eastAsia="en-US"/>
        </w:rPr>
        <w:t xml:space="preserve">The secondary disaggregation to exclude RSKUs that have past 6 months of sales history for only one APO market code. </w:t>
      </w:r>
      <w:r w:rsidRPr="6061D5C1" w:rsidR="79C5A7E3">
        <w:rPr>
          <w:lang w:val="en-GB" w:eastAsia="en-US"/>
        </w:rPr>
        <w:t>I</w:t>
      </w:r>
      <w:r w:rsidRPr="6061D5C1">
        <w:rPr>
          <w:lang w:val="en-GB" w:eastAsia="en-US"/>
        </w:rPr>
        <w:t xml:space="preserve">f an RSKU has last </w:t>
      </w:r>
      <w:r w:rsidRPr="6061D5C1" w:rsidR="40C8B442">
        <w:rPr>
          <w:lang w:val="en-GB" w:eastAsia="en-US"/>
        </w:rPr>
        <w:t>6-month</w:t>
      </w:r>
      <w:r w:rsidRPr="6061D5C1">
        <w:rPr>
          <w:lang w:val="en-GB" w:eastAsia="en-US"/>
        </w:rPr>
        <w:t xml:space="preserve"> sales in more than one APO market code, only then secondary disaggregation should be done, otherwise the volumes from first step of disaggregation remain as-is</w:t>
      </w:r>
      <w:r w:rsidRPr="6061D5C1" w:rsidR="6F028358">
        <w:rPr>
          <w:lang w:val="en-GB" w:eastAsia="en-US"/>
        </w:rPr>
        <w:t xml:space="preserve"> for an RSKU.</w:t>
      </w:r>
    </w:p>
    <w:p w:rsidR="39CE77EC" w:rsidP="6061D5C1" w:rsidRDefault="39CE77EC" w14:paraId="7C0CBA79" w14:textId="38E42070">
      <w:pPr>
        <w:rPr>
          <w:strike/>
          <w:lang w:val="en-GB" w:eastAsia="en-US"/>
        </w:rPr>
      </w:pPr>
    </w:p>
    <w:p w:rsidR="7B3B77F4" w:rsidP="6061D5C1" w:rsidRDefault="7B3B77F4" w14:paraId="6AE6C64B" w14:textId="4B8E68D9">
      <w:pPr>
        <w:pStyle w:val="ListParagraph"/>
        <w:numPr>
          <w:ilvl w:val="1"/>
          <w:numId w:val="20"/>
        </w:numPr>
        <w:rPr>
          <w:strike/>
          <w:lang w:val="en-GB" w:eastAsia="en-US"/>
        </w:rPr>
      </w:pPr>
      <w:r w:rsidRPr="6061D5C1">
        <w:rPr>
          <w:strike/>
          <w:lang w:val="en-GB" w:eastAsia="en-US"/>
        </w:rPr>
        <w:t>A</w:t>
      </w:r>
      <w:commentRangeStart w:id="50"/>
      <w:r w:rsidRPr="6061D5C1">
        <w:rPr>
          <w:strike/>
          <w:lang w:val="en-GB" w:eastAsia="en-US"/>
        </w:rPr>
        <w:t xml:space="preserve"> </w:t>
      </w:r>
      <w:r w:rsidRPr="6061D5C1" w:rsidR="1932CFBF">
        <w:rPr>
          <w:strike/>
          <w:lang w:val="en-GB" w:eastAsia="en-US"/>
        </w:rPr>
        <w:t>‘</w:t>
      </w:r>
      <w:r w:rsidRPr="6061D5C1">
        <w:rPr>
          <w:strike/>
          <w:lang w:val="en-GB" w:eastAsia="en-US"/>
        </w:rPr>
        <w:t>predecessor</w:t>
      </w:r>
      <w:r w:rsidRPr="6061D5C1" w:rsidR="726CACF6">
        <w:rPr>
          <w:strike/>
          <w:lang w:val="en-GB" w:eastAsia="en-US"/>
        </w:rPr>
        <w:t>’</w:t>
      </w:r>
      <w:r w:rsidRPr="6061D5C1">
        <w:rPr>
          <w:strike/>
          <w:lang w:val="en-GB" w:eastAsia="en-US"/>
        </w:rPr>
        <w:t xml:space="preserve"> column would be added by the business to the PSKU mapping. If the RSKU </w:t>
      </w:r>
      <w:r w:rsidRPr="6061D5C1" w:rsidR="195A9ED9">
        <w:rPr>
          <w:strike/>
          <w:lang w:val="en-GB" w:eastAsia="en-US"/>
        </w:rPr>
        <w:t>‘</w:t>
      </w:r>
      <w:r w:rsidRPr="6061D5C1">
        <w:rPr>
          <w:strike/>
          <w:lang w:val="en-GB" w:eastAsia="en-US"/>
        </w:rPr>
        <w:t>valid from</w:t>
      </w:r>
      <w:r w:rsidRPr="6061D5C1" w:rsidR="12F90E14">
        <w:rPr>
          <w:strike/>
          <w:lang w:val="en-GB" w:eastAsia="en-US"/>
        </w:rPr>
        <w:t>’</w:t>
      </w:r>
      <w:r w:rsidRPr="6061D5C1">
        <w:rPr>
          <w:strike/>
          <w:lang w:val="en-GB" w:eastAsia="en-US"/>
        </w:rPr>
        <w:t xml:space="preserve"> date is in the future (I.e., doesn</w:t>
      </w:r>
      <w:commentRangeEnd w:id="50"/>
      <w:r>
        <w:rPr>
          <w:rStyle w:val="CommentReference"/>
        </w:rPr>
        <w:commentReference w:id="50"/>
      </w:r>
      <w:r w:rsidRPr="6061D5C1">
        <w:rPr>
          <w:strike/>
          <w:lang w:val="en-GB" w:eastAsia="en-US"/>
        </w:rPr>
        <w:t>’t have past sales), then use the predecessor sales to arrive at disaggregation percentage.</w:t>
      </w:r>
    </w:p>
    <w:p w:rsidR="6061D5C1" w:rsidP="6061D5C1" w:rsidRDefault="6061D5C1" w14:paraId="622B80DE" w14:textId="40B0DDC6">
      <w:pPr>
        <w:rPr>
          <w:lang w:val="en-GB" w:eastAsia="en-US"/>
        </w:rPr>
      </w:pPr>
    </w:p>
    <w:p w:rsidR="6061D5C1" w:rsidP="6061D5C1" w:rsidRDefault="6061D5C1" w14:paraId="044C1D42" w14:textId="1C286B0A">
      <w:pPr>
        <w:rPr>
          <w:lang w:val="en-GB" w:eastAsia="en-US"/>
        </w:rPr>
      </w:pPr>
    </w:p>
    <w:p w:rsidR="55BF2804" w:rsidP="6061D5C1" w:rsidRDefault="55BF2804" w14:paraId="65E8457E" w14:textId="777025E5">
      <w:pPr>
        <w:pStyle w:val="ListParagraph"/>
        <w:numPr>
          <w:ilvl w:val="0"/>
          <w:numId w:val="20"/>
        </w:numPr>
        <w:rPr>
          <w:lang w:val="en-GB" w:eastAsia="en-US"/>
        </w:rPr>
      </w:pPr>
      <w:r w:rsidRPr="6061D5C1">
        <w:rPr>
          <w:rFonts w:eastAsia="Arial"/>
          <w:sz w:val="19"/>
          <w:szCs w:val="19"/>
          <w:lang w:val="en-GB"/>
        </w:rPr>
        <w:t xml:space="preserve">A </w:t>
      </w:r>
      <w:r w:rsidRPr="6061D5C1">
        <w:rPr>
          <w:lang w:val="en-GB"/>
        </w:rPr>
        <w:t xml:space="preserve">‘predecessor’ column to be made available in the PSKU mapping. </w:t>
      </w:r>
      <w:r w:rsidRPr="6061D5C1" w:rsidR="67BD5306">
        <w:rPr>
          <w:lang w:val="en-GB" w:eastAsia="en-US"/>
        </w:rPr>
        <w:t xml:space="preserve">The predecessor sales should be considered for RSKUs not based on Valid From date instead based on sales history. The predecessor sales should be used for an RSKU if the RSKU doesn't have sales </w:t>
      </w:r>
      <w:r>
        <w:tab/>
      </w:r>
      <w:r w:rsidRPr="6061D5C1" w:rsidR="67BD5306">
        <w:rPr>
          <w:lang w:val="en-GB" w:eastAsia="en-US"/>
        </w:rPr>
        <w:t xml:space="preserve">in the last 8 weeks i.e., the first shipping date of the RSKU should be at least 8 weeks old. </w:t>
      </w:r>
    </w:p>
    <w:p w:rsidR="6061D5C1" w:rsidP="6061D5C1" w:rsidRDefault="6061D5C1" w14:paraId="53A5098F" w14:textId="4405B090">
      <w:pPr>
        <w:rPr>
          <w:lang w:val="en-GB" w:eastAsia="en-US"/>
        </w:rPr>
      </w:pPr>
    </w:p>
    <w:p w:rsidR="6061D5C1" w:rsidP="6061D5C1" w:rsidRDefault="6061D5C1" w14:paraId="0C8B1250" w14:textId="65A71197">
      <w:pPr>
        <w:rPr>
          <w:lang w:val="en-GB" w:eastAsia="en-US"/>
        </w:rPr>
      </w:pPr>
    </w:p>
    <w:p w:rsidR="3324F081" w:rsidP="6061D5C1" w:rsidRDefault="3324F081" w14:paraId="476F632C" w14:textId="64BD8CB8">
      <w:pPr>
        <w:ind w:left="720" w:firstLine="720"/>
        <w:rPr>
          <w:lang w:val="en-GB" w:eastAsia="en-US"/>
        </w:rPr>
      </w:pPr>
      <w:r w:rsidRPr="6061D5C1">
        <w:rPr>
          <w:lang w:val="en-GB" w:eastAsia="en-US"/>
        </w:rPr>
        <w:t>Recursive Predecessor</w:t>
      </w:r>
      <w:r w:rsidRPr="6061D5C1" w:rsidR="01888628">
        <w:rPr>
          <w:lang w:val="en-GB" w:eastAsia="en-US"/>
        </w:rPr>
        <w:t>:</w:t>
      </w:r>
    </w:p>
    <w:p w:rsidR="6061D5C1" w:rsidP="6061D5C1" w:rsidRDefault="6061D5C1" w14:paraId="161FC389" w14:textId="03AD46D6">
      <w:pPr>
        <w:ind w:left="720"/>
        <w:rPr>
          <w:lang w:val="en-GB" w:eastAsia="en-US"/>
        </w:rPr>
      </w:pPr>
    </w:p>
    <w:p w:rsidR="3324F081" w:rsidP="6061D5C1" w:rsidRDefault="3324F081" w14:paraId="1ABCEA43" w14:textId="36A70DF0">
      <w:pPr>
        <w:ind w:left="1440"/>
        <w:rPr>
          <w:lang w:val="en-GB" w:eastAsia="en-US"/>
        </w:rPr>
      </w:pPr>
      <w:r w:rsidRPr="6061D5C1">
        <w:rPr>
          <w:lang w:val="en-GB" w:eastAsia="en-US"/>
        </w:rPr>
        <w:t xml:space="preserve">If a predecessor RSKU </w:t>
      </w:r>
      <w:r w:rsidRPr="6061D5C1" w:rsidR="33A8AD9C">
        <w:rPr>
          <w:lang w:val="en-GB" w:eastAsia="en-US"/>
        </w:rPr>
        <w:t>doesn’t have</w:t>
      </w:r>
      <w:r w:rsidRPr="6061D5C1" w:rsidR="63A58868">
        <w:rPr>
          <w:lang w:val="en-GB" w:eastAsia="en-US"/>
        </w:rPr>
        <w:t xml:space="preserve"> its first sales shipping date</w:t>
      </w:r>
      <w:r w:rsidRPr="6061D5C1" w:rsidR="4EBCC385">
        <w:rPr>
          <w:lang w:val="en-GB" w:eastAsia="en-US"/>
        </w:rPr>
        <w:t xml:space="preserve"> in the last 8 weeks, </w:t>
      </w:r>
      <w:r w:rsidRPr="6061D5C1">
        <w:rPr>
          <w:lang w:val="en-GB" w:eastAsia="en-US"/>
        </w:rPr>
        <w:t>then predecessor of predecessor volumes to be used for calculation of secondary disaggregation percentage split. Obtaining predecessor can go more than 2 levels i.e., until RSKU with valid sales history is available.</w:t>
      </w:r>
    </w:p>
    <w:p w:rsidR="6061D5C1" w:rsidP="6061D5C1" w:rsidRDefault="6061D5C1" w14:paraId="660F2A3C" w14:textId="2F25A1D3">
      <w:pPr>
        <w:ind w:left="1440"/>
        <w:rPr>
          <w:lang w:val="en-GB" w:eastAsia="en-US"/>
        </w:rPr>
      </w:pPr>
    </w:p>
    <w:p w:rsidR="6061D5C1" w:rsidP="6061D5C1" w:rsidRDefault="6061D5C1" w14:paraId="61178D22" w14:textId="38D9A6CA">
      <w:pPr>
        <w:rPr>
          <w:lang w:val="en-GB" w:eastAsia="en-US"/>
        </w:rPr>
      </w:pPr>
    </w:p>
    <w:p w:rsidR="3324F081" w:rsidP="6061D5C1" w:rsidRDefault="3324F081" w14:paraId="20723EC7" w14:textId="2B0F3E03">
      <w:pPr>
        <w:ind w:left="720" w:firstLine="720"/>
        <w:rPr>
          <w:lang w:val="en-GB" w:eastAsia="en-US"/>
        </w:rPr>
      </w:pPr>
      <w:r w:rsidRPr="6061D5C1">
        <w:rPr>
          <w:lang w:val="en-GB" w:eastAsia="en-US"/>
        </w:rPr>
        <w:t>V2.21 End:</w:t>
      </w:r>
    </w:p>
    <w:p w:rsidR="39CE77EC" w:rsidP="39CE77EC" w:rsidRDefault="39CE77EC" w14:paraId="509B9CD4" w14:textId="2664BC70">
      <w:pPr>
        <w:rPr>
          <w:lang w:val="en-GB" w:eastAsia="en-US"/>
        </w:rPr>
      </w:pPr>
    </w:p>
    <w:p w:rsidR="11611487" w:rsidP="11611487" w:rsidRDefault="11611487" w14:paraId="4F138D1E" w14:textId="798EAEC1">
      <w:pPr>
        <w:rPr>
          <w:lang w:val="en-GB" w:eastAsia="en-US"/>
        </w:rPr>
      </w:pPr>
    </w:p>
    <w:p w:rsidR="72BCFFD4" w:rsidP="6061D5C1" w:rsidRDefault="72BCFFD4" w14:paraId="2F6CA9EB" w14:textId="3B374A9E">
      <w:pPr>
        <w:ind w:left="720" w:firstLine="720"/>
        <w:rPr>
          <w:lang w:val="en-GB" w:eastAsia="en-US"/>
        </w:rPr>
      </w:pPr>
      <w:r w:rsidRPr="6061D5C1">
        <w:rPr>
          <w:lang w:val="en-GB" w:eastAsia="en-US"/>
        </w:rPr>
        <w:t>V2.20 Start:</w:t>
      </w:r>
    </w:p>
    <w:p w:rsidR="72BCFFD4" w:rsidP="6061D5C1" w:rsidRDefault="72BCFFD4" w14:paraId="0C782028" w14:textId="77D26233">
      <w:pPr>
        <w:ind w:left="720" w:firstLine="720"/>
        <w:rPr>
          <w:strike/>
          <w:lang w:val="en-GB" w:eastAsia="en-US"/>
        </w:rPr>
      </w:pPr>
      <w:r w:rsidRPr="6061D5C1">
        <w:rPr>
          <w:strike/>
          <w:lang w:val="en-GB" w:eastAsia="en-US"/>
        </w:rPr>
        <w:t xml:space="preserve">For the future dated RSKUs, the predecessor RSKU sales would be used to arrive at </w:t>
      </w:r>
      <w:r>
        <w:tab/>
      </w:r>
      <w:r>
        <w:tab/>
      </w:r>
      <w:r w:rsidRPr="6061D5C1">
        <w:rPr>
          <w:strike/>
          <w:lang w:val="en-GB" w:eastAsia="en-US"/>
        </w:rPr>
        <w:t>disaggregation percentage as mentioned in p</w:t>
      </w:r>
      <w:r w:rsidRPr="6061D5C1" w:rsidR="10A81FA1">
        <w:rPr>
          <w:strike/>
          <w:lang w:val="en-GB" w:eastAsia="en-US"/>
        </w:rPr>
        <w:t xml:space="preserve">oint #2 above. </w:t>
      </w:r>
      <w:r w:rsidRPr="6061D5C1" w:rsidR="3D0326C5">
        <w:rPr>
          <w:strike/>
          <w:lang w:val="en-GB" w:eastAsia="en-US"/>
        </w:rPr>
        <w:t xml:space="preserve">The predecessor </w:t>
      </w:r>
      <w:r>
        <w:tab/>
      </w:r>
      <w:r w:rsidRPr="6061D5C1" w:rsidR="3D0326C5">
        <w:rPr>
          <w:strike/>
          <w:lang w:val="en-GB" w:eastAsia="en-US"/>
        </w:rPr>
        <w:t>RSKU sales</w:t>
      </w:r>
      <w:r>
        <w:tab/>
      </w:r>
      <w:r w:rsidRPr="6061D5C1" w:rsidR="3D0326C5">
        <w:rPr>
          <w:strike/>
          <w:lang w:val="en-GB" w:eastAsia="en-US"/>
        </w:rPr>
        <w:t xml:space="preserve">have to be used for an RSKU for </w:t>
      </w:r>
      <w:r w:rsidRPr="6061D5C1" w:rsidR="5A6F2638">
        <w:rPr>
          <w:strike/>
          <w:lang w:val="en-GB" w:eastAsia="en-US"/>
        </w:rPr>
        <w:t>8</w:t>
      </w:r>
      <w:r w:rsidRPr="6061D5C1" w:rsidR="3D0326C5">
        <w:rPr>
          <w:strike/>
          <w:lang w:val="en-GB" w:eastAsia="en-US"/>
        </w:rPr>
        <w:t xml:space="preserve"> weeks from the start date. This is </w:t>
      </w:r>
      <w:r>
        <w:tab/>
      </w:r>
      <w:r w:rsidRPr="6061D5C1" w:rsidR="3D0326C5">
        <w:rPr>
          <w:strike/>
          <w:lang w:val="en-GB" w:eastAsia="en-US"/>
        </w:rPr>
        <w:t>to ensure that an RSKU</w:t>
      </w:r>
      <w:r w:rsidRPr="6061D5C1" w:rsidR="40195F94">
        <w:rPr>
          <w:strike/>
          <w:lang w:val="en-GB" w:eastAsia="en-US"/>
        </w:rPr>
        <w:t xml:space="preserve"> </w:t>
      </w:r>
      <w:r>
        <w:tab/>
      </w:r>
      <w:r w:rsidRPr="6061D5C1" w:rsidR="40195F94">
        <w:rPr>
          <w:strike/>
          <w:lang w:val="en-GB" w:eastAsia="en-US"/>
        </w:rPr>
        <w:t>has sales before switching from predecessor sales.</w:t>
      </w:r>
      <w:r w:rsidRPr="6061D5C1" w:rsidR="3D0326C5">
        <w:rPr>
          <w:lang w:val="en-GB" w:eastAsia="en-US"/>
        </w:rPr>
        <w:t xml:space="preserve"> </w:t>
      </w:r>
    </w:p>
    <w:p w:rsidR="11611487" w:rsidP="6061D5C1" w:rsidRDefault="11611487" w14:paraId="3A22E049" w14:textId="6D8FA422">
      <w:pPr>
        <w:ind w:left="720" w:firstLine="720"/>
        <w:rPr>
          <w:strike/>
          <w:lang w:val="en-GB" w:eastAsia="en-US"/>
        </w:rPr>
      </w:pPr>
    </w:p>
    <w:p w:rsidR="42B302E7" w:rsidP="6061D5C1" w:rsidRDefault="42B302E7" w14:paraId="6BF58C17" w14:textId="1CCB6290">
      <w:pPr>
        <w:ind w:left="720" w:firstLine="720"/>
        <w:rPr>
          <w:lang w:val="en-GB" w:eastAsia="en-US"/>
        </w:rPr>
      </w:pPr>
      <w:r w:rsidRPr="6061D5C1">
        <w:rPr>
          <w:strike/>
          <w:lang w:val="en-GB" w:eastAsia="en-US"/>
        </w:rPr>
        <w:t xml:space="preserve">For example, if a RSKU start date </w:t>
      </w:r>
      <w:r w:rsidRPr="6061D5C1" w:rsidR="4CE68C5C">
        <w:rPr>
          <w:strike/>
          <w:lang w:val="en-GB" w:eastAsia="en-US"/>
        </w:rPr>
        <w:t>is 01/01/2024</w:t>
      </w:r>
      <w:r w:rsidRPr="6061D5C1" w:rsidR="15F4978D">
        <w:rPr>
          <w:strike/>
          <w:lang w:val="en-GB" w:eastAsia="en-US"/>
        </w:rPr>
        <w:t>, the predecess</w:t>
      </w:r>
      <w:r>
        <w:tab/>
      </w:r>
      <w:r w:rsidRPr="6061D5C1" w:rsidR="15F4978D">
        <w:rPr>
          <w:strike/>
          <w:lang w:val="en-GB" w:eastAsia="en-US"/>
        </w:rPr>
        <w:t xml:space="preserve">or RSKU sales </w:t>
      </w:r>
      <w:r w:rsidRPr="6061D5C1" w:rsidR="019004CC">
        <w:rPr>
          <w:strike/>
          <w:lang w:val="en-GB" w:eastAsia="en-US"/>
        </w:rPr>
        <w:t>must</w:t>
      </w:r>
      <w:r w:rsidRPr="6061D5C1" w:rsidR="15F4978D">
        <w:rPr>
          <w:strike/>
          <w:lang w:val="en-GB" w:eastAsia="en-US"/>
        </w:rPr>
        <w:t xml:space="preserve"> </w:t>
      </w:r>
      <w:r>
        <w:tab/>
      </w:r>
      <w:r w:rsidRPr="6061D5C1" w:rsidR="15F4978D">
        <w:rPr>
          <w:strike/>
          <w:lang w:val="en-GB" w:eastAsia="en-US"/>
        </w:rPr>
        <w:t xml:space="preserve">be used </w:t>
      </w:r>
      <w:r>
        <w:tab/>
      </w:r>
      <w:r w:rsidRPr="6061D5C1" w:rsidR="3C5A06FC">
        <w:rPr>
          <w:strike/>
          <w:lang w:val="en-GB" w:eastAsia="en-US"/>
        </w:rPr>
        <w:t xml:space="preserve">to calculate disaggregation percentage </w:t>
      </w:r>
      <w:r w:rsidRPr="6061D5C1" w:rsidR="4E5DB49C">
        <w:rPr>
          <w:strike/>
          <w:lang w:val="en-GB" w:eastAsia="en-US"/>
        </w:rPr>
        <w:t xml:space="preserve">until </w:t>
      </w:r>
      <w:r w:rsidRPr="6061D5C1" w:rsidR="497A5F97">
        <w:rPr>
          <w:strike/>
          <w:lang w:val="en-GB" w:eastAsia="en-US"/>
        </w:rPr>
        <w:t>29/01/2024.</w:t>
      </w:r>
    </w:p>
    <w:p w:rsidR="6061D5C1" w:rsidP="6061D5C1" w:rsidRDefault="6061D5C1" w14:paraId="79388B1A" w14:textId="030DAAD4">
      <w:pPr>
        <w:ind w:left="720" w:firstLine="720"/>
        <w:rPr>
          <w:strike/>
          <w:lang w:val="en-GB" w:eastAsia="en-US"/>
        </w:rPr>
      </w:pPr>
    </w:p>
    <w:p w:rsidR="11611487" w:rsidP="6061D5C1" w:rsidRDefault="32DEE49F" w14:paraId="26D3CE8E" w14:textId="27AA0A17">
      <w:pPr>
        <w:ind w:left="720" w:firstLine="720"/>
        <w:rPr>
          <w:lang w:val="en-GB" w:eastAsia="en-US"/>
        </w:rPr>
      </w:pPr>
      <w:r w:rsidRPr="6061D5C1">
        <w:rPr>
          <w:lang w:val="en-GB" w:eastAsia="en-US"/>
        </w:rPr>
        <w:t>&lt;V2.21 to overwrite this&gt;</w:t>
      </w:r>
    </w:p>
    <w:p w:rsidR="6061D5C1" w:rsidP="6061D5C1" w:rsidRDefault="6061D5C1" w14:paraId="24051720" w14:textId="7660100C">
      <w:pPr>
        <w:ind w:firstLine="720"/>
        <w:rPr>
          <w:lang w:val="en-GB" w:eastAsia="en-US"/>
        </w:rPr>
      </w:pPr>
    </w:p>
    <w:p w:rsidR="72BCFFD4" w:rsidP="6061D5C1" w:rsidRDefault="72BCFFD4" w14:paraId="4A2012C2" w14:textId="2FABB670">
      <w:pPr>
        <w:ind w:left="720" w:firstLine="720"/>
        <w:rPr>
          <w:lang w:val="en-GB" w:eastAsia="en-US"/>
        </w:rPr>
      </w:pPr>
      <w:r w:rsidRPr="6061D5C1">
        <w:rPr>
          <w:lang w:val="en-GB" w:eastAsia="en-US"/>
        </w:rPr>
        <w:t>V2.20 End</w:t>
      </w:r>
    </w:p>
    <w:p w:rsidR="6061D5C1" w:rsidP="6061D5C1" w:rsidRDefault="6061D5C1" w14:paraId="69FA565D" w14:textId="1C4765BB">
      <w:pPr>
        <w:rPr>
          <w:lang w:val="en-GB" w:eastAsia="en-US"/>
        </w:rPr>
      </w:pPr>
    </w:p>
    <w:p w:rsidR="6061D5C1" w:rsidP="6061D5C1" w:rsidRDefault="6061D5C1" w14:paraId="4942E85E" w14:textId="7B354FDC">
      <w:pPr>
        <w:rPr>
          <w:lang w:val="en-GB" w:eastAsia="en-US"/>
        </w:rPr>
      </w:pPr>
    </w:p>
    <w:p w:rsidR="11611487" w:rsidP="11611487" w:rsidRDefault="11611487" w14:paraId="27F34B07" w14:textId="71A3CD2B">
      <w:pPr>
        <w:rPr>
          <w:lang w:val="en-GB" w:eastAsia="en-US"/>
        </w:rPr>
      </w:pPr>
    </w:p>
    <w:p w:rsidR="06A9E98B" w:rsidP="39CE77EC" w:rsidRDefault="06A9E98B" w14:paraId="25286235" w14:textId="2A7D822D">
      <w:pPr>
        <w:pStyle w:val="ListParagraph"/>
        <w:numPr>
          <w:ilvl w:val="0"/>
          <w:numId w:val="20"/>
        </w:numPr>
        <w:rPr>
          <w:lang w:val="en-GB" w:eastAsia="en-US"/>
        </w:rPr>
      </w:pPr>
      <w:r w:rsidRPr="080E1B09" w:rsidR="06A9E98B">
        <w:rPr>
          <w:lang w:val="en-GB" w:eastAsia="en-US"/>
        </w:rPr>
        <w:t>To</w:t>
      </w:r>
      <w:r w:rsidRPr="080E1B09" w:rsidR="7B3B77F4">
        <w:rPr>
          <w:lang w:val="en-GB" w:eastAsia="en-US"/>
        </w:rPr>
        <w:t xml:space="preserve"> obtain active RSKUs, active/inactive flag must be used along with valid from and valid to dates w.r.t. ‘external_forecast_planned_date</w:t>
      </w:r>
      <w:r w:rsidRPr="080E1B09" w:rsidR="01A20E59">
        <w:rPr>
          <w:lang w:val="en-GB" w:eastAsia="en-US"/>
        </w:rPr>
        <w:t>’.</w:t>
      </w:r>
      <w:r w:rsidRPr="080E1B09" w:rsidR="7B3B77F4">
        <w:rPr>
          <w:lang w:val="en-GB" w:eastAsia="en-US"/>
        </w:rPr>
        <w:t xml:space="preserve"> For a given ‘external_forecast_planned_date</w:t>
      </w:r>
      <w:r w:rsidRPr="080E1B09" w:rsidR="55DFE70C">
        <w:rPr>
          <w:lang w:val="en-GB" w:eastAsia="en-US"/>
        </w:rPr>
        <w:t>’</w:t>
      </w:r>
      <w:r w:rsidRPr="080E1B09" w:rsidR="7B3B77F4">
        <w:rPr>
          <w:lang w:val="en-GB" w:eastAsia="en-US"/>
        </w:rPr>
        <w:t>, the RSKUs assigned should be active at that point of time.</w:t>
      </w:r>
    </w:p>
    <w:p w:rsidR="39CE77EC" w:rsidP="39CE77EC" w:rsidRDefault="39CE77EC" w14:paraId="17311FE2" w14:textId="6D9C3EDB">
      <w:pPr>
        <w:pStyle w:val="ListParagraph"/>
        <w:rPr>
          <w:lang w:val="en-GB" w:eastAsia="en-US"/>
        </w:rPr>
      </w:pPr>
    </w:p>
    <w:p w:rsidR="6061D5C1" w:rsidP="6061D5C1" w:rsidRDefault="6061D5C1" w14:paraId="72994F76" w14:textId="66CE9886">
      <w:pPr>
        <w:pStyle w:val="ListParagraph"/>
        <w:rPr>
          <w:lang w:val="en-GB" w:eastAsia="en-US"/>
        </w:rPr>
      </w:pPr>
    </w:p>
    <w:p w:rsidR="7C77F565" w:rsidP="6061D5C1" w:rsidRDefault="7C77F565" w14:paraId="5A047539" w14:textId="2D6E4A87">
      <w:pPr>
        <w:pStyle w:val="ListParagraph"/>
        <w:rPr>
          <w:lang w:val="en-GB" w:eastAsia="en-US"/>
        </w:rPr>
      </w:pPr>
      <w:r w:rsidRPr="6061D5C1">
        <w:rPr>
          <w:lang w:val="en-GB" w:eastAsia="en-US"/>
        </w:rPr>
        <w:t>When the historical sales do not provide reliable volume split, manual disaggregation would be provided. This needs to overwrite the disaggregation percentage calculated in step #2 for markets which are marked as secondary disaggregation required.</w:t>
      </w:r>
    </w:p>
    <w:p w:rsidR="6061D5C1" w:rsidP="6061D5C1" w:rsidRDefault="6061D5C1" w14:paraId="740182DE" w14:textId="7941BD91">
      <w:pPr>
        <w:pStyle w:val="ListParagraph"/>
        <w:ind w:left="0"/>
        <w:rPr>
          <w:lang w:val="en-GB" w:eastAsia="en-US"/>
        </w:rPr>
      </w:pPr>
    </w:p>
    <w:p w:rsidR="39CE77EC" w:rsidP="39CE77EC" w:rsidRDefault="39CE77EC" w14:paraId="437AA13F" w14:textId="1132300A">
      <w:pPr>
        <w:pStyle w:val="ListParagraph"/>
        <w:rPr>
          <w:lang w:val="en-GB" w:eastAsia="en-US"/>
        </w:rPr>
      </w:pPr>
    </w:p>
    <w:p w:rsidR="62F4992D" w:rsidP="62F4992D" w:rsidRDefault="62F4992D" w14:paraId="70DB1561" w14:textId="10FA2D66">
      <w:pPr>
        <w:pStyle w:val="ListParagraph"/>
        <w:rPr>
          <w:lang w:val="en-GB" w:eastAsia="en-US"/>
        </w:rPr>
      </w:pPr>
    </w:p>
    <w:p w:rsidR="32AF5FE7" w:rsidP="32AF5FE7" w:rsidRDefault="32AF5FE7" w14:paraId="6B19D43B" w14:textId="60AA99B1">
      <w:pPr>
        <w:pStyle w:val="ListParagraph"/>
        <w:ind w:left="1440"/>
        <w:rPr>
          <w:lang w:val="en-GB" w:eastAsia="en-US"/>
        </w:rPr>
      </w:pPr>
    </w:p>
    <w:p w:rsidR="00C652B1" w:rsidP="0031552D" w:rsidRDefault="00DA1906" w14:paraId="3A80DE48" w14:textId="2CFB35A9">
      <w:pPr>
        <w:pStyle w:val="ListParagraph"/>
        <w:numPr>
          <w:ilvl w:val="0"/>
          <w:numId w:val="11"/>
        </w:numPr>
        <w:rPr>
          <w:lang w:val="en-GB" w:eastAsia="en-US"/>
        </w:rPr>
      </w:pPr>
      <w:r w:rsidRPr="000837AB">
        <w:rPr>
          <w:lang w:val="en-GB" w:eastAsia="en-US"/>
        </w:rPr>
        <w:t>Feature Contribution: Captures individual driver level contribution towards the forecast generated by Noodle.</w:t>
      </w:r>
    </w:p>
    <w:p w:rsidRPr="00C652B1" w:rsidR="00F36BF9" w:rsidP="00F36BF9" w:rsidRDefault="00F36BF9" w14:paraId="3C464F37" w14:textId="77777777">
      <w:pPr>
        <w:pStyle w:val="ListParagraph"/>
        <w:rPr>
          <w:lang w:val="en-GB" w:eastAsia="en-US"/>
        </w:rPr>
      </w:pPr>
    </w:p>
    <w:p w:rsidR="00DA1906" w:rsidP="0031552D" w:rsidRDefault="09C3F4FA" w14:paraId="71702DE8" w14:textId="4B7DA50F">
      <w:pPr>
        <w:pStyle w:val="ListParagraph"/>
        <w:numPr>
          <w:ilvl w:val="0"/>
          <w:numId w:val="11"/>
        </w:numPr>
        <w:rPr>
          <w:lang w:val="en-GB" w:eastAsia="en-US"/>
        </w:rPr>
      </w:pPr>
      <w:r w:rsidRPr="534CBFB0">
        <w:rPr>
          <w:lang w:val="en-GB" w:eastAsia="en-US"/>
        </w:rPr>
        <w:t>Actuals: Captures aggregated actual shipments as used by Noodle directly from Imperial's data. This is meant for validation from Imperial's side on an as needed basis to ensure Noodle is using the correct shipments history.</w:t>
      </w:r>
    </w:p>
    <w:p w:rsidR="534CBFB0" w:rsidP="534CBFB0" w:rsidRDefault="534CBFB0" w14:paraId="008B3A69" w14:textId="6BA23CE0">
      <w:pPr>
        <w:rPr>
          <w:lang w:val="en-GB" w:eastAsia="en-US"/>
        </w:rPr>
      </w:pPr>
    </w:p>
    <w:p w:rsidR="2D964777" w:rsidP="534CBFB0" w:rsidRDefault="2D964777" w14:paraId="2236043D" w14:textId="378E39EC">
      <w:pPr>
        <w:rPr>
          <w:lang w:val="en-GB" w:eastAsia="en-US"/>
        </w:rPr>
      </w:pPr>
      <w:r w:rsidRPr="534CBFB0">
        <w:rPr>
          <w:lang w:val="en-GB" w:eastAsia="en-US"/>
        </w:rPr>
        <w:t>V2.7 Start:</w:t>
      </w:r>
    </w:p>
    <w:p w:rsidR="534CBFB0" w:rsidP="534CBFB0" w:rsidRDefault="534CBFB0" w14:paraId="6E55D8EC" w14:textId="0971E275">
      <w:pPr>
        <w:rPr>
          <w:lang w:val="en-GB" w:eastAsia="en-US"/>
        </w:rPr>
      </w:pPr>
    </w:p>
    <w:p w:rsidR="2D964777" w:rsidP="534CBFB0" w:rsidRDefault="2D964777" w14:paraId="5B7D7D9E" w14:textId="187016A3">
      <w:pPr>
        <w:rPr>
          <w:lang w:val="en-GB" w:eastAsia="en-US"/>
        </w:rPr>
      </w:pPr>
      <w:r w:rsidRPr="534CBFB0">
        <w:rPr>
          <w:lang w:val="en-GB" w:eastAsia="en-US"/>
        </w:rPr>
        <w:t>The Forecast data for Sell-In would be disaggregated</w:t>
      </w:r>
      <w:r w:rsidRPr="534CBFB0" w:rsidR="11A5890A">
        <w:rPr>
          <w:lang w:val="en-GB" w:eastAsia="en-US"/>
        </w:rPr>
        <w:t xml:space="preserve"> in the Datahub</w:t>
      </w:r>
      <w:r w:rsidRPr="534CBFB0">
        <w:rPr>
          <w:lang w:val="en-GB" w:eastAsia="en-US"/>
        </w:rPr>
        <w:t xml:space="preserve">. The disaggregated Sell-In data at </w:t>
      </w:r>
      <w:r w:rsidRPr="534CBFB0" w:rsidR="17D200D8">
        <w:rPr>
          <w:lang w:val="en-GB" w:eastAsia="en-US"/>
        </w:rPr>
        <w:t>RSKU level would be sent to ESB database. T</w:t>
      </w:r>
      <w:r w:rsidRPr="534CBFB0" w:rsidR="43A8A7CC">
        <w:rPr>
          <w:lang w:val="en-GB" w:eastAsia="en-US"/>
        </w:rPr>
        <w:t>he Datahub pipeline would write data to ‘DATAHUB_</w:t>
      </w:r>
      <w:r w:rsidRPr="534CBFB0" w:rsidR="7514927E">
        <w:rPr>
          <w:lang w:val="en-GB" w:eastAsia="en-US"/>
        </w:rPr>
        <w:t>FCST</w:t>
      </w:r>
      <w:r w:rsidRPr="534CBFB0" w:rsidR="43A8A7CC">
        <w:rPr>
          <w:lang w:val="en-GB" w:eastAsia="en-US"/>
        </w:rPr>
        <w:t>’</w:t>
      </w:r>
      <w:r w:rsidRPr="534CBFB0" w:rsidR="54BB391B">
        <w:rPr>
          <w:lang w:val="en-GB" w:eastAsia="en-US"/>
        </w:rPr>
        <w:t xml:space="preserve"> table. The period column within this table would be used to distinguish weekly and monthly data. </w:t>
      </w:r>
    </w:p>
    <w:p w:rsidR="534CBFB0" w:rsidP="534CBFB0" w:rsidRDefault="534CBFB0" w14:paraId="2C5233D9" w14:textId="36E6FE40">
      <w:pPr>
        <w:rPr>
          <w:lang w:val="en-GB" w:eastAsia="en-US"/>
        </w:rPr>
      </w:pPr>
    </w:p>
    <w:p w:rsidR="2D964777" w:rsidP="534CBFB0" w:rsidRDefault="2D964777" w14:paraId="71944C05" w14:textId="0CFE3A0C">
      <w:pPr>
        <w:rPr>
          <w:lang w:val="en-GB" w:eastAsia="en-US"/>
        </w:rPr>
      </w:pPr>
      <w:r w:rsidRPr="534CBFB0">
        <w:rPr>
          <w:lang w:val="en-GB" w:eastAsia="en-US"/>
        </w:rPr>
        <w:t>V2.7 End</w:t>
      </w:r>
    </w:p>
    <w:p w:rsidR="00511748" w:rsidP="00511748" w:rsidRDefault="00511748" w14:paraId="2E32135B" w14:textId="5452FC3C">
      <w:pPr>
        <w:rPr>
          <w:lang w:val="en-GB" w:eastAsia="en-US"/>
        </w:rPr>
      </w:pPr>
    </w:p>
    <w:p w:rsidR="00511748" w:rsidP="00511748" w:rsidRDefault="00511748" w14:paraId="0EA3770C" w14:textId="0551E5EA">
      <w:pPr>
        <w:pStyle w:val="Heading2"/>
        <w:ind w:left="-284" w:firstLine="567"/>
      </w:pPr>
      <w:bookmarkStart w:name="_Toc115106389" w:id="51"/>
      <w:r>
        <w:t>Forecast Amended Data</w:t>
      </w:r>
      <w:bookmarkEnd w:id="51"/>
    </w:p>
    <w:p w:rsidR="00511748" w:rsidP="00511748" w:rsidRDefault="00511748" w14:paraId="31EDFB41" w14:textId="11CCBDC4">
      <w:pPr>
        <w:rPr>
          <w:lang w:val="en-GB" w:eastAsia="en-US"/>
        </w:rPr>
      </w:pPr>
    </w:p>
    <w:p w:rsidRPr="00511748" w:rsidR="00511748" w:rsidP="00511748" w:rsidRDefault="53C92A29" w14:paraId="7698B0D0" w14:textId="1EF76C1C">
      <w:pPr>
        <w:rPr>
          <w:lang w:val="en-GB" w:eastAsia="en-US"/>
        </w:rPr>
      </w:pPr>
      <w:r w:rsidRPr="534CBFB0">
        <w:rPr>
          <w:lang w:val="en-GB" w:eastAsia="en-US"/>
        </w:rPr>
        <w:t xml:space="preserve">The Forecast Amended data is provided by APO. The Sell-In forecast data from APO would be brought into Datahub. </w:t>
      </w:r>
      <w:commentRangeStart w:id="52"/>
      <w:commentRangeStart w:id="53"/>
      <w:r w:rsidRPr="534CBFB0">
        <w:rPr>
          <w:lang w:val="en-GB" w:eastAsia="en-US"/>
        </w:rPr>
        <w:t>This data would be shared with Noodle to improve the forecast accuracy.</w:t>
      </w:r>
      <w:r w:rsidRPr="534CBFB0" w:rsidR="4FC8986B">
        <w:rPr>
          <w:lang w:val="en-GB" w:eastAsia="en-US"/>
        </w:rPr>
        <w:t xml:space="preserve"> This</w:t>
      </w:r>
      <w:r w:rsidRPr="534CBFB0" w:rsidR="1DA6AF16">
        <w:rPr>
          <w:lang w:val="en-GB" w:eastAsia="en-US"/>
        </w:rPr>
        <w:t xml:space="preserve"> data</w:t>
      </w:r>
      <w:r w:rsidRPr="534CBFB0" w:rsidR="4FC8986B">
        <w:rPr>
          <w:lang w:val="en-GB" w:eastAsia="en-US"/>
        </w:rPr>
        <w:t xml:space="preserve"> would be enabled </w:t>
      </w:r>
      <w:r w:rsidRPr="534CBFB0" w:rsidR="0A8D5263">
        <w:rPr>
          <w:lang w:val="en-GB" w:eastAsia="en-US"/>
        </w:rPr>
        <w:t>after stabilization.</w:t>
      </w:r>
      <w:commentRangeEnd w:id="52"/>
      <w:r w:rsidR="30A8962D">
        <w:rPr>
          <w:rStyle w:val="CommentReference"/>
        </w:rPr>
        <w:commentReference w:id="52"/>
      </w:r>
      <w:commentRangeEnd w:id="53"/>
      <w:r w:rsidR="30A8962D">
        <w:rPr>
          <w:rStyle w:val="CommentReference"/>
        </w:rPr>
        <w:commentReference w:id="53"/>
      </w:r>
    </w:p>
    <w:p w:rsidR="534CBFB0" w:rsidP="534CBFB0" w:rsidRDefault="534CBFB0" w14:paraId="5F172F8D" w14:textId="310396B9">
      <w:pPr>
        <w:rPr>
          <w:lang w:val="en-GB" w:eastAsia="en-US"/>
        </w:rPr>
      </w:pPr>
    </w:p>
    <w:p w:rsidR="6CA5E8A3" w:rsidP="534CBFB0" w:rsidRDefault="6CA5E8A3" w14:paraId="6174B131" w14:textId="39FEF60F">
      <w:pPr>
        <w:rPr>
          <w:lang w:val="en-GB" w:eastAsia="en-US"/>
        </w:rPr>
      </w:pPr>
      <w:r w:rsidRPr="534CBFB0">
        <w:rPr>
          <w:lang w:val="en-GB" w:eastAsia="en-US"/>
        </w:rPr>
        <w:t>V2.7 Start:</w:t>
      </w:r>
    </w:p>
    <w:p w:rsidR="534CBFB0" w:rsidP="534CBFB0" w:rsidRDefault="534CBFB0" w14:paraId="7CFA04C9" w14:textId="74734323">
      <w:pPr>
        <w:rPr>
          <w:lang w:val="en-GB" w:eastAsia="en-US"/>
        </w:rPr>
      </w:pPr>
    </w:p>
    <w:p w:rsidR="6CA5E8A3" w:rsidP="534CBFB0" w:rsidRDefault="6CA5E8A3" w14:paraId="5F86184A" w14:textId="3117FFB7">
      <w:pPr>
        <w:rPr>
          <w:lang w:val="en-GB" w:eastAsia="en-US"/>
        </w:rPr>
      </w:pPr>
      <w:r w:rsidRPr="1998CC13">
        <w:rPr>
          <w:lang w:val="en-GB" w:eastAsia="en-US"/>
        </w:rPr>
        <w:t>The forecast Amended data would be made available in the ESB database</w:t>
      </w:r>
      <w:r w:rsidRPr="1998CC13" w:rsidR="6DD1B1AB">
        <w:rPr>
          <w:lang w:val="en-GB" w:eastAsia="en-US"/>
        </w:rPr>
        <w:t xml:space="preserve"> for Datahub</w:t>
      </w:r>
      <w:r w:rsidRPr="1998CC13">
        <w:rPr>
          <w:lang w:val="en-GB" w:eastAsia="en-US"/>
        </w:rPr>
        <w:t>. The table ‘DATAHUB_CO</w:t>
      </w:r>
      <w:r w:rsidRPr="1998CC13" w:rsidR="7D60E333">
        <w:rPr>
          <w:lang w:val="en-GB" w:eastAsia="en-US"/>
        </w:rPr>
        <w:t>N</w:t>
      </w:r>
      <w:r w:rsidRPr="1998CC13">
        <w:rPr>
          <w:lang w:val="en-GB" w:eastAsia="en-US"/>
        </w:rPr>
        <w:t xml:space="preserve">FFCST’ </w:t>
      </w:r>
      <w:r w:rsidRPr="1998CC13" w:rsidR="5E6C86DF">
        <w:rPr>
          <w:lang w:val="en-GB" w:eastAsia="en-US"/>
        </w:rPr>
        <w:t xml:space="preserve">contains confirmed forecast data for both weekly and monthly frequency. This data would be brought into the datahub for further processing and </w:t>
      </w:r>
      <w:r w:rsidRPr="1998CC13" w:rsidR="025F6DF7">
        <w:rPr>
          <w:lang w:val="en-GB" w:eastAsia="en-US"/>
        </w:rPr>
        <w:t xml:space="preserve">would </w:t>
      </w:r>
      <w:r w:rsidRPr="1998CC13" w:rsidR="5E6C86DF">
        <w:rPr>
          <w:lang w:val="en-GB" w:eastAsia="en-US"/>
        </w:rPr>
        <w:t>made available for t</w:t>
      </w:r>
      <w:r w:rsidRPr="1998CC13" w:rsidR="6891DBA4">
        <w:rPr>
          <w:lang w:val="en-GB" w:eastAsia="en-US"/>
        </w:rPr>
        <w:t>he reporting dashboards.</w:t>
      </w:r>
      <w:r w:rsidRPr="1998CC13" w:rsidR="70C2B27C">
        <w:rPr>
          <w:lang w:val="en-GB" w:eastAsia="en-US"/>
        </w:rPr>
        <w:t xml:space="preserve"> After loading confirmed forecast data to Datahub from ESB, the data in the ESB database would be dropped by Datahub.</w:t>
      </w:r>
    </w:p>
    <w:p w:rsidR="534CBFB0" w:rsidP="534CBFB0" w:rsidRDefault="534CBFB0" w14:paraId="2B15E86B" w14:textId="6B37252B">
      <w:pPr>
        <w:rPr>
          <w:lang w:val="en-GB" w:eastAsia="en-US"/>
        </w:rPr>
      </w:pPr>
    </w:p>
    <w:p w:rsidR="6CA5E8A3" w:rsidP="534CBFB0" w:rsidRDefault="6CA5E8A3" w14:paraId="1615D72E" w14:textId="033877FE">
      <w:pPr>
        <w:rPr>
          <w:lang w:val="en-GB" w:eastAsia="en-US"/>
        </w:rPr>
      </w:pPr>
      <w:r w:rsidRPr="534CBFB0">
        <w:rPr>
          <w:lang w:val="en-GB" w:eastAsia="en-US"/>
        </w:rPr>
        <w:t>V2.7 End</w:t>
      </w:r>
    </w:p>
    <w:p w:rsidRPr="000837AB" w:rsidR="00B71F7C" w:rsidP="00A1672C" w:rsidRDefault="00B71F7C" w14:paraId="2DD4409B" w14:textId="42BF40D1">
      <w:pPr>
        <w:ind w:left="360"/>
        <w:rPr>
          <w:lang w:val="en-GB" w:eastAsia="en-US"/>
        </w:rPr>
      </w:pPr>
    </w:p>
    <w:p w:rsidR="00016255" w:rsidP="00436C1A" w:rsidRDefault="00016255" w14:paraId="6ED46787" w14:textId="4F37C458">
      <w:pPr>
        <w:spacing w:after="160" w:line="259" w:lineRule="auto"/>
      </w:pPr>
    </w:p>
    <w:p w:rsidR="00FB15F6" w:rsidP="00436C1A" w:rsidRDefault="00FB15F6" w14:paraId="2D730667" w14:textId="77777777">
      <w:pPr>
        <w:spacing w:after="160" w:line="259" w:lineRule="auto"/>
      </w:pPr>
    </w:p>
    <w:p w:rsidR="00016255" w:rsidP="000C630B" w:rsidRDefault="00016255" w14:paraId="11DA5AB9" w14:textId="77777777">
      <w:pPr>
        <w:spacing w:after="160" w:line="259" w:lineRule="auto"/>
      </w:pPr>
    </w:p>
    <w:p w:rsidR="004756A9" w:rsidP="000C630B" w:rsidRDefault="004756A9" w14:paraId="2AA848E9" w14:textId="3CAD74E6">
      <w:pPr>
        <w:spacing w:after="160" w:line="259" w:lineRule="auto"/>
      </w:pPr>
      <w:r>
        <w:br w:type="page"/>
      </w:r>
    </w:p>
    <w:p w:rsidR="009B5FBE" w:rsidP="00A809B2" w:rsidRDefault="00626490" w14:paraId="78318AB8" w14:textId="41091E89">
      <w:pPr>
        <w:pStyle w:val="Heading1"/>
      </w:pPr>
      <w:bookmarkStart w:name="_Toc115106390" w:id="54"/>
      <w:r>
        <w:t>Appendix</w:t>
      </w:r>
      <w:bookmarkEnd w:id="54"/>
    </w:p>
    <w:p w:rsidRPr="009C4EB4" w:rsidR="009C4EB4" w:rsidP="009C4EB4" w:rsidRDefault="009C4EB4" w14:paraId="369D3747" w14:textId="77777777">
      <w:pPr>
        <w:rPr>
          <w:lang w:eastAsia="en-US"/>
        </w:rPr>
      </w:pPr>
    </w:p>
    <w:p w:rsidRPr="008B1B33" w:rsidR="008B1B33" w:rsidP="009C4EB4" w:rsidRDefault="009C4EB4" w14:paraId="5C2D6AC9" w14:textId="75DB3288">
      <w:pPr>
        <w:pStyle w:val="Heading2"/>
        <w:ind w:left="-142" w:firstLine="567"/>
      </w:pPr>
      <w:bookmarkStart w:name="_Toc115106391" w:id="55"/>
      <w:r>
        <w:t>Glossary Of Terms</w:t>
      </w:r>
      <w:bookmarkEnd w:id="55"/>
    </w:p>
    <w:p w:rsidR="008B1B33" w:rsidP="008B1B33" w:rsidRDefault="008B1B33" w14:paraId="3A83D1C8" w14:textId="77777777">
      <w:pPr>
        <w:rPr>
          <w:lang w:eastAsia="en-US"/>
        </w:rPr>
      </w:pPr>
    </w:p>
    <w:p w:rsidR="008B1B33" w:rsidP="008B1B33" w:rsidRDefault="008B1B33" w14:paraId="43F3068F" w14:textId="455570F6">
      <w:pPr>
        <w:spacing w:after="160" w:line="259" w:lineRule="auto"/>
      </w:pPr>
      <w:r>
        <w:t xml:space="preserve">         The table below describes generally used </w:t>
      </w:r>
      <w:r w:rsidR="002B23B1">
        <w:t>data</w:t>
      </w:r>
      <w:r>
        <w:t xml:space="preserve"> terminology and terms specific to this project</w:t>
      </w:r>
      <w:r w:rsidR="00922FA4">
        <w:t>.</w:t>
      </w:r>
    </w:p>
    <w:tbl>
      <w:tblPr>
        <w:tblStyle w:val="TableGrid"/>
        <w:tblW w:w="0" w:type="auto"/>
        <w:tblInd w:w="421" w:type="dxa"/>
        <w:tblLook w:val="04A0" w:firstRow="1" w:lastRow="0" w:firstColumn="1" w:lastColumn="0" w:noHBand="0" w:noVBand="1"/>
      </w:tblPr>
      <w:tblGrid>
        <w:gridCol w:w="1842"/>
        <w:gridCol w:w="6753"/>
      </w:tblGrid>
      <w:tr w:rsidR="008B1B33" w:rsidTr="00BD26C0" w14:paraId="2C6B88B7" w14:textId="77777777">
        <w:tc>
          <w:tcPr>
            <w:tcW w:w="1842" w:type="dxa"/>
            <w:shd w:val="clear" w:color="auto" w:fill="D9E2F3" w:themeFill="accent1" w:themeFillTint="33"/>
          </w:tcPr>
          <w:p w:rsidRPr="004C7D47" w:rsidR="008B1B33" w:rsidP="00BD26C0" w:rsidRDefault="008B1B33" w14:paraId="5D4F7B1B" w14:textId="77777777">
            <w:pPr>
              <w:spacing w:line="259" w:lineRule="auto"/>
              <w:rPr>
                <w:b/>
                <w:bCs/>
              </w:rPr>
            </w:pPr>
            <w:r>
              <w:t xml:space="preserve"> </w:t>
            </w:r>
            <w:r>
              <w:rPr>
                <w:b/>
                <w:bCs/>
              </w:rPr>
              <w:t xml:space="preserve">Term </w:t>
            </w:r>
          </w:p>
        </w:tc>
        <w:tc>
          <w:tcPr>
            <w:tcW w:w="6753" w:type="dxa"/>
            <w:shd w:val="clear" w:color="auto" w:fill="D9E2F3" w:themeFill="accent1" w:themeFillTint="33"/>
          </w:tcPr>
          <w:p w:rsidRPr="004C7D47" w:rsidR="008B1B33" w:rsidP="00BD26C0" w:rsidRDefault="008B1B33" w14:paraId="4D32AEDF" w14:textId="77777777">
            <w:pPr>
              <w:spacing w:line="259" w:lineRule="auto"/>
              <w:rPr>
                <w:b/>
                <w:bCs/>
              </w:rPr>
            </w:pPr>
            <w:r>
              <w:rPr>
                <w:b/>
                <w:bCs/>
              </w:rPr>
              <w:t>Definition</w:t>
            </w:r>
          </w:p>
        </w:tc>
      </w:tr>
      <w:tr w:rsidR="008B1B33" w:rsidTr="00BD26C0" w14:paraId="0814E760" w14:textId="77777777">
        <w:tc>
          <w:tcPr>
            <w:tcW w:w="1842" w:type="dxa"/>
          </w:tcPr>
          <w:p w:rsidR="008B1B33" w:rsidP="00BD26C0" w:rsidRDefault="008B1B33" w14:paraId="346896F1" w14:textId="35833869">
            <w:pPr>
              <w:spacing w:line="259" w:lineRule="auto"/>
            </w:pPr>
            <w:r w:rsidRPr="14B40816">
              <w:rPr>
                <w:rFonts w:eastAsia="Arial"/>
              </w:rPr>
              <w:t>ACID</w:t>
            </w:r>
          </w:p>
        </w:tc>
        <w:tc>
          <w:tcPr>
            <w:tcW w:w="6753" w:type="dxa"/>
          </w:tcPr>
          <w:p w:rsidR="008B1B33" w:rsidP="00BD26C0" w:rsidRDefault="007A5601" w14:paraId="2B7379D0" w14:textId="6DF5772E">
            <w:pPr>
              <w:spacing w:line="259" w:lineRule="auto"/>
            </w:pPr>
            <w:r w:rsidRPr="14B40816">
              <w:rPr>
                <w:rFonts w:eastAsia="Arial"/>
              </w:rPr>
              <w:t>A</w:t>
            </w:r>
            <w:r w:rsidRPr="14B40816" w:rsidR="00B82EA3">
              <w:rPr>
                <w:rFonts w:eastAsia="Arial"/>
              </w:rPr>
              <w:t>tomicity</w:t>
            </w:r>
            <w:r w:rsidRPr="14B40816" w:rsidR="00190CCF">
              <w:rPr>
                <w:rFonts w:eastAsia="Arial"/>
              </w:rPr>
              <w:t>, Consistency, Isola</w:t>
            </w:r>
            <w:r w:rsidRPr="14B40816" w:rsidR="008778E4">
              <w:rPr>
                <w:rFonts w:eastAsia="Arial"/>
              </w:rPr>
              <w:t>tion</w:t>
            </w:r>
            <w:r w:rsidRPr="14B40816" w:rsidR="00AE7535">
              <w:rPr>
                <w:rFonts w:eastAsia="Arial"/>
              </w:rPr>
              <w:t>, and Duration</w:t>
            </w:r>
          </w:p>
        </w:tc>
      </w:tr>
      <w:tr w:rsidR="00D96182" w:rsidTr="00BD26C0" w14:paraId="0E3F8513" w14:textId="77777777">
        <w:tc>
          <w:tcPr>
            <w:tcW w:w="1842" w:type="dxa"/>
          </w:tcPr>
          <w:p w:rsidR="00D96182" w:rsidP="00D96182" w:rsidRDefault="00D96182" w14:paraId="3EFE7E10" w14:textId="3CA1581B">
            <w:pPr>
              <w:spacing w:line="259" w:lineRule="auto"/>
            </w:pPr>
            <w:r w:rsidRPr="14B40816">
              <w:rPr>
                <w:rFonts w:eastAsia="Arial"/>
              </w:rPr>
              <w:t>AI</w:t>
            </w:r>
          </w:p>
        </w:tc>
        <w:tc>
          <w:tcPr>
            <w:tcW w:w="6753" w:type="dxa"/>
          </w:tcPr>
          <w:p w:rsidR="00D96182" w:rsidP="00D96182" w:rsidRDefault="00D96182" w14:paraId="44370820" w14:textId="76304A38">
            <w:pPr>
              <w:spacing w:line="259" w:lineRule="auto"/>
            </w:pPr>
            <w:r w:rsidRPr="14B40816">
              <w:rPr>
                <w:rFonts w:eastAsia="Arial"/>
              </w:rPr>
              <w:t>Artificial Intelligence</w:t>
            </w:r>
          </w:p>
        </w:tc>
      </w:tr>
      <w:tr w:rsidR="00D96182" w:rsidTr="00BD26C0" w14:paraId="7FA1E036" w14:textId="77777777">
        <w:tc>
          <w:tcPr>
            <w:tcW w:w="1842" w:type="dxa"/>
          </w:tcPr>
          <w:p w:rsidR="00D96182" w:rsidP="00D96182" w:rsidRDefault="00D96182" w14:paraId="35E0EE63" w14:textId="23037D79">
            <w:pPr>
              <w:spacing w:line="259" w:lineRule="auto"/>
            </w:pPr>
            <w:r w:rsidRPr="54AE134B">
              <w:rPr>
                <w:rFonts w:eastAsia="Arial"/>
              </w:rPr>
              <w:t>BI</w:t>
            </w:r>
          </w:p>
        </w:tc>
        <w:tc>
          <w:tcPr>
            <w:tcW w:w="6753" w:type="dxa"/>
          </w:tcPr>
          <w:p w:rsidR="00D96182" w:rsidP="00D96182" w:rsidRDefault="00D96182" w14:paraId="1126268E" w14:textId="16374D95">
            <w:pPr>
              <w:spacing w:line="259" w:lineRule="auto"/>
            </w:pPr>
            <w:r w:rsidRPr="54AE134B">
              <w:rPr>
                <w:rFonts w:eastAsia="Arial"/>
              </w:rPr>
              <w:t>Business Intelligence</w:t>
            </w:r>
          </w:p>
        </w:tc>
      </w:tr>
      <w:tr w:rsidR="00D96182" w:rsidTr="00BD26C0" w14:paraId="2CBA5771" w14:textId="77777777">
        <w:tc>
          <w:tcPr>
            <w:tcW w:w="1842" w:type="dxa"/>
          </w:tcPr>
          <w:p w:rsidR="00D96182" w:rsidP="00D96182" w:rsidRDefault="00D96182" w14:paraId="00237487" w14:textId="7246813B">
            <w:pPr>
              <w:spacing w:line="259" w:lineRule="auto"/>
            </w:pPr>
            <w:r w:rsidRPr="54AE134B">
              <w:rPr>
                <w:rFonts w:eastAsia="Arial"/>
              </w:rPr>
              <w:t>CSV</w:t>
            </w:r>
          </w:p>
        </w:tc>
        <w:tc>
          <w:tcPr>
            <w:tcW w:w="6753" w:type="dxa"/>
          </w:tcPr>
          <w:p w:rsidR="00D96182" w:rsidP="00D96182" w:rsidRDefault="00D96182" w14:paraId="6B3A0AB9" w14:textId="40BD8C8D">
            <w:pPr>
              <w:spacing w:line="259" w:lineRule="auto"/>
            </w:pPr>
            <w:r w:rsidRPr="54AE134B">
              <w:rPr>
                <w:rFonts w:eastAsia="Arial"/>
              </w:rPr>
              <w:t>Comma-Separated Values</w:t>
            </w:r>
          </w:p>
        </w:tc>
      </w:tr>
      <w:tr w:rsidR="008B1B33" w:rsidTr="00BD26C0" w14:paraId="16C8DCEA" w14:textId="77777777">
        <w:tc>
          <w:tcPr>
            <w:tcW w:w="1842" w:type="dxa"/>
          </w:tcPr>
          <w:p w:rsidR="008B1B33" w:rsidP="00BD26C0" w:rsidRDefault="2DE45C40" w14:paraId="03B95210" w14:textId="045C84CB">
            <w:pPr>
              <w:spacing w:line="259" w:lineRule="auto"/>
            </w:pPr>
            <w:r w:rsidRPr="54AE134B">
              <w:rPr>
                <w:rFonts w:eastAsia="Arial"/>
              </w:rPr>
              <w:t>DB</w:t>
            </w:r>
          </w:p>
        </w:tc>
        <w:tc>
          <w:tcPr>
            <w:tcW w:w="6753" w:type="dxa"/>
          </w:tcPr>
          <w:p w:rsidR="008B1B33" w:rsidP="00BD26C0" w:rsidRDefault="2DE45C40" w14:paraId="778DD247" w14:textId="6521E2A2">
            <w:pPr>
              <w:spacing w:line="259" w:lineRule="auto"/>
            </w:pPr>
            <w:r w:rsidRPr="54AE134B">
              <w:rPr>
                <w:rFonts w:eastAsia="Arial"/>
              </w:rPr>
              <w:t>Database</w:t>
            </w:r>
          </w:p>
        </w:tc>
      </w:tr>
      <w:tr w:rsidR="00D96182" w:rsidTr="00BD26C0" w14:paraId="5D85153D" w14:textId="77777777">
        <w:tc>
          <w:tcPr>
            <w:tcW w:w="1842" w:type="dxa"/>
          </w:tcPr>
          <w:p w:rsidR="00D96182" w:rsidP="00D96182" w:rsidRDefault="2DE45C40" w14:paraId="32CFBEDF" w14:textId="59CA6F15">
            <w:pPr>
              <w:spacing w:line="259" w:lineRule="auto"/>
            </w:pPr>
            <w:r w:rsidRPr="54AE134B">
              <w:rPr>
                <w:rFonts w:eastAsia="Arial"/>
              </w:rPr>
              <w:t>DBMS</w:t>
            </w:r>
          </w:p>
        </w:tc>
        <w:tc>
          <w:tcPr>
            <w:tcW w:w="6753" w:type="dxa"/>
          </w:tcPr>
          <w:p w:rsidR="00D96182" w:rsidP="00D96182" w:rsidRDefault="2DE45C40" w14:paraId="66DA3DE3" w14:textId="065A41DD">
            <w:pPr>
              <w:spacing w:line="259" w:lineRule="auto"/>
            </w:pPr>
            <w:r w:rsidRPr="54AE134B">
              <w:rPr>
                <w:rFonts w:eastAsia="Arial"/>
              </w:rPr>
              <w:t>Database Management System</w:t>
            </w:r>
          </w:p>
        </w:tc>
      </w:tr>
      <w:tr w:rsidR="00D96182" w:rsidTr="00BD26C0" w14:paraId="2A3795D7" w14:textId="77777777">
        <w:tc>
          <w:tcPr>
            <w:tcW w:w="1842" w:type="dxa"/>
          </w:tcPr>
          <w:p w:rsidR="00D96182" w:rsidP="00D96182" w:rsidRDefault="2DE45C40" w14:paraId="558CB4F4" w14:textId="4C7E7843">
            <w:pPr>
              <w:spacing w:line="259" w:lineRule="auto"/>
            </w:pPr>
            <w:r w:rsidRPr="54AE134B">
              <w:rPr>
                <w:rFonts w:eastAsia="Arial"/>
              </w:rPr>
              <w:t>DDL</w:t>
            </w:r>
          </w:p>
        </w:tc>
        <w:tc>
          <w:tcPr>
            <w:tcW w:w="6753" w:type="dxa"/>
          </w:tcPr>
          <w:p w:rsidR="00D96182" w:rsidP="00D96182" w:rsidRDefault="2DE45C40" w14:paraId="1206CEC8" w14:textId="367FEC4F">
            <w:pPr>
              <w:spacing w:line="259" w:lineRule="auto"/>
            </w:pPr>
            <w:r w:rsidRPr="54AE134B">
              <w:rPr>
                <w:rFonts w:eastAsia="Arial"/>
              </w:rPr>
              <w:t>Data Definition Language</w:t>
            </w:r>
          </w:p>
        </w:tc>
      </w:tr>
      <w:tr w:rsidR="00D96182" w:rsidTr="00BD26C0" w14:paraId="4459BB98" w14:textId="77777777">
        <w:tc>
          <w:tcPr>
            <w:tcW w:w="1842" w:type="dxa"/>
          </w:tcPr>
          <w:p w:rsidR="00D96182" w:rsidP="00D96182" w:rsidRDefault="2DE45C40" w14:paraId="317C2203" w14:textId="0AF83B84">
            <w:pPr>
              <w:spacing w:line="259" w:lineRule="auto"/>
            </w:pPr>
            <w:r w:rsidRPr="54AE134B">
              <w:rPr>
                <w:rFonts w:eastAsia="Arial"/>
              </w:rPr>
              <w:t>Delta</w:t>
            </w:r>
          </w:p>
        </w:tc>
        <w:tc>
          <w:tcPr>
            <w:tcW w:w="6753" w:type="dxa"/>
          </w:tcPr>
          <w:p w:rsidR="00D96182" w:rsidP="00D96182" w:rsidRDefault="2DE45C40" w14:paraId="02319CD1" w14:textId="7AC44AEB">
            <w:pPr>
              <w:spacing w:line="259" w:lineRule="auto"/>
            </w:pPr>
            <w:r w:rsidRPr="54AE134B">
              <w:rPr>
                <w:rFonts w:eastAsia="Arial"/>
              </w:rPr>
              <w:t>New data that has been added to a table since the last load</w:t>
            </w:r>
          </w:p>
        </w:tc>
      </w:tr>
      <w:tr w:rsidR="008B1B33" w:rsidTr="00BD26C0" w14:paraId="0E683E7D" w14:textId="77777777">
        <w:tc>
          <w:tcPr>
            <w:tcW w:w="1842" w:type="dxa"/>
          </w:tcPr>
          <w:p w:rsidR="008B1B33" w:rsidP="00BD26C0" w:rsidRDefault="2DE45C40" w14:paraId="417E7C81" w14:textId="1359DB75">
            <w:pPr>
              <w:spacing w:line="259" w:lineRule="auto"/>
            </w:pPr>
            <w:r w:rsidRPr="54AE134B">
              <w:rPr>
                <w:rFonts w:eastAsia="Arial"/>
              </w:rPr>
              <w:t>Data Hub</w:t>
            </w:r>
          </w:p>
        </w:tc>
        <w:tc>
          <w:tcPr>
            <w:tcW w:w="6753" w:type="dxa"/>
          </w:tcPr>
          <w:p w:rsidR="008B1B33" w:rsidP="00BD26C0" w:rsidRDefault="2DE45C40" w14:paraId="2C7B39E1" w14:textId="3AF69501">
            <w:pPr>
              <w:spacing w:line="259" w:lineRule="auto"/>
            </w:pPr>
            <w:r w:rsidRPr="54AE134B">
              <w:rPr>
                <w:rFonts w:eastAsia="Arial"/>
              </w:rPr>
              <w:t>Imperial Brands Data Platform leveraged to support Demand Planning</w:t>
            </w:r>
          </w:p>
        </w:tc>
      </w:tr>
      <w:tr w:rsidR="00DD7EBC" w:rsidTr="00BD26C0" w14:paraId="4D246697" w14:textId="77777777">
        <w:tc>
          <w:tcPr>
            <w:tcW w:w="1842" w:type="dxa"/>
          </w:tcPr>
          <w:p w:rsidR="00DD7EBC" w:rsidP="00DD7EBC" w:rsidRDefault="2DE45C40" w14:paraId="5031FB67" w14:textId="4C7D55BE">
            <w:pPr>
              <w:spacing w:line="259" w:lineRule="auto"/>
            </w:pPr>
            <w:r w:rsidRPr="54AE134B">
              <w:rPr>
                <w:rFonts w:eastAsia="Arial"/>
              </w:rPr>
              <w:t>DML</w:t>
            </w:r>
          </w:p>
        </w:tc>
        <w:tc>
          <w:tcPr>
            <w:tcW w:w="6753" w:type="dxa"/>
          </w:tcPr>
          <w:p w:rsidR="00DD7EBC" w:rsidP="00DD7EBC" w:rsidRDefault="2DE45C40" w14:paraId="28868EE3" w14:textId="35CC29C7">
            <w:pPr>
              <w:spacing w:line="259" w:lineRule="auto"/>
            </w:pPr>
            <w:r w:rsidRPr="54AE134B">
              <w:rPr>
                <w:rFonts w:eastAsia="Arial"/>
              </w:rPr>
              <w:t>Data Manipulation Language</w:t>
            </w:r>
          </w:p>
        </w:tc>
      </w:tr>
      <w:tr w:rsidR="008B1B33" w:rsidTr="00BD26C0" w14:paraId="7B7D1C04" w14:textId="77777777">
        <w:tc>
          <w:tcPr>
            <w:tcW w:w="1842" w:type="dxa"/>
          </w:tcPr>
          <w:p w:rsidR="008B1B33" w:rsidP="00BD26C0" w:rsidRDefault="2DE45C40" w14:paraId="08809DAE" w14:textId="21B42F0B">
            <w:pPr>
              <w:spacing w:line="259" w:lineRule="auto"/>
            </w:pPr>
            <w:r w:rsidRPr="54AE134B">
              <w:rPr>
                <w:rFonts w:eastAsia="Arial"/>
              </w:rPr>
              <w:t>DM</w:t>
            </w:r>
          </w:p>
        </w:tc>
        <w:tc>
          <w:tcPr>
            <w:tcW w:w="6753" w:type="dxa"/>
          </w:tcPr>
          <w:p w:rsidR="008B1B33" w:rsidP="00BD26C0" w:rsidRDefault="2DE45C40" w14:paraId="492DC220" w14:textId="5EEA3389">
            <w:pPr>
              <w:spacing w:line="259" w:lineRule="auto"/>
            </w:pPr>
            <w:r w:rsidRPr="54AE134B">
              <w:rPr>
                <w:rFonts w:eastAsia="Arial"/>
              </w:rPr>
              <w:t>Data Mart</w:t>
            </w:r>
          </w:p>
        </w:tc>
      </w:tr>
      <w:tr w:rsidR="008B1B33" w:rsidTr="00BD26C0" w14:paraId="6B926798" w14:textId="77777777">
        <w:tc>
          <w:tcPr>
            <w:tcW w:w="1842" w:type="dxa"/>
          </w:tcPr>
          <w:p w:rsidR="008B1B33" w:rsidP="00BD26C0" w:rsidRDefault="2DE45C40" w14:paraId="09A8AFDB" w14:textId="6F967BB3">
            <w:pPr>
              <w:spacing w:line="259" w:lineRule="auto"/>
            </w:pPr>
            <w:r w:rsidRPr="54AE134B">
              <w:rPr>
                <w:rFonts w:eastAsia="Arial"/>
              </w:rPr>
              <w:t>DQ</w:t>
            </w:r>
          </w:p>
        </w:tc>
        <w:tc>
          <w:tcPr>
            <w:tcW w:w="6753" w:type="dxa"/>
          </w:tcPr>
          <w:p w:rsidR="008B1B33" w:rsidP="00BD26C0" w:rsidRDefault="2DE45C40" w14:paraId="276F1557" w14:textId="342E1F77">
            <w:pPr>
              <w:spacing w:line="259" w:lineRule="auto"/>
            </w:pPr>
            <w:r w:rsidRPr="54AE134B">
              <w:rPr>
                <w:rFonts w:eastAsia="Arial"/>
              </w:rPr>
              <w:t>Data Quality</w:t>
            </w:r>
          </w:p>
        </w:tc>
      </w:tr>
      <w:tr w:rsidR="008B1B33" w:rsidTr="00BD26C0" w14:paraId="73B723A1" w14:textId="77777777">
        <w:tc>
          <w:tcPr>
            <w:tcW w:w="1842" w:type="dxa"/>
          </w:tcPr>
          <w:p w:rsidR="008B1B33" w:rsidP="00BD26C0" w:rsidRDefault="2DE45C40" w14:paraId="6A9D2CE0" w14:textId="15520B80">
            <w:pPr>
              <w:spacing w:line="259" w:lineRule="auto"/>
            </w:pPr>
            <w:r w:rsidRPr="54AE134B">
              <w:rPr>
                <w:rFonts w:eastAsia="Arial"/>
              </w:rPr>
              <w:t>DW</w:t>
            </w:r>
          </w:p>
        </w:tc>
        <w:tc>
          <w:tcPr>
            <w:tcW w:w="6753" w:type="dxa"/>
          </w:tcPr>
          <w:p w:rsidR="008B1B33" w:rsidP="00BD26C0" w:rsidRDefault="2DE45C40" w14:paraId="2ACF748E" w14:textId="3868B13F">
            <w:pPr>
              <w:spacing w:line="259" w:lineRule="auto"/>
            </w:pPr>
            <w:r w:rsidRPr="54AE134B">
              <w:rPr>
                <w:rFonts w:eastAsia="Arial"/>
              </w:rPr>
              <w:t>Data Warehouse</w:t>
            </w:r>
          </w:p>
        </w:tc>
      </w:tr>
      <w:tr w:rsidR="008B1B33" w:rsidTr="00BD26C0" w14:paraId="4C675327" w14:textId="77777777">
        <w:tc>
          <w:tcPr>
            <w:tcW w:w="1842" w:type="dxa"/>
          </w:tcPr>
          <w:p w:rsidR="008B1B33" w:rsidP="00BD26C0" w:rsidRDefault="2DE45C40" w14:paraId="53DED298" w14:textId="6BC69DFE">
            <w:pPr>
              <w:spacing w:line="259" w:lineRule="auto"/>
            </w:pPr>
            <w:r w:rsidRPr="54AE134B">
              <w:rPr>
                <w:rFonts w:eastAsia="Arial"/>
              </w:rPr>
              <w:t>EDW</w:t>
            </w:r>
          </w:p>
        </w:tc>
        <w:tc>
          <w:tcPr>
            <w:tcW w:w="6753" w:type="dxa"/>
          </w:tcPr>
          <w:p w:rsidR="008B1B33" w:rsidP="00BD26C0" w:rsidRDefault="2DE45C40" w14:paraId="2641FBD8" w14:textId="574F529E">
            <w:pPr>
              <w:spacing w:line="259" w:lineRule="auto"/>
            </w:pPr>
            <w:r w:rsidRPr="54AE134B">
              <w:rPr>
                <w:rFonts w:eastAsia="Arial"/>
              </w:rPr>
              <w:t>Enterprise Data Warehouse</w:t>
            </w:r>
          </w:p>
        </w:tc>
      </w:tr>
      <w:tr w:rsidR="008B1B33" w:rsidTr="00BD26C0" w14:paraId="7FD4B198" w14:textId="77777777">
        <w:tc>
          <w:tcPr>
            <w:tcW w:w="1842" w:type="dxa"/>
          </w:tcPr>
          <w:p w:rsidR="008B1B33" w:rsidP="00BD26C0" w:rsidRDefault="2DE45C40" w14:paraId="32EDD629" w14:textId="46AC8A76">
            <w:pPr>
              <w:spacing w:line="259" w:lineRule="auto"/>
            </w:pPr>
            <w:r w:rsidRPr="54AE134B">
              <w:rPr>
                <w:rFonts w:eastAsia="Arial"/>
              </w:rPr>
              <w:t>ELT</w:t>
            </w:r>
          </w:p>
        </w:tc>
        <w:tc>
          <w:tcPr>
            <w:tcW w:w="6753" w:type="dxa"/>
          </w:tcPr>
          <w:p w:rsidR="008B1B33" w:rsidP="00BD26C0" w:rsidRDefault="2DE45C40" w14:paraId="693DB850" w14:textId="5CFF836B">
            <w:pPr>
              <w:spacing w:line="259" w:lineRule="auto"/>
            </w:pPr>
            <w:r w:rsidRPr="54AE134B">
              <w:rPr>
                <w:rFonts w:eastAsia="Arial"/>
              </w:rPr>
              <w:t>Extract, Load and Transform</w:t>
            </w:r>
          </w:p>
        </w:tc>
      </w:tr>
      <w:tr w:rsidR="008B1B33" w:rsidTr="00BD26C0" w14:paraId="711F2526" w14:textId="77777777">
        <w:tc>
          <w:tcPr>
            <w:tcW w:w="1842" w:type="dxa"/>
          </w:tcPr>
          <w:p w:rsidR="008B1B33" w:rsidP="00BD26C0" w:rsidRDefault="2DE45C40" w14:paraId="1DAE20F0" w14:textId="78699C23">
            <w:pPr>
              <w:spacing w:line="259" w:lineRule="auto"/>
            </w:pPr>
            <w:r w:rsidRPr="54AE134B">
              <w:rPr>
                <w:rFonts w:eastAsia="Arial"/>
              </w:rPr>
              <w:t>ERD</w:t>
            </w:r>
          </w:p>
        </w:tc>
        <w:tc>
          <w:tcPr>
            <w:tcW w:w="6753" w:type="dxa"/>
          </w:tcPr>
          <w:p w:rsidR="008B1B33" w:rsidP="00BD26C0" w:rsidRDefault="2DE45C40" w14:paraId="3C324F76" w14:textId="2044CDAE">
            <w:pPr>
              <w:spacing w:line="259" w:lineRule="auto"/>
            </w:pPr>
            <w:r w:rsidRPr="54AE134B">
              <w:rPr>
                <w:rFonts w:eastAsia="Arial"/>
              </w:rPr>
              <w:t>Entity Relationship Diagram</w:t>
            </w:r>
          </w:p>
        </w:tc>
      </w:tr>
      <w:tr w:rsidR="008B1B33" w:rsidTr="00BD26C0" w14:paraId="43E660F9" w14:textId="77777777">
        <w:tc>
          <w:tcPr>
            <w:tcW w:w="1842" w:type="dxa"/>
          </w:tcPr>
          <w:p w:rsidR="008B1B33" w:rsidP="00BD26C0" w:rsidRDefault="2DE45C40" w14:paraId="52E1275A" w14:textId="4C804E6D">
            <w:pPr>
              <w:spacing w:line="259" w:lineRule="auto"/>
            </w:pPr>
            <w:r w:rsidRPr="54AE134B">
              <w:rPr>
                <w:rFonts w:eastAsia="Arial"/>
              </w:rPr>
              <w:t>ETL</w:t>
            </w:r>
          </w:p>
        </w:tc>
        <w:tc>
          <w:tcPr>
            <w:tcW w:w="6753" w:type="dxa"/>
          </w:tcPr>
          <w:p w:rsidR="008B1B33" w:rsidP="00BD26C0" w:rsidRDefault="2DE45C40" w14:paraId="22AF8DF9" w14:textId="102750E8">
            <w:pPr>
              <w:spacing w:line="259" w:lineRule="auto"/>
            </w:pPr>
            <w:r w:rsidRPr="54AE134B">
              <w:rPr>
                <w:rFonts w:eastAsia="Arial"/>
              </w:rPr>
              <w:t>Extract, Transform and Load</w:t>
            </w:r>
          </w:p>
        </w:tc>
      </w:tr>
      <w:tr w:rsidR="008B1B33" w:rsidTr="00BD26C0" w14:paraId="28A6D5F3" w14:textId="77777777">
        <w:tc>
          <w:tcPr>
            <w:tcW w:w="1842" w:type="dxa"/>
          </w:tcPr>
          <w:p w:rsidR="008B1B33" w:rsidP="00BD26C0" w:rsidRDefault="2DE45C40" w14:paraId="7823104A" w14:textId="07C0D2D4">
            <w:pPr>
              <w:spacing w:line="259" w:lineRule="auto"/>
            </w:pPr>
            <w:r w:rsidRPr="54AE134B">
              <w:rPr>
                <w:rFonts w:eastAsia="Arial"/>
              </w:rPr>
              <w:t>FK</w:t>
            </w:r>
          </w:p>
        </w:tc>
        <w:tc>
          <w:tcPr>
            <w:tcW w:w="6753" w:type="dxa"/>
          </w:tcPr>
          <w:p w:rsidR="008B1B33" w:rsidP="00BD26C0" w:rsidRDefault="2DE45C40" w14:paraId="7434CCEF" w14:textId="50102A61">
            <w:pPr>
              <w:spacing w:line="259" w:lineRule="auto"/>
            </w:pPr>
            <w:r w:rsidRPr="54AE134B">
              <w:rPr>
                <w:rFonts w:eastAsia="Arial"/>
              </w:rPr>
              <w:t>Foreign Key</w:t>
            </w:r>
          </w:p>
        </w:tc>
      </w:tr>
      <w:tr w:rsidR="008B1B33" w:rsidTr="00BD26C0" w14:paraId="31D8402D" w14:textId="77777777">
        <w:tc>
          <w:tcPr>
            <w:tcW w:w="1842" w:type="dxa"/>
          </w:tcPr>
          <w:p w:rsidR="008B1B33" w:rsidP="00BD26C0" w:rsidRDefault="2DE45C40" w14:paraId="236A9F20" w14:textId="19855DB7">
            <w:pPr>
              <w:spacing w:line="259" w:lineRule="auto"/>
            </w:pPr>
            <w:r w:rsidRPr="54AE134B">
              <w:rPr>
                <w:rFonts w:eastAsia="Arial"/>
              </w:rPr>
              <w:t>GDPR</w:t>
            </w:r>
          </w:p>
        </w:tc>
        <w:tc>
          <w:tcPr>
            <w:tcW w:w="6753" w:type="dxa"/>
          </w:tcPr>
          <w:p w:rsidR="008B1B33" w:rsidP="00BD26C0" w:rsidRDefault="2DE45C40" w14:paraId="4C674BEA" w14:textId="50ECCBB4">
            <w:pPr>
              <w:spacing w:line="259" w:lineRule="auto"/>
            </w:pPr>
            <w:r w:rsidRPr="54AE134B">
              <w:rPr>
                <w:rFonts w:eastAsia="Arial"/>
              </w:rPr>
              <w:t>General Data Protection Regulation</w:t>
            </w:r>
          </w:p>
        </w:tc>
      </w:tr>
      <w:tr w:rsidR="14B40816" w:rsidTr="54AE134B" w14:paraId="7DB96238" w14:textId="77777777">
        <w:trPr>
          <w:trHeight w:val="300"/>
        </w:trPr>
        <w:tc>
          <w:tcPr>
            <w:tcW w:w="1842" w:type="dxa"/>
          </w:tcPr>
          <w:p w:rsidR="14B40816" w:rsidP="54AE134B" w:rsidRDefault="2DE45C40" w14:paraId="2464B1F0" w14:textId="44B549A5">
            <w:pPr>
              <w:spacing w:line="259" w:lineRule="auto"/>
            </w:pPr>
            <w:r w:rsidRPr="54AE134B">
              <w:rPr>
                <w:rFonts w:eastAsia="Arial"/>
              </w:rPr>
              <w:t>JSON</w:t>
            </w:r>
          </w:p>
        </w:tc>
        <w:tc>
          <w:tcPr>
            <w:tcW w:w="6753" w:type="dxa"/>
          </w:tcPr>
          <w:p w:rsidR="14B40816" w:rsidP="54AE134B" w:rsidRDefault="2DE45C40" w14:paraId="656874BE" w14:textId="1104AADD">
            <w:pPr>
              <w:spacing w:line="259" w:lineRule="auto"/>
            </w:pPr>
            <w:r w:rsidRPr="54AE134B">
              <w:rPr>
                <w:rFonts w:eastAsia="Arial"/>
              </w:rPr>
              <w:t>JavaScript Object Notation</w:t>
            </w:r>
          </w:p>
        </w:tc>
      </w:tr>
      <w:tr w:rsidR="14B40816" w:rsidTr="54AE134B" w14:paraId="68E37F89" w14:textId="77777777">
        <w:trPr>
          <w:trHeight w:val="300"/>
        </w:trPr>
        <w:tc>
          <w:tcPr>
            <w:tcW w:w="1842" w:type="dxa"/>
          </w:tcPr>
          <w:p w:rsidR="14B40816" w:rsidP="54AE134B" w:rsidRDefault="2DE45C40" w14:paraId="58BD1607" w14:textId="2F7812B0">
            <w:pPr>
              <w:spacing w:line="259" w:lineRule="auto"/>
            </w:pPr>
            <w:r w:rsidRPr="54AE134B">
              <w:rPr>
                <w:rFonts w:eastAsia="Arial"/>
              </w:rPr>
              <w:t>KPI</w:t>
            </w:r>
          </w:p>
        </w:tc>
        <w:tc>
          <w:tcPr>
            <w:tcW w:w="6753" w:type="dxa"/>
          </w:tcPr>
          <w:p w:rsidR="14B40816" w:rsidP="54AE134B" w:rsidRDefault="2DE45C40" w14:paraId="41492F7F" w14:textId="6F63B1F7">
            <w:pPr>
              <w:spacing w:line="259" w:lineRule="auto"/>
            </w:pPr>
            <w:r w:rsidRPr="54AE134B">
              <w:rPr>
                <w:rFonts w:eastAsia="Arial"/>
              </w:rPr>
              <w:t>Key Performance Indicator</w:t>
            </w:r>
          </w:p>
        </w:tc>
      </w:tr>
      <w:tr w:rsidR="14B40816" w:rsidTr="54AE134B" w14:paraId="333BA868" w14:textId="77777777">
        <w:trPr>
          <w:trHeight w:val="300"/>
        </w:trPr>
        <w:tc>
          <w:tcPr>
            <w:tcW w:w="1842" w:type="dxa"/>
          </w:tcPr>
          <w:p w:rsidR="14B40816" w:rsidP="54AE134B" w:rsidRDefault="2DE45C40" w14:paraId="5F253CEB" w14:textId="07586842">
            <w:pPr>
              <w:spacing w:line="259" w:lineRule="auto"/>
            </w:pPr>
            <w:r w:rsidRPr="54AE134B">
              <w:rPr>
                <w:rFonts w:eastAsia="Arial"/>
              </w:rPr>
              <w:t>LOB</w:t>
            </w:r>
          </w:p>
        </w:tc>
        <w:tc>
          <w:tcPr>
            <w:tcW w:w="6753" w:type="dxa"/>
          </w:tcPr>
          <w:p w:rsidR="14B40816" w:rsidP="54AE134B" w:rsidRDefault="2DE45C40" w14:paraId="707C878D" w14:textId="5272A52C">
            <w:pPr>
              <w:spacing w:line="259" w:lineRule="auto"/>
            </w:pPr>
            <w:r w:rsidRPr="54AE134B">
              <w:rPr>
                <w:rFonts w:eastAsia="Arial"/>
              </w:rPr>
              <w:t>Line of Business</w:t>
            </w:r>
          </w:p>
        </w:tc>
      </w:tr>
      <w:tr w:rsidR="14B40816" w:rsidTr="54AE134B" w14:paraId="1F746BE8" w14:textId="77777777">
        <w:trPr>
          <w:trHeight w:val="300"/>
        </w:trPr>
        <w:tc>
          <w:tcPr>
            <w:tcW w:w="1842" w:type="dxa"/>
          </w:tcPr>
          <w:p w:rsidR="14B40816" w:rsidP="54AE134B" w:rsidRDefault="2DE45C40" w14:paraId="065BFF75" w14:textId="2FA366C0">
            <w:pPr>
              <w:spacing w:line="259" w:lineRule="auto"/>
            </w:pPr>
            <w:r w:rsidRPr="54AE134B">
              <w:rPr>
                <w:rFonts w:eastAsia="Arial"/>
              </w:rPr>
              <w:t>MDM</w:t>
            </w:r>
          </w:p>
        </w:tc>
        <w:tc>
          <w:tcPr>
            <w:tcW w:w="6753" w:type="dxa"/>
          </w:tcPr>
          <w:p w:rsidR="14B40816" w:rsidP="54AE134B" w:rsidRDefault="2DE45C40" w14:paraId="7ABB3ADD" w14:textId="14998D35">
            <w:pPr>
              <w:spacing w:line="259" w:lineRule="auto"/>
            </w:pPr>
            <w:r w:rsidRPr="54AE134B">
              <w:rPr>
                <w:rFonts w:eastAsia="Arial"/>
              </w:rPr>
              <w:t>Master Data Management</w:t>
            </w:r>
          </w:p>
        </w:tc>
      </w:tr>
      <w:tr w:rsidR="14B40816" w:rsidTr="54AE134B" w14:paraId="1FB32C11" w14:textId="77777777">
        <w:trPr>
          <w:trHeight w:val="300"/>
        </w:trPr>
        <w:tc>
          <w:tcPr>
            <w:tcW w:w="1842" w:type="dxa"/>
          </w:tcPr>
          <w:p w:rsidR="14B40816" w:rsidP="54AE134B" w:rsidRDefault="2DE45C40" w14:paraId="5CE6CD78" w14:textId="7100B72C">
            <w:pPr>
              <w:spacing w:line="259" w:lineRule="auto"/>
            </w:pPr>
            <w:r w:rsidRPr="54AE134B">
              <w:rPr>
                <w:rFonts w:eastAsia="Arial"/>
              </w:rPr>
              <w:t>ML</w:t>
            </w:r>
          </w:p>
        </w:tc>
        <w:tc>
          <w:tcPr>
            <w:tcW w:w="6753" w:type="dxa"/>
          </w:tcPr>
          <w:p w:rsidR="14B40816" w:rsidP="54AE134B" w:rsidRDefault="2DE45C40" w14:paraId="6DE66A2B" w14:textId="02F88A2F">
            <w:pPr>
              <w:spacing w:line="259" w:lineRule="auto"/>
            </w:pPr>
            <w:r w:rsidRPr="54AE134B">
              <w:rPr>
                <w:rFonts w:eastAsia="Arial"/>
              </w:rPr>
              <w:t>Machine Learning</w:t>
            </w:r>
          </w:p>
        </w:tc>
      </w:tr>
      <w:tr w:rsidR="14B40816" w:rsidTr="54AE134B" w14:paraId="736CCBA7" w14:textId="77777777">
        <w:trPr>
          <w:trHeight w:val="300"/>
        </w:trPr>
        <w:tc>
          <w:tcPr>
            <w:tcW w:w="1842" w:type="dxa"/>
          </w:tcPr>
          <w:p w:rsidR="14B40816" w:rsidP="54AE134B" w:rsidRDefault="2DE45C40" w14:paraId="22095902" w14:textId="3FB2BF44">
            <w:pPr>
              <w:spacing w:line="259" w:lineRule="auto"/>
            </w:pPr>
            <w:r w:rsidRPr="54AE134B">
              <w:rPr>
                <w:rFonts w:eastAsia="Arial"/>
              </w:rPr>
              <w:t>MOLAP</w:t>
            </w:r>
          </w:p>
        </w:tc>
        <w:tc>
          <w:tcPr>
            <w:tcW w:w="6753" w:type="dxa"/>
          </w:tcPr>
          <w:p w:rsidR="14B40816" w:rsidP="54AE134B" w:rsidRDefault="2DE45C40" w14:paraId="0ADAE34F" w14:textId="7CD20444">
            <w:pPr>
              <w:spacing w:line="259" w:lineRule="auto"/>
            </w:pPr>
            <w:r w:rsidRPr="54AE134B">
              <w:rPr>
                <w:rFonts w:eastAsia="Arial"/>
              </w:rPr>
              <w:t>Multi-dimensional Online Analytical Processing</w:t>
            </w:r>
          </w:p>
        </w:tc>
      </w:tr>
      <w:tr w:rsidR="14B40816" w:rsidTr="54AE134B" w14:paraId="64F7F008" w14:textId="77777777">
        <w:trPr>
          <w:trHeight w:val="300"/>
        </w:trPr>
        <w:tc>
          <w:tcPr>
            <w:tcW w:w="1842" w:type="dxa"/>
          </w:tcPr>
          <w:p w:rsidR="14B40816" w:rsidP="54AE134B" w:rsidRDefault="2DE45C40" w14:paraId="7194292A" w14:textId="48AD7996">
            <w:pPr>
              <w:spacing w:line="259" w:lineRule="auto"/>
            </w:pPr>
            <w:r w:rsidRPr="54AE134B">
              <w:rPr>
                <w:rFonts w:eastAsia="Arial"/>
              </w:rPr>
              <w:t>ODBC</w:t>
            </w:r>
          </w:p>
        </w:tc>
        <w:tc>
          <w:tcPr>
            <w:tcW w:w="6753" w:type="dxa"/>
          </w:tcPr>
          <w:p w:rsidR="14B40816" w:rsidP="54AE134B" w:rsidRDefault="2DE45C40" w14:paraId="46BEA964" w14:textId="7E672DA6">
            <w:pPr>
              <w:spacing w:line="259" w:lineRule="auto"/>
            </w:pPr>
            <w:r w:rsidRPr="54AE134B">
              <w:rPr>
                <w:rFonts w:eastAsia="Arial"/>
              </w:rPr>
              <w:t>Open Database Connectivity</w:t>
            </w:r>
          </w:p>
        </w:tc>
      </w:tr>
      <w:tr w:rsidR="14B40816" w:rsidTr="54AE134B" w14:paraId="441E5FC1" w14:textId="77777777">
        <w:trPr>
          <w:trHeight w:val="300"/>
        </w:trPr>
        <w:tc>
          <w:tcPr>
            <w:tcW w:w="1842" w:type="dxa"/>
          </w:tcPr>
          <w:p w:rsidR="14B40816" w:rsidP="54AE134B" w:rsidRDefault="2DE45C40" w14:paraId="3BDDAAA1" w14:textId="514AB196">
            <w:pPr>
              <w:spacing w:line="259" w:lineRule="auto"/>
            </w:pPr>
            <w:r w:rsidRPr="54AE134B">
              <w:rPr>
                <w:rFonts w:eastAsia="Arial"/>
              </w:rPr>
              <w:t>ODS</w:t>
            </w:r>
          </w:p>
        </w:tc>
        <w:tc>
          <w:tcPr>
            <w:tcW w:w="6753" w:type="dxa"/>
          </w:tcPr>
          <w:p w:rsidR="14B40816" w:rsidP="54AE134B" w:rsidRDefault="2DE45C40" w14:paraId="2C926066" w14:textId="5394D7A2">
            <w:pPr>
              <w:spacing w:line="259" w:lineRule="auto"/>
            </w:pPr>
            <w:r w:rsidRPr="54AE134B">
              <w:rPr>
                <w:rFonts w:eastAsia="Arial"/>
              </w:rPr>
              <w:t>Operational Data Store</w:t>
            </w:r>
          </w:p>
        </w:tc>
      </w:tr>
      <w:tr w:rsidR="14B40816" w:rsidTr="54AE134B" w14:paraId="24E71129" w14:textId="77777777">
        <w:trPr>
          <w:trHeight w:val="300"/>
        </w:trPr>
        <w:tc>
          <w:tcPr>
            <w:tcW w:w="1842" w:type="dxa"/>
          </w:tcPr>
          <w:p w:rsidR="14B40816" w:rsidP="54AE134B" w:rsidRDefault="2DE45C40" w14:paraId="6C1F783B" w14:textId="51FDCF5C">
            <w:pPr>
              <w:spacing w:line="259" w:lineRule="auto"/>
            </w:pPr>
            <w:r w:rsidRPr="54AE134B">
              <w:rPr>
                <w:rFonts w:eastAsia="Arial"/>
              </w:rPr>
              <w:t>OLE DB</w:t>
            </w:r>
          </w:p>
        </w:tc>
        <w:tc>
          <w:tcPr>
            <w:tcW w:w="6753" w:type="dxa"/>
          </w:tcPr>
          <w:p w:rsidR="14B40816" w:rsidP="54AE134B" w:rsidRDefault="2DE45C40" w14:paraId="4C88C5E5" w14:textId="2CB00E7B">
            <w:pPr>
              <w:spacing w:line="259" w:lineRule="auto"/>
            </w:pPr>
            <w:r w:rsidRPr="54AE134B">
              <w:rPr>
                <w:rFonts w:eastAsia="Arial"/>
              </w:rPr>
              <w:t>Object Linking and Embedding Database</w:t>
            </w:r>
          </w:p>
        </w:tc>
      </w:tr>
      <w:tr w:rsidR="14B40816" w:rsidTr="54AE134B" w14:paraId="005E911F" w14:textId="77777777">
        <w:trPr>
          <w:trHeight w:val="300"/>
        </w:trPr>
        <w:tc>
          <w:tcPr>
            <w:tcW w:w="1842" w:type="dxa"/>
          </w:tcPr>
          <w:p w:rsidR="14B40816" w:rsidP="54AE134B" w:rsidRDefault="2DE45C40" w14:paraId="270DD4D3" w14:textId="2F0A41AA">
            <w:pPr>
              <w:spacing w:line="259" w:lineRule="auto"/>
            </w:pPr>
            <w:r w:rsidRPr="54AE134B">
              <w:rPr>
                <w:rFonts w:eastAsia="Arial"/>
              </w:rPr>
              <w:t>OLTP</w:t>
            </w:r>
          </w:p>
        </w:tc>
        <w:tc>
          <w:tcPr>
            <w:tcW w:w="6753" w:type="dxa"/>
          </w:tcPr>
          <w:p w:rsidR="14B40816" w:rsidP="54AE134B" w:rsidRDefault="2DE45C40" w14:paraId="5046815D" w14:textId="4206CF82">
            <w:pPr>
              <w:spacing w:line="259" w:lineRule="auto"/>
            </w:pPr>
            <w:r w:rsidRPr="54AE134B">
              <w:rPr>
                <w:rFonts w:eastAsia="Arial"/>
              </w:rPr>
              <w:t>Online Transactional Processing</w:t>
            </w:r>
          </w:p>
        </w:tc>
      </w:tr>
      <w:tr w:rsidR="14B40816" w:rsidTr="54AE134B" w14:paraId="30FC51AF" w14:textId="77777777">
        <w:trPr>
          <w:trHeight w:val="300"/>
        </w:trPr>
        <w:tc>
          <w:tcPr>
            <w:tcW w:w="1842" w:type="dxa"/>
          </w:tcPr>
          <w:p w:rsidR="14B40816" w:rsidP="54AE134B" w:rsidRDefault="2DE45C40" w14:paraId="51430D49" w14:textId="682F2A78">
            <w:pPr>
              <w:spacing w:line="259" w:lineRule="auto"/>
            </w:pPr>
            <w:r w:rsidRPr="54AE134B">
              <w:rPr>
                <w:rFonts w:eastAsia="Arial"/>
              </w:rPr>
              <w:t>PBI</w:t>
            </w:r>
          </w:p>
        </w:tc>
        <w:tc>
          <w:tcPr>
            <w:tcW w:w="6753" w:type="dxa"/>
          </w:tcPr>
          <w:p w:rsidR="14B40816" w:rsidP="54AE134B" w:rsidRDefault="2DE45C40" w14:paraId="609C43BE" w14:textId="1F46A9EE">
            <w:pPr>
              <w:spacing w:line="259" w:lineRule="auto"/>
            </w:pPr>
            <w:r w:rsidRPr="54AE134B">
              <w:rPr>
                <w:rFonts w:eastAsia="Arial"/>
              </w:rPr>
              <w:t>Power BI</w:t>
            </w:r>
          </w:p>
        </w:tc>
      </w:tr>
      <w:tr w:rsidR="14B40816" w:rsidTr="54AE134B" w14:paraId="1FB640A9" w14:textId="77777777">
        <w:trPr>
          <w:trHeight w:val="300"/>
        </w:trPr>
        <w:tc>
          <w:tcPr>
            <w:tcW w:w="1842" w:type="dxa"/>
          </w:tcPr>
          <w:p w:rsidR="14B40816" w:rsidP="54AE134B" w:rsidRDefault="2DE45C40" w14:paraId="2B9FA155" w14:textId="7EEE160B">
            <w:pPr>
              <w:spacing w:line="259" w:lineRule="auto"/>
            </w:pPr>
            <w:r w:rsidRPr="54AE134B">
              <w:rPr>
                <w:rFonts w:eastAsia="Arial"/>
              </w:rPr>
              <w:t>PK</w:t>
            </w:r>
          </w:p>
        </w:tc>
        <w:tc>
          <w:tcPr>
            <w:tcW w:w="6753" w:type="dxa"/>
          </w:tcPr>
          <w:p w:rsidR="14B40816" w:rsidP="54AE134B" w:rsidRDefault="2DE45C40" w14:paraId="43A58F4D" w14:textId="38C77F5E">
            <w:pPr>
              <w:spacing w:line="259" w:lineRule="auto"/>
            </w:pPr>
            <w:r w:rsidRPr="54AE134B">
              <w:rPr>
                <w:rFonts w:eastAsia="Arial"/>
              </w:rPr>
              <w:t>Primary Key</w:t>
            </w:r>
          </w:p>
        </w:tc>
      </w:tr>
      <w:tr w:rsidR="14B40816" w:rsidTr="54AE134B" w14:paraId="1E6174E5" w14:textId="77777777">
        <w:trPr>
          <w:trHeight w:val="300"/>
        </w:trPr>
        <w:tc>
          <w:tcPr>
            <w:tcW w:w="1842" w:type="dxa"/>
          </w:tcPr>
          <w:p w:rsidR="14B40816" w:rsidP="54AE134B" w:rsidRDefault="2DE45C40" w14:paraId="3D8B98FF" w14:textId="09F5586E">
            <w:pPr>
              <w:spacing w:line="259" w:lineRule="auto"/>
            </w:pPr>
            <w:r w:rsidRPr="54AE134B">
              <w:rPr>
                <w:rFonts w:eastAsia="Arial"/>
              </w:rPr>
              <w:t>RDBMS</w:t>
            </w:r>
          </w:p>
        </w:tc>
        <w:tc>
          <w:tcPr>
            <w:tcW w:w="6753" w:type="dxa"/>
          </w:tcPr>
          <w:p w:rsidR="14B40816" w:rsidP="54AE134B" w:rsidRDefault="2DE45C40" w14:paraId="41C8FFB6" w14:textId="6CE225B2">
            <w:pPr>
              <w:spacing w:line="259" w:lineRule="auto"/>
            </w:pPr>
            <w:r w:rsidRPr="54AE134B">
              <w:rPr>
                <w:rFonts w:eastAsia="Arial"/>
              </w:rPr>
              <w:t>Relational Database Management System</w:t>
            </w:r>
          </w:p>
        </w:tc>
      </w:tr>
      <w:tr w:rsidR="14B40816" w:rsidTr="54AE134B" w14:paraId="554665CE" w14:textId="77777777">
        <w:trPr>
          <w:trHeight w:val="300"/>
        </w:trPr>
        <w:tc>
          <w:tcPr>
            <w:tcW w:w="1842" w:type="dxa"/>
          </w:tcPr>
          <w:p w:rsidR="14B40816" w:rsidP="54AE134B" w:rsidRDefault="2DE45C40" w14:paraId="2358D226" w14:textId="19716F92">
            <w:pPr>
              <w:spacing w:line="259" w:lineRule="auto"/>
            </w:pPr>
            <w:r w:rsidRPr="54AE134B">
              <w:rPr>
                <w:rFonts w:eastAsia="Arial"/>
              </w:rPr>
              <w:t>ROLAP</w:t>
            </w:r>
          </w:p>
        </w:tc>
        <w:tc>
          <w:tcPr>
            <w:tcW w:w="6753" w:type="dxa"/>
          </w:tcPr>
          <w:p w:rsidR="14B40816" w:rsidP="54AE134B" w:rsidRDefault="2DE45C40" w14:paraId="6878356C" w14:textId="1963AB48">
            <w:pPr>
              <w:spacing w:line="259" w:lineRule="auto"/>
            </w:pPr>
            <w:r w:rsidRPr="54AE134B">
              <w:rPr>
                <w:rFonts w:eastAsia="Arial"/>
              </w:rPr>
              <w:t>Relational Online Analytical Processing</w:t>
            </w:r>
          </w:p>
        </w:tc>
      </w:tr>
      <w:tr w:rsidR="14B40816" w:rsidTr="54AE134B" w14:paraId="39B106AC" w14:textId="77777777">
        <w:trPr>
          <w:trHeight w:val="300"/>
        </w:trPr>
        <w:tc>
          <w:tcPr>
            <w:tcW w:w="1842" w:type="dxa"/>
          </w:tcPr>
          <w:p w:rsidR="14B40816" w:rsidP="54AE134B" w:rsidRDefault="2DE45C40" w14:paraId="2EECDDA0" w14:textId="0F162E69">
            <w:pPr>
              <w:spacing w:line="259" w:lineRule="auto"/>
            </w:pPr>
            <w:r w:rsidRPr="54AE134B">
              <w:rPr>
                <w:rFonts w:eastAsia="Arial"/>
              </w:rPr>
              <w:t>SCD</w:t>
            </w:r>
          </w:p>
        </w:tc>
        <w:tc>
          <w:tcPr>
            <w:tcW w:w="6753" w:type="dxa"/>
          </w:tcPr>
          <w:p w:rsidR="14B40816" w:rsidP="54AE134B" w:rsidRDefault="2DE45C40" w14:paraId="329F16D6" w14:textId="3C448E4C">
            <w:pPr>
              <w:spacing w:line="259" w:lineRule="auto"/>
            </w:pPr>
            <w:r w:rsidRPr="54AE134B">
              <w:rPr>
                <w:rFonts w:eastAsia="Arial"/>
              </w:rPr>
              <w:t>Slowly Changing Dimension</w:t>
            </w:r>
          </w:p>
        </w:tc>
      </w:tr>
      <w:tr w:rsidR="14B40816" w:rsidTr="54AE134B" w14:paraId="0BC8CEE8" w14:textId="77777777">
        <w:trPr>
          <w:trHeight w:val="300"/>
        </w:trPr>
        <w:tc>
          <w:tcPr>
            <w:tcW w:w="1842" w:type="dxa"/>
          </w:tcPr>
          <w:p w:rsidR="14B40816" w:rsidP="54AE134B" w:rsidRDefault="2DE45C40" w14:paraId="539439CA" w14:textId="1E974C89">
            <w:pPr>
              <w:spacing w:line="259" w:lineRule="auto"/>
            </w:pPr>
            <w:r w:rsidRPr="54AE134B">
              <w:rPr>
                <w:rFonts w:eastAsia="Arial"/>
              </w:rPr>
              <w:t>Snapshot</w:t>
            </w:r>
          </w:p>
        </w:tc>
        <w:tc>
          <w:tcPr>
            <w:tcW w:w="6753" w:type="dxa"/>
          </w:tcPr>
          <w:p w:rsidR="14B40816" w:rsidP="54AE134B" w:rsidRDefault="2DE45C40" w14:paraId="6155220D" w14:textId="30D95ADD">
            <w:pPr>
              <w:spacing w:line="259" w:lineRule="auto"/>
            </w:pPr>
            <w:r w:rsidRPr="54AE134B">
              <w:rPr>
                <w:rFonts w:eastAsia="Arial"/>
              </w:rPr>
              <w:t>Point-in-time copy of a dataset</w:t>
            </w:r>
          </w:p>
        </w:tc>
      </w:tr>
      <w:tr w:rsidR="14B40816" w:rsidTr="54AE134B" w14:paraId="645F6557" w14:textId="77777777">
        <w:trPr>
          <w:trHeight w:val="300"/>
        </w:trPr>
        <w:tc>
          <w:tcPr>
            <w:tcW w:w="1842" w:type="dxa"/>
          </w:tcPr>
          <w:p w:rsidR="14B40816" w:rsidP="54AE134B" w:rsidRDefault="2DE45C40" w14:paraId="2A06AA25" w14:textId="6C076B6D">
            <w:pPr>
              <w:spacing w:line="259" w:lineRule="auto"/>
            </w:pPr>
            <w:r w:rsidRPr="54AE134B">
              <w:rPr>
                <w:rFonts w:eastAsia="Arial"/>
              </w:rPr>
              <w:t>SQL</w:t>
            </w:r>
          </w:p>
        </w:tc>
        <w:tc>
          <w:tcPr>
            <w:tcW w:w="6753" w:type="dxa"/>
          </w:tcPr>
          <w:p w:rsidR="14B40816" w:rsidP="54AE134B" w:rsidRDefault="2DE45C40" w14:paraId="1D1E2300" w14:textId="1288DA37">
            <w:pPr>
              <w:spacing w:line="259" w:lineRule="auto"/>
            </w:pPr>
            <w:r w:rsidRPr="54AE134B">
              <w:rPr>
                <w:rFonts w:eastAsia="Arial"/>
              </w:rPr>
              <w:t>Structured Query Language</w:t>
            </w:r>
          </w:p>
        </w:tc>
      </w:tr>
      <w:tr w:rsidR="14B40816" w:rsidTr="54AE134B" w14:paraId="1C706749" w14:textId="77777777">
        <w:trPr>
          <w:trHeight w:val="300"/>
        </w:trPr>
        <w:tc>
          <w:tcPr>
            <w:tcW w:w="1842" w:type="dxa"/>
          </w:tcPr>
          <w:p w:rsidR="14B40816" w:rsidP="14B40816" w:rsidRDefault="14B40816" w14:paraId="26BB522F" w14:textId="54644AC8">
            <w:pPr>
              <w:spacing w:line="259" w:lineRule="auto"/>
            </w:pPr>
          </w:p>
        </w:tc>
        <w:tc>
          <w:tcPr>
            <w:tcW w:w="6753" w:type="dxa"/>
          </w:tcPr>
          <w:p w:rsidR="14B40816" w:rsidP="14B40816" w:rsidRDefault="14B40816" w14:paraId="13D827ED" w14:textId="29743817">
            <w:pPr>
              <w:spacing w:line="259" w:lineRule="auto"/>
            </w:pPr>
          </w:p>
        </w:tc>
      </w:tr>
      <w:tr w:rsidR="14B40816" w:rsidTr="54AE134B" w14:paraId="53F1E875" w14:textId="77777777">
        <w:trPr>
          <w:trHeight w:val="300"/>
        </w:trPr>
        <w:tc>
          <w:tcPr>
            <w:tcW w:w="1842" w:type="dxa"/>
          </w:tcPr>
          <w:p w:rsidR="14B40816" w:rsidP="14B40816" w:rsidRDefault="14B40816" w14:paraId="69BC1AC8" w14:textId="12D371C0">
            <w:pPr>
              <w:spacing w:line="259" w:lineRule="auto"/>
            </w:pPr>
          </w:p>
        </w:tc>
        <w:tc>
          <w:tcPr>
            <w:tcW w:w="6753" w:type="dxa"/>
          </w:tcPr>
          <w:p w:rsidR="14B40816" w:rsidP="14B40816" w:rsidRDefault="14B40816" w14:paraId="2BDE6BBE" w14:textId="2891B9CA">
            <w:pPr>
              <w:spacing w:line="259" w:lineRule="auto"/>
            </w:pPr>
          </w:p>
        </w:tc>
      </w:tr>
      <w:tr w:rsidR="14B40816" w:rsidTr="54AE134B" w14:paraId="6BC026AD" w14:textId="77777777">
        <w:trPr>
          <w:trHeight w:val="300"/>
        </w:trPr>
        <w:tc>
          <w:tcPr>
            <w:tcW w:w="1842" w:type="dxa"/>
          </w:tcPr>
          <w:p w:rsidR="14B40816" w:rsidP="14B40816" w:rsidRDefault="14B40816" w14:paraId="09D5F816" w14:textId="12705561">
            <w:pPr>
              <w:spacing w:line="259" w:lineRule="auto"/>
            </w:pPr>
          </w:p>
        </w:tc>
        <w:tc>
          <w:tcPr>
            <w:tcW w:w="6753" w:type="dxa"/>
          </w:tcPr>
          <w:p w:rsidR="14B40816" w:rsidP="14B40816" w:rsidRDefault="14B40816" w14:paraId="7C228A04" w14:textId="1BF59A18">
            <w:pPr>
              <w:spacing w:line="259" w:lineRule="auto"/>
            </w:pPr>
          </w:p>
        </w:tc>
      </w:tr>
      <w:tr w:rsidR="14B40816" w:rsidTr="54AE134B" w14:paraId="0245B032" w14:textId="77777777">
        <w:trPr>
          <w:trHeight w:val="300"/>
        </w:trPr>
        <w:tc>
          <w:tcPr>
            <w:tcW w:w="1842" w:type="dxa"/>
          </w:tcPr>
          <w:p w:rsidR="14B40816" w:rsidP="14B40816" w:rsidRDefault="14B40816" w14:paraId="667CBD4B" w14:textId="193A874F">
            <w:pPr>
              <w:spacing w:line="259" w:lineRule="auto"/>
            </w:pPr>
          </w:p>
        </w:tc>
        <w:tc>
          <w:tcPr>
            <w:tcW w:w="6753" w:type="dxa"/>
          </w:tcPr>
          <w:p w:rsidR="14B40816" w:rsidP="14B40816" w:rsidRDefault="14B40816" w14:paraId="362FED50" w14:textId="437681FB">
            <w:pPr>
              <w:spacing w:line="259" w:lineRule="auto"/>
            </w:pPr>
          </w:p>
        </w:tc>
      </w:tr>
    </w:tbl>
    <w:p w:rsidRPr="006A18B5" w:rsidR="008B1B33" w:rsidP="008B1B33" w:rsidRDefault="008B1B33" w14:paraId="33AC8DED" w14:textId="77777777">
      <w:pPr>
        <w:ind w:left="720"/>
        <w:rPr>
          <w:lang w:val="en-GB" w:eastAsia="en-US"/>
        </w:rPr>
      </w:pPr>
    </w:p>
    <w:p w:rsidRPr="008B1B33" w:rsidR="008B1B33" w:rsidP="008B1B33" w:rsidRDefault="008B1B33" w14:paraId="08190C21" w14:textId="77777777">
      <w:pPr>
        <w:rPr>
          <w:lang w:eastAsia="en-US"/>
        </w:rPr>
      </w:pPr>
    </w:p>
    <w:sectPr w:rsidRPr="008B1B33" w:rsidR="008B1B33" w:rsidSect="006B1AA5">
      <w:type w:val="continuous"/>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GP" w:author="Gourlet, Patrice" w:date="2022-09-28T14:19:00Z" w:id="33">
    <w:p w:rsidR="079EE3AA" w:rsidRDefault="079EE3AA" w14:paraId="25BB45FB" w14:textId="6F195933">
      <w:pPr>
        <w:pStyle w:val="CommentText"/>
      </w:pPr>
      <w:r>
        <w:t>Please check terminology, I think the Noodle solution is labelled Demand Forecasting as opposed to BlueYonder  which is likely to be implemented next year as Demand Planning tool</w:t>
      </w:r>
      <w:r>
        <w:rPr>
          <w:rStyle w:val="CommentReference"/>
        </w:rPr>
        <w:annotationRef/>
      </w:r>
    </w:p>
  </w:comment>
  <w:comment w:initials="TH" w:author="Tangirala, Harini" w:date="2023-04-14T10:36:00Z" w:id="40">
    <w:p w:rsidR="57B31724" w:rsidRDefault="57B31724" w14:paraId="46D8E07A" w14:textId="759E2E10">
      <w:pPr>
        <w:pStyle w:val="CommentText"/>
      </w:pPr>
      <w:r>
        <w:t>Added on 14/04 based on confirmation with business</w:t>
      </w:r>
      <w:r>
        <w:rPr>
          <w:rStyle w:val="CommentReference"/>
        </w:rPr>
        <w:annotationRef/>
      </w:r>
    </w:p>
  </w:comment>
  <w:comment w:initials="GP" w:author="Gourlet, Patrice" w:date="2022-09-28T14:22:00Z" w:id="42">
    <w:p w:rsidR="079EE3AA" w:rsidRDefault="079EE3AA" w14:paraId="386EA545" w14:textId="4C272460">
      <w:pPr>
        <w:pStyle w:val="CommentText"/>
      </w:pPr>
      <w:r>
        <w:t>Is that the Master data in Noodle ort in Imperial systems ? Importantly, explain if those terms are not owned and governed by Imperial</w:t>
      </w:r>
      <w:r>
        <w:rPr>
          <w:rStyle w:val="CommentReference"/>
        </w:rPr>
        <w:annotationRef/>
      </w:r>
    </w:p>
  </w:comment>
  <w:comment w:initials="GG" w:author="Gunnar Glasneck" w:date="2022-09-27T08:59:00Z" w:id="45">
    <w:p w:rsidR="00BD0C0D" w:rsidRDefault="00BD0C0D" w14:paraId="7A4FDE6B" w14:textId="273EA2B8">
      <w:pPr>
        <w:pStyle w:val="CommentText"/>
      </w:pPr>
      <w:r>
        <w:rPr>
          <w:rStyle w:val="CommentReference"/>
        </w:rPr>
        <w:annotationRef/>
      </w:r>
      <w:r>
        <w:t xml:space="preserve">Would it make sense to </w:t>
      </w:r>
      <w:r w:rsidR="00784F9C">
        <w:t>mention the allowed UoM here (e.g. KG &amp; TS(D))?</w:t>
      </w:r>
      <w:r>
        <w:rPr>
          <w:rStyle w:val="CommentReference"/>
        </w:rPr>
        <w:annotationRef/>
      </w:r>
    </w:p>
  </w:comment>
  <w:comment w:initials="GP" w:author="Gourlet, Patrice" w:date="2022-09-28T14:26:00Z" w:id="47">
    <w:p w:rsidR="079EE3AA" w:rsidRDefault="079EE3AA" w14:paraId="7876D2E1" w14:textId="7AB6EF17">
      <w:pPr>
        <w:pStyle w:val="CommentText"/>
      </w:pPr>
      <w:r>
        <w:t>Is it calculated at extraction or runtime ?</w:t>
      </w:r>
      <w:r>
        <w:rPr>
          <w:rStyle w:val="CommentReference"/>
        </w:rPr>
        <w:annotationRef/>
      </w:r>
    </w:p>
    <w:p w:rsidR="079EE3AA" w:rsidRDefault="079EE3AA" w14:paraId="095C121A" w14:textId="38398698">
      <w:pPr>
        <w:pStyle w:val="CommentText"/>
      </w:pPr>
    </w:p>
  </w:comment>
  <w:comment w:initials="GP" w:author="Gourlet, Patrice" w:date="2022-09-28T14:36:00Z" w:id="49">
    <w:p w:rsidR="079EE3AA" w:rsidRDefault="079EE3AA" w14:paraId="6017576A" w14:textId="73167819">
      <w:pPr>
        <w:pStyle w:val="CommentText"/>
      </w:pPr>
      <w:r>
        <w:t>How do you version control the different forecast files ?</w:t>
      </w:r>
      <w:r>
        <w:rPr>
          <w:rStyle w:val="CommentReference"/>
        </w:rPr>
        <w:annotationRef/>
      </w:r>
    </w:p>
  </w:comment>
  <w:comment w:initials="TH" w:author="Tangirala, Harini" w:date="2023-08-22T14:49:00Z" w:id="50">
    <w:p w:rsidR="6061D5C1" w:rsidRDefault="6061D5C1" w14:paraId="29B23544" w14:textId="7DA5D681">
      <w:pPr>
        <w:pStyle w:val="CommentText"/>
      </w:pPr>
      <w:r>
        <w:t>Part of V2.16. This is overwritten by V2.21</w:t>
      </w:r>
      <w:r>
        <w:rPr>
          <w:rStyle w:val="CommentReference"/>
        </w:rPr>
        <w:annotationRef/>
      </w:r>
    </w:p>
  </w:comment>
  <w:comment w:initials="GG" w:author="Gunnar Glasneck" w:date="2022-09-27T09:25:00Z" w:id="52">
    <w:p w:rsidR="00233714" w:rsidRDefault="0039788B" w14:paraId="446C678A" w14:textId="14CBFC3F">
      <w:pPr>
        <w:pStyle w:val="CommentText"/>
      </w:pPr>
      <w:r>
        <w:rPr>
          <w:rStyle w:val="CommentReference"/>
        </w:rPr>
        <w:annotationRef/>
      </w:r>
      <w:r>
        <w:t xml:space="preserve">How will this been shared with Noodle? </w:t>
      </w:r>
      <w:r w:rsidR="00862F70">
        <w:t xml:space="preserve">I can’t see any </w:t>
      </w:r>
      <w:r w:rsidR="00233714">
        <w:t>data provision/ingestion of this data set into noodle.</w:t>
      </w:r>
      <w:r>
        <w:rPr>
          <w:rStyle w:val="CommentReference"/>
        </w:rPr>
        <w:annotationRef/>
      </w:r>
    </w:p>
  </w:comment>
  <w:comment w:initials="TH" w:author="Tangirala, Harini" w:date="2022-09-27T08:30:00Z" w:id="53">
    <w:p w:rsidR="1E88EE95" w:rsidRDefault="1E88EE95" w14:paraId="58E1178A" w14:textId="6DCC1681">
      <w:pPr>
        <w:pStyle w:val="CommentText"/>
      </w:pPr>
      <w:r>
        <w:t>The details of data provisioning to Noodle are beyond the scope of this document.</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BB45FB" w15:done="1"/>
  <w15:commentEx w15:paraId="46D8E07A" w15:done="0"/>
  <w15:commentEx w15:paraId="386EA545" w15:done="1"/>
  <w15:commentEx w15:paraId="7A4FDE6B" w15:done="1"/>
  <w15:commentEx w15:paraId="095C121A" w15:done="1"/>
  <w15:commentEx w15:paraId="6017576A" w15:done="1"/>
  <w15:commentEx w15:paraId="29B23544" w15:done="0"/>
  <w15:commentEx w15:paraId="446C678A" w15:done="1"/>
  <w15:commentEx w15:paraId="58E1178A" w15:paraIdParent="446C678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342823B" w16cex:dateUtc="2022-09-28T13:19:00Z"/>
  <w16cex:commentExtensible w16cex:durableId="3B4FC025" w16cex:dateUtc="2023-04-14T09:36:00Z"/>
  <w16cex:commentExtensible w16cex:durableId="30F5C5C8" w16cex:dateUtc="2022-09-28T13:22:00Z"/>
  <w16cex:commentExtensible w16cex:durableId="26DD39DC" w16cex:dateUtc="2022-09-27T06:59:00Z"/>
  <w16cex:commentExtensible w16cex:durableId="7DE7539C" w16cex:dateUtc="2022-09-28T13:26:00Z"/>
  <w16cex:commentExtensible w16cex:durableId="1F85D94F" w16cex:dateUtc="2022-09-28T13:36:00Z"/>
  <w16cex:commentExtensible w16cex:durableId="149268F9" w16cex:dateUtc="2023-08-22T13:49:00Z"/>
  <w16cex:commentExtensible w16cex:durableId="26DD4020" w16cex:dateUtc="2022-09-27T07:25:00Z"/>
  <w16cex:commentExtensible w16cex:durableId="75F0ED86" w16cex:dateUtc="2022-09-27T0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BB45FB" w16cid:durableId="5342823B"/>
  <w16cid:commentId w16cid:paraId="46D8E07A" w16cid:durableId="3B4FC025"/>
  <w16cid:commentId w16cid:paraId="386EA545" w16cid:durableId="30F5C5C8"/>
  <w16cid:commentId w16cid:paraId="7A4FDE6B" w16cid:durableId="26DD39DC"/>
  <w16cid:commentId w16cid:paraId="095C121A" w16cid:durableId="7DE7539C"/>
  <w16cid:commentId w16cid:paraId="6017576A" w16cid:durableId="1F85D94F"/>
  <w16cid:commentId w16cid:paraId="29B23544" w16cid:durableId="149268F9"/>
  <w16cid:commentId w16cid:paraId="446C678A" w16cid:durableId="26DD4020"/>
  <w16cid:commentId w16cid:paraId="58E1178A" w16cid:durableId="75F0ED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F6006" w:rsidP="00C93C1F" w:rsidRDefault="00FF6006" w14:paraId="28D736C6" w14:textId="77777777">
      <w:r>
        <w:separator/>
      </w:r>
    </w:p>
  </w:endnote>
  <w:endnote w:type="continuationSeparator" w:id="0">
    <w:p w:rsidR="00FF6006" w:rsidP="00C93C1F" w:rsidRDefault="00FF6006" w14:paraId="048E8CA2" w14:textId="77777777">
      <w:r>
        <w:continuationSeparator/>
      </w:r>
    </w:p>
  </w:endnote>
  <w:endnote w:type="continuationNotice" w:id="1">
    <w:p w:rsidR="00FF6006" w:rsidRDefault="00FF6006" w14:paraId="3B4236CC"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D5B10" w:rsidRDefault="002D5B10" w14:paraId="4F3E2468" w14:textId="77777777">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rsidR="00041C54" w:rsidRDefault="002D5B10" w14:paraId="76FA68C0" w14:textId="60BBE7C0">
    <w:pPr>
      <w:pStyle w:val="Footer"/>
    </w:pPr>
    <w:r>
      <w:rPr>
        <w:b/>
        <w:szCs w:val="28"/>
      </w:rPr>
      <w:tab/>
    </w:r>
    <w:r>
      <w:rPr>
        <w:b/>
        <w:szCs w:val="28"/>
      </w:rPr>
      <w:t xml:space="preserve">COMPANY </w:t>
    </w:r>
    <w:r w:rsidRPr="00947C4F">
      <w:rPr>
        <w:b/>
        <w:szCs w:val="28"/>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F6006" w:rsidP="00C93C1F" w:rsidRDefault="00FF6006" w14:paraId="174B12BA" w14:textId="77777777">
      <w:r>
        <w:separator/>
      </w:r>
    </w:p>
  </w:footnote>
  <w:footnote w:type="continuationSeparator" w:id="0">
    <w:p w:rsidR="00FF6006" w:rsidP="00C93C1F" w:rsidRDefault="00FF6006" w14:paraId="269C1BB5" w14:textId="77777777">
      <w:r>
        <w:continuationSeparator/>
      </w:r>
    </w:p>
  </w:footnote>
  <w:footnote w:type="continuationNotice" w:id="1">
    <w:p w:rsidR="00FF6006" w:rsidRDefault="00FF6006" w14:paraId="1D2220C4"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mc:Ignorable="w14 w15 w16se w16cid w16 w16cex w16sdtdh wp14">
  <w:p w:rsidR="00C93C1F" w:rsidP="008D079A" w:rsidRDefault="008D079A" w14:paraId="34143641" w14:textId="549FBA48">
    <w:pPr>
      <w:pStyle w:val="Header"/>
      <w:ind w:left="5760"/>
    </w:pPr>
    <w:r>
      <w:rPr>
        <w:noProof/>
        <w:sz w:val="18"/>
        <w:szCs w:val="18"/>
        <w:lang w:val="en-US"/>
      </w:rPr>
      <w:drawing>
        <wp:anchor distT="0" distB="0" distL="114300" distR="114300" simplePos="0" relativeHeight="251658240" behindDoc="1" locked="0" layoutInCell="1" allowOverlap="1" wp14:anchorId="492DD2A7" wp14:editId="7F33405F">
          <wp:simplePos x="0" y="0"/>
          <wp:positionH relativeFrom="margin">
            <wp:posOffset>-635</wp:posOffset>
          </wp:positionH>
          <wp:positionV relativeFrom="paragraph">
            <wp:posOffset>198755</wp:posOffset>
          </wp:positionV>
          <wp:extent cx="2072640" cy="480695"/>
          <wp:effectExtent l="0" t="0" r="3810" b="0"/>
          <wp:wrapTight wrapText="bothSides">
            <wp:wrapPolygon edited="0">
              <wp:start x="0" y="0"/>
              <wp:lineTo x="0" y="20544"/>
              <wp:lineTo x="21441" y="20544"/>
              <wp:lineTo x="2144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_colour"/>
                  <pic:cNvPicPr>
                    <a:picLocks noChangeAspect="1" noChangeArrowheads="1"/>
                  </pic:cNvPicPr>
                </pic:nvPicPr>
                <pic:blipFill>
                  <a:blip r:embed="rId1"/>
                  <a:stretch>
                    <a:fillRect/>
                  </a:stretch>
                </pic:blipFill>
                <pic:spPr bwMode="auto">
                  <a:xfrm>
                    <a:off x="0" y="0"/>
                    <a:ext cx="2072640" cy="480695"/>
                  </a:xfrm>
                  <a:prstGeom prst="rect">
                    <a:avLst/>
                  </a:prstGeom>
                  <a:noFill/>
                </pic:spPr>
              </pic:pic>
            </a:graphicData>
          </a:graphic>
          <wp14:sizeRelH relativeFrom="margin">
            <wp14:pctWidth>0</wp14:pctWidth>
          </wp14:sizeRelH>
          <wp14:sizeRelV relativeFrom="margin">
            <wp14:pctHeight>0</wp14:pctHeight>
          </wp14:sizeRelV>
        </wp:anchor>
      </w:drawing>
    </w:r>
    <w:r w:rsidR="00C93C1F">
      <w:ptab w:alignment="center" w:relativeTo="margin" w:leader="none"/>
    </w:r>
    <w:r>
      <w:t xml:space="preserve">                                                            </w:t>
    </w:r>
    <w:r w:rsidR="005F7950">
      <w:t xml:space="preserve">   </w:t>
    </w:r>
    <w:r>
      <w:t xml:space="preserve">                       </w:t>
    </w:r>
    <w:r w:rsidR="005F7950">
      <w:rPr>
        <w:noProof/>
      </w:rPr>
      <w:drawing>
        <wp:inline distT="0" distB="0" distL="0" distR="0" wp14:anchorId="2CE0381E" wp14:editId="30D5A6EC">
          <wp:extent cx="1612151" cy="531666"/>
          <wp:effectExtent l="0" t="0" r="7620" b="1905"/>
          <wp:docPr id="49" name="Picture 49">
            <a:extLst xmlns:a="http://schemas.openxmlformats.org/drawingml/2006/main">
              <a:ext uri="{FF2B5EF4-FFF2-40B4-BE49-F238E27FC236}">
                <a16:creationId xmlns:a16="http://schemas.microsoft.com/office/drawing/2014/main" id="{E880BF34-4A7B-4CF6-858D-57FF097C12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a:extLst>
                      <a:ext uri="{FF2B5EF4-FFF2-40B4-BE49-F238E27FC236}">
                        <a16:creationId xmlns:a16="http://schemas.microsoft.com/office/drawing/2014/main" id="{E880BF34-4A7B-4CF6-858D-57FF097C12C1}"/>
                      </a:ext>
                    </a:extLst>
                  </pic:cNvPr>
                  <pic:cNvPicPr>
                    <a:picLocks noChangeAspect="1"/>
                  </pic:cNvPicPr>
                </pic:nvPicPr>
                <pic:blipFill>
                  <a:blip r:embed="rId2"/>
                  <a:stretch>
                    <a:fillRect/>
                  </a:stretch>
                </pic:blipFill>
                <pic:spPr>
                  <a:xfrm>
                    <a:off x="0" y="0"/>
                    <a:ext cx="1612151" cy="531666"/>
                  </a:xfrm>
                  <a:prstGeom prst="rect">
                    <a:avLst/>
                  </a:prstGeom>
                </pic:spPr>
              </pic:pic>
            </a:graphicData>
          </a:graphic>
        </wp:inline>
      </w:drawing>
    </w:r>
    <w:r>
      <w:tab/>
    </w:r>
  </w:p>
</w:hdr>
</file>

<file path=word/intelligence2.xml><?xml version="1.0" encoding="utf-8"?>
<int2:intelligence xmlns:int2="http://schemas.microsoft.com/office/intelligence/2020/intelligence" xmlns:oel="http://schemas.microsoft.com/office/2019/extlst">
  <int2:observations>
    <int2:textHash int2:hashCode="GcQvuAygUEEyE0" int2:id="E6FJzETU">
      <int2:state int2:value="Rejected" int2:type="AugLoop_Text_Critique"/>
    </int2:textHash>
    <int2:textHash int2:hashCode="zkKFclpZC5pQET" int2:id="KVMmF61J">
      <int2:state int2:value="Rejected" int2:type="LegacyProofing"/>
    </int2:textHash>
    <int2:textHash int2:hashCode="JXThSLi0H1r7nk" int2:id="RGZwki6w">
      <int2:state int2:value="Rejected" int2:type="AugLoop_Text_Critique"/>
    </int2:textHash>
    <int2:textHash int2:hashCode="ReZY/ya8BXQDPa" int2:id="Taz2jC0w">
      <int2:state int2:value="Rejected" int2:type="LegacyProofing"/>
    </int2:textHash>
    <int2:textHash int2:hashCode="BimVT/Se603Byb" int2:id="XUtmcwrB">
      <int2:state int2:value="Rejected" int2:type="LegacyProofing"/>
    </int2:textHash>
    <int2:textHash int2:hashCode="KyG/2Srgp+HR0u" int2:id="ijOzWgUY">
      <int2:state int2:value="Rejected" int2:type="LegacyProofing"/>
    </int2:textHash>
    <int2:textHash int2:hashCode="oZHSbY26K+ozkM" int2:id="tkIHMCte">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C7335"/>
    <w:multiLevelType w:val="hybridMultilevel"/>
    <w:tmpl w:val="638C5F3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7EB42DD"/>
    <w:multiLevelType w:val="hybridMultilevel"/>
    <w:tmpl w:val="FFFFFFFF"/>
    <w:lvl w:ilvl="0" w:tplc="C99AC74A">
      <w:start w:val="1"/>
      <w:numFmt w:val="bullet"/>
      <w:lvlText w:val=""/>
      <w:lvlJc w:val="left"/>
      <w:pPr>
        <w:ind w:left="1080" w:hanging="360"/>
      </w:pPr>
      <w:rPr>
        <w:rFonts w:hint="default" w:ascii="Symbol" w:hAnsi="Symbol"/>
      </w:rPr>
    </w:lvl>
    <w:lvl w:ilvl="1" w:tplc="123AB996">
      <w:start w:val="1"/>
      <w:numFmt w:val="bullet"/>
      <w:lvlText w:val="o"/>
      <w:lvlJc w:val="left"/>
      <w:pPr>
        <w:ind w:left="1800" w:hanging="360"/>
      </w:pPr>
      <w:rPr>
        <w:rFonts w:hint="default" w:ascii="Courier New" w:hAnsi="Courier New"/>
      </w:rPr>
    </w:lvl>
    <w:lvl w:ilvl="2" w:tplc="4C049FF6">
      <w:start w:val="1"/>
      <w:numFmt w:val="bullet"/>
      <w:lvlText w:val=""/>
      <w:lvlJc w:val="left"/>
      <w:pPr>
        <w:ind w:left="2520" w:hanging="360"/>
      </w:pPr>
      <w:rPr>
        <w:rFonts w:hint="default" w:ascii="Wingdings" w:hAnsi="Wingdings"/>
      </w:rPr>
    </w:lvl>
    <w:lvl w:ilvl="3" w:tplc="40BE1EBC">
      <w:start w:val="1"/>
      <w:numFmt w:val="bullet"/>
      <w:lvlText w:val=""/>
      <w:lvlJc w:val="left"/>
      <w:pPr>
        <w:ind w:left="3240" w:hanging="360"/>
      </w:pPr>
      <w:rPr>
        <w:rFonts w:hint="default" w:ascii="Symbol" w:hAnsi="Symbol"/>
      </w:rPr>
    </w:lvl>
    <w:lvl w:ilvl="4" w:tplc="6186D134">
      <w:start w:val="1"/>
      <w:numFmt w:val="bullet"/>
      <w:lvlText w:val="o"/>
      <w:lvlJc w:val="left"/>
      <w:pPr>
        <w:ind w:left="3960" w:hanging="360"/>
      </w:pPr>
      <w:rPr>
        <w:rFonts w:hint="default" w:ascii="Courier New" w:hAnsi="Courier New"/>
      </w:rPr>
    </w:lvl>
    <w:lvl w:ilvl="5" w:tplc="5A2CD852">
      <w:start w:val="1"/>
      <w:numFmt w:val="bullet"/>
      <w:lvlText w:val=""/>
      <w:lvlJc w:val="left"/>
      <w:pPr>
        <w:ind w:left="4680" w:hanging="360"/>
      </w:pPr>
      <w:rPr>
        <w:rFonts w:hint="default" w:ascii="Wingdings" w:hAnsi="Wingdings"/>
      </w:rPr>
    </w:lvl>
    <w:lvl w:ilvl="6" w:tplc="7FBCC210">
      <w:start w:val="1"/>
      <w:numFmt w:val="bullet"/>
      <w:lvlText w:val=""/>
      <w:lvlJc w:val="left"/>
      <w:pPr>
        <w:ind w:left="5400" w:hanging="360"/>
      </w:pPr>
      <w:rPr>
        <w:rFonts w:hint="default" w:ascii="Symbol" w:hAnsi="Symbol"/>
      </w:rPr>
    </w:lvl>
    <w:lvl w:ilvl="7" w:tplc="80B06AFA">
      <w:start w:val="1"/>
      <w:numFmt w:val="bullet"/>
      <w:lvlText w:val="o"/>
      <w:lvlJc w:val="left"/>
      <w:pPr>
        <w:ind w:left="6120" w:hanging="360"/>
      </w:pPr>
      <w:rPr>
        <w:rFonts w:hint="default" w:ascii="Courier New" w:hAnsi="Courier New"/>
      </w:rPr>
    </w:lvl>
    <w:lvl w:ilvl="8" w:tplc="9A4019AC">
      <w:start w:val="1"/>
      <w:numFmt w:val="bullet"/>
      <w:lvlText w:val=""/>
      <w:lvlJc w:val="left"/>
      <w:pPr>
        <w:ind w:left="6840" w:hanging="360"/>
      </w:pPr>
      <w:rPr>
        <w:rFonts w:hint="default" w:ascii="Wingdings" w:hAnsi="Wingdings"/>
      </w:rPr>
    </w:lvl>
  </w:abstractNum>
  <w:abstractNum w:abstractNumId="2" w15:restartNumberingAfterBreak="0">
    <w:nsid w:val="1E473304"/>
    <w:multiLevelType w:val="hybridMultilevel"/>
    <w:tmpl w:val="6136CDA2"/>
    <w:lvl w:ilvl="0" w:tplc="5E58BB38">
      <w:start w:val="1"/>
      <w:numFmt w:val="bullet"/>
      <w:lvlText w:val="-"/>
      <w:lvlJc w:val="left"/>
      <w:pPr>
        <w:ind w:left="720" w:hanging="360"/>
      </w:pPr>
      <w:rPr>
        <w:rFonts w:hint="default" w:ascii="Symbol" w:hAnsi="Symbol"/>
      </w:rPr>
    </w:lvl>
    <w:lvl w:ilvl="1" w:tplc="D09EB702">
      <w:start w:val="1"/>
      <w:numFmt w:val="bullet"/>
      <w:lvlText w:val="o"/>
      <w:lvlJc w:val="left"/>
      <w:pPr>
        <w:ind w:left="1440" w:hanging="360"/>
      </w:pPr>
      <w:rPr>
        <w:rFonts w:hint="default" w:ascii="Courier New" w:hAnsi="Courier New"/>
      </w:rPr>
    </w:lvl>
    <w:lvl w:ilvl="2" w:tplc="5630093C">
      <w:start w:val="1"/>
      <w:numFmt w:val="bullet"/>
      <w:lvlText w:val=""/>
      <w:lvlJc w:val="left"/>
      <w:pPr>
        <w:ind w:left="2160" w:hanging="360"/>
      </w:pPr>
      <w:rPr>
        <w:rFonts w:hint="default" w:ascii="Wingdings" w:hAnsi="Wingdings"/>
      </w:rPr>
    </w:lvl>
    <w:lvl w:ilvl="3" w:tplc="C4B2753C">
      <w:start w:val="1"/>
      <w:numFmt w:val="bullet"/>
      <w:lvlText w:val=""/>
      <w:lvlJc w:val="left"/>
      <w:pPr>
        <w:ind w:left="2880" w:hanging="360"/>
      </w:pPr>
      <w:rPr>
        <w:rFonts w:hint="default" w:ascii="Symbol" w:hAnsi="Symbol"/>
      </w:rPr>
    </w:lvl>
    <w:lvl w:ilvl="4" w:tplc="154417E4">
      <w:start w:val="1"/>
      <w:numFmt w:val="bullet"/>
      <w:lvlText w:val="o"/>
      <w:lvlJc w:val="left"/>
      <w:pPr>
        <w:ind w:left="3600" w:hanging="360"/>
      </w:pPr>
      <w:rPr>
        <w:rFonts w:hint="default" w:ascii="Courier New" w:hAnsi="Courier New"/>
      </w:rPr>
    </w:lvl>
    <w:lvl w:ilvl="5" w:tplc="CD1679DC">
      <w:start w:val="1"/>
      <w:numFmt w:val="bullet"/>
      <w:lvlText w:val=""/>
      <w:lvlJc w:val="left"/>
      <w:pPr>
        <w:ind w:left="4320" w:hanging="360"/>
      </w:pPr>
      <w:rPr>
        <w:rFonts w:hint="default" w:ascii="Wingdings" w:hAnsi="Wingdings"/>
      </w:rPr>
    </w:lvl>
    <w:lvl w:ilvl="6" w:tplc="8A9E67E0">
      <w:start w:val="1"/>
      <w:numFmt w:val="bullet"/>
      <w:lvlText w:val=""/>
      <w:lvlJc w:val="left"/>
      <w:pPr>
        <w:ind w:left="5040" w:hanging="360"/>
      </w:pPr>
      <w:rPr>
        <w:rFonts w:hint="default" w:ascii="Symbol" w:hAnsi="Symbol"/>
      </w:rPr>
    </w:lvl>
    <w:lvl w:ilvl="7" w:tplc="9844059A">
      <w:start w:val="1"/>
      <w:numFmt w:val="bullet"/>
      <w:lvlText w:val="o"/>
      <w:lvlJc w:val="left"/>
      <w:pPr>
        <w:ind w:left="5760" w:hanging="360"/>
      </w:pPr>
      <w:rPr>
        <w:rFonts w:hint="default" w:ascii="Courier New" w:hAnsi="Courier New"/>
      </w:rPr>
    </w:lvl>
    <w:lvl w:ilvl="8" w:tplc="4F644850">
      <w:start w:val="1"/>
      <w:numFmt w:val="bullet"/>
      <w:lvlText w:val=""/>
      <w:lvlJc w:val="left"/>
      <w:pPr>
        <w:ind w:left="6480" w:hanging="360"/>
      </w:pPr>
      <w:rPr>
        <w:rFonts w:hint="default" w:ascii="Wingdings" w:hAnsi="Wingdings"/>
      </w:rPr>
    </w:lvl>
  </w:abstractNum>
  <w:abstractNum w:abstractNumId="3" w15:restartNumberingAfterBreak="0">
    <w:nsid w:val="20797DBB"/>
    <w:multiLevelType w:val="hybridMultilevel"/>
    <w:tmpl w:val="B3CE964A"/>
    <w:lvl w:ilvl="0" w:tplc="4ACC06C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84066C8"/>
    <w:multiLevelType w:val="hybridMultilevel"/>
    <w:tmpl w:val="E84098F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9F00472"/>
    <w:multiLevelType w:val="hybridMultilevel"/>
    <w:tmpl w:val="83EA492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B611994"/>
    <w:multiLevelType w:val="hybridMultilevel"/>
    <w:tmpl w:val="8910B116"/>
    <w:lvl w:ilvl="0" w:tplc="3E129158">
      <w:start w:val="1"/>
      <w:numFmt w:val="bullet"/>
      <w:lvlText w:val=""/>
      <w:lvlJc w:val="left"/>
      <w:pPr>
        <w:ind w:left="720" w:hanging="360"/>
      </w:pPr>
      <w:rPr>
        <w:rFonts w:hint="default" w:ascii="Symbol" w:hAnsi="Symbol"/>
      </w:rPr>
    </w:lvl>
    <w:lvl w:ilvl="1" w:tplc="6EA40728">
      <w:start w:val="1"/>
      <w:numFmt w:val="bullet"/>
      <w:lvlText w:val=""/>
      <w:lvlJc w:val="left"/>
      <w:pPr>
        <w:ind w:left="1440" w:hanging="360"/>
      </w:pPr>
      <w:rPr>
        <w:rFonts w:hint="default" w:ascii="Symbol" w:hAnsi="Symbol"/>
      </w:rPr>
    </w:lvl>
    <w:lvl w:ilvl="2" w:tplc="E520B066">
      <w:start w:val="1"/>
      <w:numFmt w:val="bullet"/>
      <w:lvlText w:val=""/>
      <w:lvlJc w:val="left"/>
      <w:pPr>
        <w:ind w:left="2160" w:hanging="360"/>
      </w:pPr>
      <w:rPr>
        <w:rFonts w:hint="default" w:ascii="Wingdings" w:hAnsi="Wingdings"/>
      </w:rPr>
    </w:lvl>
    <w:lvl w:ilvl="3" w:tplc="D76CFF70">
      <w:start w:val="1"/>
      <w:numFmt w:val="bullet"/>
      <w:lvlText w:val=""/>
      <w:lvlJc w:val="left"/>
      <w:pPr>
        <w:ind w:left="2880" w:hanging="360"/>
      </w:pPr>
      <w:rPr>
        <w:rFonts w:hint="default" w:ascii="Symbol" w:hAnsi="Symbol"/>
      </w:rPr>
    </w:lvl>
    <w:lvl w:ilvl="4" w:tplc="3140EA58">
      <w:start w:val="1"/>
      <w:numFmt w:val="bullet"/>
      <w:lvlText w:val="o"/>
      <w:lvlJc w:val="left"/>
      <w:pPr>
        <w:ind w:left="3600" w:hanging="360"/>
      </w:pPr>
      <w:rPr>
        <w:rFonts w:hint="default" w:ascii="Courier New" w:hAnsi="Courier New"/>
      </w:rPr>
    </w:lvl>
    <w:lvl w:ilvl="5" w:tplc="D0863E48">
      <w:start w:val="1"/>
      <w:numFmt w:val="bullet"/>
      <w:lvlText w:val=""/>
      <w:lvlJc w:val="left"/>
      <w:pPr>
        <w:ind w:left="4320" w:hanging="360"/>
      </w:pPr>
      <w:rPr>
        <w:rFonts w:hint="default" w:ascii="Wingdings" w:hAnsi="Wingdings"/>
      </w:rPr>
    </w:lvl>
    <w:lvl w:ilvl="6" w:tplc="CE92704E">
      <w:start w:val="1"/>
      <w:numFmt w:val="bullet"/>
      <w:lvlText w:val=""/>
      <w:lvlJc w:val="left"/>
      <w:pPr>
        <w:ind w:left="5040" w:hanging="360"/>
      </w:pPr>
      <w:rPr>
        <w:rFonts w:hint="default" w:ascii="Symbol" w:hAnsi="Symbol"/>
      </w:rPr>
    </w:lvl>
    <w:lvl w:ilvl="7" w:tplc="BAD86498">
      <w:start w:val="1"/>
      <w:numFmt w:val="bullet"/>
      <w:lvlText w:val="o"/>
      <w:lvlJc w:val="left"/>
      <w:pPr>
        <w:ind w:left="5760" w:hanging="360"/>
      </w:pPr>
      <w:rPr>
        <w:rFonts w:hint="default" w:ascii="Courier New" w:hAnsi="Courier New"/>
      </w:rPr>
    </w:lvl>
    <w:lvl w:ilvl="8" w:tplc="742E70D0">
      <w:start w:val="1"/>
      <w:numFmt w:val="bullet"/>
      <w:lvlText w:val=""/>
      <w:lvlJc w:val="left"/>
      <w:pPr>
        <w:ind w:left="6480" w:hanging="360"/>
      </w:pPr>
      <w:rPr>
        <w:rFonts w:hint="default" w:ascii="Wingdings" w:hAnsi="Wingdings"/>
      </w:rPr>
    </w:lvl>
  </w:abstractNum>
  <w:abstractNum w:abstractNumId="7" w15:restartNumberingAfterBreak="0">
    <w:nsid w:val="3147341C"/>
    <w:multiLevelType w:val="hybridMultilevel"/>
    <w:tmpl w:val="7FE4F6E8"/>
    <w:lvl w:ilvl="0" w:tplc="D310ACC6">
      <w:start w:val="1"/>
      <w:numFmt w:val="bullet"/>
      <w:lvlText w:val="·"/>
      <w:lvlJc w:val="left"/>
      <w:pPr>
        <w:ind w:left="720" w:hanging="360"/>
      </w:pPr>
      <w:rPr>
        <w:rFonts w:hint="default" w:ascii="Symbol" w:hAnsi="Symbol"/>
      </w:rPr>
    </w:lvl>
    <w:lvl w:ilvl="1" w:tplc="D5220B48">
      <w:start w:val="1"/>
      <w:numFmt w:val="bullet"/>
      <w:lvlText w:val="o"/>
      <w:lvlJc w:val="left"/>
      <w:pPr>
        <w:ind w:left="1440" w:hanging="360"/>
      </w:pPr>
      <w:rPr>
        <w:rFonts w:hint="default" w:ascii="Courier New" w:hAnsi="Courier New"/>
      </w:rPr>
    </w:lvl>
    <w:lvl w:ilvl="2" w:tplc="4244AE04">
      <w:start w:val="1"/>
      <w:numFmt w:val="bullet"/>
      <w:lvlText w:val=""/>
      <w:lvlJc w:val="left"/>
      <w:pPr>
        <w:ind w:left="2160" w:hanging="360"/>
      </w:pPr>
      <w:rPr>
        <w:rFonts w:hint="default" w:ascii="Wingdings" w:hAnsi="Wingdings"/>
      </w:rPr>
    </w:lvl>
    <w:lvl w:ilvl="3" w:tplc="49C21F6C">
      <w:start w:val="1"/>
      <w:numFmt w:val="bullet"/>
      <w:lvlText w:val=""/>
      <w:lvlJc w:val="left"/>
      <w:pPr>
        <w:ind w:left="2880" w:hanging="360"/>
      </w:pPr>
      <w:rPr>
        <w:rFonts w:hint="default" w:ascii="Symbol" w:hAnsi="Symbol"/>
      </w:rPr>
    </w:lvl>
    <w:lvl w:ilvl="4" w:tplc="CB700E0E">
      <w:start w:val="1"/>
      <w:numFmt w:val="bullet"/>
      <w:lvlText w:val="o"/>
      <w:lvlJc w:val="left"/>
      <w:pPr>
        <w:ind w:left="3600" w:hanging="360"/>
      </w:pPr>
      <w:rPr>
        <w:rFonts w:hint="default" w:ascii="Courier New" w:hAnsi="Courier New"/>
      </w:rPr>
    </w:lvl>
    <w:lvl w:ilvl="5" w:tplc="7B12D0C4">
      <w:start w:val="1"/>
      <w:numFmt w:val="bullet"/>
      <w:lvlText w:val=""/>
      <w:lvlJc w:val="left"/>
      <w:pPr>
        <w:ind w:left="4320" w:hanging="360"/>
      </w:pPr>
      <w:rPr>
        <w:rFonts w:hint="default" w:ascii="Wingdings" w:hAnsi="Wingdings"/>
      </w:rPr>
    </w:lvl>
    <w:lvl w:ilvl="6" w:tplc="6D689F6C">
      <w:start w:val="1"/>
      <w:numFmt w:val="bullet"/>
      <w:lvlText w:val=""/>
      <w:lvlJc w:val="left"/>
      <w:pPr>
        <w:ind w:left="5040" w:hanging="360"/>
      </w:pPr>
      <w:rPr>
        <w:rFonts w:hint="default" w:ascii="Symbol" w:hAnsi="Symbol"/>
      </w:rPr>
    </w:lvl>
    <w:lvl w:ilvl="7" w:tplc="71FEA5B0">
      <w:start w:val="1"/>
      <w:numFmt w:val="bullet"/>
      <w:lvlText w:val="o"/>
      <w:lvlJc w:val="left"/>
      <w:pPr>
        <w:ind w:left="5760" w:hanging="360"/>
      </w:pPr>
      <w:rPr>
        <w:rFonts w:hint="default" w:ascii="Courier New" w:hAnsi="Courier New"/>
      </w:rPr>
    </w:lvl>
    <w:lvl w:ilvl="8" w:tplc="BCEAE4BE">
      <w:start w:val="1"/>
      <w:numFmt w:val="bullet"/>
      <w:lvlText w:val=""/>
      <w:lvlJc w:val="left"/>
      <w:pPr>
        <w:ind w:left="6480" w:hanging="360"/>
      </w:pPr>
      <w:rPr>
        <w:rFonts w:hint="default" w:ascii="Wingdings" w:hAnsi="Wingdings"/>
      </w:rPr>
    </w:lvl>
  </w:abstractNum>
  <w:abstractNum w:abstractNumId="8" w15:restartNumberingAfterBreak="0">
    <w:nsid w:val="33132D34"/>
    <w:multiLevelType w:val="hybridMultilevel"/>
    <w:tmpl w:val="C370501A"/>
    <w:lvl w:ilvl="0" w:tplc="FFFFFFFF">
      <w:start w:val="1"/>
      <w:numFmt w:val="bullet"/>
      <w:lvlText w:val=""/>
      <w:lvlJc w:val="left"/>
      <w:pPr>
        <w:ind w:left="720" w:hanging="360"/>
      </w:pPr>
      <w:rPr>
        <w:rFonts w:hint="default" w:ascii="Symbol" w:hAnsi="Symbol"/>
      </w:rPr>
    </w:lvl>
    <w:lvl w:ilvl="1" w:tplc="08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3C53D834"/>
    <w:multiLevelType w:val="hybridMultilevel"/>
    <w:tmpl w:val="F5F431B6"/>
    <w:lvl w:ilvl="0" w:tplc="9AF88B9A">
      <w:start w:val="1"/>
      <w:numFmt w:val="bullet"/>
      <w:lvlText w:val="·"/>
      <w:lvlJc w:val="left"/>
      <w:pPr>
        <w:ind w:left="720" w:hanging="360"/>
      </w:pPr>
      <w:rPr>
        <w:rFonts w:hint="default" w:ascii="Symbol" w:hAnsi="Symbol"/>
      </w:rPr>
    </w:lvl>
    <w:lvl w:ilvl="1" w:tplc="164235CA">
      <w:start w:val="1"/>
      <w:numFmt w:val="bullet"/>
      <w:lvlText w:val="o"/>
      <w:lvlJc w:val="left"/>
      <w:pPr>
        <w:ind w:left="1440" w:hanging="360"/>
      </w:pPr>
      <w:rPr>
        <w:rFonts w:hint="default" w:ascii="Courier New" w:hAnsi="Courier New"/>
      </w:rPr>
    </w:lvl>
    <w:lvl w:ilvl="2" w:tplc="17381AC4">
      <w:start w:val="1"/>
      <w:numFmt w:val="bullet"/>
      <w:lvlText w:val=""/>
      <w:lvlJc w:val="left"/>
      <w:pPr>
        <w:ind w:left="2160" w:hanging="360"/>
      </w:pPr>
      <w:rPr>
        <w:rFonts w:hint="default" w:ascii="Wingdings" w:hAnsi="Wingdings"/>
      </w:rPr>
    </w:lvl>
    <w:lvl w:ilvl="3" w:tplc="58E60B20">
      <w:start w:val="1"/>
      <w:numFmt w:val="bullet"/>
      <w:lvlText w:val=""/>
      <w:lvlJc w:val="left"/>
      <w:pPr>
        <w:ind w:left="2880" w:hanging="360"/>
      </w:pPr>
      <w:rPr>
        <w:rFonts w:hint="default" w:ascii="Symbol" w:hAnsi="Symbol"/>
      </w:rPr>
    </w:lvl>
    <w:lvl w:ilvl="4" w:tplc="3CF6FE94">
      <w:start w:val="1"/>
      <w:numFmt w:val="bullet"/>
      <w:lvlText w:val="o"/>
      <w:lvlJc w:val="left"/>
      <w:pPr>
        <w:ind w:left="3600" w:hanging="360"/>
      </w:pPr>
      <w:rPr>
        <w:rFonts w:hint="default" w:ascii="Courier New" w:hAnsi="Courier New"/>
      </w:rPr>
    </w:lvl>
    <w:lvl w:ilvl="5" w:tplc="4276FD06">
      <w:start w:val="1"/>
      <w:numFmt w:val="bullet"/>
      <w:lvlText w:val=""/>
      <w:lvlJc w:val="left"/>
      <w:pPr>
        <w:ind w:left="4320" w:hanging="360"/>
      </w:pPr>
      <w:rPr>
        <w:rFonts w:hint="default" w:ascii="Wingdings" w:hAnsi="Wingdings"/>
      </w:rPr>
    </w:lvl>
    <w:lvl w:ilvl="6" w:tplc="5590DD7E">
      <w:start w:val="1"/>
      <w:numFmt w:val="bullet"/>
      <w:lvlText w:val=""/>
      <w:lvlJc w:val="left"/>
      <w:pPr>
        <w:ind w:left="5040" w:hanging="360"/>
      </w:pPr>
      <w:rPr>
        <w:rFonts w:hint="default" w:ascii="Symbol" w:hAnsi="Symbol"/>
      </w:rPr>
    </w:lvl>
    <w:lvl w:ilvl="7" w:tplc="D680AF82">
      <w:start w:val="1"/>
      <w:numFmt w:val="bullet"/>
      <w:lvlText w:val="o"/>
      <w:lvlJc w:val="left"/>
      <w:pPr>
        <w:ind w:left="5760" w:hanging="360"/>
      </w:pPr>
      <w:rPr>
        <w:rFonts w:hint="default" w:ascii="Courier New" w:hAnsi="Courier New"/>
      </w:rPr>
    </w:lvl>
    <w:lvl w:ilvl="8" w:tplc="8FC03134">
      <w:start w:val="1"/>
      <w:numFmt w:val="bullet"/>
      <w:lvlText w:val=""/>
      <w:lvlJc w:val="left"/>
      <w:pPr>
        <w:ind w:left="6480" w:hanging="360"/>
      </w:pPr>
      <w:rPr>
        <w:rFonts w:hint="default" w:ascii="Wingdings" w:hAnsi="Wingdings"/>
      </w:rPr>
    </w:lvl>
  </w:abstractNum>
  <w:abstractNum w:abstractNumId="10" w15:restartNumberingAfterBreak="0">
    <w:nsid w:val="440FE1CD"/>
    <w:multiLevelType w:val="hybridMultilevel"/>
    <w:tmpl w:val="DF184736"/>
    <w:lvl w:ilvl="0" w:tplc="760ADD3C">
      <w:start w:val="1"/>
      <w:numFmt w:val="bullet"/>
      <w:lvlText w:val=""/>
      <w:lvlJc w:val="left"/>
      <w:pPr>
        <w:ind w:left="720" w:hanging="360"/>
      </w:pPr>
      <w:rPr>
        <w:rFonts w:hint="default" w:ascii="Symbol" w:hAnsi="Symbol"/>
      </w:rPr>
    </w:lvl>
    <w:lvl w:ilvl="1" w:tplc="FEF251A6">
      <w:start w:val="1"/>
      <w:numFmt w:val="bullet"/>
      <w:lvlText w:val=""/>
      <w:lvlJc w:val="left"/>
      <w:pPr>
        <w:ind w:left="1440" w:hanging="360"/>
      </w:pPr>
      <w:rPr>
        <w:rFonts w:hint="default" w:ascii="Symbol" w:hAnsi="Symbol"/>
      </w:rPr>
    </w:lvl>
    <w:lvl w:ilvl="2" w:tplc="C9E638CE">
      <w:start w:val="1"/>
      <w:numFmt w:val="bullet"/>
      <w:lvlText w:val=""/>
      <w:lvlJc w:val="left"/>
      <w:pPr>
        <w:ind w:left="2160" w:hanging="360"/>
      </w:pPr>
      <w:rPr>
        <w:rFonts w:hint="default" w:ascii="Wingdings" w:hAnsi="Wingdings"/>
      </w:rPr>
    </w:lvl>
    <w:lvl w:ilvl="3" w:tplc="8EA4A5CC">
      <w:start w:val="1"/>
      <w:numFmt w:val="bullet"/>
      <w:lvlText w:val=""/>
      <w:lvlJc w:val="left"/>
      <w:pPr>
        <w:ind w:left="2880" w:hanging="360"/>
      </w:pPr>
      <w:rPr>
        <w:rFonts w:hint="default" w:ascii="Symbol" w:hAnsi="Symbol"/>
      </w:rPr>
    </w:lvl>
    <w:lvl w:ilvl="4" w:tplc="20245722">
      <w:start w:val="1"/>
      <w:numFmt w:val="bullet"/>
      <w:lvlText w:val="o"/>
      <w:lvlJc w:val="left"/>
      <w:pPr>
        <w:ind w:left="3600" w:hanging="360"/>
      </w:pPr>
      <w:rPr>
        <w:rFonts w:hint="default" w:ascii="Courier New" w:hAnsi="Courier New"/>
      </w:rPr>
    </w:lvl>
    <w:lvl w:ilvl="5" w:tplc="35D6CE84">
      <w:start w:val="1"/>
      <w:numFmt w:val="bullet"/>
      <w:lvlText w:val=""/>
      <w:lvlJc w:val="left"/>
      <w:pPr>
        <w:ind w:left="4320" w:hanging="360"/>
      </w:pPr>
      <w:rPr>
        <w:rFonts w:hint="default" w:ascii="Wingdings" w:hAnsi="Wingdings"/>
      </w:rPr>
    </w:lvl>
    <w:lvl w:ilvl="6" w:tplc="597C4B1C">
      <w:start w:val="1"/>
      <w:numFmt w:val="bullet"/>
      <w:lvlText w:val=""/>
      <w:lvlJc w:val="left"/>
      <w:pPr>
        <w:ind w:left="5040" w:hanging="360"/>
      </w:pPr>
      <w:rPr>
        <w:rFonts w:hint="default" w:ascii="Symbol" w:hAnsi="Symbol"/>
      </w:rPr>
    </w:lvl>
    <w:lvl w:ilvl="7" w:tplc="EA3201C4">
      <w:start w:val="1"/>
      <w:numFmt w:val="bullet"/>
      <w:lvlText w:val="o"/>
      <w:lvlJc w:val="left"/>
      <w:pPr>
        <w:ind w:left="5760" w:hanging="360"/>
      </w:pPr>
      <w:rPr>
        <w:rFonts w:hint="default" w:ascii="Courier New" w:hAnsi="Courier New"/>
      </w:rPr>
    </w:lvl>
    <w:lvl w:ilvl="8" w:tplc="0870314A">
      <w:start w:val="1"/>
      <w:numFmt w:val="bullet"/>
      <w:lvlText w:val=""/>
      <w:lvlJc w:val="left"/>
      <w:pPr>
        <w:ind w:left="6480" w:hanging="360"/>
      </w:pPr>
      <w:rPr>
        <w:rFonts w:hint="default" w:ascii="Wingdings" w:hAnsi="Wingdings"/>
      </w:rPr>
    </w:lvl>
  </w:abstractNum>
  <w:abstractNum w:abstractNumId="11" w15:restartNumberingAfterBreak="0">
    <w:nsid w:val="456F07A0"/>
    <w:multiLevelType w:val="hybridMultilevel"/>
    <w:tmpl w:val="983E27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50F064"/>
    <w:multiLevelType w:val="hybridMultilevel"/>
    <w:tmpl w:val="2490EA04"/>
    <w:lvl w:ilvl="0" w:tplc="E7449C34">
      <w:start w:val="1"/>
      <w:numFmt w:val="decimal"/>
      <w:lvlText w:val="%1."/>
      <w:lvlJc w:val="left"/>
      <w:pPr>
        <w:ind w:left="1080" w:hanging="360"/>
      </w:pPr>
    </w:lvl>
    <w:lvl w:ilvl="1" w:tplc="0C0A3404">
      <w:start w:val="1"/>
      <w:numFmt w:val="lowerLetter"/>
      <w:lvlText w:val="%2."/>
      <w:lvlJc w:val="left"/>
      <w:pPr>
        <w:ind w:left="1800" w:hanging="360"/>
      </w:pPr>
    </w:lvl>
    <w:lvl w:ilvl="2" w:tplc="F7424BC8">
      <w:start w:val="1"/>
      <w:numFmt w:val="lowerRoman"/>
      <w:lvlText w:val="%3."/>
      <w:lvlJc w:val="right"/>
      <w:pPr>
        <w:ind w:left="2520" w:hanging="180"/>
      </w:pPr>
    </w:lvl>
    <w:lvl w:ilvl="3" w:tplc="A4C49AA6">
      <w:start w:val="1"/>
      <w:numFmt w:val="decimal"/>
      <w:lvlText w:val="%4."/>
      <w:lvlJc w:val="left"/>
      <w:pPr>
        <w:ind w:left="3240" w:hanging="360"/>
      </w:pPr>
    </w:lvl>
    <w:lvl w:ilvl="4" w:tplc="6E70510A">
      <w:start w:val="1"/>
      <w:numFmt w:val="lowerLetter"/>
      <w:lvlText w:val="%5."/>
      <w:lvlJc w:val="left"/>
      <w:pPr>
        <w:ind w:left="3960" w:hanging="360"/>
      </w:pPr>
    </w:lvl>
    <w:lvl w:ilvl="5" w:tplc="5F3E5604">
      <w:start w:val="1"/>
      <w:numFmt w:val="lowerRoman"/>
      <w:lvlText w:val="%6."/>
      <w:lvlJc w:val="right"/>
      <w:pPr>
        <w:ind w:left="4680" w:hanging="180"/>
      </w:pPr>
    </w:lvl>
    <w:lvl w:ilvl="6" w:tplc="2E363616">
      <w:start w:val="1"/>
      <w:numFmt w:val="decimal"/>
      <w:lvlText w:val="%7."/>
      <w:lvlJc w:val="left"/>
      <w:pPr>
        <w:ind w:left="5400" w:hanging="360"/>
      </w:pPr>
    </w:lvl>
    <w:lvl w:ilvl="7" w:tplc="7220C3FE">
      <w:start w:val="1"/>
      <w:numFmt w:val="lowerLetter"/>
      <w:lvlText w:val="%8."/>
      <w:lvlJc w:val="left"/>
      <w:pPr>
        <w:ind w:left="6120" w:hanging="360"/>
      </w:pPr>
    </w:lvl>
    <w:lvl w:ilvl="8" w:tplc="9DFA0674">
      <w:start w:val="1"/>
      <w:numFmt w:val="lowerRoman"/>
      <w:lvlText w:val="%9."/>
      <w:lvlJc w:val="right"/>
      <w:pPr>
        <w:ind w:left="6840" w:hanging="180"/>
      </w:pPr>
    </w:lvl>
  </w:abstractNum>
  <w:abstractNum w:abstractNumId="13" w15:restartNumberingAfterBreak="0">
    <w:nsid w:val="52B64540"/>
    <w:multiLevelType w:val="hybridMultilevel"/>
    <w:tmpl w:val="0E94AA0A"/>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52F11F57"/>
    <w:multiLevelType w:val="hybridMultilevel"/>
    <w:tmpl w:val="1FDEF0D0"/>
    <w:lvl w:ilvl="0" w:tplc="B798D1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54B6FC23"/>
    <w:multiLevelType w:val="hybridMultilevel"/>
    <w:tmpl w:val="60A8834E"/>
    <w:lvl w:ilvl="0" w:tplc="B1EC228E">
      <w:start w:val="1"/>
      <w:numFmt w:val="bullet"/>
      <w:lvlText w:val=""/>
      <w:lvlJc w:val="left"/>
      <w:pPr>
        <w:ind w:left="720" w:hanging="360"/>
      </w:pPr>
      <w:rPr>
        <w:rFonts w:hint="default" w:ascii="Symbol" w:hAnsi="Symbol"/>
      </w:rPr>
    </w:lvl>
    <w:lvl w:ilvl="1" w:tplc="EC9E17E4">
      <w:start w:val="1"/>
      <w:numFmt w:val="bullet"/>
      <w:lvlText w:val="o"/>
      <w:lvlJc w:val="left"/>
      <w:pPr>
        <w:ind w:left="1440" w:hanging="360"/>
      </w:pPr>
      <w:rPr>
        <w:rFonts w:hint="default" w:ascii="Courier New" w:hAnsi="Courier New"/>
      </w:rPr>
    </w:lvl>
    <w:lvl w:ilvl="2" w:tplc="0F685D60">
      <w:start w:val="1"/>
      <w:numFmt w:val="bullet"/>
      <w:lvlText w:val=""/>
      <w:lvlJc w:val="left"/>
      <w:pPr>
        <w:ind w:left="2160" w:hanging="360"/>
      </w:pPr>
      <w:rPr>
        <w:rFonts w:hint="default" w:ascii="Wingdings" w:hAnsi="Wingdings"/>
      </w:rPr>
    </w:lvl>
    <w:lvl w:ilvl="3" w:tplc="81F626D4">
      <w:start w:val="1"/>
      <w:numFmt w:val="bullet"/>
      <w:lvlText w:val=""/>
      <w:lvlJc w:val="left"/>
      <w:pPr>
        <w:ind w:left="2880" w:hanging="360"/>
      </w:pPr>
      <w:rPr>
        <w:rFonts w:hint="default" w:ascii="Symbol" w:hAnsi="Symbol"/>
      </w:rPr>
    </w:lvl>
    <w:lvl w:ilvl="4" w:tplc="FC247CAE">
      <w:start w:val="1"/>
      <w:numFmt w:val="bullet"/>
      <w:lvlText w:val="o"/>
      <w:lvlJc w:val="left"/>
      <w:pPr>
        <w:ind w:left="3600" w:hanging="360"/>
      </w:pPr>
      <w:rPr>
        <w:rFonts w:hint="default" w:ascii="Courier New" w:hAnsi="Courier New"/>
      </w:rPr>
    </w:lvl>
    <w:lvl w:ilvl="5" w:tplc="C59EF482">
      <w:start w:val="1"/>
      <w:numFmt w:val="bullet"/>
      <w:lvlText w:val=""/>
      <w:lvlJc w:val="left"/>
      <w:pPr>
        <w:ind w:left="4320" w:hanging="360"/>
      </w:pPr>
      <w:rPr>
        <w:rFonts w:hint="default" w:ascii="Wingdings" w:hAnsi="Wingdings"/>
      </w:rPr>
    </w:lvl>
    <w:lvl w:ilvl="6" w:tplc="CC462620">
      <w:start w:val="1"/>
      <w:numFmt w:val="bullet"/>
      <w:lvlText w:val=""/>
      <w:lvlJc w:val="left"/>
      <w:pPr>
        <w:ind w:left="5040" w:hanging="360"/>
      </w:pPr>
      <w:rPr>
        <w:rFonts w:hint="default" w:ascii="Symbol" w:hAnsi="Symbol"/>
      </w:rPr>
    </w:lvl>
    <w:lvl w:ilvl="7" w:tplc="26E812C4">
      <w:start w:val="1"/>
      <w:numFmt w:val="bullet"/>
      <w:lvlText w:val="o"/>
      <w:lvlJc w:val="left"/>
      <w:pPr>
        <w:ind w:left="5760" w:hanging="360"/>
      </w:pPr>
      <w:rPr>
        <w:rFonts w:hint="default" w:ascii="Courier New" w:hAnsi="Courier New"/>
      </w:rPr>
    </w:lvl>
    <w:lvl w:ilvl="8" w:tplc="4082244E">
      <w:start w:val="1"/>
      <w:numFmt w:val="bullet"/>
      <w:lvlText w:val=""/>
      <w:lvlJc w:val="left"/>
      <w:pPr>
        <w:ind w:left="6480" w:hanging="360"/>
      </w:pPr>
      <w:rPr>
        <w:rFonts w:hint="default" w:ascii="Wingdings" w:hAnsi="Wingdings"/>
      </w:rPr>
    </w:lvl>
  </w:abstractNum>
  <w:abstractNum w:abstractNumId="16" w15:restartNumberingAfterBreak="0">
    <w:nsid w:val="570776E1"/>
    <w:multiLevelType w:val="hybridMultilevel"/>
    <w:tmpl w:val="BFE40A6C"/>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7" w15:restartNumberingAfterBreak="0">
    <w:nsid w:val="5C3059A6"/>
    <w:multiLevelType w:val="multilevel"/>
    <w:tmpl w:val="A45ABC6A"/>
    <w:lvl w:ilvl="0">
      <w:start w:val="1"/>
      <w:numFmt w:val="decimal"/>
      <w:pStyle w:val="Heading1"/>
      <w:lvlText w:val="%1."/>
      <w:lvlJc w:val="left"/>
      <w:pPr>
        <w:ind w:left="810" w:hanging="360"/>
      </w:pPr>
    </w:lvl>
    <w:lvl w:ilvl="1">
      <w:start w:val="1"/>
      <w:numFmt w:val="decimal"/>
      <w:pStyle w:val="Heading2"/>
      <w:lvlText w:val="%1.%2."/>
      <w:lvlJc w:val="left"/>
      <w:pPr>
        <w:ind w:left="3337" w:hanging="360"/>
      </w:pPr>
    </w:lvl>
    <w:lvl w:ilvl="2">
      <w:start w:val="1"/>
      <w:numFmt w:val="decimal"/>
      <w:pStyle w:val="Heading3"/>
      <w:lvlText w:val="%1.%2.%3."/>
      <w:lvlJc w:val="left"/>
      <w:pPr>
        <w:ind w:left="1710" w:hanging="720"/>
      </w:pPr>
    </w:lvl>
    <w:lvl w:ilvl="3">
      <w:start w:val="1"/>
      <w:numFmt w:val="decimal"/>
      <w:pStyle w:val="Heading4"/>
      <w:lvlText w:val="%1.%2.%3.%4."/>
      <w:lvlJc w:val="left"/>
      <w:pPr>
        <w:ind w:left="1980" w:hanging="720"/>
      </w:pPr>
    </w:lvl>
    <w:lvl w:ilvl="4">
      <w:start w:val="1"/>
      <w:numFmt w:val="decimal"/>
      <w:pStyle w:val="Heading5"/>
      <w:lvlText w:val="%1.%2.%3.%4.%5."/>
      <w:lvlJc w:val="left"/>
      <w:pPr>
        <w:ind w:left="2610" w:hanging="1080"/>
      </w:pPr>
    </w:lvl>
    <w:lvl w:ilvl="5">
      <w:start w:val="1"/>
      <w:numFmt w:val="decimal"/>
      <w:pStyle w:val="Heading6"/>
      <w:lvlText w:val="%1.%2.%3.%4.%5.%6."/>
      <w:lvlJc w:val="left"/>
      <w:pPr>
        <w:ind w:left="2880" w:hanging="1080"/>
      </w:pPr>
    </w:lvl>
    <w:lvl w:ilvl="6">
      <w:start w:val="1"/>
      <w:numFmt w:val="decimal"/>
      <w:lvlText w:val="%1.%2.%3.%4.%5.%6.%7."/>
      <w:lvlJc w:val="left"/>
      <w:pPr>
        <w:ind w:left="3510" w:hanging="1440"/>
      </w:pPr>
    </w:lvl>
    <w:lvl w:ilvl="7">
      <w:start w:val="1"/>
      <w:numFmt w:val="decimal"/>
      <w:lvlText w:val="%1.%2.%3.%4.%5.%6.%7.%8."/>
      <w:lvlJc w:val="left"/>
      <w:pPr>
        <w:ind w:left="3780" w:hanging="1440"/>
      </w:pPr>
    </w:lvl>
    <w:lvl w:ilvl="8">
      <w:start w:val="1"/>
      <w:numFmt w:val="decimal"/>
      <w:lvlText w:val="%1.%2.%3.%4.%5.%6.%7.%8.%9."/>
      <w:lvlJc w:val="left"/>
      <w:pPr>
        <w:ind w:left="4410" w:hanging="1800"/>
      </w:pPr>
    </w:lvl>
  </w:abstractNum>
  <w:abstractNum w:abstractNumId="18" w15:restartNumberingAfterBreak="0">
    <w:nsid w:val="79AE6DF2"/>
    <w:multiLevelType w:val="hybridMultilevel"/>
    <w:tmpl w:val="40EAE5FE"/>
    <w:lvl w:ilvl="0" w:tplc="FFFFFFFF">
      <w:start w:val="1"/>
      <w:numFmt w:val="bullet"/>
      <w:lvlText w:val=""/>
      <w:lvlJc w:val="left"/>
      <w:pPr>
        <w:ind w:left="720" w:hanging="360"/>
      </w:pPr>
      <w:rPr>
        <w:rFonts w:hint="default" w:ascii="Symbol" w:hAnsi="Symbol"/>
      </w:rPr>
    </w:lvl>
    <w:lvl w:ilvl="1" w:tplc="08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7B554E76"/>
    <w:multiLevelType w:val="hybridMultilevel"/>
    <w:tmpl w:val="D3E21EF6"/>
    <w:lvl w:ilvl="0" w:tplc="D974D034">
      <w:start w:val="1"/>
      <w:numFmt w:val="decimal"/>
      <w:lvlText w:val="%1)"/>
      <w:lvlJc w:val="left"/>
      <w:pPr>
        <w:ind w:left="720" w:hanging="360"/>
      </w:pPr>
      <w:rPr>
        <w:rFonts w:hint="default" w:eastAsia="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BC87D51"/>
    <w:multiLevelType w:val="hybridMultilevel"/>
    <w:tmpl w:val="F88A527E"/>
    <w:lvl w:ilvl="0" w:tplc="2D2C66C8">
      <w:start w:val="1"/>
      <w:numFmt w:val="decimal"/>
      <w:lvlText w:val="%1."/>
      <w:lvlJc w:val="left"/>
      <w:pPr>
        <w:ind w:left="720" w:hanging="360"/>
      </w:pPr>
    </w:lvl>
    <w:lvl w:ilvl="1" w:tplc="65F6FF9E">
      <w:start w:val="1"/>
      <w:numFmt w:val="lowerLetter"/>
      <w:lvlText w:val="%2."/>
      <w:lvlJc w:val="left"/>
      <w:pPr>
        <w:ind w:left="1440" w:hanging="360"/>
      </w:pPr>
    </w:lvl>
    <w:lvl w:ilvl="2" w:tplc="03C6053E">
      <w:start w:val="1"/>
      <w:numFmt w:val="lowerRoman"/>
      <w:lvlText w:val="%3."/>
      <w:lvlJc w:val="right"/>
      <w:pPr>
        <w:ind w:left="2160" w:hanging="180"/>
      </w:pPr>
    </w:lvl>
    <w:lvl w:ilvl="3" w:tplc="9E9C2EAA">
      <w:start w:val="1"/>
      <w:numFmt w:val="decimal"/>
      <w:lvlText w:val="%4."/>
      <w:lvlJc w:val="left"/>
      <w:pPr>
        <w:ind w:left="2880" w:hanging="360"/>
      </w:pPr>
    </w:lvl>
    <w:lvl w:ilvl="4" w:tplc="9F34024A">
      <w:start w:val="1"/>
      <w:numFmt w:val="lowerLetter"/>
      <w:lvlText w:val="%5."/>
      <w:lvlJc w:val="left"/>
      <w:pPr>
        <w:ind w:left="3600" w:hanging="360"/>
      </w:pPr>
    </w:lvl>
    <w:lvl w:ilvl="5" w:tplc="12F0E7CA">
      <w:start w:val="1"/>
      <w:numFmt w:val="lowerRoman"/>
      <w:lvlText w:val="%6."/>
      <w:lvlJc w:val="right"/>
      <w:pPr>
        <w:ind w:left="4320" w:hanging="180"/>
      </w:pPr>
    </w:lvl>
    <w:lvl w:ilvl="6" w:tplc="C64AB974">
      <w:start w:val="1"/>
      <w:numFmt w:val="decimal"/>
      <w:lvlText w:val="%7."/>
      <w:lvlJc w:val="left"/>
      <w:pPr>
        <w:ind w:left="5040" w:hanging="360"/>
      </w:pPr>
    </w:lvl>
    <w:lvl w:ilvl="7" w:tplc="3C7E2C9A">
      <w:start w:val="1"/>
      <w:numFmt w:val="lowerLetter"/>
      <w:lvlText w:val="%8."/>
      <w:lvlJc w:val="left"/>
      <w:pPr>
        <w:ind w:left="5760" w:hanging="360"/>
      </w:pPr>
    </w:lvl>
    <w:lvl w:ilvl="8" w:tplc="7A18792A">
      <w:start w:val="1"/>
      <w:numFmt w:val="lowerRoman"/>
      <w:lvlText w:val="%9."/>
      <w:lvlJc w:val="right"/>
      <w:pPr>
        <w:ind w:left="6480" w:hanging="180"/>
      </w:pPr>
    </w:lvl>
  </w:abstractNum>
  <w:abstractNum w:abstractNumId="21" w15:restartNumberingAfterBreak="0">
    <w:nsid w:val="7BED7670"/>
    <w:multiLevelType w:val="hybridMultilevel"/>
    <w:tmpl w:val="28780D1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F8F5B05"/>
    <w:multiLevelType w:val="hybridMultilevel"/>
    <w:tmpl w:val="19BCA600"/>
    <w:lvl w:ilvl="0" w:tplc="08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936907869">
    <w:abstractNumId w:val="1"/>
  </w:num>
  <w:num w:numId="2" w16cid:durableId="1557661141">
    <w:abstractNumId w:val="2"/>
  </w:num>
  <w:num w:numId="3" w16cid:durableId="1565600400">
    <w:abstractNumId w:val="17"/>
  </w:num>
  <w:num w:numId="4" w16cid:durableId="130484777">
    <w:abstractNumId w:val="11"/>
  </w:num>
  <w:num w:numId="5" w16cid:durableId="1916815117">
    <w:abstractNumId w:val="21"/>
  </w:num>
  <w:num w:numId="6" w16cid:durableId="313610329">
    <w:abstractNumId w:val="0"/>
  </w:num>
  <w:num w:numId="7" w16cid:durableId="902135190">
    <w:abstractNumId w:val="4"/>
  </w:num>
  <w:num w:numId="8" w16cid:durableId="960960769">
    <w:abstractNumId w:val="8"/>
  </w:num>
  <w:num w:numId="9" w16cid:durableId="26755147">
    <w:abstractNumId w:val="18"/>
  </w:num>
  <w:num w:numId="10" w16cid:durableId="915743199">
    <w:abstractNumId w:val="22"/>
  </w:num>
  <w:num w:numId="11" w16cid:durableId="830026338">
    <w:abstractNumId w:val="19"/>
  </w:num>
  <w:num w:numId="12" w16cid:durableId="128790387">
    <w:abstractNumId w:val="5"/>
  </w:num>
  <w:num w:numId="13" w16cid:durableId="98529537">
    <w:abstractNumId w:val="3"/>
  </w:num>
  <w:num w:numId="14" w16cid:durableId="2136214597">
    <w:abstractNumId w:val="14"/>
  </w:num>
  <w:num w:numId="15" w16cid:durableId="1756903420">
    <w:abstractNumId w:val="16"/>
  </w:num>
  <w:num w:numId="16" w16cid:durableId="70857936">
    <w:abstractNumId w:val="13"/>
  </w:num>
  <w:num w:numId="17" w16cid:durableId="1443651178">
    <w:abstractNumId w:val="7"/>
  </w:num>
  <w:num w:numId="18" w16cid:durableId="1439645857">
    <w:abstractNumId w:val="9"/>
  </w:num>
  <w:num w:numId="19" w16cid:durableId="525296616">
    <w:abstractNumId w:val="20"/>
  </w:num>
  <w:num w:numId="20" w16cid:durableId="1495298529">
    <w:abstractNumId w:val="12"/>
  </w:num>
  <w:num w:numId="21" w16cid:durableId="157771187">
    <w:abstractNumId w:val="10"/>
  </w:num>
  <w:num w:numId="22" w16cid:durableId="1138913155">
    <w:abstractNumId w:val="6"/>
  </w:num>
  <w:num w:numId="23" w16cid:durableId="905337333">
    <w:abstractNumId w:val="15"/>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ourlet, Patrice">
    <w15:presenceInfo w15:providerId="AD" w15:userId="S::1044742@imptobnet.com::9c80cdd8-dd90-4852-933f-3b92a1a4b53a"/>
  </w15:person>
  <w15:person w15:author="Tangirala, Harini">
    <w15:presenceInfo w15:providerId="AD" w15:userId="S::pcaphat@imptobnet.com::0d96e6e8-54fa-4fea-8fdb-5338553bf754"/>
  </w15:person>
  <w15:person w15:author="Gunnar Glasneck">
    <w15:presenceInfo w15:providerId="AD" w15:userId="S::TJ2774@reemtsma.de::b652b959-c637-4cbf-bc9a-55d44fb87b8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doNotDisplayPageBoundaries/>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2C"/>
    <w:rsid w:val="000004B2"/>
    <w:rsid w:val="00000B72"/>
    <w:rsid w:val="00001A74"/>
    <w:rsid w:val="000031E9"/>
    <w:rsid w:val="00004242"/>
    <w:rsid w:val="00010030"/>
    <w:rsid w:val="000105EA"/>
    <w:rsid w:val="00011261"/>
    <w:rsid w:val="0001182D"/>
    <w:rsid w:val="00013765"/>
    <w:rsid w:val="00013A85"/>
    <w:rsid w:val="000140D7"/>
    <w:rsid w:val="00016255"/>
    <w:rsid w:val="00016476"/>
    <w:rsid w:val="00016C7D"/>
    <w:rsid w:val="00021B4A"/>
    <w:rsid w:val="00022231"/>
    <w:rsid w:val="00022CD6"/>
    <w:rsid w:val="000233E8"/>
    <w:rsid w:val="000250CB"/>
    <w:rsid w:val="0002553A"/>
    <w:rsid w:val="00025C76"/>
    <w:rsid w:val="00027114"/>
    <w:rsid w:val="00030CDB"/>
    <w:rsid w:val="00031C20"/>
    <w:rsid w:val="00031E2A"/>
    <w:rsid w:val="000326B2"/>
    <w:rsid w:val="00032D47"/>
    <w:rsid w:val="00032EB4"/>
    <w:rsid w:val="00033D65"/>
    <w:rsid w:val="00033F24"/>
    <w:rsid w:val="00036723"/>
    <w:rsid w:val="00036815"/>
    <w:rsid w:val="0004066E"/>
    <w:rsid w:val="00040A24"/>
    <w:rsid w:val="00041162"/>
    <w:rsid w:val="00041C54"/>
    <w:rsid w:val="0004228A"/>
    <w:rsid w:val="0004305D"/>
    <w:rsid w:val="00044003"/>
    <w:rsid w:val="000448D3"/>
    <w:rsid w:val="00044BAB"/>
    <w:rsid w:val="00045CB9"/>
    <w:rsid w:val="00046EFF"/>
    <w:rsid w:val="0004790C"/>
    <w:rsid w:val="0005009F"/>
    <w:rsid w:val="0005031B"/>
    <w:rsid w:val="00055C4C"/>
    <w:rsid w:val="0005682A"/>
    <w:rsid w:val="00057CB7"/>
    <w:rsid w:val="00060E14"/>
    <w:rsid w:val="0006196B"/>
    <w:rsid w:val="000641FE"/>
    <w:rsid w:val="00064530"/>
    <w:rsid w:val="00064A3C"/>
    <w:rsid w:val="000706B1"/>
    <w:rsid w:val="0007074D"/>
    <w:rsid w:val="00070769"/>
    <w:rsid w:val="0007176F"/>
    <w:rsid w:val="00071E60"/>
    <w:rsid w:val="00075CF6"/>
    <w:rsid w:val="000763EF"/>
    <w:rsid w:val="0008144A"/>
    <w:rsid w:val="00081780"/>
    <w:rsid w:val="00083109"/>
    <w:rsid w:val="000837AB"/>
    <w:rsid w:val="000862C4"/>
    <w:rsid w:val="00090F97"/>
    <w:rsid w:val="000917CC"/>
    <w:rsid w:val="000933FD"/>
    <w:rsid w:val="000952FA"/>
    <w:rsid w:val="00097DE1"/>
    <w:rsid w:val="000A57CA"/>
    <w:rsid w:val="000A58A7"/>
    <w:rsid w:val="000A6132"/>
    <w:rsid w:val="000A71C0"/>
    <w:rsid w:val="000A7B29"/>
    <w:rsid w:val="000B0543"/>
    <w:rsid w:val="000B1248"/>
    <w:rsid w:val="000B134C"/>
    <w:rsid w:val="000B30EF"/>
    <w:rsid w:val="000B59E8"/>
    <w:rsid w:val="000B6A53"/>
    <w:rsid w:val="000B6B95"/>
    <w:rsid w:val="000C047B"/>
    <w:rsid w:val="000C06C7"/>
    <w:rsid w:val="000C0A54"/>
    <w:rsid w:val="000C11D6"/>
    <w:rsid w:val="000C2481"/>
    <w:rsid w:val="000C3290"/>
    <w:rsid w:val="000C3BD3"/>
    <w:rsid w:val="000C45B5"/>
    <w:rsid w:val="000C5C9B"/>
    <w:rsid w:val="000C630B"/>
    <w:rsid w:val="000C64EB"/>
    <w:rsid w:val="000C75F4"/>
    <w:rsid w:val="000C779B"/>
    <w:rsid w:val="000C7AA1"/>
    <w:rsid w:val="000D11EC"/>
    <w:rsid w:val="000D1758"/>
    <w:rsid w:val="000D2209"/>
    <w:rsid w:val="000D3D9A"/>
    <w:rsid w:val="000D4892"/>
    <w:rsid w:val="000D507A"/>
    <w:rsid w:val="000D693B"/>
    <w:rsid w:val="000E0598"/>
    <w:rsid w:val="000E072C"/>
    <w:rsid w:val="000E07B5"/>
    <w:rsid w:val="000E2AA9"/>
    <w:rsid w:val="000E33F3"/>
    <w:rsid w:val="000E4126"/>
    <w:rsid w:val="000E41CC"/>
    <w:rsid w:val="000E4A76"/>
    <w:rsid w:val="000E70DD"/>
    <w:rsid w:val="000E72B1"/>
    <w:rsid w:val="000E7858"/>
    <w:rsid w:val="000F19EC"/>
    <w:rsid w:val="000F3101"/>
    <w:rsid w:val="000F3E57"/>
    <w:rsid w:val="000F5E91"/>
    <w:rsid w:val="000F6864"/>
    <w:rsid w:val="000F69AE"/>
    <w:rsid w:val="000F709C"/>
    <w:rsid w:val="000F725C"/>
    <w:rsid w:val="000F793A"/>
    <w:rsid w:val="000F7CB1"/>
    <w:rsid w:val="0010087B"/>
    <w:rsid w:val="00101D54"/>
    <w:rsid w:val="00102DE4"/>
    <w:rsid w:val="001048EB"/>
    <w:rsid w:val="001051C9"/>
    <w:rsid w:val="00105AAA"/>
    <w:rsid w:val="00106627"/>
    <w:rsid w:val="00107F77"/>
    <w:rsid w:val="0011044D"/>
    <w:rsid w:val="001108B0"/>
    <w:rsid w:val="00110F6D"/>
    <w:rsid w:val="0011195C"/>
    <w:rsid w:val="001121CA"/>
    <w:rsid w:val="001125CA"/>
    <w:rsid w:val="00112B3A"/>
    <w:rsid w:val="00112DAE"/>
    <w:rsid w:val="00112FA2"/>
    <w:rsid w:val="00113A70"/>
    <w:rsid w:val="00113AF2"/>
    <w:rsid w:val="001142DA"/>
    <w:rsid w:val="00114490"/>
    <w:rsid w:val="00114C4D"/>
    <w:rsid w:val="00115A8D"/>
    <w:rsid w:val="00115DD0"/>
    <w:rsid w:val="001204BF"/>
    <w:rsid w:val="001206C2"/>
    <w:rsid w:val="00121A4E"/>
    <w:rsid w:val="00121D41"/>
    <w:rsid w:val="001222A2"/>
    <w:rsid w:val="00123697"/>
    <w:rsid w:val="00123CB1"/>
    <w:rsid w:val="00123FAA"/>
    <w:rsid w:val="0012497D"/>
    <w:rsid w:val="00125AC0"/>
    <w:rsid w:val="00126022"/>
    <w:rsid w:val="001262D4"/>
    <w:rsid w:val="00130429"/>
    <w:rsid w:val="0013465E"/>
    <w:rsid w:val="0013490D"/>
    <w:rsid w:val="00134C89"/>
    <w:rsid w:val="00136116"/>
    <w:rsid w:val="00136126"/>
    <w:rsid w:val="001363C5"/>
    <w:rsid w:val="00136CF6"/>
    <w:rsid w:val="00137FBC"/>
    <w:rsid w:val="00145488"/>
    <w:rsid w:val="00145730"/>
    <w:rsid w:val="0014624F"/>
    <w:rsid w:val="00146439"/>
    <w:rsid w:val="0014680C"/>
    <w:rsid w:val="00146D34"/>
    <w:rsid w:val="00146EDA"/>
    <w:rsid w:val="001472CF"/>
    <w:rsid w:val="00147F9C"/>
    <w:rsid w:val="00150109"/>
    <w:rsid w:val="0015065E"/>
    <w:rsid w:val="00152125"/>
    <w:rsid w:val="00152DB3"/>
    <w:rsid w:val="001535B0"/>
    <w:rsid w:val="00153D0B"/>
    <w:rsid w:val="00154678"/>
    <w:rsid w:val="0015663A"/>
    <w:rsid w:val="00161AB9"/>
    <w:rsid w:val="00165662"/>
    <w:rsid w:val="00166D63"/>
    <w:rsid w:val="00166FC7"/>
    <w:rsid w:val="00167412"/>
    <w:rsid w:val="00170894"/>
    <w:rsid w:val="0017480A"/>
    <w:rsid w:val="00176D17"/>
    <w:rsid w:val="00177B46"/>
    <w:rsid w:val="001805EE"/>
    <w:rsid w:val="00181EAD"/>
    <w:rsid w:val="00182887"/>
    <w:rsid w:val="00182D74"/>
    <w:rsid w:val="00183868"/>
    <w:rsid w:val="00183A1A"/>
    <w:rsid w:val="00183CFE"/>
    <w:rsid w:val="00190640"/>
    <w:rsid w:val="00190CCF"/>
    <w:rsid w:val="00191037"/>
    <w:rsid w:val="00192896"/>
    <w:rsid w:val="001A0E47"/>
    <w:rsid w:val="001A1A1F"/>
    <w:rsid w:val="001A2354"/>
    <w:rsid w:val="001A2DB2"/>
    <w:rsid w:val="001A2EE0"/>
    <w:rsid w:val="001A37C9"/>
    <w:rsid w:val="001A399A"/>
    <w:rsid w:val="001A77B0"/>
    <w:rsid w:val="001B16EF"/>
    <w:rsid w:val="001B31F6"/>
    <w:rsid w:val="001B3B82"/>
    <w:rsid w:val="001B3F4E"/>
    <w:rsid w:val="001C00AC"/>
    <w:rsid w:val="001C242B"/>
    <w:rsid w:val="001C2E88"/>
    <w:rsid w:val="001C3B45"/>
    <w:rsid w:val="001C5AFC"/>
    <w:rsid w:val="001C700F"/>
    <w:rsid w:val="001C71E4"/>
    <w:rsid w:val="001D080F"/>
    <w:rsid w:val="001D2C57"/>
    <w:rsid w:val="001D3490"/>
    <w:rsid w:val="001D5DE5"/>
    <w:rsid w:val="001D62C4"/>
    <w:rsid w:val="001D63A6"/>
    <w:rsid w:val="001D741E"/>
    <w:rsid w:val="001D7C86"/>
    <w:rsid w:val="001E06D7"/>
    <w:rsid w:val="001E2D6B"/>
    <w:rsid w:val="001E2F97"/>
    <w:rsid w:val="001E2FDD"/>
    <w:rsid w:val="001E5FE3"/>
    <w:rsid w:val="001E62A2"/>
    <w:rsid w:val="001E751E"/>
    <w:rsid w:val="001F0CCD"/>
    <w:rsid w:val="001F1B0E"/>
    <w:rsid w:val="001F2473"/>
    <w:rsid w:val="001F3A7B"/>
    <w:rsid w:val="001F3C1B"/>
    <w:rsid w:val="001F5764"/>
    <w:rsid w:val="001F6620"/>
    <w:rsid w:val="001F6D06"/>
    <w:rsid w:val="00200A7D"/>
    <w:rsid w:val="00200C56"/>
    <w:rsid w:val="00202999"/>
    <w:rsid w:val="00203662"/>
    <w:rsid w:val="00203D5B"/>
    <w:rsid w:val="002041D6"/>
    <w:rsid w:val="00210CEC"/>
    <w:rsid w:val="002116CB"/>
    <w:rsid w:val="00211E4D"/>
    <w:rsid w:val="00212A57"/>
    <w:rsid w:val="0021509A"/>
    <w:rsid w:val="00220842"/>
    <w:rsid w:val="00221F55"/>
    <w:rsid w:val="002226F7"/>
    <w:rsid w:val="00223252"/>
    <w:rsid w:val="00224006"/>
    <w:rsid w:val="0022497A"/>
    <w:rsid w:val="00224A8F"/>
    <w:rsid w:val="00225C71"/>
    <w:rsid w:val="002274AA"/>
    <w:rsid w:val="00229F14"/>
    <w:rsid w:val="002304FB"/>
    <w:rsid w:val="00230B0C"/>
    <w:rsid w:val="00230CAF"/>
    <w:rsid w:val="00232EAE"/>
    <w:rsid w:val="00233471"/>
    <w:rsid w:val="00233714"/>
    <w:rsid w:val="00241063"/>
    <w:rsid w:val="002412A1"/>
    <w:rsid w:val="00241CE9"/>
    <w:rsid w:val="00244CF8"/>
    <w:rsid w:val="00245061"/>
    <w:rsid w:val="0024509F"/>
    <w:rsid w:val="00245807"/>
    <w:rsid w:val="00245BEC"/>
    <w:rsid w:val="00245FFE"/>
    <w:rsid w:val="00246A6B"/>
    <w:rsid w:val="00247495"/>
    <w:rsid w:val="0025345A"/>
    <w:rsid w:val="00255096"/>
    <w:rsid w:val="00255313"/>
    <w:rsid w:val="002562AA"/>
    <w:rsid w:val="00257C8B"/>
    <w:rsid w:val="0026427E"/>
    <w:rsid w:val="0026518D"/>
    <w:rsid w:val="0027238F"/>
    <w:rsid w:val="0027256F"/>
    <w:rsid w:val="00272BCA"/>
    <w:rsid w:val="00273516"/>
    <w:rsid w:val="002749F4"/>
    <w:rsid w:val="00275DB0"/>
    <w:rsid w:val="0027630C"/>
    <w:rsid w:val="0027633C"/>
    <w:rsid w:val="00277695"/>
    <w:rsid w:val="002778FF"/>
    <w:rsid w:val="0027798D"/>
    <w:rsid w:val="002806E0"/>
    <w:rsid w:val="00280DB3"/>
    <w:rsid w:val="002815CA"/>
    <w:rsid w:val="00281D5D"/>
    <w:rsid w:val="00281F2E"/>
    <w:rsid w:val="002824DB"/>
    <w:rsid w:val="002827CB"/>
    <w:rsid w:val="00282FA5"/>
    <w:rsid w:val="00285098"/>
    <w:rsid w:val="00285D72"/>
    <w:rsid w:val="00285ED7"/>
    <w:rsid w:val="0028670E"/>
    <w:rsid w:val="00287DC0"/>
    <w:rsid w:val="00290AEE"/>
    <w:rsid w:val="00291703"/>
    <w:rsid w:val="00291714"/>
    <w:rsid w:val="00292555"/>
    <w:rsid w:val="00295503"/>
    <w:rsid w:val="00295DD4"/>
    <w:rsid w:val="002A12A6"/>
    <w:rsid w:val="002A1343"/>
    <w:rsid w:val="002A23D1"/>
    <w:rsid w:val="002A33F3"/>
    <w:rsid w:val="002A51B6"/>
    <w:rsid w:val="002A5875"/>
    <w:rsid w:val="002A6AE1"/>
    <w:rsid w:val="002A6DA3"/>
    <w:rsid w:val="002B21C9"/>
    <w:rsid w:val="002B23B1"/>
    <w:rsid w:val="002B2D97"/>
    <w:rsid w:val="002B4588"/>
    <w:rsid w:val="002B7E23"/>
    <w:rsid w:val="002C0871"/>
    <w:rsid w:val="002C08CA"/>
    <w:rsid w:val="002C44E0"/>
    <w:rsid w:val="002C55D2"/>
    <w:rsid w:val="002C55EE"/>
    <w:rsid w:val="002C5B0D"/>
    <w:rsid w:val="002C5D77"/>
    <w:rsid w:val="002C5DFA"/>
    <w:rsid w:val="002C698D"/>
    <w:rsid w:val="002D025F"/>
    <w:rsid w:val="002D44CF"/>
    <w:rsid w:val="002D5B10"/>
    <w:rsid w:val="002D6061"/>
    <w:rsid w:val="002D6D2A"/>
    <w:rsid w:val="002D703B"/>
    <w:rsid w:val="002E1F26"/>
    <w:rsid w:val="002E30DF"/>
    <w:rsid w:val="002E39A2"/>
    <w:rsid w:val="002E4531"/>
    <w:rsid w:val="002E7014"/>
    <w:rsid w:val="002E7126"/>
    <w:rsid w:val="002E7CEF"/>
    <w:rsid w:val="002F09B9"/>
    <w:rsid w:val="002F150A"/>
    <w:rsid w:val="002F1616"/>
    <w:rsid w:val="002F272C"/>
    <w:rsid w:val="002F29A5"/>
    <w:rsid w:val="002F301E"/>
    <w:rsid w:val="002F4CD0"/>
    <w:rsid w:val="002F521F"/>
    <w:rsid w:val="002F61CE"/>
    <w:rsid w:val="002F680F"/>
    <w:rsid w:val="002F6997"/>
    <w:rsid w:val="002F7AA3"/>
    <w:rsid w:val="00300734"/>
    <w:rsid w:val="003015BA"/>
    <w:rsid w:val="00303388"/>
    <w:rsid w:val="003040A7"/>
    <w:rsid w:val="00304A16"/>
    <w:rsid w:val="00305BDE"/>
    <w:rsid w:val="00307319"/>
    <w:rsid w:val="003100DE"/>
    <w:rsid w:val="00312895"/>
    <w:rsid w:val="00314040"/>
    <w:rsid w:val="003152ED"/>
    <w:rsid w:val="0031552D"/>
    <w:rsid w:val="00316FAB"/>
    <w:rsid w:val="00317817"/>
    <w:rsid w:val="00317AD1"/>
    <w:rsid w:val="00320677"/>
    <w:rsid w:val="003208C9"/>
    <w:rsid w:val="00321507"/>
    <w:rsid w:val="0032228D"/>
    <w:rsid w:val="00322820"/>
    <w:rsid w:val="00322E20"/>
    <w:rsid w:val="0032388C"/>
    <w:rsid w:val="003264F3"/>
    <w:rsid w:val="003316B2"/>
    <w:rsid w:val="003324F7"/>
    <w:rsid w:val="0033262C"/>
    <w:rsid w:val="00333531"/>
    <w:rsid w:val="00334651"/>
    <w:rsid w:val="00335281"/>
    <w:rsid w:val="003356EB"/>
    <w:rsid w:val="00336092"/>
    <w:rsid w:val="00336D6C"/>
    <w:rsid w:val="00340D07"/>
    <w:rsid w:val="00342F15"/>
    <w:rsid w:val="0034418E"/>
    <w:rsid w:val="003445EA"/>
    <w:rsid w:val="0034528C"/>
    <w:rsid w:val="003458F9"/>
    <w:rsid w:val="00347520"/>
    <w:rsid w:val="00347F60"/>
    <w:rsid w:val="00351F08"/>
    <w:rsid w:val="0035519E"/>
    <w:rsid w:val="003554B1"/>
    <w:rsid w:val="003575E7"/>
    <w:rsid w:val="003576AE"/>
    <w:rsid w:val="003609EB"/>
    <w:rsid w:val="00360A70"/>
    <w:rsid w:val="00361115"/>
    <w:rsid w:val="00362575"/>
    <w:rsid w:val="00363D4B"/>
    <w:rsid w:val="00364C05"/>
    <w:rsid w:val="0036604D"/>
    <w:rsid w:val="003666F6"/>
    <w:rsid w:val="00367846"/>
    <w:rsid w:val="0037003D"/>
    <w:rsid w:val="0037067E"/>
    <w:rsid w:val="003725D7"/>
    <w:rsid w:val="003727AF"/>
    <w:rsid w:val="00374575"/>
    <w:rsid w:val="00376A27"/>
    <w:rsid w:val="003770A5"/>
    <w:rsid w:val="003776B9"/>
    <w:rsid w:val="00380808"/>
    <w:rsid w:val="00381272"/>
    <w:rsid w:val="003823DD"/>
    <w:rsid w:val="003840B8"/>
    <w:rsid w:val="00385CF8"/>
    <w:rsid w:val="00386C88"/>
    <w:rsid w:val="003879CA"/>
    <w:rsid w:val="00393216"/>
    <w:rsid w:val="00395265"/>
    <w:rsid w:val="00395F36"/>
    <w:rsid w:val="00396291"/>
    <w:rsid w:val="0039788B"/>
    <w:rsid w:val="003A081E"/>
    <w:rsid w:val="003A3256"/>
    <w:rsid w:val="003A453E"/>
    <w:rsid w:val="003A49C5"/>
    <w:rsid w:val="003A517A"/>
    <w:rsid w:val="003A676D"/>
    <w:rsid w:val="003A749A"/>
    <w:rsid w:val="003B0912"/>
    <w:rsid w:val="003B1C71"/>
    <w:rsid w:val="003B3F85"/>
    <w:rsid w:val="003B4BBA"/>
    <w:rsid w:val="003B4EB2"/>
    <w:rsid w:val="003B4F79"/>
    <w:rsid w:val="003B51FD"/>
    <w:rsid w:val="003B5E1B"/>
    <w:rsid w:val="003B7642"/>
    <w:rsid w:val="003C12C8"/>
    <w:rsid w:val="003C33A9"/>
    <w:rsid w:val="003C3BCE"/>
    <w:rsid w:val="003C5C1E"/>
    <w:rsid w:val="003C66B1"/>
    <w:rsid w:val="003C7B8E"/>
    <w:rsid w:val="003D0367"/>
    <w:rsid w:val="003D075A"/>
    <w:rsid w:val="003D1A9F"/>
    <w:rsid w:val="003D3723"/>
    <w:rsid w:val="003D5863"/>
    <w:rsid w:val="003D7764"/>
    <w:rsid w:val="003D7E0A"/>
    <w:rsid w:val="003E2197"/>
    <w:rsid w:val="003E2A34"/>
    <w:rsid w:val="003E2A98"/>
    <w:rsid w:val="003E3F3F"/>
    <w:rsid w:val="003E52B0"/>
    <w:rsid w:val="003E6196"/>
    <w:rsid w:val="003E67A5"/>
    <w:rsid w:val="003E7068"/>
    <w:rsid w:val="003F03A2"/>
    <w:rsid w:val="003F0BF1"/>
    <w:rsid w:val="003F0D1D"/>
    <w:rsid w:val="003F1F87"/>
    <w:rsid w:val="003F4966"/>
    <w:rsid w:val="003F60D8"/>
    <w:rsid w:val="003F6ADC"/>
    <w:rsid w:val="003F70CE"/>
    <w:rsid w:val="003F7179"/>
    <w:rsid w:val="003F7BEA"/>
    <w:rsid w:val="004007ED"/>
    <w:rsid w:val="004023CC"/>
    <w:rsid w:val="004024FB"/>
    <w:rsid w:val="004037DD"/>
    <w:rsid w:val="00403C68"/>
    <w:rsid w:val="00404850"/>
    <w:rsid w:val="00406216"/>
    <w:rsid w:val="0040753E"/>
    <w:rsid w:val="00412432"/>
    <w:rsid w:val="004135A9"/>
    <w:rsid w:val="00413A33"/>
    <w:rsid w:val="00415997"/>
    <w:rsid w:val="0042004D"/>
    <w:rsid w:val="004206D4"/>
    <w:rsid w:val="004216DB"/>
    <w:rsid w:val="004219D4"/>
    <w:rsid w:val="00421A9C"/>
    <w:rsid w:val="00422B0F"/>
    <w:rsid w:val="00422E5A"/>
    <w:rsid w:val="004276B0"/>
    <w:rsid w:val="0043065D"/>
    <w:rsid w:val="004330E6"/>
    <w:rsid w:val="004346CD"/>
    <w:rsid w:val="00436C1A"/>
    <w:rsid w:val="00437246"/>
    <w:rsid w:val="00440892"/>
    <w:rsid w:val="00440951"/>
    <w:rsid w:val="00441C8F"/>
    <w:rsid w:val="00442004"/>
    <w:rsid w:val="00442358"/>
    <w:rsid w:val="00442FBE"/>
    <w:rsid w:val="00443E7B"/>
    <w:rsid w:val="00443F99"/>
    <w:rsid w:val="00443FFC"/>
    <w:rsid w:val="004440A0"/>
    <w:rsid w:val="0044459E"/>
    <w:rsid w:val="00444C8A"/>
    <w:rsid w:val="00450026"/>
    <w:rsid w:val="004513D8"/>
    <w:rsid w:val="00452185"/>
    <w:rsid w:val="00453012"/>
    <w:rsid w:val="004550C0"/>
    <w:rsid w:val="0045573A"/>
    <w:rsid w:val="00456626"/>
    <w:rsid w:val="004570AA"/>
    <w:rsid w:val="0045762E"/>
    <w:rsid w:val="004578C3"/>
    <w:rsid w:val="00463AD5"/>
    <w:rsid w:val="00463FC6"/>
    <w:rsid w:val="004642F5"/>
    <w:rsid w:val="00464392"/>
    <w:rsid w:val="0046510D"/>
    <w:rsid w:val="0046528D"/>
    <w:rsid w:val="00470990"/>
    <w:rsid w:val="00471EA2"/>
    <w:rsid w:val="004733C8"/>
    <w:rsid w:val="004738C8"/>
    <w:rsid w:val="004740BB"/>
    <w:rsid w:val="004756A9"/>
    <w:rsid w:val="0047779A"/>
    <w:rsid w:val="00477CB4"/>
    <w:rsid w:val="00481409"/>
    <w:rsid w:val="004830B7"/>
    <w:rsid w:val="00483DA0"/>
    <w:rsid w:val="00483E5A"/>
    <w:rsid w:val="00484C04"/>
    <w:rsid w:val="00485D6F"/>
    <w:rsid w:val="0049114B"/>
    <w:rsid w:val="0049449A"/>
    <w:rsid w:val="00494D75"/>
    <w:rsid w:val="00495853"/>
    <w:rsid w:val="004A151F"/>
    <w:rsid w:val="004A1A19"/>
    <w:rsid w:val="004A2B40"/>
    <w:rsid w:val="004A3ABC"/>
    <w:rsid w:val="004A48D8"/>
    <w:rsid w:val="004A5205"/>
    <w:rsid w:val="004A54E1"/>
    <w:rsid w:val="004A5778"/>
    <w:rsid w:val="004A6E4C"/>
    <w:rsid w:val="004A738C"/>
    <w:rsid w:val="004A75AE"/>
    <w:rsid w:val="004A7809"/>
    <w:rsid w:val="004B001F"/>
    <w:rsid w:val="004B018B"/>
    <w:rsid w:val="004B10F0"/>
    <w:rsid w:val="004B1A75"/>
    <w:rsid w:val="004B56DC"/>
    <w:rsid w:val="004B5909"/>
    <w:rsid w:val="004B5F35"/>
    <w:rsid w:val="004B737B"/>
    <w:rsid w:val="004B7D06"/>
    <w:rsid w:val="004C1B05"/>
    <w:rsid w:val="004C35C9"/>
    <w:rsid w:val="004C3AB9"/>
    <w:rsid w:val="004C6C57"/>
    <w:rsid w:val="004C6DF4"/>
    <w:rsid w:val="004C73C5"/>
    <w:rsid w:val="004C7D47"/>
    <w:rsid w:val="004D056E"/>
    <w:rsid w:val="004D0F8E"/>
    <w:rsid w:val="004D25F6"/>
    <w:rsid w:val="004D3266"/>
    <w:rsid w:val="004D3C70"/>
    <w:rsid w:val="004D44F6"/>
    <w:rsid w:val="004D5875"/>
    <w:rsid w:val="004D5F29"/>
    <w:rsid w:val="004D6DE3"/>
    <w:rsid w:val="004D6E52"/>
    <w:rsid w:val="004E1BAA"/>
    <w:rsid w:val="004E2E03"/>
    <w:rsid w:val="004E42D5"/>
    <w:rsid w:val="004E53DE"/>
    <w:rsid w:val="004E600E"/>
    <w:rsid w:val="004E75DB"/>
    <w:rsid w:val="004E7B29"/>
    <w:rsid w:val="004F1BC1"/>
    <w:rsid w:val="004F498A"/>
    <w:rsid w:val="004F521F"/>
    <w:rsid w:val="004F52C2"/>
    <w:rsid w:val="004F735D"/>
    <w:rsid w:val="004F7728"/>
    <w:rsid w:val="004F7827"/>
    <w:rsid w:val="00502505"/>
    <w:rsid w:val="00502C5C"/>
    <w:rsid w:val="00503418"/>
    <w:rsid w:val="005037FF"/>
    <w:rsid w:val="0050414C"/>
    <w:rsid w:val="00504849"/>
    <w:rsid w:val="00505F73"/>
    <w:rsid w:val="00505FF1"/>
    <w:rsid w:val="00506A1F"/>
    <w:rsid w:val="00507DD4"/>
    <w:rsid w:val="00510A75"/>
    <w:rsid w:val="00511390"/>
    <w:rsid w:val="00511748"/>
    <w:rsid w:val="00513DBA"/>
    <w:rsid w:val="00514DC5"/>
    <w:rsid w:val="00514E41"/>
    <w:rsid w:val="0051564A"/>
    <w:rsid w:val="00515689"/>
    <w:rsid w:val="00517034"/>
    <w:rsid w:val="005171EF"/>
    <w:rsid w:val="00521B82"/>
    <w:rsid w:val="00521F69"/>
    <w:rsid w:val="00522C14"/>
    <w:rsid w:val="00524688"/>
    <w:rsid w:val="00525634"/>
    <w:rsid w:val="00525936"/>
    <w:rsid w:val="0052747E"/>
    <w:rsid w:val="00527D34"/>
    <w:rsid w:val="00530376"/>
    <w:rsid w:val="00530B20"/>
    <w:rsid w:val="00530EB1"/>
    <w:rsid w:val="0053244F"/>
    <w:rsid w:val="005325E3"/>
    <w:rsid w:val="00532C97"/>
    <w:rsid w:val="00535220"/>
    <w:rsid w:val="00536A89"/>
    <w:rsid w:val="00536F9A"/>
    <w:rsid w:val="00537741"/>
    <w:rsid w:val="00537CEC"/>
    <w:rsid w:val="00540E1F"/>
    <w:rsid w:val="00542338"/>
    <w:rsid w:val="005424ED"/>
    <w:rsid w:val="005446EF"/>
    <w:rsid w:val="005475B6"/>
    <w:rsid w:val="00547B96"/>
    <w:rsid w:val="00550C1E"/>
    <w:rsid w:val="00551A0C"/>
    <w:rsid w:val="00551AAB"/>
    <w:rsid w:val="00552541"/>
    <w:rsid w:val="00552C34"/>
    <w:rsid w:val="00554481"/>
    <w:rsid w:val="00555820"/>
    <w:rsid w:val="00560F39"/>
    <w:rsid w:val="0056103B"/>
    <w:rsid w:val="00562A5A"/>
    <w:rsid w:val="00562BAE"/>
    <w:rsid w:val="00563534"/>
    <w:rsid w:val="005654AE"/>
    <w:rsid w:val="00566B16"/>
    <w:rsid w:val="005676BB"/>
    <w:rsid w:val="00571042"/>
    <w:rsid w:val="00573DE0"/>
    <w:rsid w:val="0057439B"/>
    <w:rsid w:val="00574CC9"/>
    <w:rsid w:val="00574DDB"/>
    <w:rsid w:val="00575167"/>
    <w:rsid w:val="005758AF"/>
    <w:rsid w:val="005764E9"/>
    <w:rsid w:val="00580060"/>
    <w:rsid w:val="00580CAB"/>
    <w:rsid w:val="00582AEC"/>
    <w:rsid w:val="00582DEC"/>
    <w:rsid w:val="00582F52"/>
    <w:rsid w:val="005839AA"/>
    <w:rsid w:val="00585985"/>
    <w:rsid w:val="005861F5"/>
    <w:rsid w:val="00586DED"/>
    <w:rsid w:val="00587627"/>
    <w:rsid w:val="00587AFB"/>
    <w:rsid w:val="00587DB3"/>
    <w:rsid w:val="0059090E"/>
    <w:rsid w:val="00590BF2"/>
    <w:rsid w:val="00590FDD"/>
    <w:rsid w:val="00592566"/>
    <w:rsid w:val="00592728"/>
    <w:rsid w:val="005928BD"/>
    <w:rsid w:val="0059355C"/>
    <w:rsid w:val="005939DB"/>
    <w:rsid w:val="00594B30"/>
    <w:rsid w:val="00594ED1"/>
    <w:rsid w:val="00595798"/>
    <w:rsid w:val="005974CC"/>
    <w:rsid w:val="005A057C"/>
    <w:rsid w:val="005A0D8B"/>
    <w:rsid w:val="005A28C3"/>
    <w:rsid w:val="005A2904"/>
    <w:rsid w:val="005A2C98"/>
    <w:rsid w:val="005A6F9E"/>
    <w:rsid w:val="005A72D1"/>
    <w:rsid w:val="005A77F4"/>
    <w:rsid w:val="005A7A46"/>
    <w:rsid w:val="005B0D23"/>
    <w:rsid w:val="005B0EA8"/>
    <w:rsid w:val="005B1016"/>
    <w:rsid w:val="005B1F88"/>
    <w:rsid w:val="005B22B8"/>
    <w:rsid w:val="005B58AD"/>
    <w:rsid w:val="005B5F15"/>
    <w:rsid w:val="005B6091"/>
    <w:rsid w:val="005B6220"/>
    <w:rsid w:val="005C00A9"/>
    <w:rsid w:val="005C2002"/>
    <w:rsid w:val="005C26F1"/>
    <w:rsid w:val="005C4BA6"/>
    <w:rsid w:val="005C4E24"/>
    <w:rsid w:val="005C7927"/>
    <w:rsid w:val="005C7C17"/>
    <w:rsid w:val="005C7DC1"/>
    <w:rsid w:val="005D0998"/>
    <w:rsid w:val="005D129B"/>
    <w:rsid w:val="005D151A"/>
    <w:rsid w:val="005D157F"/>
    <w:rsid w:val="005D163A"/>
    <w:rsid w:val="005D177F"/>
    <w:rsid w:val="005D1CF4"/>
    <w:rsid w:val="005D291F"/>
    <w:rsid w:val="005D294B"/>
    <w:rsid w:val="005D5108"/>
    <w:rsid w:val="005D75FE"/>
    <w:rsid w:val="005E0993"/>
    <w:rsid w:val="005E0F7B"/>
    <w:rsid w:val="005E1639"/>
    <w:rsid w:val="005E18BC"/>
    <w:rsid w:val="005E1A73"/>
    <w:rsid w:val="005E20B9"/>
    <w:rsid w:val="005E25F8"/>
    <w:rsid w:val="005E2AD8"/>
    <w:rsid w:val="005E37B8"/>
    <w:rsid w:val="005E4870"/>
    <w:rsid w:val="005E4889"/>
    <w:rsid w:val="005E4EA6"/>
    <w:rsid w:val="005E64BD"/>
    <w:rsid w:val="005E64D3"/>
    <w:rsid w:val="005E6866"/>
    <w:rsid w:val="005E6CB7"/>
    <w:rsid w:val="005F2950"/>
    <w:rsid w:val="005F5250"/>
    <w:rsid w:val="005F6FED"/>
    <w:rsid w:val="005F78AF"/>
    <w:rsid w:val="005F7950"/>
    <w:rsid w:val="006014B7"/>
    <w:rsid w:val="00601615"/>
    <w:rsid w:val="00601B6E"/>
    <w:rsid w:val="00601E71"/>
    <w:rsid w:val="00603F37"/>
    <w:rsid w:val="0060729B"/>
    <w:rsid w:val="00607AD3"/>
    <w:rsid w:val="00607BB0"/>
    <w:rsid w:val="00607F5E"/>
    <w:rsid w:val="0061075B"/>
    <w:rsid w:val="0061177F"/>
    <w:rsid w:val="00611CF4"/>
    <w:rsid w:val="006141A8"/>
    <w:rsid w:val="00615705"/>
    <w:rsid w:val="006167BD"/>
    <w:rsid w:val="00616DBD"/>
    <w:rsid w:val="00620780"/>
    <w:rsid w:val="00622BDE"/>
    <w:rsid w:val="00622EBA"/>
    <w:rsid w:val="0062415C"/>
    <w:rsid w:val="00625471"/>
    <w:rsid w:val="00626490"/>
    <w:rsid w:val="0062652F"/>
    <w:rsid w:val="00630025"/>
    <w:rsid w:val="006302E1"/>
    <w:rsid w:val="00631796"/>
    <w:rsid w:val="00631B16"/>
    <w:rsid w:val="006323ED"/>
    <w:rsid w:val="00633473"/>
    <w:rsid w:val="00634BE8"/>
    <w:rsid w:val="00637385"/>
    <w:rsid w:val="00637482"/>
    <w:rsid w:val="006377D8"/>
    <w:rsid w:val="00641C8A"/>
    <w:rsid w:val="00643CB2"/>
    <w:rsid w:val="00645FED"/>
    <w:rsid w:val="00647C84"/>
    <w:rsid w:val="00647E27"/>
    <w:rsid w:val="00647EFD"/>
    <w:rsid w:val="0065007C"/>
    <w:rsid w:val="006502A5"/>
    <w:rsid w:val="00650592"/>
    <w:rsid w:val="00650B49"/>
    <w:rsid w:val="006517C2"/>
    <w:rsid w:val="00651C69"/>
    <w:rsid w:val="00653139"/>
    <w:rsid w:val="006542B2"/>
    <w:rsid w:val="0065503C"/>
    <w:rsid w:val="00656F62"/>
    <w:rsid w:val="006603BC"/>
    <w:rsid w:val="00660B74"/>
    <w:rsid w:val="006614F7"/>
    <w:rsid w:val="00662328"/>
    <w:rsid w:val="00662945"/>
    <w:rsid w:val="00662D49"/>
    <w:rsid w:val="00663671"/>
    <w:rsid w:val="0066389E"/>
    <w:rsid w:val="006639A9"/>
    <w:rsid w:val="00663EE5"/>
    <w:rsid w:val="00664477"/>
    <w:rsid w:val="00665E22"/>
    <w:rsid w:val="006664E4"/>
    <w:rsid w:val="00666ABB"/>
    <w:rsid w:val="0066707D"/>
    <w:rsid w:val="00667225"/>
    <w:rsid w:val="00667AEB"/>
    <w:rsid w:val="0067067A"/>
    <w:rsid w:val="00670947"/>
    <w:rsid w:val="00672091"/>
    <w:rsid w:val="00672EE6"/>
    <w:rsid w:val="00674378"/>
    <w:rsid w:val="00674DA9"/>
    <w:rsid w:val="00675CC8"/>
    <w:rsid w:val="00676AE2"/>
    <w:rsid w:val="0067713A"/>
    <w:rsid w:val="00677B41"/>
    <w:rsid w:val="00681664"/>
    <w:rsid w:val="006818CF"/>
    <w:rsid w:val="00681CDC"/>
    <w:rsid w:val="006849BA"/>
    <w:rsid w:val="00684AF7"/>
    <w:rsid w:val="00684C3C"/>
    <w:rsid w:val="00684FED"/>
    <w:rsid w:val="00685D3F"/>
    <w:rsid w:val="0068C1BA"/>
    <w:rsid w:val="00691751"/>
    <w:rsid w:val="00692627"/>
    <w:rsid w:val="00694066"/>
    <w:rsid w:val="006966AE"/>
    <w:rsid w:val="006A1A6B"/>
    <w:rsid w:val="006A25D3"/>
    <w:rsid w:val="006A3776"/>
    <w:rsid w:val="006A487E"/>
    <w:rsid w:val="006A52F6"/>
    <w:rsid w:val="006A651E"/>
    <w:rsid w:val="006B06D3"/>
    <w:rsid w:val="006B0E95"/>
    <w:rsid w:val="006B1AA5"/>
    <w:rsid w:val="006B21BA"/>
    <w:rsid w:val="006B478F"/>
    <w:rsid w:val="006B4954"/>
    <w:rsid w:val="006B54B9"/>
    <w:rsid w:val="006B6010"/>
    <w:rsid w:val="006B71BE"/>
    <w:rsid w:val="006B77D9"/>
    <w:rsid w:val="006C1181"/>
    <w:rsid w:val="006C1CA3"/>
    <w:rsid w:val="006C2E16"/>
    <w:rsid w:val="006C3CAC"/>
    <w:rsid w:val="006C4793"/>
    <w:rsid w:val="006C4B1A"/>
    <w:rsid w:val="006C5B0F"/>
    <w:rsid w:val="006C5FAD"/>
    <w:rsid w:val="006C624A"/>
    <w:rsid w:val="006C7366"/>
    <w:rsid w:val="006D0A05"/>
    <w:rsid w:val="006D1686"/>
    <w:rsid w:val="006D27B0"/>
    <w:rsid w:val="006D44E5"/>
    <w:rsid w:val="006D470D"/>
    <w:rsid w:val="006D68D7"/>
    <w:rsid w:val="006E16EE"/>
    <w:rsid w:val="006E2A58"/>
    <w:rsid w:val="006E303C"/>
    <w:rsid w:val="006E37A8"/>
    <w:rsid w:val="006E39AB"/>
    <w:rsid w:val="006E3B0F"/>
    <w:rsid w:val="006E50B0"/>
    <w:rsid w:val="006F0521"/>
    <w:rsid w:val="006F0DE7"/>
    <w:rsid w:val="006F135E"/>
    <w:rsid w:val="006F1561"/>
    <w:rsid w:val="006F256D"/>
    <w:rsid w:val="006F325F"/>
    <w:rsid w:val="006F3FC6"/>
    <w:rsid w:val="006F43E0"/>
    <w:rsid w:val="006F454D"/>
    <w:rsid w:val="006F5162"/>
    <w:rsid w:val="006F7787"/>
    <w:rsid w:val="00700C6A"/>
    <w:rsid w:val="00701222"/>
    <w:rsid w:val="007018CC"/>
    <w:rsid w:val="0070228C"/>
    <w:rsid w:val="00702A46"/>
    <w:rsid w:val="007044C9"/>
    <w:rsid w:val="00705322"/>
    <w:rsid w:val="007064A3"/>
    <w:rsid w:val="00706A4F"/>
    <w:rsid w:val="00707390"/>
    <w:rsid w:val="00710034"/>
    <w:rsid w:val="007123E1"/>
    <w:rsid w:val="007124DD"/>
    <w:rsid w:val="007128A7"/>
    <w:rsid w:val="0071471C"/>
    <w:rsid w:val="00715896"/>
    <w:rsid w:val="00715A72"/>
    <w:rsid w:val="00715BB4"/>
    <w:rsid w:val="00715C19"/>
    <w:rsid w:val="00715F35"/>
    <w:rsid w:val="00717011"/>
    <w:rsid w:val="00717666"/>
    <w:rsid w:val="00717AD6"/>
    <w:rsid w:val="00720F2F"/>
    <w:rsid w:val="007222A9"/>
    <w:rsid w:val="007244F6"/>
    <w:rsid w:val="00725544"/>
    <w:rsid w:val="00725CC9"/>
    <w:rsid w:val="007321DF"/>
    <w:rsid w:val="0073249C"/>
    <w:rsid w:val="0073330B"/>
    <w:rsid w:val="00733609"/>
    <w:rsid w:val="00735314"/>
    <w:rsid w:val="00736536"/>
    <w:rsid w:val="00736B34"/>
    <w:rsid w:val="00740311"/>
    <w:rsid w:val="007407FF"/>
    <w:rsid w:val="00740D93"/>
    <w:rsid w:val="007418ED"/>
    <w:rsid w:val="00745E8C"/>
    <w:rsid w:val="00746472"/>
    <w:rsid w:val="00747362"/>
    <w:rsid w:val="00753DF1"/>
    <w:rsid w:val="00754CEB"/>
    <w:rsid w:val="00754FC6"/>
    <w:rsid w:val="00757EE9"/>
    <w:rsid w:val="0076063A"/>
    <w:rsid w:val="00760C23"/>
    <w:rsid w:val="00761581"/>
    <w:rsid w:val="00762142"/>
    <w:rsid w:val="0076426E"/>
    <w:rsid w:val="00764399"/>
    <w:rsid w:val="00765E77"/>
    <w:rsid w:val="007668A2"/>
    <w:rsid w:val="00767FD1"/>
    <w:rsid w:val="00770038"/>
    <w:rsid w:val="0077214E"/>
    <w:rsid w:val="007725FF"/>
    <w:rsid w:val="00772D2E"/>
    <w:rsid w:val="0077308A"/>
    <w:rsid w:val="007762AA"/>
    <w:rsid w:val="00777052"/>
    <w:rsid w:val="007803C4"/>
    <w:rsid w:val="00782613"/>
    <w:rsid w:val="0078469B"/>
    <w:rsid w:val="00784F9C"/>
    <w:rsid w:val="007855E1"/>
    <w:rsid w:val="0078669D"/>
    <w:rsid w:val="0078684E"/>
    <w:rsid w:val="0078A977"/>
    <w:rsid w:val="00792F59"/>
    <w:rsid w:val="00793511"/>
    <w:rsid w:val="007941D3"/>
    <w:rsid w:val="00795F81"/>
    <w:rsid w:val="00796478"/>
    <w:rsid w:val="007968AB"/>
    <w:rsid w:val="007977E9"/>
    <w:rsid w:val="00797966"/>
    <w:rsid w:val="007A166E"/>
    <w:rsid w:val="007A2B59"/>
    <w:rsid w:val="007A348D"/>
    <w:rsid w:val="007A4D76"/>
    <w:rsid w:val="007A503F"/>
    <w:rsid w:val="007A5601"/>
    <w:rsid w:val="007A599F"/>
    <w:rsid w:val="007A5CBA"/>
    <w:rsid w:val="007B01C9"/>
    <w:rsid w:val="007B16C1"/>
    <w:rsid w:val="007B44AE"/>
    <w:rsid w:val="007B59B0"/>
    <w:rsid w:val="007B6032"/>
    <w:rsid w:val="007B6738"/>
    <w:rsid w:val="007B6855"/>
    <w:rsid w:val="007B694F"/>
    <w:rsid w:val="007C1A84"/>
    <w:rsid w:val="007C2568"/>
    <w:rsid w:val="007C36EC"/>
    <w:rsid w:val="007C40C7"/>
    <w:rsid w:val="007C49D7"/>
    <w:rsid w:val="007C4B9C"/>
    <w:rsid w:val="007C5705"/>
    <w:rsid w:val="007C6D55"/>
    <w:rsid w:val="007C7BAE"/>
    <w:rsid w:val="007D03B1"/>
    <w:rsid w:val="007D0B03"/>
    <w:rsid w:val="007D229D"/>
    <w:rsid w:val="007D32A4"/>
    <w:rsid w:val="007D44A1"/>
    <w:rsid w:val="007D51F1"/>
    <w:rsid w:val="007D62D4"/>
    <w:rsid w:val="007D7F6E"/>
    <w:rsid w:val="007E1394"/>
    <w:rsid w:val="007E2031"/>
    <w:rsid w:val="007E3EBC"/>
    <w:rsid w:val="007F16EA"/>
    <w:rsid w:val="007F2373"/>
    <w:rsid w:val="007F2529"/>
    <w:rsid w:val="007F2F9B"/>
    <w:rsid w:val="007F46FC"/>
    <w:rsid w:val="007F624E"/>
    <w:rsid w:val="007F6BFD"/>
    <w:rsid w:val="007F7E1E"/>
    <w:rsid w:val="007F7FAB"/>
    <w:rsid w:val="00801F79"/>
    <w:rsid w:val="00802F34"/>
    <w:rsid w:val="00803799"/>
    <w:rsid w:val="00807460"/>
    <w:rsid w:val="00807942"/>
    <w:rsid w:val="00812ED9"/>
    <w:rsid w:val="00813329"/>
    <w:rsid w:val="0081392E"/>
    <w:rsid w:val="00814D87"/>
    <w:rsid w:val="00815E57"/>
    <w:rsid w:val="00816D64"/>
    <w:rsid w:val="00821E64"/>
    <w:rsid w:val="00821F8D"/>
    <w:rsid w:val="00823B75"/>
    <w:rsid w:val="00823EB4"/>
    <w:rsid w:val="00825CDF"/>
    <w:rsid w:val="008262B3"/>
    <w:rsid w:val="008265A5"/>
    <w:rsid w:val="008271BF"/>
    <w:rsid w:val="00827A89"/>
    <w:rsid w:val="00830740"/>
    <w:rsid w:val="00830DB0"/>
    <w:rsid w:val="00831108"/>
    <w:rsid w:val="00831EBC"/>
    <w:rsid w:val="008335CA"/>
    <w:rsid w:val="00833D54"/>
    <w:rsid w:val="00835ADF"/>
    <w:rsid w:val="0083633A"/>
    <w:rsid w:val="00836884"/>
    <w:rsid w:val="00837EA3"/>
    <w:rsid w:val="0084039C"/>
    <w:rsid w:val="008406E4"/>
    <w:rsid w:val="008410C7"/>
    <w:rsid w:val="008414F2"/>
    <w:rsid w:val="00841605"/>
    <w:rsid w:val="00843654"/>
    <w:rsid w:val="00844599"/>
    <w:rsid w:val="0084460C"/>
    <w:rsid w:val="008461FA"/>
    <w:rsid w:val="008464F2"/>
    <w:rsid w:val="00846855"/>
    <w:rsid w:val="00847954"/>
    <w:rsid w:val="00851136"/>
    <w:rsid w:val="00851633"/>
    <w:rsid w:val="00851D6D"/>
    <w:rsid w:val="00854399"/>
    <w:rsid w:val="00854F9A"/>
    <w:rsid w:val="008563E5"/>
    <w:rsid w:val="00856438"/>
    <w:rsid w:val="0085670F"/>
    <w:rsid w:val="00857477"/>
    <w:rsid w:val="00862F70"/>
    <w:rsid w:val="00863E7B"/>
    <w:rsid w:val="00864FEB"/>
    <w:rsid w:val="00865C87"/>
    <w:rsid w:val="0086613C"/>
    <w:rsid w:val="0086751C"/>
    <w:rsid w:val="00870C90"/>
    <w:rsid w:val="00872797"/>
    <w:rsid w:val="008740BB"/>
    <w:rsid w:val="008752F8"/>
    <w:rsid w:val="00875663"/>
    <w:rsid w:val="00875A43"/>
    <w:rsid w:val="00876204"/>
    <w:rsid w:val="00876455"/>
    <w:rsid w:val="008778E4"/>
    <w:rsid w:val="008810CF"/>
    <w:rsid w:val="00881341"/>
    <w:rsid w:val="00881465"/>
    <w:rsid w:val="00881586"/>
    <w:rsid w:val="00883104"/>
    <w:rsid w:val="00883180"/>
    <w:rsid w:val="00884715"/>
    <w:rsid w:val="0088578C"/>
    <w:rsid w:val="008870EA"/>
    <w:rsid w:val="00887A92"/>
    <w:rsid w:val="00890AB9"/>
    <w:rsid w:val="00891B0C"/>
    <w:rsid w:val="008945F5"/>
    <w:rsid w:val="0089661F"/>
    <w:rsid w:val="008979B8"/>
    <w:rsid w:val="00897E58"/>
    <w:rsid w:val="008A07F2"/>
    <w:rsid w:val="008A0E15"/>
    <w:rsid w:val="008A0EC4"/>
    <w:rsid w:val="008A153E"/>
    <w:rsid w:val="008A1893"/>
    <w:rsid w:val="008A34D8"/>
    <w:rsid w:val="008A571D"/>
    <w:rsid w:val="008A5B48"/>
    <w:rsid w:val="008A78E1"/>
    <w:rsid w:val="008B0ADA"/>
    <w:rsid w:val="008B11FF"/>
    <w:rsid w:val="008B19CD"/>
    <w:rsid w:val="008B1B33"/>
    <w:rsid w:val="008B1E68"/>
    <w:rsid w:val="008B35C2"/>
    <w:rsid w:val="008B3D53"/>
    <w:rsid w:val="008B4731"/>
    <w:rsid w:val="008B4745"/>
    <w:rsid w:val="008B498A"/>
    <w:rsid w:val="008B4D26"/>
    <w:rsid w:val="008B553A"/>
    <w:rsid w:val="008B7A1A"/>
    <w:rsid w:val="008C1A7C"/>
    <w:rsid w:val="008C2149"/>
    <w:rsid w:val="008C24EF"/>
    <w:rsid w:val="008C26B7"/>
    <w:rsid w:val="008C2DD2"/>
    <w:rsid w:val="008C4EB2"/>
    <w:rsid w:val="008C6358"/>
    <w:rsid w:val="008C6BAD"/>
    <w:rsid w:val="008C70D8"/>
    <w:rsid w:val="008C7B1C"/>
    <w:rsid w:val="008D079A"/>
    <w:rsid w:val="008D1ABC"/>
    <w:rsid w:val="008D347D"/>
    <w:rsid w:val="008D428B"/>
    <w:rsid w:val="008D5301"/>
    <w:rsid w:val="008D544C"/>
    <w:rsid w:val="008D6174"/>
    <w:rsid w:val="008D6F6F"/>
    <w:rsid w:val="008E1BB2"/>
    <w:rsid w:val="008E297A"/>
    <w:rsid w:val="008E29A3"/>
    <w:rsid w:val="008E35BD"/>
    <w:rsid w:val="008E4625"/>
    <w:rsid w:val="008E5CE3"/>
    <w:rsid w:val="008E647D"/>
    <w:rsid w:val="008E6719"/>
    <w:rsid w:val="008E70AD"/>
    <w:rsid w:val="008E7E3D"/>
    <w:rsid w:val="008F0C31"/>
    <w:rsid w:val="008F20AD"/>
    <w:rsid w:val="008F2766"/>
    <w:rsid w:val="008F54EB"/>
    <w:rsid w:val="008F597B"/>
    <w:rsid w:val="008F7B43"/>
    <w:rsid w:val="009011A1"/>
    <w:rsid w:val="009025F4"/>
    <w:rsid w:val="0090384B"/>
    <w:rsid w:val="0090478B"/>
    <w:rsid w:val="00906285"/>
    <w:rsid w:val="00906315"/>
    <w:rsid w:val="00907F7E"/>
    <w:rsid w:val="0091030F"/>
    <w:rsid w:val="00910357"/>
    <w:rsid w:val="00910D54"/>
    <w:rsid w:val="00910FB1"/>
    <w:rsid w:val="009113E5"/>
    <w:rsid w:val="009142CD"/>
    <w:rsid w:val="009142E7"/>
    <w:rsid w:val="00914980"/>
    <w:rsid w:val="00914D4C"/>
    <w:rsid w:val="00916E69"/>
    <w:rsid w:val="00917A9D"/>
    <w:rsid w:val="009223A0"/>
    <w:rsid w:val="00922EA6"/>
    <w:rsid w:val="00922FA4"/>
    <w:rsid w:val="00923119"/>
    <w:rsid w:val="0092394F"/>
    <w:rsid w:val="00923998"/>
    <w:rsid w:val="0092422D"/>
    <w:rsid w:val="00924DDF"/>
    <w:rsid w:val="00925DC1"/>
    <w:rsid w:val="0092645B"/>
    <w:rsid w:val="009272EC"/>
    <w:rsid w:val="00927326"/>
    <w:rsid w:val="00927AD4"/>
    <w:rsid w:val="00927F98"/>
    <w:rsid w:val="00930254"/>
    <w:rsid w:val="00931F3A"/>
    <w:rsid w:val="00932C04"/>
    <w:rsid w:val="00932C7E"/>
    <w:rsid w:val="009340A9"/>
    <w:rsid w:val="00934C33"/>
    <w:rsid w:val="00934D65"/>
    <w:rsid w:val="00934E55"/>
    <w:rsid w:val="00936FA8"/>
    <w:rsid w:val="00937292"/>
    <w:rsid w:val="009409C7"/>
    <w:rsid w:val="00942F2B"/>
    <w:rsid w:val="00943F1B"/>
    <w:rsid w:val="0094573C"/>
    <w:rsid w:val="00947CFF"/>
    <w:rsid w:val="00950530"/>
    <w:rsid w:val="00951995"/>
    <w:rsid w:val="00951ACA"/>
    <w:rsid w:val="00952A2E"/>
    <w:rsid w:val="0095407E"/>
    <w:rsid w:val="00954FC7"/>
    <w:rsid w:val="009560B4"/>
    <w:rsid w:val="009567AA"/>
    <w:rsid w:val="0096127E"/>
    <w:rsid w:val="00961A58"/>
    <w:rsid w:val="00961AA6"/>
    <w:rsid w:val="00963072"/>
    <w:rsid w:val="009636CF"/>
    <w:rsid w:val="00963838"/>
    <w:rsid w:val="00963C86"/>
    <w:rsid w:val="00964B6D"/>
    <w:rsid w:val="00965479"/>
    <w:rsid w:val="009661BF"/>
    <w:rsid w:val="0096635F"/>
    <w:rsid w:val="00966EA1"/>
    <w:rsid w:val="00967F08"/>
    <w:rsid w:val="00967F9C"/>
    <w:rsid w:val="009701ED"/>
    <w:rsid w:val="00970AC9"/>
    <w:rsid w:val="00970CBA"/>
    <w:rsid w:val="0097171E"/>
    <w:rsid w:val="009735C7"/>
    <w:rsid w:val="00973620"/>
    <w:rsid w:val="009754E1"/>
    <w:rsid w:val="0097588E"/>
    <w:rsid w:val="00977C2C"/>
    <w:rsid w:val="00981CEC"/>
    <w:rsid w:val="0098248C"/>
    <w:rsid w:val="0098356B"/>
    <w:rsid w:val="009846AA"/>
    <w:rsid w:val="00984FC1"/>
    <w:rsid w:val="00985FFC"/>
    <w:rsid w:val="0098606B"/>
    <w:rsid w:val="009871B8"/>
    <w:rsid w:val="00990201"/>
    <w:rsid w:val="009908BA"/>
    <w:rsid w:val="00990E4D"/>
    <w:rsid w:val="00992FD3"/>
    <w:rsid w:val="00993EAB"/>
    <w:rsid w:val="0099414C"/>
    <w:rsid w:val="009942A5"/>
    <w:rsid w:val="00994386"/>
    <w:rsid w:val="00995B2F"/>
    <w:rsid w:val="00997B59"/>
    <w:rsid w:val="009A2744"/>
    <w:rsid w:val="009A293E"/>
    <w:rsid w:val="009A441B"/>
    <w:rsid w:val="009A4FE5"/>
    <w:rsid w:val="009B0920"/>
    <w:rsid w:val="009B0BB1"/>
    <w:rsid w:val="009B20E8"/>
    <w:rsid w:val="009B2DFC"/>
    <w:rsid w:val="009B322B"/>
    <w:rsid w:val="009B40C5"/>
    <w:rsid w:val="009B4698"/>
    <w:rsid w:val="009B5951"/>
    <w:rsid w:val="009B5FBE"/>
    <w:rsid w:val="009B70B1"/>
    <w:rsid w:val="009B7AF2"/>
    <w:rsid w:val="009C19CA"/>
    <w:rsid w:val="009C2B61"/>
    <w:rsid w:val="009C3373"/>
    <w:rsid w:val="009C358D"/>
    <w:rsid w:val="009C469B"/>
    <w:rsid w:val="009C47F7"/>
    <w:rsid w:val="009C4EB4"/>
    <w:rsid w:val="009C58DE"/>
    <w:rsid w:val="009C597F"/>
    <w:rsid w:val="009C6445"/>
    <w:rsid w:val="009C7754"/>
    <w:rsid w:val="009D01D7"/>
    <w:rsid w:val="009D03E6"/>
    <w:rsid w:val="009D08AE"/>
    <w:rsid w:val="009D0A9A"/>
    <w:rsid w:val="009D0F75"/>
    <w:rsid w:val="009D2FA8"/>
    <w:rsid w:val="009D40BC"/>
    <w:rsid w:val="009D47DA"/>
    <w:rsid w:val="009D5F1E"/>
    <w:rsid w:val="009D6353"/>
    <w:rsid w:val="009D6E83"/>
    <w:rsid w:val="009D7063"/>
    <w:rsid w:val="009D7C94"/>
    <w:rsid w:val="009E042A"/>
    <w:rsid w:val="009E13F4"/>
    <w:rsid w:val="009E1818"/>
    <w:rsid w:val="009E281C"/>
    <w:rsid w:val="009E3B67"/>
    <w:rsid w:val="009E41C6"/>
    <w:rsid w:val="009E49E0"/>
    <w:rsid w:val="009E4F40"/>
    <w:rsid w:val="009E55BB"/>
    <w:rsid w:val="009E6079"/>
    <w:rsid w:val="009E7C31"/>
    <w:rsid w:val="009F0962"/>
    <w:rsid w:val="009F1F2D"/>
    <w:rsid w:val="009F21FB"/>
    <w:rsid w:val="009F24ED"/>
    <w:rsid w:val="009F5A4C"/>
    <w:rsid w:val="009F5E54"/>
    <w:rsid w:val="009F7743"/>
    <w:rsid w:val="009F79EB"/>
    <w:rsid w:val="009F7C15"/>
    <w:rsid w:val="009F7D52"/>
    <w:rsid w:val="009F7D7C"/>
    <w:rsid w:val="00A0029A"/>
    <w:rsid w:val="00A0157D"/>
    <w:rsid w:val="00A01785"/>
    <w:rsid w:val="00A035F7"/>
    <w:rsid w:val="00A035FE"/>
    <w:rsid w:val="00A0432C"/>
    <w:rsid w:val="00A0523E"/>
    <w:rsid w:val="00A07AA0"/>
    <w:rsid w:val="00A07AF0"/>
    <w:rsid w:val="00A07E67"/>
    <w:rsid w:val="00A0B500"/>
    <w:rsid w:val="00A1013E"/>
    <w:rsid w:val="00A10510"/>
    <w:rsid w:val="00A10944"/>
    <w:rsid w:val="00A11BD1"/>
    <w:rsid w:val="00A11E0D"/>
    <w:rsid w:val="00A12A99"/>
    <w:rsid w:val="00A13BEE"/>
    <w:rsid w:val="00A14E3D"/>
    <w:rsid w:val="00A152B4"/>
    <w:rsid w:val="00A1672C"/>
    <w:rsid w:val="00A16E97"/>
    <w:rsid w:val="00A17ABF"/>
    <w:rsid w:val="00A20B0E"/>
    <w:rsid w:val="00A218A2"/>
    <w:rsid w:val="00A22A8D"/>
    <w:rsid w:val="00A22D11"/>
    <w:rsid w:val="00A231FC"/>
    <w:rsid w:val="00A2523C"/>
    <w:rsid w:val="00A265EB"/>
    <w:rsid w:val="00A26F22"/>
    <w:rsid w:val="00A27DC1"/>
    <w:rsid w:val="00A27F9D"/>
    <w:rsid w:val="00A3086C"/>
    <w:rsid w:val="00A30AEF"/>
    <w:rsid w:val="00A31E3F"/>
    <w:rsid w:val="00A322C8"/>
    <w:rsid w:val="00A37682"/>
    <w:rsid w:val="00A40D8C"/>
    <w:rsid w:val="00A41423"/>
    <w:rsid w:val="00A41A3B"/>
    <w:rsid w:val="00A41AF0"/>
    <w:rsid w:val="00A41E68"/>
    <w:rsid w:val="00A42887"/>
    <w:rsid w:val="00A448FD"/>
    <w:rsid w:val="00A456D5"/>
    <w:rsid w:val="00A458E8"/>
    <w:rsid w:val="00A474C8"/>
    <w:rsid w:val="00A5040F"/>
    <w:rsid w:val="00A5153A"/>
    <w:rsid w:val="00A5315F"/>
    <w:rsid w:val="00A5335D"/>
    <w:rsid w:val="00A53BD5"/>
    <w:rsid w:val="00A53CA7"/>
    <w:rsid w:val="00A54D10"/>
    <w:rsid w:val="00A56DFE"/>
    <w:rsid w:val="00A57A91"/>
    <w:rsid w:val="00A601FF"/>
    <w:rsid w:val="00A6085E"/>
    <w:rsid w:val="00A64B21"/>
    <w:rsid w:val="00A66F96"/>
    <w:rsid w:val="00A6781C"/>
    <w:rsid w:val="00A7127E"/>
    <w:rsid w:val="00A71FDB"/>
    <w:rsid w:val="00A72FBA"/>
    <w:rsid w:val="00A7366D"/>
    <w:rsid w:val="00A749C0"/>
    <w:rsid w:val="00A76323"/>
    <w:rsid w:val="00A76784"/>
    <w:rsid w:val="00A769D7"/>
    <w:rsid w:val="00A76F9D"/>
    <w:rsid w:val="00A809B2"/>
    <w:rsid w:val="00A81247"/>
    <w:rsid w:val="00A82AA9"/>
    <w:rsid w:val="00A82FE5"/>
    <w:rsid w:val="00A8458A"/>
    <w:rsid w:val="00A85C11"/>
    <w:rsid w:val="00A8658E"/>
    <w:rsid w:val="00A90840"/>
    <w:rsid w:val="00A9111A"/>
    <w:rsid w:val="00A9271B"/>
    <w:rsid w:val="00A93040"/>
    <w:rsid w:val="00A932B0"/>
    <w:rsid w:val="00A948E1"/>
    <w:rsid w:val="00A95DA4"/>
    <w:rsid w:val="00A966B9"/>
    <w:rsid w:val="00A96AC8"/>
    <w:rsid w:val="00A9702E"/>
    <w:rsid w:val="00AA0860"/>
    <w:rsid w:val="00AA11FB"/>
    <w:rsid w:val="00AA1957"/>
    <w:rsid w:val="00AA196F"/>
    <w:rsid w:val="00AA2290"/>
    <w:rsid w:val="00AA2693"/>
    <w:rsid w:val="00AA3402"/>
    <w:rsid w:val="00AA4E09"/>
    <w:rsid w:val="00AA51F4"/>
    <w:rsid w:val="00AA60A9"/>
    <w:rsid w:val="00AA7B8D"/>
    <w:rsid w:val="00AB04EE"/>
    <w:rsid w:val="00AB0C74"/>
    <w:rsid w:val="00AB2436"/>
    <w:rsid w:val="00AB3178"/>
    <w:rsid w:val="00AB33EA"/>
    <w:rsid w:val="00AB3695"/>
    <w:rsid w:val="00AB4035"/>
    <w:rsid w:val="00AB4115"/>
    <w:rsid w:val="00AB4827"/>
    <w:rsid w:val="00AB4FE7"/>
    <w:rsid w:val="00AB61EE"/>
    <w:rsid w:val="00AC0703"/>
    <w:rsid w:val="00AC077F"/>
    <w:rsid w:val="00AC1338"/>
    <w:rsid w:val="00AC1AD8"/>
    <w:rsid w:val="00AC3FD5"/>
    <w:rsid w:val="00AC4219"/>
    <w:rsid w:val="00AC4BF4"/>
    <w:rsid w:val="00AC5399"/>
    <w:rsid w:val="00AC54E1"/>
    <w:rsid w:val="00AC56D6"/>
    <w:rsid w:val="00AC60E9"/>
    <w:rsid w:val="00AC7E4E"/>
    <w:rsid w:val="00AC7E9B"/>
    <w:rsid w:val="00AD2379"/>
    <w:rsid w:val="00AD612C"/>
    <w:rsid w:val="00AD77FB"/>
    <w:rsid w:val="00AE0BD9"/>
    <w:rsid w:val="00AE182A"/>
    <w:rsid w:val="00AE3C58"/>
    <w:rsid w:val="00AE42A5"/>
    <w:rsid w:val="00AE451F"/>
    <w:rsid w:val="00AE4E89"/>
    <w:rsid w:val="00AE6417"/>
    <w:rsid w:val="00AE7535"/>
    <w:rsid w:val="00AF29F9"/>
    <w:rsid w:val="00AF2BDE"/>
    <w:rsid w:val="00AF4407"/>
    <w:rsid w:val="00AF4835"/>
    <w:rsid w:val="00AF57C5"/>
    <w:rsid w:val="00AF5C93"/>
    <w:rsid w:val="00AF6275"/>
    <w:rsid w:val="00AF65F2"/>
    <w:rsid w:val="00AF76A6"/>
    <w:rsid w:val="00B0053A"/>
    <w:rsid w:val="00B00C59"/>
    <w:rsid w:val="00B012AB"/>
    <w:rsid w:val="00B04480"/>
    <w:rsid w:val="00B04786"/>
    <w:rsid w:val="00B050DC"/>
    <w:rsid w:val="00B05446"/>
    <w:rsid w:val="00B05874"/>
    <w:rsid w:val="00B05D93"/>
    <w:rsid w:val="00B07371"/>
    <w:rsid w:val="00B077FB"/>
    <w:rsid w:val="00B1037F"/>
    <w:rsid w:val="00B11645"/>
    <w:rsid w:val="00B11D93"/>
    <w:rsid w:val="00B11DB5"/>
    <w:rsid w:val="00B12914"/>
    <w:rsid w:val="00B12A79"/>
    <w:rsid w:val="00B12E87"/>
    <w:rsid w:val="00B161DA"/>
    <w:rsid w:val="00B16751"/>
    <w:rsid w:val="00B17AAB"/>
    <w:rsid w:val="00B21295"/>
    <w:rsid w:val="00B21C62"/>
    <w:rsid w:val="00B22208"/>
    <w:rsid w:val="00B22A52"/>
    <w:rsid w:val="00B2346E"/>
    <w:rsid w:val="00B23CC3"/>
    <w:rsid w:val="00B2575A"/>
    <w:rsid w:val="00B2591B"/>
    <w:rsid w:val="00B26CAF"/>
    <w:rsid w:val="00B27492"/>
    <w:rsid w:val="00B27B84"/>
    <w:rsid w:val="00B30C93"/>
    <w:rsid w:val="00B32202"/>
    <w:rsid w:val="00B3264E"/>
    <w:rsid w:val="00B32EB4"/>
    <w:rsid w:val="00B336F8"/>
    <w:rsid w:val="00B35222"/>
    <w:rsid w:val="00B35319"/>
    <w:rsid w:val="00B36D1C"/>
    <w:rsid w:val="00B37BAD"/>
    <w:rsid w:val="00B40054"/>
    <w:rsid w:val="00B40AD9"/>
    <w:rsid w:val="00B42AC9"/>
    <w:rsid w:val="00B42D30"/>
    <w:rsid w:val="00B438CD"/>
    <w:rsid w:val="00B459AE"/>
    <w:rsid w:val="00B46B92"/>
    <w:rsid w:val="00B47566"/>
    <w:rsid w:val="00B505FE"/>
    <w:rsid w:val="00B50C6A"/>
    <w:rsid w:val="00B5378C"/>
    <w:rsid w:val="00B542FF"/>
    <w:rsid w:val="00B56C49"/>
    <w:rsid w:val="00B57B41"/>
    <w:rsid w:val="00B60777"/>
    <w:rsid w:val="00B61351"/>
    <w:rsid w:val="00B617FD"/>
    <w:rsid w:val="00B62CCF"/>
    <w:rsid w:val="00B63538"/>
    <w:rsid w:val="00B63932"/>
    <w:rsid w:val="00B63F7C"/>
    <w:rsid w:val="00B65576"/>
    <w:rsid w:val="00B66B15"/>
    <w:rsid w:val="00B71F7C"/>
    <w:rsid w:val="00B72625"/>
    <w:rsid w:val="00B72F79"/>
    <w:rsid w:val="00B74CF0"/>
    <w:rsid w:val="00B74D09"/>
    <w:rsid w:val="00B7538C"/>
    <w:rsid w:val="00B76AEA"/>
    <w:rsid w:val="00B76CDD"/>
    <w:rsid w:val="00B77DC9"/>
    <w:rsid w:val="00B813E7"/>
    <w:rsid w:val="00B8233B"/>
    <w:rsid w:val="00B82EA3"/>
    <w:rsid w:val="00B84349"/>
    <w:rsid w:val="00B86E82"/>
    <w:rsid w:val="00B87CF8"/>
    <w:rsid w:val="00B91B4E"/>
    <w:rsid w:val="00B925A7"/>
    <w:rsid w:val="00B92861"/>
    <w:rsid w:val="00B92A54"/>
    <w:rsid w:val="00B92EC2"/>
    <w:rsid w:val="00B94F74"/>
    <w:rsid w:val="00B95865"/>
    <w:rsid w:val="00B95B11"/>
    <w:rsid w:val="00B95FDB"/>
    <w:rsid w:val="00B96E3E"/>
    <w:rsid w:val="00B9731B"/>
    <w:rsid w:val="00B97388"/>
    <w:rsid w:val="00BA16A3"/>
    <w:rsid w:val="00BA1D2C"/>
    <w:rsid w:val="00BA2723"/>
    <w:rsid w:val="00BA3045"/>
    <w:rsid w:val="00BA4932"/>
    <w:rsid w:val="00BA5510"/>
    <w:rsid w:val="00BA69B2"/>
    <w:rsid w:val="00BB068E"/>
    <w:rsid w:val="00BB0957"/>
    <w:rsid w:val="00BB1B44"/>
    <w:rsid w:val="00BB266E"/>
    <w:rsid w:val="00BB4BA4"/>
    <w:rsid w:val="00BB58FC"/>
    <w:rsid w:val="00BB5987"/>
    <w:rsid w:val="00BB6009"/>
    <w:rsid w:val="00BB6E67"/>
    <w:rsid w:val="00BC0968"/>
    <w:rsid w:val="00BC0F68"/>
    <w:rsid w:val="00BC0FB8"/>
    <w:rsid w:val="00BC1530"/>
    <w:rsid w:val="00BC378D"/>
    <w:rsid w:val="00BC6040"/>
    <w:rsid w:val="00BC7AEC"/>
    <w:rsid w:val="00BD0A3B"/>
    <w:rsid w:val="00BD0C0D"/>
    <w:rsid w:val="00BD12C9"/>
    <w:rsid w:val="00BD16E3"/>
    <w:rsid w:val="00BD26C0"/>
    <w:rsid w:val="00BD312D"/>
    <w:rsid w:val="00BD3CE4"/>
    <w:rsid w:val="00BD50F6"/>
    <w:rsid w:val="00BD55CF"/>
    <w:rsid w:val="00BD59F7"/>
    <w:rsid w:val="00BD7180"/>
    <w:rsid w:val="00BE0DB1"/>
    <w:rsid w:val="00BE195A"/>
    <w:rsid w:val="00BE1D79"/>
    <w:rsid w:val="00BE2542"/>
    <w:rsid w:val="00BE287D"/>
    <w:rsid w:val="00BE335D"/>
    <w:rsid w:val="00BE4484"/>
    <w:rsid w:val="00BE449F"/>
    <w:rsid w:val="00BE5695"/>
    <w:rsid w:val="00BE59F4"/>
    <w:rsid w:val="00BE65B2"/>
    <w:rsid w:val="00BE6D26"/>
    <w:rsid w:val="00BF030B"/>
    <w:rsid w:val="00BF1454"/>
    <w:rsid w:val="00BF2211"/>
    <w:rsid w:val="00BF3A29"/>
    <w:rsid w:val="00BF4ADD"/>
    <w:rsid w:val="00BF6D11"/>
    <w:rsid w:val="00BF6F80"/>
    <w:rsid w:val="00BF785D"/>
    <w:rsid w:val="00BF7CAF"/>
    <w:rsid w:val="00C00538"/>
    <w:rsid w:val="00C0183D"/>
    <w:rsid w:val="00C01E2C"/>
    <w:rsid w:val="00C022BD"/>
    <w:rsid w:val="00C02B89"/>
    <w:rsid w:val="00C05C84"/>
    <w:rsid w:val="00C06834"/>
    <w:rsid w:val="00C117FD"/>
    <w:rsid w:val="00C12F23"/>
    <w:rsid w:val="00C177CF"/>
    <w:rsid w:val="00C2090E"/>
    <w:rsid w:val="00C22C82"/>
    <w:rsid w:val="00C2399E"/>
    <w:rsid w:val="00C27788"/>
    <w:rsid w:val="00C28871"/>
    <w:rsid w:val="00C3224E"/>
    <w:rsid w:val="00C34907"/>
    <w:rsid w:val="00C35BAC"/>
    <w:rsid w:val="00C360CB"/>
    <w:rsid w:val="00C401AF"/>
    <w:rsid w:val="00C40C5C"/>
    <w:rsid w:val="00C41512"/>
    <w:rsid w:val="00C428E3"/>
    <w:rsid w:val="00C44A4F"/>
    <w:rsid w:val="00C47974"/>
    <w:rsid w:val="00C50BE5"/>
    <w:rsid w:val="00C5106C"/>
    <w:rsid w:val="00C51E50"/>
    <w:rsid w:val="00C523D7"/>
    <w:rsid w:val="00C5292B"/>
    <w:rsid w:val="00C53CE1"/>
    <w:rsid w:val="00C54305"/>
    <w:rsid w:val="00C552B2"/>
    <w:rsid w:val="00C556FF"/>
    <w:rsid w:val="00C5662B"/>
    <w:rsid w:val="00C5694E"/>
    <w:rsid w:val="00C63364"/>
    <w:rsid w:val="00C64E73"/>
    <w:rsid w:val="00C652B1"/>
    <w:rsid w:val="00C65F82"/>
    <w:rsid w:val="00C67890"/>
    <w:rsid w:val="00C70977"/>
    <w:rsid w:val="00C70FDC"/>
    <w:rsid w:val="00C740F1"/>
    <w:rsid w:val="00C74574"/>
    <w:rsid w:val="00C74864"/>
    <w:rsid w:val="00C74EF2"/>
    <w:rsid w:val="00C754D7"/>
    <w:rsid w:val="00C76EB1"/>
    <w:rsid w:val="00C76F72"/>
    <w:rsid w:val="00C771A7"/>
    <w:rsid w:val="00C77D6D"/>
    <w:rsid w:val="00C82121"/>
    <w:rsid w:val="00C83B68"/>
    <w:rsid w:val="00C83C1D"/>
    <w:rsid w:val="00C83D06"/>
    <w:rsid w:val="00C863C1"/>
    <w:rsid w:val="00C927A5"/>
    <w:rsid w:val="00C93C1F"/>
    <w:rsid w:val="00C941E8"/>
    <w:rsid w:val="00C94268"/>
    <w:rsid w:val="00C96702"/>
    <w:rsid w:val="00C975E5"/>
    <w:rsid w:val="00C978DB"/>
    <w:rsid w:val="00CA0A6B"/>
    <w:rsid w:val="00CA0AD9"/>
    <w:rsid w:val="00CA30D1"/>
    <w:rsid w:val="00CA59FA"/>
    <w:rsid w:val="00CA71D3"/>
    <w:rsid w:val="00CB19AA"/>
    <w:rsid w:val="00CB1C18"/>
    <w:rsid w:val="00CB299C"/>
    <w:rsid w:val="00CB2B1D"/>
    <w:rsid w:val="00CB54A9"/>
    <w:rsid w:val="00CB5E4F"/>
    <w:rsid w:val="00CB693C"/>
    <w:rsid w:val="00CB7A2E"/>
    <w:rsid w:val="00CC0001"/>
    <w:rsid w:val="00CC04EF"/>
    <w:rsid w:val="00CC157D"/>
    <w:rsid w:val="00CC1A4C"/>
    <w:rsid w:val="00CC1FA8"/>
    <w:rsid w:val="00CC2EA6"/>
    <w:rsid w:val="00CC433D"/>
    <w:rsid w:val="00CC44E5"/>
    <w:rsid w:val="00CC5152"/>
    <w:rsid w:val="00CC53F0"/>
    <w:rsid w:val="00CC746E"/>
    <w:rsid w:val="00CC7D46"/>
    <w:rsid w:val="00CD0BF9"/>
    <w:rsid w:val="00CD0FBC"/>
    <w:rsid w:val="00CD2E32"/>
    <w:rsid w:val="00CD33AE"/>
    <w:rsid w:val="00CD34AA"/>
    <w:rsid w:val="00CD3742"/>
    <w:rsid w:val="00CD4355"/>
    <w:rsid w:val="00CD48AE"/>
    <w:rsid w:val="00CD5535"/>
    <w:rsid w:val="00CD56E3"/>
    <w:rsid w:val="00CE07E5"/>
    <w:rsid w:val="00CE1873"/>
    <w:rsid w:val="00CE1AC0"/>
    <w:rsid w:val="00CE1F90"/>
    <w:rsid w:val="00CE2AC7"/>
    <w:rsid w:val="00CE37C5"/>
    <w:rsid w:val="00CE4958"/>
    <w:rsid w:val="00CE4A74"/>
    <w:rsid w:val="00CE5C9E"/>
    <w:rsid w:val="00CE6269"/>
    <w:rsid w:val="00CF12D8"/>
    <w:rsid w:val="00CF1F9E"/>
    <w:rsid w:val="00CF384F"/>
    <w:rsid w:val="00CF404F"/>
    <w:rsid w:val="00CF41B5"/>
    <w:rsid w:val="00CF4E98"/>
    <w:rsid w:val="00CF6361"/>
    <w:rsid w:val="00CF725B"/>
    <w:rsid w:val="00CF79D3"/>
    <w:rsid w:val="00CF7BE0"/>
    <w:rsid w:val="00CF7D57"/>
    <w:rsid w:val="00CFF81C"/>
    <w:rsid w:val="00D00FF9"/>
    <w:rsid w:val="00D01AC5"/>
    <w:rsid w:val="00D01BC5"/>
    <w:rsid w:val="00D01F63"/>
    <w:rsid w:val="00D020FB"/>
    <w:rsid w:val="00D03157"/>
    <w:rsid w:val="00D04DE8"/>
    <w:rsid w:val="00D0667E"/>
    <w:rsid w:val="00D07A07"/>
    <w:rsid w:val="00D07EF4"/>
    <w:rsid w:val="00D123B1"/>
    <w:rsid w:val="00D14452"/>
    <w:rsid w:val="00D17782"/>
    <w:rsid w:val="00D17866"/>
    <w:rsid w:val="00D17FE8"/>
    <w:rsid w:val="00D20D79"/>
    <w:rsid w:val="00D20EDC"/>
    <w:rsid w:val="00D2617C"/>
    <w:rsid w:val="00D26BE4"/>
    <w:rsid w:val="00D305D5"/>
    <w:rsid w:val="00D3113B"/>
    <w:rsid w:val="00D31EDD"/>
    <w:rsid w:val="00D3234F"/>
    <w:rsid w:val="00D334D9"/>
    <w:rsid w:val="00D3371E"/>
    <w:rsid w:val="00D353BD"/>
    <w:rsid w:val="00D360C2"/>
    <w:rsid w:val="00D36948"/>
    <w:rsid w:val="00D37B4C"/>
    <w:rsid w:val="00D418DA"/>
    <w:rsid w:val="00D41E00"/>
    <w:rsid w:val="00D42265"/>
    <w:rsid w:val="00D457A1"/>
    <w:rsid w:val="00D47E1C"/>
    <w:rsid w:val="00D52504"/>
    <w:rsid w:val="00D537AC"/>
    <w:rsid w:val="00D53B71"/>
    <w:rsid w:val="00D54BF0"/>
    <w:rsid w:val="00D56BC7"/>
    <w:rsid w:val="00D56D9C"/>
    <w:rsid w:val="00D579F6"/>
    <w:rsid w:val="00D61934"/>
    <w:rsid w:val="00D6267D"/>
    <w:rsid w:val="00D62822"/>
    <w:rsid w:val="00D6293E"/>
    <w:rsid w:val="00D641AD"/>
    <w:rsid w:val="00D64568"/>
    <w:rsid w:val="00D64E1B"/>
    <w:rsid w:val="00D64F53"/>
    <w:rsid w:val="00D66063"/>
    <w:rsid w:val="00D664F9"/>
    <w:rsid w:val="00D67736"/>
    <w:rsid w:val="00D7495E"/>
    <w:rsid w:val="00D777B8"/>
    <w:rsid w:val="00D80983"/>
    <w:rsid w:val="00D81366"/>
    <w:rsid w:val="00D815DC"/>
    <w:rsid w:val="00D81846"/>
    <w:rsid w:val="00D8206E"/>
    <w:rsid w:val="00D84374"/>
    <w:rsid w:val="00D87039"/>
    <w:rsid w:val="00D87732"/>
    <w:rsid w:val="00D9286E"/>
    <w:rsid w:val="00D928B9"/>
    <w:rsid w:val="00D92B23"/>
    <w:rsid w:val="00D937C9"/>
    <w:rsid w:val="00D94215"/>
    <w:rsid w:val="00D9494F"/>
    <w:rsid w:val="00D96182"/>
    <w:rsid w:val="00D96CEA"/>
    <w:rsid w:val="00D979DE"/>
    <w:rsid w:val="00D97C99"/>
    <w:rsid w:val="00DA0760"/>
    <w:rsid w:val="00DA15F0"/>
    <w:rsid w:val="00DA1906"/>
    <w:rsid w:val="00DA2714"/>
    <w:rsid w:val="00DA2EDF"/>
    <w:rsid w:val="00DA30AC"/>
    <w:rsid w:val="00DA41C8"/>
    <w:rsid w:val="00DA4493"/>
    <w:rsid w:val="00DA4CE2"/>
    <w:rsid w:val="00DA4EEA"/>
    <w:rsid w:val="00DA55CF"/>
    <w:rsid w:val="00DA7152"/>
    <w:rsid w:val="00DA7AE6"/>
    <w:rsid w:val="00DB1074"/>
    <w:rsid w:val="00DB1B37"/>
    <w:rsid w:val="00DB3B4D"/>
    <w:rsid w:val="00DB508D"/>
    <w:rsid w:val="00DC088B"/>
    <w:rsid w:val="00DC24CA"/>
    <w:rsid w:val="00DC4F0C"/>
    <w:rsid w:val="00DC51B0"/>
    <w:rsid w:val="00DC5392"/>
    <w:rsid w:val="00DC766C"/>
    <w:rsid w:val="00DC7BC3"/>
    <w:rsid w:val="00DD1F86"/>
    <w:rsid w:val="00DD3B5F"/>
    <w:rsid w:val="00DD3C26"/>
    <w:rsid w:val="00DD68AC"/>
    <w:rsid w:val="00DD7EBC"/>
    <w:rsid w:val="00DE12B2"/>
    <w:rsid w:val="00DE1CCE"/>
    <w:rsid w:val="00DE1E36"/>
    <w:rsid w:val="00DE3999"/>
    <w:rsid w:val="00DE41E6"/>
    <w:rsid w:val="00DE4B78"/>
    <w:rsid w:val="00DE5DCC"/>
    <w:rsid w:val="00DE6807"/>
    <w:rsid w:val="00DE6D3B"/>
    <w:rsid w:val="00DE71A8"/>
    <w:rsid w:val="00DE72C1"/>
    <w:rsid w:val="00DE7C16"/>
    <w:rsid w:val="00DF078C"/>
    <w:rsid w:val="00DF1A71"/>
    <w:rsid w:val="00DF42B7"/>
    <w:rsid w:val="00DF4AC9"/>
    <w:rsid w:val="00DF52B5"/>
    <w:rsid w:val="00DF7ACA"/>
    <w:rsid w:val="00DF7F0C"/>
    <w:rsid w:val="00E032B0"/>
    <w:rsid w:val="00E03A2B"/>
    <w:rsid w:val="00E04A4E"/>
    <w:rsid w:val="00E05598"/>
    <w:rsid w:val="00E1037A"/>
    <w:rsid w:val="00E112BF"/>
    <w:rsid w:val="00E13C7B"/>
    <w:rsid w:val="00E151EF"/>
    <w:rsid w:val="00E15ED9"/>
    <w:rsid w:val="00E1744F"/>
    <w:rsid w:val="00E2023E"/>
    <w:rsid w:val="00E20495"/>
    <w:rsid w:val="00E211B7"/>
    <w:rsid w:val="00E22174"/>
    <w:rsid w:val="00E25759"/>
    <w:rsid w:val="00E264F2"/>
    <w:rsid w:val="00E26E8E"/>
    <w:rsid w:val="00E27121"/>
    <w:rsid w:val="00E27124"/>
    <w:rsid w:val="00E27736"/>
    <w:rsid w:val="00E30E15"/>
    <w:rsid w:val="00E317C6"/>
    <w:rsid w:val="00E3256E"/>
    <w:rsid w:val="00E331A7"/>
    <w:rsid w:val="00E33D85"/>
    <w:rsid w:val="00E340DC"/>
    <w:rsid w:val="00E34C19"/>
    <w:rsid w:val="00E35726"/>
    <w:rsid w:val="00E37BF5"/>
    <w:rsid w:val="00E416BF"/>
    <w:rsid w:val="00E41DE1"/>
    <w:rsid w:val="00E423D4"/>
    <w:rsid w:val="00E4325A"/>
    <w:rsid w:val="00E43527"/>
    <w:rsid w:val="00E43924"/>
    <w:rsid w:val="00E4393C"/>
    <w:rsid w:val="00E44CFA"/>
    <w:rsid w:val="00E45097"/>
    <w:rsid w:val="00E4649B"/>
    <w:rsid w:val="00E46A4E"/>
    <w:rsid w:val="00E477C5"/>
    <w:rsid w:val="00E506EF"/>
    <w:rsid w:val="00E53EF4"/>
    <w:rsid w:val="00E54762"/>
    <w:rsid w:val="00E55A0C"/>
    <w:rsid w:val="00E55C97"/>
    <w:rsid w:val="00E55F02"/>
    <w:rsid w:val="00E569B8"/>
    <w:rsid w:val="00E56DB3"/>
    <w:rsid w:val="00E57261"/>
    <w:rsid w:val="00E627A6"/>
    <w:rsid w:val="00E628CC"/>
    <w:rsid w:val="00E63E78"/>
    <w:rsid w:val="00E642FD"/>
    <w:rsid w:val="00E64EA4"/>
    <w:rsid w:val="00E67853"/>
    <w:rsid w:val="00E72B3E"/>
    <w:rsid w:val="00E7325B"/>
    <w:rsid w:val="00E76222"/>
    <w:rsid w:val="00E77E29"/>
    <w:rsid w:val="00E8039D"/>
    <w:rsid w:val="00E80D89"/>
    <w:rsid w:val="00E813EF"/>
    <w:rsid w:val="00E81508"/>
    <w:rsid w:val="00E8406F"/>
    <w:rsid w:val="00E86EFE"/>
    <w:rsid w:val="00E879E1"/>
    <w:rsid w:val="00E87DF7"/>
    <w:rsid w:val="00E914DC"/>
    <w:rsid w:val="00E92C21"/>
    <w:rsid w:val="00E94472"/>
    <w:rsid w:val="00E94660"/>
    <w:rsid w:val="00E9481E"/>
    <w:rsid w:val="00E958BC"/>
    <w:rsid w:val="00E969DE"/>
    <w:rsid w:val="00EA0128"/>
    <w:rsid w:val="00EA09A3"/>
    <w:rsid w:val="00EA174E"/>
    <w:rsid w:val="00EA2436"/>
    <w:rsid w:val="00EA283D"/>
    <w:rsid w:val="00EA2C6F"/>
    <w:rsid w:val="00EA4A9A"/>
    <w:rsid w:val="00EA4AA5"/>
    <w:rsid w:val="00EA54BD"/>
    <w:rsid w:val="00EA65D9"/>
    <w:rsid w:val="00EA68F6"/>
    <w:rsid w:val="00EA6BC1"/>
    <w:rsid w:val="00EA6C09"/>
    <w:rsid w:val="00EA74B6"/>
    <w:rsid w:val="00EB133C"/>
    <w:rsid w:val="00EB1782"/>
    <w:rsid w:val="00EB1FFA"/>
    <w:rsid w:val="00EB22AE"/>
    <w:rsid w:val="00EB2AD9"/>
    <w:rsid w:val="00EB52FC"/>
    <w:rsid w:val="00EC04DE"/>
    <w:rsid w:val="00EC05B8"/>
    <w:rsid w:val="00EC1A31"/>
    <w:rsid w:val="00EC4209"/>
    <w:rsid w:val="00EC64C4"/>
    <w:rsid w:val="00EC7B51"/>
    <w:rsid w:val="00ED04D0"/>
    <w:rsid w:val="00ED45BC"/>
    <w:rsid w:val="00ED4C13"/>
    <w:rsid w:val="00ED59A9"/>
    <w:rsid w:val="00ED6EBF"/>
    <w:rsid w:val="00ED726E"/>
    <w:rsid w:val="00ED7A93"/>
    <w:rsid w:val="00EE05CF"/>
    <w:rsid w:val="00EE08A6"/>
    <w:rsid w:val="00EE106C"/>
    <w:rsid w:val="00EE1FFE"/>
    <w:rsid w:val="00EE5017"/>
    <w:rsid w:val="00EE5529"/>
    <w:rsid w:val="00EE6623"/>
    <w:rsid w:val="00EE66D1"/>
    <w:rsid w:val="00EF3812"/>
    <w:rsid w:val="00EF46B7"/>
    <w:rsid w:val="00EF7AD0"/>
    <w:rsid w:val="00F0103B"/>
    <w:rsid w:val="00F02DB3"/>
    <w:rsid w:val="00F044D6"/>
    <w:rsid w:val="00F06F3E"/>
    <w:rsid w:val="00F10E84"/>
    <w:rsid w:val="00F10F36"/>
    <w:rsid w:val="00F13ED7"/>
    <w:rsid w:val="00F1427B"/>
    <w:rsid w:val="00F15E9A"/>
    <w:rsid w:val="00F15FDF"/>
    <w:rsid w:val="00F163F5"/>
    <w:rsid w:val="00F16D1D"/>
    <w:rsid w:val="00F1798E"/>
    <w:rsid w:val="00F17D13"/>
    <w:rsid w:val="00F20545"/>
    <w:rsid w:val="00F20F69"/>
    <w:rsid w:val="00F21042"/>
    <w:rsid w:val="00F21427"/>
    <w:rsid w:val="00F21F31"/>
    <w:rsid w:val="00F2208E"/>
    <w:rsid w:val="00F2511C"/>
    <w:rsid w:val="00F26662"/>
    <w:rsid w:val="00F31550"/>
    <w:rsid w:val="00F3155A"/>
    <w:rsid w:val="00F33248"/>
    <w:rsid w:val="00F334AA"/>
    <w:rsid w:val="00F34F27"/>
    <w:rsid w:val="00F35380"/>
    <w:rsid w:val="00F35ED3"/>
    <w:rsid w:val="00F35FD3"/>
    <w:rsid w:val="00F36BF9"/>
    <w:rsid w:val="00F37162"/>
    <w:rsid w:val="00F378AA"/>
    <w:rsid w:val="00F37FD6"/>
    <w:rsid w:val="00F4016D"/>
    <w:rsid w:val="00F40B18"/>
    <w:rsid w:val="00F40DF1"/>
    <w:rsid w:val="00F4106A"/>
    <w:rsid w:val="00F42794"/>
    <w:rsid w:val="00F43F0E"/>
    <w:rsid w:val="00F4514C"/>
    <w:rsid w:val="00F4577B"/>
    <w:rsid w:val="00F461BE"/>
    <w:rsid w:val="00F4796B"/>
    <w:rsid w:val="00F50E6B"/>
    <w:rsid w:val="00F51712"/>
    <w:rsid w:val="00F54556"/>
    <w:rsid w:val="00F54F7D"/>
    <w:rsid w:val="00F55C33"/>
    <w:rsid w:val="00F56025"/>
    <w:rsid w:val="00F5617B"/>
    <w:rsid w:val="00F577DD"/>
    <w:rsid w:val="00F5799B"/>
    <w:rsid w:val="00F60009"/>
    <w:rsid w:val="00F6344C"/>
    <w:rsid w:val="00F65506"/>
    <w:rsid w:val="00F65747"/>
    <w:rsid w:val="00F659BD"/>
    <w:rsid w:val="00F67111"/>
    <w:rsid w:val="00F67BE5"/>
    <w:rsid w:val="00F700CD"/>
    <w:rsid w:val="00F70EBD"/>
    <w:rsid w:val="00F71182"/>
    <w:rsid w:val="00F7361E"/>
    <w:rsid w:val="00F7545D"/>
    <w:rsid w:val="00F7734E"/>
    <w:rsid w:val="00F8235A"/>
    <w:rsid w:val="00F82EEF"/>
    <w:rsid w:val="00F83C3C"/>
    <w:rsid w:val="00F841D2"/>
    <w:rsid w:val="00F858A5"/>
    <w:rsid w:val="00F85A2C"/>
    <w:rsid w:val="00F86849"/>
    <w:rsid w:val="00F932D8"/>
    <w:rsid w:val="00F93E56"/>
    <w:rsid w:val="00F96047"/>
    <w:rsid w:val="00F97E69"/>
    <w:rsid w:val="00FA60F7"/>
    <w:rsid w:val="00FA7705"/>
    <w:rsid w:val="00FB137A"/>
    <w:rsid w:val="00FB15F6"/>
    <w:rsid w:val="00FB2A13"/>
    <w:rsid w:val="00FB2B55"/>
    <w:rsid w:val="00FB54AA"/>
    <w:rsid w:val="00FB5504"/>
    <w:rsid w:val="00FB57B5"/>
    <w:rsid w:val="00FB5832"/>
    <w:rsid w:val="00FB6E82"/>
    <w:rsid w:val="00FB752E"/>
    <w:rsid w:val="00FB75C6"/>
    <w:rsid w:val="00FC000B"/>
    <w:rsid w:val="00FC087B"/>
    <w:rsid w:val="00FC17C6"/>
    <w:rsid w:val="00FC1AE6"/>
    <w:rsid w:val="00FC1B97"/>
    <w:rsid w:val="00FC2AFA"/>
    <w:rsid w:val="00FC3125"/>
    <w:rsid w:val="00FC5D94"/>
    <w:rsid w:val="00FC61E8"/>
    <w:rsid w:val="00FC7214"/>
    <w:rsid w:val="00FC7EBD"/>
    <w:rsid w:val="00FD08AF"/>
    <w:rsid w:val="00FD25A2"/>
    <w:rsid w:val="00FD2C34"/>
    <w:rsid w:val="00FD35B0"/>
    <w:rsid w:val="00FD3777"/>
    <w:rsid w:val="00FD3946"/>
    <w:rsid w:val="00FD4086"/>
    <w:rsid w:val="00FD4FA3"/>
    <w:rsid w:val="00FD5BE4"/>
    <w:rsid w:val="00FE1181"/>
    <w:rsid w:val="00FE2938"/>
    <w:rsid w:val="00FE3190"/>
    <w:rsid w:val="00FE3962"/>
    <w:rsid w:val="00FE4851"/>
    <w:rsid w:val="00FE4D5B"/>
    <w:rsid w:val="00FE77E5"/>
    <w:rsid w:val="00FF165C"/>
    <w:rsid w:val="00FF3C1B"/>
    <w:rsid w:val="00FF5BFB"/>
    <w:rsid w:val="00FF6006"/>
    <w:rsid w:val="00FF6054"/>
    <w:rsid w:val="00FF6C0B"/>
    <w:rsid w:val="00FF734F"/>
    <w:rsid w:val="00FF7366"/>
    <w:rsid w:val="01032BE3"/>
    <w:rsid w:val="011B671C"/>
    <w:rsid w:val="0130046F"/>
    <w:rsid w:val="0134625A"/>
    <w:rsid w:val="014CC286"/>
    <w:rsid w:val="01581C2A"/>
    <w:rsid w:val="01848978"/>
    <w:rsid w:val="01888628"/>
    <w:rsid w:val="019004CC"/>
    <w:rsid w:val="0191E22F"/>
    <w:rsid w:val="01A20E59"/>
    <w:rsid w:val="01D645F2"/>
    <w:rsid w:val="01E33A45"/>
    <w:rsid w:val="01EF344E"/>
    <w:rsid w:val="0216778C"/>
    <w:rsid w:val="021FA669"/>
    <w:rsid w:val="0229F9B7"/>
    <w:rsid w:val="025ACFCB"/>
    <w:rsid w:val="025BA992"/>
    <w:rsid w:val="025F6DF7"/>
    <w:rsid w:val="026B4438"/>
    <w:rsid w:val="02814889"/>
    <w:rsid w:val="02A43EED"/>
    <w:rsid w:val="02FBFED7"/>
    <w:rsid w:val="030488D0"/>
    <w:rsid w:val="031AAC89"/>
    <w:rsid w:val="0342352E"/>
    <w:rsid w:val="0399132F"/>
    <w:rsid w:val="03D1ED34"/>
    <w:rsid w:val="03DB0523"/>
    <w:rsid w:val="03F65B2E"/>
    <w:rsid w:val="0421B656"/>
    <w:rsid w:val="042C0B98"/>
    <w:rsid w:val="04542800"/>
    <w:rsid w:val="0454BFE5"/>
    <w:rsid w:val="045CE7D7"/>
    <w:rsid w:val="04B9905E"/>
    <w:rsid w:val="04C1494D"/>
    <w:rsid w:val="04DF5D60"/>
    <w:rsid w:val="04F22D52"/>
    <w:rsid w:val="0501F6BD"/>
    <w:rsid w:val="0509EB80"/>
    <w:rsid w:val="051ADB07"/>
    <w:rsid w:val="051C0C12"/>
    <w:rsid w:val="0526797C"/>
    <w:rsid w:val="0526D510"/>
    <w:rsid w:val="0574FAFA"/>
    <w:rsid w:val="05750929"/>
    <w:rsid w:val="0597B5FE"/>
    <w:rsid w:val="059F6F58"/>
    <w:rsid w:val="05A3FF10"/>
    <w:rsid w:val="05AE01B9"/>
    <w:rsid w:val="060B556A"/>
    <w:rsid w:val="061CC4A4"/>
    <w:rsid w:val="062AB47C"/>
    <w:rsid w:val="06A044C9"/>
    <w:rsid w:val="06A9E98B"/>
    <w:rsid w:val="06AFEB60"/>
    <w:rsid w:val="06E2FFD9"/>
    <w:rsid w:val="070EA449"/>
    <w:rsid w:val="07405D42"/>
    <w:rsid w:val="0759BC56"/>
    <w:rsid w:val="0772D461"/>
    <w:rsid w:val="0775B83F"/>
    <w:rsid w:val="07791228"/>
    <w:rsid w:val="0779F462"/>
    <w:rsid w:val="079E8A64"/>
    <w:rsid w:val="079EE3AA"/>
    <w:rsid w:val="07BC2A85"/>
    <w:rsid w:val="07CCB2E6"/>
    <w:rsid w:val="080E1B09"/>
    <w:rsid w:val="082B3097"/>
    <w:rsid w:val="083E92D7"/>
    <w:rsid w:val="08527BC9"/>
    <w:rsid w:val="0888FC83"/>
    <w:rsid w:val="08AF62B9"/>
    <w:rsid w:val="08B04C51"/>
    <w:rsid w:val="08BE06CA"/>
    <w:rsid w:val="08E48B1E"/>
    <w:rsid w:val="095A3CCD"/>
    <w:rsid w:val="0980278B"/>
    <w:rsid w:val="09977CF7"/>
    <w:rsid w:val="0997B5BD"/>
    <w:rsid w:val="09996C80"/>
    <w:rsid w:val="09C3F4FA"/>
    <w:rsid w:val="09CE54EF"/>
    <w:rsid w:val="09D015F7"/>
    <w:rsid w:val="09DF619E"/>
    <w:rsid w:val="0A1FCB97"/>
    <w:rsid w:val="0A2E6C9A"/>
    <w:rsid w:val="0A366148"/>
    <w:rsid w:val="0A7D836E"/>
    <w:rsid w:val="0A8D5263"/>
    <w:rsid w:val="0AA808AF"/>
    <w:rsid w:val="0ACB2ED1"/>
    <w:rsid w:val="0AE68F1B"/>
    <w:rsid w:val="0AFFEA24"/>
    <w:rsid w:val="0B063486"/>
    <w:rsid w:val="0B524023"/>
    <w:rsid w:val="0B52E11F"/>
    <w:rsid w:val="0B670970"/>
    <w:rsid w:val="0B6EB2CE"/>
    <w:rsid w:val="0B713841"/>
    <w:rsid w:val="0B76B728"/>
    <w:rsid w:val="0B9BA63A"/>
    <w:rsid w:val="0BBAF79E"/>
    <w:rsid w:val="0BC81A35"/>
    <w:rsid w:val="0BE2156C"/>
    <w:rsid w:val="0C23A653"/>
    <w:rsid w:val="0C39C39D"/>
    <w:rsid w:val="0C3BAD1F"/>
    <w:rsid w:val="0C51847B"/>
    <w:rsid w:val="0C6439D0"/>
    <w:rsid w:val="0C687775"/>
    <w:rsid w:val="0C6E27C2"/>
    <w:rsid w:val="0C89C9F0"/>
    <w:rsid w:val="0C926B4B"/>
    <w:rsid w:val="0C9605D8"/>
    <w:rsid w:val="0CA4E655"/>
    <w:rsid w:val="0CCD0A0E"/>
    <w:rsid w:val="0CD297B9"/>
    <w:rsid w:val="0CF9E1F6"/>
    <w:rsid w:val="0D0C8120"/>
    <w:rsid w:val="0D0DCB13"/>
    <w:rsid w:val="0D1EB13F"/>
    <w:rsid w:val="0D31E6F5"/>
    <w:rsid w:val="0D40E054"/>
    <w:rsid w:val="0D41A4A3"/>
    <w:rsid w:val="0D4CF7CF"/>
    <w:rsid w:val="0D59DCF5"/>
    <w:rsid w:val="0D642061"/>
    <w:rsid w:val="0D78252A"/>
    <w:rsid w:val="0DA6F3E8"/>
    <w:rsid w:val="0DDED33D"/>
    <w:rsid w:val="0DF24882"/>
    <w:rsid w:val="0E0447D6"/>
    <w:rsid w:val="0E22C0E9"/>
    <w:rsid w:val="0E270EA1"/>
    <w:rsid w:val="0E4B5066"/>
    <w:rsid w:val="0E5050D3"/>
    <w:rsid w:val="0E59F46F"/>
    <w:rsid w:val="0E5D4728"/>
    <w:rsid w:val="0E697AD9"/>
    <w:rsid w:val="0E783309"/>
    <w:rsid w:val="0E812A11"/>
    <w:rsid w:val="0E834641"/>
    <w:rsid w:val="0EA3544E"/>
    <w:rsid w:val="0EB7A130"/>
    <w:rsid w:val="0ECA92F7"/>
    <w:rsid w:val="0ED27C19"/>
    <w:rsid w:val="0ED8A4CC"/>
    <w:rsid w:val="0EE256E0"/>
    <w:rsid w:val="0EE3388A"/>
    <w:rsid w:val="0F2175DB"/>
    <w:rsid w:val="0F751846"/>
    <w:rsid w:val="0F868582"/>
    <w:rsid w:val="0F971810"/>
    <w:rsid w:val="0F98BE85"/>
    <w:rsid w:val="0FABE954"/>
    <w:rsid w:val="0FF79234"/>
    <w:rsid w:val="102973B3"/>
    <w:rsid w:val="1032F2AF"/>
    <w:rsid w:val="106987B7"/>
    <w:rsid w:val="107BC13A"/>
    <w:rsid w:val="10930582"/>
    <w:rsid w:val="10A81FA1"/>
    <w:rsid w:val="10C9B741"/>
    <w:rsid w:val="10D494AE"/>
    <w:rsid w:val="10DE042A"/>
    <w:rsid w:val="10E6DAB2"/>
    <w:rsid w:val="1149FE5A"/>
    <w:rsid w:val="11611487"/>
    <w:rsid w:val="11A5890A"/>
    <w:rsid w:val="11AF634B"/>
    <w:rsid w:val="11C1C5CE"/>
    <w:rsid w:val="11CBF7B9"/>
    <w:rsid w:val="11DAC28E"/>
    <w:rsid w:val="11DD36BD"/>
    <w:rsid w:val="11F4D026"/>
    <w:rsid w:val="1210C80A"/>
    <w:rsid w:val="1213EBD5"/>
    <w:rsid w:val="122FC8A6"/>
    <w:rsid w:val="1279D48B"/>
    <w:rsid w:val="127C9B8A"/>
    <w:rsid w:val="12892A6B"/>
    <w:rsid w:val="1298E995"/>
    <w:rsid w:val="12A5AEB0"/>
    <w:rsid w:val="12A62BEB"/>
    <w:rsid w:val="12A66E72"/>
    <w:rsid w:val="12DF8E07"/>
    <w:rsid w:val="12F90E14"/>
    <w:rsid w:val="1307298B"/>
    <w:rsid w:val="13378F6A"/>
    <w:rsid w:val="133EE4AE"/>
    <w:rsid w:val="136321C9"/>
    <w:rsid w:val="1369B504"/>
    <w:rsid w:val="13A12879"/>
    <w:rsid w:val="13BD631F"/>
    <w:rsid w:val="13CB7EE1"/>
    <w:rsid w:val="13DAB48F"/>
    <w:rsid w:val="13EDC2B9"/>
    <w:rsid w:val="141075D0"/>
    <w:rsid w:val="1449221B"/>
    <w:rsid w:val="1482BF11"/>
    <w:rsid w:val="14994576"/>
    <w:rsid w:val="14A45E74"/>
    <w:rsid w:val="14A76BA1"/>
    <w:rsid w:val="14B40816"/>
    <w:rsid w:val="14F25EF8"/>
    <w:rsid w:val="14FEF22A"/>
    <w:rsid w:val="14FF7B33"/>
    <w:rsid w:val="1508CD1F"/>
    <w:rsid w:val="1509DE38"/>
    <w:rsid w:val="1515C609"/>
    <w:rsid w:val="152B9D13"/>
    <w:rsid w:val="15727B5A"/>
    <w:rsid w:val="158B9C6B"/>
    <w:rsid w:val="15A58FC1"/>
    <w:rsid w:val="15BD4F32"/>
    <w:rsid w:val="15BD641E"/>
    <w:rsid w:val="15C4E6D7"/>
    <w:rsid w:val="15C55321"/>
    <w:rsid w:val="15CA9892"/>
    <w:rsid w:val="15D4A0F3"/>
    <w:rsid w:val="15DFB6DB"/>
    <w:rsid w:val="15F4978D"/>
    <w:rsid w:val="162B5E79"/>
    <w:rsid w:val="164E11E2"/>
    <w:rsid w:val="166B6F52"/>
    <w:rsid w:val="16708B90"/>
    <w:rsid w:val="1671DA2A"/>
    <w:rsid w:val="168CE7EE"/>
    <w:rsid w:val="16993F9A"/>
    <w:rsid w:val="16A9344F"/>
    <w:rsid w:val="16D9D6F0"/>
    <w:rsid w:val="16FE98A7"/>
    <w:rsid w:val="17416022"/>
    <w:rsid w:val="179CF76F"/>
    <w:rsid w:val="17B022B7"/>
    <w:rsid w:val="17D200D8"/>
    <w:rsid w:val="17DF0C63"/>
    <w:rsid w:val="1809998A"/>
    <w:rsid w:val="181A64E0"/>
    <w:rsid w:val="182D555F"/>
    <w:rsid w:val="183407B5"/>
    <w:rsid w:val="1853FE23"/>
    <w:rsid w:val="186470E5"/>
    <w:rsid w:val="1864F140"/>
    <w:rsid w:val="187C8722"/>
    <w:rsid w:val="189362DD"/>
    <w:rsid w:val="1932CFBF"/>
    <w:rsid w:val="19433A29"/>
    <w:rsid w:val="194846AA"/>
    <w:rsid w:val="195A9ED9"/>
    <w:rsid w:val="196BBC6C"/>
    <w:rsid w:val="197ADCC4"/>
    <w:rsid w:val="198E4A97"/>
    <w:rsid w:val="1998CC13"/>
    <w:rsid w:val="19A569EB"/>
    <w:rsid w:val="19F00FC7"/>
    <w:rsid w:val="1A0C93F3"/>
    <w:rsid w:val="1A44BD60"/>
    <w:rsid w:val="1A472605"/>
    <w:rsid w:val="1A4B485C"/>
    <w:rsid w:val="1A718421"/>
    <w:rsid w:val="1A8DE4AC"/>
    <w:rsid w:val="1A9438FC"/>
    <w:rsid w:val="1ABBED46"/>
    <w:rsid w:val="1AC8EA5C"/>
    <w:rsid w:val="1ACB0737"/>
    <w:rsid w:val="1AE0D30D"/>
    <w:rsid w:val="1AE794F7"/>
    <w:rsid w:val="1AFCFDDF"/>
    <w:rsid w:val="1AFE8279"/>
    <w:rsid w:val="1B155873"/>
    <w:rsid w:val="1B27345F"/>
    <w:rsid w:val="1B363091"/>
    <w:rsid w:val="1B413A4C"/>
    <w:rsid w:val="1B431E23"/>
    <w:rsid w:val="1B73B77C"/>
    <w:rsid w:val="1BB05B1D"/>
    <w:rsid w:val="1BE77245"/>
    <w:rsid w:val="1C5FD7D5"/>
    <w:rsid w:val="1C8FC358"/>
    <w:rsid w:val="1CA93000"/>
    <w:rsid w:val="1D22ACE2"/>
    <w:rsid w:val="1D42F5DA"/>
    <w:rsid w:val="1D5B46E3"/>
    <w:rsid w:val="1D63515F"/>
    <w:rsid w:val="1D8A9954"/>
    <w:rsid w:val="1D8EE978"/>
    <w:rsid w:val="1D9AF2A4"/>
    <w:rsid w:val="1DA6AF16"/>
    <w:rsid w:val="1E12170F"/>
    <w:rsid w:val="1E142FE9"/>
    <w:rsid w:val="1E24E2A6"/>
    <w:rsid w:val="1E28B4CC"/>
    <w:rsid w:val="1E5530D7"/>
    <w:rsid w:val="1E606A6B"/>
    <w:rsid w:val="1E739247"/>
    <w:rsid w:val="1E7E107F"/>
    <w:rsid w:val="1E88EE95"/>
    <w:rsid w:val="1E903A0B"/>
    <w:rsid w:val="1EEA7DFC"/>
    <w:rsid w:val="1EEBC8A6"/>
    <w:rsid w:val="1F01AF02"/>
    <w:rsid w:val="1F2AB9D9"/>
    <w:rsid w:val="1F34667F"/>
    <w:rsid w:val="1F3510B4"/>
    <w:rsid w:val="1F3E210C"/>
    <w:rsid w:val="1F4DA074"/>
    <w:rsid w:val="1F5C76C3"/>
    <w:rsid w:val="1F81EC34"/>
    <w:rsid w:val="1F86651A"/>
    <w:rsid w:val="1F8680DE"/>
    <w:rsid w:val="1FA90CCD"/>
    <w:rsid w:val="1FB33619"/>
    <w:rsid w:val="1FD6F76A"/>
    <w:rsid w:val="1FDBE765"/>
    <w:rsid w:val="1FE913B2"/>
    <w:rsid w:val="1FF92315"/>
    <w:rsid w:val="1FFBB2EB"/>
    <w:rsid w:val="2006847F"/>
    <w:rsid w:val="2007F776"/>
    <w:rsid w:val="200DCF56"/>
    <w:rsid w:val="200E36B0"/>
    <w:rsid w:val="201E4512"/>
    <w:rsid w:val="202B4ABB"/>
    <w:rsid w:val="202F5432"/>
    <w:rsid w:val="2033D724"/>
    <w:rsid w:val="205A57F8"/>
    <w:rsid w:val="2089BDF2"/>
    <w:rsid w:val="20C577F0"/>
    <w:rsid w:val="20C68A3A"/>
    <w:rsid w:val="20D78D57"/>
    <w:rsid w:val="20DCD1E5"/>
    <w:rsid w:val="20E9BDFF"/>
    <w:rsid w:val="2104D092"/>
    <w:rsid w:val="21064244"/>
    <w:rsid w:val="2124C98F"/>
    <w:rsid w:val="212F9182"/>
    <w:rsid w:val="216164E9"/>
    <w:rsid w:val="218CD63C"/>
    <w:rsid w:val="21C09975"/>
    <w:rsid w:val="21C4B588"/>
    <w:rsid w:val="21DBF7C9"/>
    <w:rsid w:val="21E562B8"/>
    <w:rsid w:val="21EFBF18"/>
    <w:rsid w:val="223A216C"/>
    <w:rsid w:val="223B16EF"/>
    <w:rsid w:val="2261EE2B"/>
    <w:rsid w:val="228CC283"/>
    <w:rsid w:val="22C394E3"/>
    <w:rsid w:val="22CF19AF"/>
    <w:rsid w:val="23281A19"/>
    <w:rsid w:val="234B8F2A"/>
    <w:rsid w:val="23C2121F"/>
    <w:rsid w:val="23D8150D"/>
    <w:rsid w:val="23FCD89C"/>
    <w:rsid w:val="23FFA791"/>
    <w:rsid w:val="243825A7"/>
    <w:rsid w:val="246C8104"/>
    <w:rsid w:val="24837E4F"/>
    <w:rsid w:val="24B2E0EF"/>
    <w:rsid w:val="24E102A8"/>
    <w:rsid w:val="25718A30"/>
    <w:rsid w:val="2598AE83"/>
    <w:rsid w:val="25A4B770"/>
    <w:rsid w:val="25B5A73E"/>
    <w:rsid w:val="2613C4F5"/>
    <w:rsid w:val="261B21D2"/>
    <w:rsid w:val="2643386E"/>
    <w:rsid w:val="2643FAB8"/>
    <w:rsid w:val="26475779"/>
    <w:rsid w:val="26544464"/>
    <w:rsid w:val="268F6C1E"/>
    <w:rsid w:val="269CE7E5"/>
    <w:rsid w:val="269F251B"/>
    <w:rsid w:val="26AB4381"/>
    <w:rsid w:val="26D505DD"/>
    <w:rsid w:val="26D68849"/>
    <w:rsid w:val="26DC5165"/>
    <w:rsid w:val="270451F7"/>
    <w:rsid w:val="270A7B9C"/>
    <w:rsid w:val="2786BCB6"/>
    <w:rsid w:val="27DBC11E"/>
    <w:rsid w:val="27E2AFF8"/>
    <w:rsid w:val="280878CE"/>
    <w:rsid w:val="2853214B"/>
    <w:rsid w:val="285AED0D"/>
    <w:rsid w:val="288820C4"/>
    <w:rsid w:val="28A620F5"/>
    <w:rsid w:val="28A7AED4"/>
    <w:rsid w:val="28EC1B47"/>
    <w:rsid w:val="294B65B7"/>
    <w:rsid w:val="2951BE92"/>
    <w:rsid w:val="2955A816"/>
    <w:rsid w:val="2976A5F8"/>
    <w:rsid w:val="298D437A"/>
    <w:rsid w:val="29D04475"/>
    <w:rsid w:val="2A066E56"/>
    <w:rsid w:val="2A1BF215"/>
    <w:rsid w:val="2A322D27"/>
    <w:rsid w:val="2A37920C"/>
    <w:rsid w:val="2A48BB47"/>
    <w:rsid w:val="2A65FF7B"/>
    <w:rsid w:val="2A76931D"/>
    <w:rsid w:val="2A772416"/>
    <w:rsid w:val="2A881577"/>
    <w:rsid w:val="2AA5ABA3"/>
    <w:rsid w:val="2AC7CE46"/>
    <w:rsid w:val="2B27396B"/>
    <w:rsid w:val="2B413AAA"/>
    <w:rsid w:val="2B419F4A"/>
    <w:rsid w:val="2B46FF93"/>
    <w:rsid w:val="2B4C5E68"/>
    <w:rsid w:val="2B559616"/>
    <w:rsid w:val="2B9A545A"/>
    <w:rsid w:val="2BB5160D"/>
    <w:rsid w:val="2BE79E3F"/>
    <w:rsid w:val="2BFCC656"/>
    <w:rsid w:val="2C099A63"/>
    <w:rsid w:val="2C15F077"/>
    <w:rsid w:val="2C17465C"/>
    <w:rsid w:val="2C36A125"/>
    <w:rsid w:val="2C39018D"/>
    <w:rsid w:val="2C5239AB"/>
    <w:rsid w:val="2C639EA7"/>
    <w:rsid w:val="2C76EB7B"/>
    <w:rsid w:val="2CCA774F"/>
    <w:rsid w:val="2CD18BD2"/>
    <w:rsid w:val="2CDCAC2B"/>
    <w:rsid w:val="2CDE1F89"/>
    <w:rsid w:val="2CE9C020"/>
    <w:rsid w:val="2CF6A27B"/>
    <w:rsid w:val="2D122E4C"/>
    <w:rsid w:val="2D243F82"/>
    <w:rsid w:val="2D28155F"/>
    <w:rsid w:val="2D328C9B"/>
    <w:rsid w:val="2D498B06"/>
    <w:rsid w:val="2D49AB35"/>
    <w:rsid w:val="2D5ED194"/>
    <w:rsid w:val="2D681D3F"/>
    <w:rsid w:val="2D964777"/>
    <w:rsid w:val="2D97DEEE"/>
    <w:rsid w:val="2D9DBBD7"/>
    <w:rsid w:val="2DA1A740"/>
    <w:rsid w:val="2DB1F09D"/>
    <w:rsid w:val="2DE45C40"/>
    <w:rsid w:val="2DEE0A0C"/>
    <w:rsid w:val="2E0C0EE7"/>
    <w:rsid w:val="2E102247"/>
    <w:rsid w:val="2E1030DB"/>
    <w:rsid w:val="2E1ED6DA"/>
    <w:rsid w:val="2E265A09"/>
    <w:rsid w:val="2E75ABE9"/>
    <w:rsid w:val="2E8E5631"/>
    <w:rsid w:val="2E9A3FE3"/>
    <w:rsid w:val="2ECE7F89"/>
    <w:rsid w:val="2ED6CB25"/>
    <w:rsid w:val="2EF79981"/>
    <w:rsid w:val="2F03EDA0"/>
    <w:rsid w:val="2F0B5FC6"/>
    <w:rsid w:val="2F1A6D27"/>
    <w:rsid w:val="2F340743"/>
    <w:rsid w:val="2F35A1ED"/>
    <w:rsid w:val="2F6CBE8A"/>
    <w:rsid w:val="2F739F5F"/>
    <w:rsid w:val="2F89DA6D"/>
    <w:rsid w:val="2F994625"/>
    <w:rsid w:val="2FCBF8C0"/>
    <w:rsid w:val="2FCDAAA6"/>
    <w:rsid w:val="2FEE5251"/>
    <w:rsid w:val="2FFE74FB"/>
    <w:rsid w:val="300BED00"/>
    <w:rsid w:val="30236F8B"/>
    <w:rsid w:val="3035364A"/>
    <w:rsid w:val="30366562"/>
    <w:rsid w:val="303A0F47"/>
    <w:rsid w:val="303F159C"/>
    <w:rsid w:val="3062F68B"/>
    <w:rsid w:val="30A8962D"/>
    <w:rsid w:val="31174793"/>
    <w:rsid w:val="312A2803"/>
    <w:rsid w:val="312BDB78"/>
    <w:rsid w:val="31470A15"/>
    <w:rsid w:val="314CB403"/>
    <w:rsid w:val="31569EF6"/>
    <w:rsid w:val="318BD54D"/>
    <w:rsid w:val="31917FC4"/>
    <w:rsid w:val="31B88182"/>
    <w:rsid w:val="31BA0135"/>
    <w:rsid w:val="31D1A440"/>
    <w:rsid w:val="31E344C4"/>
    <w:rsid w:val="31E79896"/>
    <w:rsid w:val="31EDB7D6"/>
    <w:rsid w:val="3201B097"/>
    <w:rsid w:val="3228D984"/>
    <w:rsid w:val="322ABAD3"/>
    <w:rsid w:val="3248D7C2"/>
    <w:rsid w:val="328538DF"/>
    <w:rsid w:val="32A01270"/>
    <w:rsid w:val="32AF5FE7"/>
    <w:rsid w:val="32DEE49F"/>
    <w:rsid w:val="32E2DA76"/>
    <w:rsid w:val="32ED7937"/>
    <w:rsid w:val="32F392F4"/>
    <w:rsid w:val="330E22BF"/>
    <w:rsid w:val="3324F081"/>
    <w:rsid w:val="33A8AD9C"/>
    <w:rsid w:val="33B9E3CD"/>
    <w:rsid w:val="33C50CB9"/>
    <w:rsid w:val="33C572C6"/>
    <w:rsid w:val="33F6BEF5"/>
    <w:rsid w:val="340CC51E"/>
    <w:rsid w:val="341DEDD3"/>
    <w:rsid w:val="34263CEF"/>
    <w:rsid w:val="343CE396"/>
    <w:rsid w:val="346B8EA0"/>
    <w:rsid w:val="3470797C"/>
    <w:rsid w:val="3479614E"/>
    <w:rsid w:val="347EAAD7"/>
    <w:rsid w:val="34A3FE20"/>
    <w:rsid w:val="34FB06C9"/>
    <w:rsid w:val="3508A76D"/>
    <w:rsid w:val="351A56BD"/>
    <w:rsid w:val="352E73AD"/>
    <w:rsid w:val="35707CBD"/>
    <w:rsid w:val="35CB8B49"/>
    <w:rsid w:val="35F92907"/>
    <w:rsid w:val="36104A09"/>
    <w:rsid w:val="362FF68B"/>
    <w:rsid w:val="363B3A44"/>
    <w:rsid w:val="36A76BC0"/>
    <w:rsid w:val="36C86CCC"/>
    <w:rsid w:val="36E61272"/>
    <w:rsid w:val="371D94E8"/>
    <w:rsid w:val="371FAF89"/>
    <w:rsid w:val="3784CEA3"/>
    <w:rsid w:val="3797074E"/>
    <w:rsid w:val="37C53843"/>
    <w:rsid w:val="37EB4537"/>
    <w:rsid w:val="380D7F33"/>
    <w:rsid w:val="385ABEA0"/>
    <w:rsid w:val="386AA815"/>
    <w:rsid w:val="387E3884"/>
    <w:rsid w:val="3889C3D4"/>
    <w:rsid w:val="388B6152"/>
    <w:rsid w:val="389C7F02"/>
    <w:rsid w:val="389CD3B5"/>
    <w:rsid w:val="389E07D8"/>
    <w:rsid w:val="392B057B"/>
    <w:rsid w:val="3950C153"/>
    <w:rsid w:val="39567837"/>
    <w:rsid w:val="3964A5B5"/>
    <w:rsid w:val="397F233D"/>
    <w:rsid w:val="398C2923"/>
    <w:rsid w:val="39A73623"/>
    <w:rsid w:val="39C59F06"/>
    <w:rsid w:val="39CE77EC"/>
    <w:rsid w:val="39DAC7EB"/>
    <w:rsid w:val="39F339D3"/>
    <w:rsid w:val="3A0266E9"/>
    <w:rsid w:val="3A0EC327"/>
    <w:rsid w:val="3A2155AD"/>
    <w:rsid w:val="3A33FC25"/>
    <w:rsid w:val="3A54C659"/>
    <w:rsid w:val="3A70806F"/>
    <w:rsid w:val="3A785C2F"/>
    <w:rsid w:val="3A8819FD"/>
    <w:rsid w:val="3AB18922"/>
    <w:rsid w:val="3ACA1C06"/>
    <w:rsid w:val="3AEDC709"/>
    <w:rsid w:val="3B00CFE8"/>
    <w:rsid w:val="3B0238BE"/>
    <w:rsid w:val="3B2550A9"/>
    <w:rsid w:val="3B2E6836"/>
    <w:rsid w:val="3B34132D"/>
    <w:rsid w:val="3B45B1B4"/>
    <w:rsid w:val="3B7DAE4C"/>
    <w:rsid w:val="3B93B620"/>
    <w:rsid w:val="3BB5D946"/>
    <w:rsid w:val="3BDA514C"/>
    <w:rsid w:val="3BE7C7DA"/>
    <w:rsid w:val="3C093A16"/>
    <w:rsid w:val="3C5A06FC"/>
    <w:rsid w:val="3C5EDEB6"/>
    <w:rsid w:val="3C82B43C"/>
    <w:rsid w:val="3C908CD0"/>
    <w:rsid w:val="3C958DF6"/>
    <w:rsid w:val="3C97090C"/>
    <w:rsid w:val="3D0326C5"/>
    <w:rsid w:val="3D2C8DBD"/>
    <w:rsid w:val="3D486384"/>
    <w:rsid w:val="3D77C60E"/>
    <w:rsid w:val="3D9060E4"/>
    <w:rsid w:val="3DA112D0"/>
    <w:rsid w:val="3DBC7E1B"/>
    <w:rsid w:val="3DC94009"/>
    <w:rsid w:val="3E571DD9"/>
    <w:rsid w:val="3E58FDF1"/>
    <w:rsid w:val="3E8CBE68"/>
    <w:rsid w:val="3EF05BA2"/>
    <w:rsid w:val="3F3EA359"/>
    <w:rsid w:val="3F4BFC30"/>
    <w:rsid w:val="3F7312F0"/>
    <w:rsid w:val="3F8A27FC"/>
    <w:rsid w:val="3F8E54A5"/>
    <w:rsid w:val="3FA884E2"/>
    <w:rsid w:val="3FEEB19D"/>
    <w:rsid w:val="400E494B"/>
    <w:rsid w:val="40195F94"/>
    <w:rsid w:val="4031CA58"/>
    <w:rsid w:val="4051FAF5"/>
    <w:rsid w:val="40BDAB44"/>
    <w:rsid w:val="40C8B442"/>
    <w:rsid w:val="40FA9C40"/>
    <w:rsid w:val="41212148"/>
    <w:rsid w:val="41270C04"/>
    <w:rsid w:val="412A0E6B"/>
    <w:rsid w:val="413637CB"/>
    <w:rsid w:val="4136577B"/>
    <w:rsid w:val="413FAA28"/>
    <w:rsid w:val="4149C1AB"/>
    <w:rsid w:val="4169F25E"/>
    <w:rsid w:val="4192B371"/>
    <w:rsid w:val="41A0DC37"/>
    <w:rsid w:val="41B28DF1"/>
    <w:rsid w:val="41BAC04B"/>
    <w:rsid w:val="41F71218"/>
    <w:rsid w:val="4202F7A4"/>
    <w:rsid w:val="422EAE48"/>
    <w:rsid w:val="4235CFDB"/>
    <w:rsid w:val="42405F0F"/>
    <w:rsid w:val="42607D5E"/>
    <w:rsid w:val="4262F910"/>
    <w:rsid w:val="426AAE71"/>
    <w:rsid w:val="4298C479"/>
    <w:rsid w:val="42A321F2"/>
    <w:rsid w:val="42B302E7"/>
    <w:rsid w:val="42E8D13A"/>
    <w:rsid w:val="43043B81"/>
    <w:rsid w:val="4309BD66"/>
    <w:rsid w:val="430F08B8"/>
    <w:rsid w:val="4375459C"/>
    <w:rsid w:val="437EA79C"/>
    <w:rsid w:val="438F4BB3"/>
    <w:rsid w:val="43A8A7CC"/>
    <w:rsid w:val="43C2B1B6"/>
    <w:rsid w:val="43C62B5D"/>
    <w:rsid w:val="43D7CBD6"/>
    <w:rsid w:val="43E7C28A"/>
    <w:rsid w:val="43F9063D"/>
    <w:rsid w:val="4421955B"/>
    <w:rsid w:val="443D1AE0"/>
    <w:rsid w:val="4470E18E"/>
    <w:rsid w:val="44A8585B"/>
    <w:rsid w:val="44B392BB"/>
    <w:rsid w:val="4522BF36"/>
    <w:rsid w:val="45691607"/>
    <w:rsid w:val="4588F2D1"/>
    <w:rsid w:val="45A07C13"/>
    <w:rsid w:val="45BC03D1"/>
    <w:rsid w:val="45CAF27F"/>
    <w:rsid w:val="45CD8E5E"/>
    <w:rsid w:val="45F90259"/>
    <w:rsid w:val="460B3E83"/>
    <w:rsid w:val="460CBA53"/>
    <w:rsid w:val="461307EE"/>
    <w:rsid w:val="4615AAEA"/>
    <w:rsid w:val="461D28A3"/>
    <w:rsid w:val="4655C128"/>
    <w:rsid w:val="465B35FD"/>
    <w:rsid w:val="46667044"/>
    <w:rsid w:val="469E3707"/>
    <w:rsid w:val="46D61D6D"/>
    <w:rsid w:val="46DA2217"/>
    <w:rsid w:val="46E3606B"/>
    <w:rsid w:val="470E3DA8"/>
    <w:rsid w:val="47458BF2"/>
    <w:rsid w:val="4748B33B"/>
    <w:rsid w:val="4750F201"/>
    <w:rsid w:val="4768E433"/>
    <w:rsid w:val="47756B1D"/>
    <w:rsid w:val="479062CC"/>
    <w:rsid w:val="47AF3F3A"/>
    <w:rsid w:val="47BCFF03"/>
    <w:rsid w:val="47D112AD"/>
    <w:rsid w:val="481F4BA4"/>
    <w:rsid w:val="484FA14F"/>
    <w:rsid w:val="48511C33"/>
    <w:rsid w:val="485E597F"/>
    <w:rsid w:val="4864B72F"/>
    <w:rsid w:val="4873D765"/>
    <w:rsid w:val="488EAB78"/>
    <w:rsid w:val="48A1DFCA"/>
    <w:rsid w:val="48ACB3E7"/>
    <w:rsid w:val="48C99364"/>
    <w:rsid w:val="48D94293"/>
    <w:rsid w:val="48E4839C"/>
    <w:rsid w:val="48FF36B7"/>
    <w:rsid w:val="491FAA74"/>
    <w:rsid w:val="49342658"/>
    <w:rsid w:val="4949E4B4"/>
    <w:rsid w:val="497230D3"/>
    <w:rsid w:val="497A5F97"/>
    <w:rsid w:val="498E2A99"/>
    <w:rsid w:val="49BE43A2"/>
    <w:rsid w:val="49E531DF"/>
    <w:rsid w:val="4A74AB6B"/>
    <w:rsid w:val="4A8053FD"/>
    <w:rsid w:val="4AAEDB31"/>
    <w:rsid w:val="4AB52108"/>
    <w:rsid w:val="4ACEC81C"/>
    <w:rsid w:val="4AE79692"/>
    <w:rsid w:val="4B01C4DC"/>
    <w:rsid w:val="4B164C9A"/>
    <w:rsid w:val="4B50C82E"/>
    <w:rsid w:val="4B5AD711"/>
    <w:rsid w:val="4B5DE29C"/>
    <w:rsid w:val="4B810240"/>
    <w:rsid w:val="4B95FA41"/>
    <w:rsid w:val="4B971DC8"/>
    <w:rsid w:val="4B9B0F3C"/>
    <w:rsid w:val="4BB4A3F7"/>
    <w:rsid w:val="4BB9AE56"/>
    <w:rsid w:val="4BDB669B"/>
    <w:rsid w:val="4BE0F732"/>
    <w:rsid w:val="4BF10E34"/>
    <w:rsid w:val="4BF2D7B5"/>
    <w:rsid w:val="4C3B0034"/>
    <w:rsid w:val="4C3BE20C"/>
    <w:rsid w:val="4C706F3F"/>
    <w:rsid w:val="4C74571B"/>
    <w:rsid w:val="4C96FE44"/>
    <w:rsid w:val="4CBF9B97"/>
    <w:rsid w:val="4CC3472B"/>
    <w:rsid w:val="4CC875B2"/>
    <w:rsid w:val="4CE68C5C"/>
    <w:rsid w:val="4CFE80AD"/>
    <w:rsid w:val="4D163173"/>
    <w:rsid w:val="4D1A3A3C"/>
    <w:rsid w:val="4D2455CF"/>
    <w:rsid w:val="4D31CAA2"/>
    <w:rsid w:val="4D33C568"/>
    <w:rsid w:val="4D41CE43"/>
    <w:rsid w:val="4D52073C"/>
    <w:rsid w:val="4D742F41"/>
    <w:rsid w:val="4D988CC9"/>
    <w:rsid w:val="4DABC86E"/>
    <w:rsid w:val="4DB8F8EA"/>
    <w:rsid w:val="4E0B5966"/>
    <w:rsid w:val="4E1AA4C2"/>
    <w:rsid w:val="4E5DB49C"/>
    <w:rsid w:val="4E7CC2E5"/>
    <w:rsid w:val="4E84440C"/>
    <w:rsid w:val="4EAB48DD"/>
    <w:rsid w:val="4EBCC385"/>
    <w:rsid w:val="4ECD9B03"/>
    <w:rsid w:val="4EEAAF5F"/>
    <w:rsid w:val="4EF3CE7E"/>
    <w:rsid w:val="4EFF4074"/>
    <w:rsid w:val="4F253827"/>
    <w:rsid w:val="4F5A1904"/>
    <w:rsid w:val="4F6C8A1C"/>
    <w:rsid w:val="4F9FE8D8"/>
    <w:rsid w:val="4FC8986B"/>
    <w:rsid w:val="4FDFBA78"/>
    <w:rsid w:val="4FF82BA8"/>
    <w:rsid w:val="4FFFB954"/>
    <w:rsid w:val="500B65B9"/>
    <w:rsid w:val="503D71AE"/>
    <w:rsid w:val="504C31C5"/>
    <w:rsid w:val="5059A392"/>
    <w:rsid w:val="508D02F3"/>
    <w:rsid w:val="508F37A4"/>
    <w:rsid w:val="50AA6E69"/>
    <w:rsid w:val="50BB5816"/>
    <w:rsid w:val="50DD9EE0"/>
    <w:rsid w:val="50F0A9B6"/>
    <w:rsid w:val="50F32E23"/>
    <w:rsid w:val="51169577"/>
    <w:rsid w:val="512F6808"/>
    <w:rsid w:val="515EBC66"/>
    <w:rsid w:val="51AEB16C"/>
    <w:rsid w:val="51C8709C"/>
    <w:rsid w:val="51F92D78"/>
    <w:rsid w:val="5216647E"/>
    <w:rsid w:val="522BC95C"/>
    <w:rsid w:val="52323C3A"/>
    <w:rsid w:val="524462F3"/>
    <w:rsid w:val="524A7C42"/>
    <w:rsid w:val="528953B8"/>
    <w:rsid w:val="528AFB83"/>
    <w:rsid w:val="531641DD"/>
    <w:rsid w:val="5327A442"/>
    <w:rsid w:val="534CBFB0"/>
    <w:rsid w:val="53560114"/>
    <w:rsid w:val="53618609"/>
    <w:rsid w:val="5372EBC8"/>
    <w:rsid w:val="53814A28"/>
    <w:rsid w:val="5388336A"/>
    <w:rsid w:val="53C92A29"/>
    <w:rsid w:val="53E6FEA0"/>
    <w:rsid w:val="53E861F9"/>
    <w:rsid w:val="540C8FD0"/>
    <w:rsid w:val="5412239F"/>
    <w:rsid w:val="54187801"/>
    <w:rsid w:val="5426DB28"/>
    <w:rsid w:val="5434324F"/>
    <w:rsid w:val="543E52DB"/>
    <w:rsid w:val="54594C96"/>
    <w:rsid w:val="54A663CD"/>
    <w:rsid w:val="54AE134B"/>
    <w:rsid w:val="54AEBBA9"/>
    <w:rsid w:val="54BB391B"/>
    <w:rsid w:val="54FA7A44"/>
    <w:rsid w:val="551CB0A1"/>
    <w:rsid w:val="5551751A"/>
    <w:rsid w:val="55580A9E"/>
    <w:rsid w:val="558B81ED"/>
    <w:rsid w:val="55BF2804"/>
    <w:rsid w:val="55C0E54A"/>
    <w:rsid w:val="55CE0A72"/>
    <w:rsid w:val="55DFE70C"/>
    <w:rsid w:val="55E1ECF3"/>
    <w:rsid w:val="55E61B0C"/>
    <w:rsid w:val="55E8DDF4"/>
    <w:rsid w:val="55EE06BE"/>
    <w:rsid w:val="55F35536"/>
    <w:rsid w:val="56167DE2"/>
    <w:rsid w:val="563468E2"/>
    <w:rsid w:val="56364748"/>
    <w:rsid w:val="563F5BCA"/>
    <w:rsid w:val="5642342E"/>
    <w:rsid w:val="565A7084"/>
    <w:rsid w:val="5692F010"/>
    <w:rsid w:val="56B2D41F"/>
    <w:rsid w:val="56B8DD60"/>
    <w:rsid w:val="56E550CB"/>
    <w:rsid w:val="57117DFE"/>
    <w:rsid w:val="57537F95"/>
    <w:rsid w:val="5755007A"/>
    <w:rsid w:val="5755874E"/>
    <w:rsid w:val="576D6E32"/>
    <w:rsid w:val="577003DA"/>
    <w:rsid w:val="5784AE55"/>
    <w:rsid w:val="57901B27"/>
    <w:rsid w:val="57939FD9"/>
    <w:rsid w:val="57A64DAD"/>
    <w:rsid w:val="57B293FF"/>
    <w:rsid w:val="57B31724"/>
    <w:rsid w:val="57B9DBC4"/>
    <w:rsid w:val="580879E4"/>
    <w:rsid w:val="580ACE8F"/>
    <w:rsid w:val="5822A28A"/>
    <w:rsid w:val="5828713A"/>
    <w:rsid w:val="58AB2FF6"/>
    <w:rsid w:val="58B2D56F"/>
    <w:rsid w:val="58C322AF"/>
    <w:rsid w:val="58D8163A"/>
    <w:rsid w:val="5907DE3A"/>
    <w:rsid w:val="5914E821"/>
    <w:rsid w:val="59386556"/>
    <w:rsid w:val="5949DABE"/>
    <w:rsid w:val="596BAEA0"/>
    <w:rsid w:val="59ADB390"/>
    <w:rsid w:val="59BA272F"/>
    <w:rsid w:val="59D9EBAE"/>
    <w:rsid w:val="5A084E02"/>
    <w:rsid w:val="5A4D44F1"/>
    <w:rsid w:val="5A6F2638"/>
    <w:rsid w:val="5A77793C"/>
    <w:rsid w:val="5AC108BD"/>
    <w:rsid w:val="5AC7A016"/>
    <w:rsid w:val="5AE20195"/>
    <w:rsid w:val="5B077439"/>
    <w:rsid w:val="5B2BC36D"/>
    <w:rsid w:val="5B34A889"/>
    <w:rsid w:val="5B94215B"/>
    <w:rsid w:val="5B9B647E"/>
    <w:rsid w:val="5BA9170C"/>
    <w:rsid w:val="5BB0197D"/>
    <w:rsid w:val="5BB4B2A7"/>
    <w:rsid w:val="5BC6DE56"/>
    <w:rsid w:val="5BD4B069"/>
    <w:rsid w:val="5BFB162C"/>
    <w:rsid w:val="5C053B12"/>
    <w:rsid w:val="5C105D66"/>
    <w:rsid w:val="5C1F68D4"/>
    <w:rsid w:val="5C3FD7D5"/>
    <w:rsid w:val="5C47C539"/>
    <w:rsid w:val="5C541081"/>
    <w:rsid w:val="5C668F08"/>
    <w:rsid w:val="5C76ABBF"/>
    <w:rsid w:val="5CA3449A"/>
    <w:rsid w:val="5CA7F4F1"/>
    <w:rsid w:val="5CB385C9"/>
    <w:rsid w:val="5CB6483A"/>
    <w:rsid w:val="5CE039A7"/>
    <w:rsid w:val="5CFA605D"/>
    <w:rsid w:val="5D292917"/>
    <w:rsid w:val="5D4C4CEE"/>
    <w:rsid w:val="5D4F1BE2"/>
    <w:rsid w:val="5D76041B"/>
    <w:rsid w:val="5D8CF668"/>
    <w:rsid w:val="5DACA591"/>
    <w:rsid w:val="5DBD04F0"/>
    <w:rsid w:val="5DCE0892"/>
    <w:rsid w:val="5DDB27CA"/>
    <w:rsid w:val="5DDD7B1C"/>
    <w:rsid w:val="5DE94AC0"/>
    <w:rsid w:val="5E184F93"/>
    <w:rsid w:val="5E267BAC"/>
    <w:rsid w:val="5E6C86DF"/>
    <w:rsid w:val="5E7A6C97"/>
    <w:rsid w:val="5E7D20EA"/>
    <w:rsid w:val="5E8B45C7"/>
    <w:rsid w:val="5EABC93A"/>
    <w:rsid w:val="5ED4975C"/>
    <w:rsid w:val="5ED7E3AF"/>
    <w:rsid w:val="5EF062B0"/>
    <w:rsid w:val="5EF7B656"/>
    <w:rsid w:val="5F24B6B8"/>
    <w:rsid w:val="5F491ECC"/>
    <w:rsid w:val="5F7F27C6"/>
    <w:rsid w:val="5F856A01"/>
    <w:rsid w:val="5FA69282"/>
    <w:rsid w:val="5FAB2837"/>
    <w:rsid w:val="5FBB9858"/>
    <w:rsid w:val="5FBE5963"/>
    <w:rsid w:val="5FBFE772"/>
    <w:rsid w:val="5FC5EE80"/>
    <w:rsid w:val="5FD09CBD"/>
    <w:rsid w:val="5FE5A17D"/>
    <w:rsid w:val="60014243"/>
    <w:rsid w:val="60338063"/>
    <w:rsid w:val="603B9CD8"/>
    <w:rsid w:val="604BD515"/>
    <w:rsid w:val="6061D5C1"/>
    <w:rsid w:val="606AA7E9"/>
    <w:rsid w:val="60731C98"/>
    <w:rsid w:val="607D47C8"/>
    <w:rsid w:val="60A9E351"/>
    <w:rsid w:val="60B06BDA"/>
    <w:rsid w:val="60BBD6B2"/>
    <w:rsid w:val="60CA6B6A"/>
    <w:rsid w:val="60E2925B"/>
    <w:rsid w:val="6119BCF7"/>
    <w:rsid w:val="611EB20B"/>
    <w:rsid w:val="614ABE27"/>
    <w:rsid w:val="614C8920"/>
    <w:rsid w:val="614E9700"/>
    <w:rsid w:val="614F41A9"/>
    <w:rsid w:val="61938EBB"/>
    <w:rsid w:val="619C0A88"/>
    <w:rsid w:val="61A54F3C"/>
    <w:rsid w:val="61B247C5"/>
    <w:rsid w:val="61C1E767"/>
    <w:rsid w:val="61FAB7BF"/>
    <w:rsid w:val="61FECE7B"/>
    <w:rsid w:val="62223C17"/>
    <w:rsid w:val="6229B3F5"/>
    <w:rsid w:val="622A85EA"/>
    <w:rsid w:val="624E716F"/>
    <w:rsid w:val="626AE429"/>
    <w:rsid w:val="627BCF30"/>
    <w:rsid w:val="627FFB39"/>
    <w:rsid w:val="62955D5B"/>
    <w:rsid w:val="629745D8"/>
    <w:rsid w:val="62A062BB"/>
    <w:rsid w:val="62B0CB2E"/>
    <w:rsid w:val="62B58D58"/>
    <w:rsid w:val="62D5CD51"/>
    <w:rsid w:val="62F4992D"/>
    <w:rsid w:val="6305CEAE"/>
    <w:rsid w:val="6327B66F"/>
    <w:rsid w:val="634AB4F7"/>
    <w:rsid w:val="63535494"/>
    <w:rsid w:val="63A58868"/>
    <w:rsid w:val="63B89E32"/>
    <w:rsid w:val="63B926F2"/>
    <w:rsid w:val="63D85254"/>
    <w:rsid w:val="63E1D4FE"/>
    <w:rsid w:val="64483B83"/>
    <w:rsid w:val="645A8299"/>
    <w:rsid w:val="6464E0ED"/>
    <w:rsid w:val="648028EA"/>
    <w:rsid w:val="648BA25B"/>
    <w:rsid w:val="64BEC299"/>
    <w:rsid w:val="64D3856B"/>
    <w:rsid w:val="651AF894"/>
    <w:rsid w:val="6557C72A"/>
    <w:rsid w:val="6592714C"/>
    <w:rsid w:val="659FD550"/>
    <w:rsid w:val="65AF60CD"/>
    <w:rsid w:val="6612CA8C"/>
    <w:rsid w:val="661FFA43"/>
    <w:rsid w:val="6641FB32"/>
    <w:rsid w:val="667A7066"/>
    <w:rsid w:val="6682906B"/>
    <w:rsid w:val="66857E7C"/>
    <w:rsid w:val="66A775D3"/>
    <w:rsid w:val="66BAA585"/>
    <w:rsid w:val="66BABC07"/>
    <w:rsid w:val="66BF1615"/>
    <w:rsid w:val="66EC4D4F"/>
    <w:rsid w:val="66FD7E5B"/>
    <w:rsid w:val="66FFD23E"/>
    <w:rsid w:val="67449DE7"/>
    <w:rsid w:val="674BB15F"/>
    <w:rsid w:val="6755E6D0"/>
    <w:rsid w:val="675FB938"/>
    <w:rsid w:val="676E5B7B"/>
    <w:rsid w:val="678DEA0D"/>
    <w:rsid w:val="67925D97"/>
    <w:rsid w:val="67B028D9"/>
    <w:rsid w:val="67B9ADDA"/>
    <w:rsid w:val="67BD5306"/>
    <w:rsid w:val="67CEBAE5"/>
    <w:rsid w:val="67F0BC7B"/>
    <w:rsid w:val="6801D551"/>
    <w:rsid w:val="68082680"/>
    <w:rsid w:val="680B5878"/>
    <w:rsid w:val="68238479"/>
    <w:rsid w:val="6831D097"/>
    <w:rsid w:val="68382329"/>
    <w:rsid w:val="6840EFFF"/>
    <w:rsid w:val="685CB143"/>
    <w:rsid w:val="686A2C91"/>
    <w:rsid w:val="6876A531"/>
    <w:rsid w:val="6891DBA4"/>
    <w:rsid w:val="68990741"/>
    <w:rsid w:val="68DB08D8"/>
    <w:rsid w:val="68E496A8"/>
    <w:rsid w:val="68FA154C"/>
    <w:rsid w:val="6908C1D5"/>
    <w:rsid w:val="690DC5ED"/>
    <w:rsid w:val="690EB150"/>
    <w:rsid w:val="695475B5"/>
    <w:rsid w:val="6961D33E"/>
    <w:rsid w:val="69768B8D"/>
    <w:rsid w:val="69A03C55"/>
    <w:rsid w:val="69A23C13"/>
    <w:rsid w:val="69A24B79"/>
    <w:rsid w:val="69C450AA"/>
    <w:rsid w:val="69E53AAC"/>
    <w:rsid w:val="69EECA4C"/>
    <w:rsid w:val="69FB1B60"/>
    <w:rsid w:val="6A206D5B"/>
    <w:rsid w:val="6A6A5616"/>
    <w:rsid w:val="6A986156"/>
    <w:rsid w:val="6ACAE116"/>
    <w:rsid w:val="6ADD656C"/>
    <w:rsid w:val="6AE63BAF"/>
    <w:rsid w:val="6AE83E25"/>
    <w:rsid w:val="6B187960"/>
    <w:rsid w:val="6B8AFF54"/>
    <w:rsid w:val="6B908B0A"/>
    <w:rsid w:val="6B956516"/>
    <w:rsid w:val="6BD1F67B"/>
    <w:rsid w:val="6BE3923B"/>
    <w:rsid w:val="6C16EC18"/>
    <w:rsid w:val="6C1C1717"/>
    <w:rsid w:val="6C234CF9"/>
    <w:rsid w:val="6C295E0F"/>
    <w:rsid w:val="6C37C4F2"/>
    <w:rsid w:val="6C3D84FF"/>
    <w:rsid w:val="6C6F00B8"/>
    <w:rsid w:val="6CA25610"/>
    <w:rsid w:val="6CA5E8A3"/>
    <w:rsid w:val="6CA88CC5"/>
    <w:rsid w:val="6CEAA121"/>
    <w:rsid w:val="6D3B8CD5"/>
    <w:rsid w:val="6D4909B9"/>
    <w:rsid w:val="6D64C0F3"/>
    <w:rsid w:val="6D98B87F"/>
    <w:rsid w:val="6D9D6EEB"/>
    <w:rsid w:val="6DA1F6D8"/>
    <w:rsid w:val="6DB6E3E7"/>
    <w:rsid w:val="6DD1B1AB"/>
    <w:rsid w:val="6DF96550"/>
    <w:rsid w:val="6DFEBEBD"/>
    <w:rsid w:val="6E0AAC3B"/>
    <w:rsid w:val="6E293DC9"/>
    <w:rsid w:val="6E381F61"/>
    <w:rsid w:val="6E39AD4B"/>
    <w:rsid w:val="6E4D17FF"/>
    <w:rsid w:val="6E6AC38E"/>
    <w:rsid w:val="6E776804"/>
    <w:rsid w:val="6E8AEB5A"/>
    <w:rsid w:val="6E9AF245"/>
    <w:rsid w:val="6ED6D489"/>
    <w:rsid w:val="6F028358"/>
    <w:rsid w:val="6F2DFDCE"/>
    <w:rsid w:val="6F5398A8"/>
    <w:rsid w:val="6FBAB601"/>
    <w:rsid w:val="6FD181E0"/>
    <w:rsid w:val="700735F0"/>
    <w:rsid w:val="7030FD79"/>
    <w:rsid w:val="703CF3F3"/>
    <w:rsid w:val="7063FC2D"/>
    <w:rsid w:val="708286AF"/>
    <w:rsid w:val="709A18E9"/>
    <w:rsid w:val="709EA1A8"/>
    <w:rsid w:val="70A63118"/>
    <w:rsid w:val="70B30A6D"/>
    <w:rsid w:val="70C2B27C"/>
    <w:rsid w:val="70F04207"/>
    <w:rsid w:val="7100F64F"/>
    <w:rsid w:val="710560A7"/>
    <w:rsid w:val="710F6EB5"/>
    <w:rsid w:val="71179E4A"/>
    <w:rsid w:val="712C3615"/>
    <w:rsid w:val="7131AFA6"/>
    <w:rsid w:val="718C313D"/>
    <w:rsid w:val="7194CC79"/>
    <w:rsid w:val="71C1EE12"/>
    <w:rsid w:val="71D11585"/>
    <w:rsid w:val="71FE6531"/>
    <w:rsid w:val="7203269E"/>
    <w:rsid w:val="722027A6"/>
    <w:rsid w:val="722C95C3"/>
    <w:rsid w:val="723DD670"/>
    <w:rsid w:val="72669BFE"/>
    <w:rsid w:val="726CACF6"/>
    <w:rsid w:val="72B03019"/>
    <w:rsid w:val="72BCFFD4"/>
    <w:rsid w:val="72C31B0E"/>
    <w:rsid w:val="72C4D585"/>
    <w:rsid w:val="72E11FAC"/>
    <w:rsid w:val="72F01DF4"/>
    <w:rsid w:val="72FAE884"/>
    <w:rsid w:val="73151CC1"/>
    <w:rsid w:val="73234004"/>
    <w:rsid w:val="734131F6"/>
    <w:rsid w:val="736C2976"/>
    <w:rsid w:val="7374BFF4"/>
    <w:rsid w:val="73ABC42A"/>
    <w:rsid w:val="73C18FB4"/>
    <w:rsid w:val="73C86B90"/>
    <w:rsid w:val="73CCC2BA"/>
    <w:rsid w:val="73EAAB2F"/>
    <w:rsid w:val="7423B1FC"/>
    <w:rsid w:val="7435F2C6"/>
    <w:rsid w:val="7438321C"/>
    <w:rsid w:val="744A57C4"/>
    <w:rsid w:val="7452596E"/>
    <w:rsid w:val="7473F598"/>
    <w:rsid w:val="748DD9CF"/>
    <w:rsid w:val="74A73A4B"/>
    <w:rsid w:val="74F4177A"/>
    <w:rsid w:val="74FF39F5"/>
    <w:rsid w:val="7514927E"/>
    <w:rsid w:val="751AFD42"/>
    <w:rsid w:val="75262DD0"/>
    <w:rsid w:val="757DD111"/>
    <w:rsid w:val="75860E4A"/>
    <w:rsid w:val="75867B90"/>
    <w:rsid w:val="759E3CC0"/>
    <w:rsid w:val="75B27AAA"/>
    <w:rsid w:val="75FD96A0"/>
    <w:rsid w:val="7606C15C"/>
    <w:rsid w:val="76256EED"/>
    <w:rsid w:val="765806DB"/>
    <w:rsid w:val="7659645D"/>
    <w:rsid w:val="766601D5"/>
    <w:rsid w:val="768218FB"/>
    <w:rsid w:val="76D44994"/>
    <w:rsid w:val="76D5B4EB"/>
    <w:rsid w:val="773E91C4"/>
    <w:rsid w:val="77554199"/>
    <w:rsid w:val="77586B75"/>
    <w:rsid w:val="7790B474"/>
    <w:rsid w:val="77A0D854"/>
    <w:rsid w:val="77A24A85"/>
    <w:rsid w:val="77C2FDFE"/>
    <w:rsid w:val="77D00786"/>
    <w:rsid w:val="77D32D72"/>
    <w:rsid w:val="77F10D1E"/>
    <w:rsid w:val="77F3D73C"/>
    <w:rsid w:val="78426C83"/>
    <w:rsid w:val="78529E04"/>
    <w:rsid w:val="7853467E"/>
    <w:rsid w:val="787B0222"/>
    <w:rsid w:val="788C15AC"/>
    <w:rsid w:val="78CEE6E1"/>
    <w:rsid w:val="78EBEF6B"/>
    <w:rsid w:val="790987D2"/>
    <w:rsid w:val="790AD47D"/>
    <w:rsid w:val="79120D3D"/>
    <w:rsid w:val="794D4FD1"/>
    <w:rsid w:val="796893E9"/>
    <w:rsid w:val="797393EB"/>
    <w:rsid w:val="797B0FF9"/>
    <w:rsid w:val="797B7C16"/>
    <w:rsid w:val="79A7AE31"/>
    <w:rsid w:val="79B2820B"/>
    <w:rsid w:val="79C25C1C"/>
    <w:rsid w:val="79C5A7E3"/>
    <w:rsid w:val="79D6E31A"/>
    <w:rsid w:val="79E2103E"/>
    <w:rsid w:val="7A0B5E6E"/>
    <w:rsid w:val="7A0B7548"/>
    <w:rsid w:val="7A0E9A51"/>
    <w:rsid w:val="7A113B57"/>
    <w:rsid w:val="7A1C8D4E"/>
    <w:rsid w:val="7A577DAD"/>
    <w:rsid w:val="7A75E278"/>
    <w:rsid w:val="7AA0262A"/>
    <w:rsid w:val="7AB554C6"/>
    <w:rsid w:val="7AEDC0A9"/>
    <w:rsid w:val="7B3B77F4"/>
    <w:rsid w:val="7B3E2137"/>
    <w:rsid w:val="7B466E8D"/>
    <w:rsid w:val="7B888CE0"/>
    <w:rsid w:val="7BCB58AD"/>
    <w:rsid w:val="7BD53D02"/>
    <w:rsid w:val="7BEE53DE"/>
    <w:rsid w:val="7BEE5C88"/>
    <w:rsid w:val="7C073705"/>
    <w:rsid w:val="7C0A2DEA"/>
    <w:rsid w:val="7C6D6DAE"/>
    <w:rsid w:val="7C728EAA"/>
    <w:rsid w:val="7C77F565"/>
    <w:rsid w:val="7CB254B0"/>
    <w:rsid w:val="7CBA918E"/>
    <w:rsid w:val="7CF8DFA4"/>
    <w:rsid w:val="7CF8E344"/>
    <w:rsid w:val="7CF9E35F"/>
    <w:rsid w:val="7D1FB48C"/>
    <w:rsid w:val="7D20D2D5"/>
    <w:rsid w:val="7D2DA812"/>
    <w:rsid w:val="7D2DC1A2"/>
    <w:rsid w:val="7D5A6409"/>
    <w:rsid w:val="7D60E333"/>
    <w:rsid w:val="7D908123"/>
    <w:rsid w:val="7D9AF5F2"/>
    <w:rsid w:val="7DCD1392"/>
    <w:rsid w:val="7DD0CDC9"/>
    <w:rsid w:val="7E07A093"/>
    <w:rsid w:val="7E27F2FF"/>
    <w:rsid w:val="7E50405D"/>
    <w:rsid w:val="7E8A7939"/>
    <w:rsid w:val="7E920130"/>
    <w:rsid w:val="7EA65BB1"/>
    <w:rsid w:val="7EA88A1D"/>
    <w:rsid w:val="7EABAD2A"/>
    <w:rsid w:val="7F18D74D"/>
    <w:rsid w:val="7F19EA03"/>
    <w:rsid w:val="7F210173"/>
    <w:rsid w:val="7F30EF9A"/>
    <w:rsid w:val="7F599525"/>
    <w:rsid w:val="7F690D50"/>
    <w:rsid w:val="7F7CB8C0"/>
    <w:rsid w:val="7F88DC6D"/>
    <w:rsid w:val="7F935F13"/>
    <w:rsid w:val="7F93C486"/>
    <w:rsid w:val="7F98F953"/>
    <w:rsid w:val="7FAF145A"/>
    <w:rsid w:val="7FCE992C"/>
    <w:rsid w:val="7FD146C4"/>
    <w:rsid w:val="7FE1FBC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51346"/>
  <w15:chartTrackingRefBased/>
  <w15:docId w15:val="{8A0564F6-27FD-4A5F-806C-86E4883D81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A1D2C"/>
    <w:pPr>
      <w:spacing w:after="0" w:line="240" w:lineRule="auto"/>
    </w:pPr>
    <w:rPr>
      <w:rFonts w:ascii="Arial" w:hAnsi="Arial" w:eastAsia="Times New Roman" w:cs="Arial"/>
      <w:sz w:val="20"/>
      <w:szCs w:val="20"/>
      <w:lang w:val="en-AU" w:eastAsia="en-AU"/>
    </w:rPr>
  </w:style>
  <w:style w:type="paragraph" w:styleId="Heading1">
    <w:name w:val="heading 1"/>
    <w:aliases w:val="Normal1,contents,h1,H1,Part,fmsheading1,h11,h1 Char,II+ Char,I Char,1 Char,H1 Char,H11 Char,H12 Char,H13 Char,H14 Char,H15 Char,H16 Char,H17 Char,temp Char,l1 Char,Head1 Char,Head Char,Numbered Char,nu Char,Level 1 Head Char,Header 1 Char"/>
    <w:basedOn w:val="Normal"/>
    <w:next w:val="Normal"/>
    <w:link w:val="Heading1Char"/>
    <w:uiPriority w:val="99"/>
    <w:qFormat/>
    <w:rsid w:val="00F96047"/>
    <w:pPr>
      <w:keepNext/>
      <w:pageBreakBefore/>
      <w:numPr>
        <w:numId w:val="3"/>
      </w:numPr>
      <w:outlineLvl w:val="0"/>
    </w:pPr>
    <w:rPr>
      <w:b/>
      <w:bCs/>
      <w:sz w:val="28"/>
      <w:szCs w:val="28"/>
      <w:lang w:eastAsia="en-US"/>
    </w:rPr>
  </w:style>
  <w:style w:type="paragraph" w:styleId="Heading2">
    <w:name w:val="heading 2"/>
    <w:aliases w:val="Normal2,h2,Intro Text Bold,heading 2,2,Header 2,l2,Level 2 Head,H2,Chapter Title,fmsheading2,h21,Heading 2 Char1 Char,Heading 2 Char Char Char,h2 Char Char Char,A Char Char Char,2 Char Char Char,H2 Char Char Char,l2 Char Char Char,Lev 2 Ch"/>
    <w:basedOn w:val="Normal"/>
    <w:next w:val="Normal"/>
    <w:link w:val="Heading2Char"/>
    <w:uiPriority w:val="99"/>
    <w:qFormat/>
    <w:rsid w:val="00F96047"/>
    <w:pPr>
      <w:keepNext/>
      <w:numPr>
        <w:ilvl w:val="1"/>
        <w:numId w:val="3"/>
      </w:numPr>
      <w:spacing w:before="120" w:after="60"/>
      <w:outlineLvl w:val="1"/>
    </w:pPr>
    <w:rPr>
      <w:b/>
      <w:bCs/>
      <w:lang w:val="en-GB" w:eastAsia="en-US"/>
    </w:rPr>
  </w:style>
  <w:style w:type="paragraph" w:styleId="Heading3">
    <w:name w:val="heading 3"/>
    <w:aliases w:val="Normal3,underlined Heading,h3,H3,heading 3,Section,fmsheading3,13,Level-3 heading,heading3,3,Heading 3 Char3,TF-Overskrift 3 Char,subhead Char,1. Char,l3 Char,CT Char,Head3 Char,Level 3 Head Char,alltoc Char,Table3 Char,Heading 3 Char Char"/>
    <w:basedOn w:val="Normal"/>
    <w:next w:val="Normal"/>
    <w:link w:val="Heading3Char"/>
    <w:uiPriority w:val="99"/>
    <w:qFormat/>
    <w:rsid w:val="00F96047"/>
    <w:pPr>
      <w:keepNext/>
      <w:numPr>
        <w:ilvl w:val="2"/>
        <w:numId w:val="3"/>
      </w:numPr>
      <w:spacing w:before="120" w:after="60"/>
      <w:outlineLvl w:val="2"/>
    </w:pPr>
    <w:rPr>
      <w:b/>
      <w:bCs/>
      <w:lang w:eastAsia="en-US"/>
    </w:rPr>
  </w:style>
  <w:style w:type="paragraph" w:styleId="Heading4">
    <w:name w:val="heading 4"/>
    <w:aliases w:val="Normal4,a,h4,Map Title,4,Heading 4 Char3,Heading 4 Char2 Char1,Heading 4 Char1 Char Char1,Map Title Char Char Char1,h4 Char Char Char1,a. Char Char Char1,4 Char Char Char1,l4 Char Char Char1,I4 Char Char Char1,Head4 Char Char Char1"/>
    <w:basedOn w:val="Normal"/>
    <w:next w:val="Normal"/>
    <w:link w:val="Heading4Char"/>
    <w:uiPriority w:val="99"/>
    <w:qFormat/>
    <w:rsid w:val="00F96047"/>
    <w:pPr>
      <w:keepNext/>
      <w:numPr>
        <w:ilvl w:val="3"/>
        <w:numId w:val="3"/>
      </w:numPr>
      <w:spacing w:before="240" w:after="60"/>
      <w:outlineLvl w:val="3"/>
    </w:pPr>
    <w:rPr>
      <w:b/>
      <w:lang w:val="en-US" w:eastAsia="en-US"/>
    </w:rPr>
  </w:style>
  <w:style w:type="paragraph" w:styleId="Heading5">
    <w:name w:val="heading 5"/>
    <w:aliases w:val="Normal5,5,Block Label,h5,l5,Head5,Level 5,Atty Info 3,Level 51,not set up (5)"/>
    <w:basedOn w:val="Normal"/>
    <w:next w:val="Normal"/>
    <w:link w:val="Heading5Char"/>
    <w:uiPriority w:val="99"/>
    <w:qFormat/>
    <w:rsid w:val="00F96047"/>
    <w:pPr>
      <w:numPr>
        <w:ilvl w:val="4"/>
        <w:numId w:val="3"/>
      </w:numPr>
      <w:spacing w:before="240" w:after="60"/>
      <w:outlineLvl w:val="4"/>
    </w:pPr>
    <w:rPr>
      <w:iCs/>
      <w:lang w:val="en-US" w:eastAsia="en-US"/>
    </w:rPr>
  </w:style>
  <w:style w:type="paragraph" w:styleId="Heading6">
    <w:name w:val="heading 6"/>
    <w:aliases w:val="Normal6,heading6,Legal Level 1."/>
    <w:basedOn w:val="ListParagraph"/>
    <w:next w:val="Normal"/>
    <w:link w:val="Heading6Char"/>
    <w:uiPriority w:val="99"/>
    <w:qFormat/>
    <w:rsid w:val="00F96047"/>
    <w:pPr>
      <w:numPr>
        <w:ilvl w:val="5"/>
        <w:numId w:val="3"/>
      </w:numPr>
      <w:tabs>
        <w:tab w:val="left" w:pos="397"/>
        <w:tab w:val="left" w:pos="964"/>
      </w:tabs>
      <w:spacing w:before="60" w:after="60"/>
      <w:outlineLvl w:val="5"/>
    </w:pPr>
    <w:rPr>
      <w:rFonts w:cs="Times New Roman"/>
      <w:szCs w:val="24"/>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93C1F"/>
    <w:pPr>
      <w:tabs>
        <w:tab w:val="center" w:pos="4513"/>
        <w:tab w:val="right" w:pos="9026"/>
      </w:tabs>
    </w:pPr>
  </w:style>
  <w:style w:type="character" w:styleId="HeaderChar" w:customStyle="1">
    <w:name w:val="Header Char"/>
    <w:basedOn w:val="DefaultParagraphFont"/>
    <w:link w:val="Header"/>
    <w:uiPriority w:val="99"/>
    <w:rsid w:val="00C93C1F"/>
    <w:rPr>
      <w:rFonts w:ascii="Arial" w:hAnsi="Arial" w:eastAsia="Times New Roman" w:cs="Arial"/>
      <w:sz w:val="20"/>
      <w:szCs w:val="20"/>
      <w:lang w:val="en-AU" w:eastAsia="en-AU"/>
    </w:rPr>
  </w:style>
  <w:style w:type="paragraph" w:styleId="Footer">
    <w:name w:val="footer"/>
    <w:basedOn w:val="Normal"/>
    <w:link w:val="FooterChar"/>
    <w:unhideWhenUsed/>
    <w:rsid w:val="00C93C1F"/>
    <w:pPr>
      <w:tabs>
        <w:tab w:val="center" w:pos="4513"/>
        <w:tab w:val="right" w:pos="9026"/>
      </w:tabs>
    </w:pPr>
  </w:style>
  <w:style w:type="character" w:styleId="FooterChar" w:customStyle="1">
    <w:name w:val="Footer Char"/>
    <w:basedOn w:val="DefaultParagraphFont"/>
    <w:link w:val="Footer"/>
    <w:uiPriority w:val="99"/>
    <w:rsid w:val="00C93C1F"/>
    <w:rPr>
      <w:rFonts w:ascii="Arial" w:hAnsi="Arial" w:eastAsia="Times New Roman" w:cs="Arial"/>
      <w:sz w:val="20"/>
      <w:szCs w:val="20"/>
      <w:lang w:val="en-AU" w:eastAsia="en-AU"/>
    </w:rPr>
  </w:style>
  <w:style w:type="paragraph" w:styleId="BodyTextIndent">
    <w:name w:val="Body Text Indent"/>
    <w:link w:val="BodyTextIndentChar"/>
    <w:rsid w:val="00D0667E"/>
    <w:pPr>
      <w:spacing w:after="0" w:line="240" w:lineRule="auto"/>
      <w:ind w:left="2563"/>
    </w:pPr>
    <w:rPr>
      <w:rFonts w:ascii="Arial" w:hAnsi="Arial" w:eastAsia="Times New Roman" w:cs="Times New Roman"/>
      <w:szCs w:val="20"/>
    </w:rPr>
  </w:style>
  <w:style w:type="character" w:styleId="BodyTextIndentChar" w:customStyle="1">
    <w:name w:val="Body Text Indent Char"/>
    <w:basedOn w:val="DefaultParagraphFont"/>
    <w:link w:val="BodyTextIndent"/>
    <w:rsid w:val="00D0667E"/>
    <w:rPr>
      <w:rFonts w:ascii="Arial" w:hAnsi="Arial" w:eastAsia="Times New Roman" w:cs="Times New Roman"/>
      <w:szCs w:val="20"/>
    </w:rPr>
  </w:style>
  <w:style w:type="character" w:styleId="Heading1Char" w:customStyle="1">
    <w:name w:val="Heading 1 Char"/>
    <w:aliases w:val="Normal1 Char,contents Char,h1 Char1,H1 Char1,Part Char,fmsheading1 Char,h11 Char,h1 Char Char,II+ Char Char,I Char Char,1 Char Char,H1 Char Char,H11 Char Char,H12 Char Char,H13 Char Char,H14 Char Char,H15 Char Char,H16 Char Char"/>
    <w:basedOn w:val="DefaultParagraphFont"/>
    <w:link w:val="Heading1"/>
    <w:uiPriority w:val="99"/>
    <w:rsid w:val="00F96047"/>
    <w:rPr>
      <w:rFonts w:ascii="Arial" w:hAnsi="Arial" w:eastAsia="Times New Roman" w:cs="Arial"/>
      <w:b/>
      <w:bCs/>
      <w:sz w:val="28"/>
      <w:szCs w:val="28"/>
      <w:lang w:val="en-AU"/>
    </w:rPr>
  </w:style>
  <w:style w:type="character" w:styleId="Heading2Char" w:customStyle="1">
    <w:name w:val="Heading 2 Char"/>
    <w:aliases w:val="Normal2 Char,h2 Char,Intro Text Bold Char,heading 2 Char,2 Char,Header 2 Char,l2 Char,Level 2 Head Char,H2 Char,Chapter Title Char,fmsheading2 Char,h21 Char,Heading 2 Char1 Char Char,Heading 2 Char Char Char Char,h2 Char Char Char Char"/>
    <w:basedOn w:val="DefaultParagraphFont"/>
    <w:link w:val="Heading2"/>
    <w:uiPriority w:val="99"/>
    <w:rsid w:val="00F96047"/>
    <w:rPr>
      <w:rFonts w:ascii="Arial" w:hAnsi="Arial" w:eastAsia="Times New Roman" w:cs="Arial"/>
      <w:b/>
      <w:bCs/>
      <w:sz w:val="20"/>
      <w:szCs w:val="20"/>
    </w:rPr>
  </w:style>
  <w:style w:type="character" w:styleId="Heading3Char" w:customStyle="1">
    <w:name w:val="Heading 3 Char"/>
    <w:aliases w:val="Normal3 Char,underlined Heading Char,h3 Char,H3 Char,heading 3 Char,Section Char,fmsheading3 Char,13 Char,Level-3 heading Char,heading3 Char,3 Char,Heading 3 Char3 Char,TF-Overskrift 3 Char Char,subhead Char Char,1. Char Char,l3 Char Char"/>
    <w:basedOn w:val="DefaultParagraphFont"/>
    <w:link w:val="Heading3"/>
    <w:uiPriority w:val="99"/>
    <w:rsid w:val="00F96047"/>
    <w:rPr>
      <w:rFonts w:ascii="Arial" w:hAnsi="Arial" w:eastAsia="Times New Roman" w:cs="Arial"/>
      <w:b/>
      <w:bCs/>
      <w:sz w:val="20"/>
      <w:szCs w:val="20"/>
      <w:lang w:val="en-AU"/>
    </w:rPr>
  </w:style>
  <w:style w:type="character" w:styleId="Heading4Char" w:customStyle="1">
    <w:name w:val="Heading 4 Char"/>
    <w:aliases w:val="Normal4 Char,a Char,h4 Char,Map Title Char,4 Char,Heading 4 Char3 Char,Heading 4 Char2 Char1 Char,Heading 4 Char1 Char Char1 Char,Map Title Char Char Char1 Char,h4 Char Char Char1 Char,a. Char Char Char1 Char,4 Char Char Char1 Char"/>
    <w:basedOn w:val="DefaultParagraphFont"/>
    <w:link w:val="Heading4"/>
    <w:uiPriority w:val="99"/>
    <w:rsid w:val="00F96047"/>
    <w:rPr>
      <w:rFonts w:ascii="Arial" w:hAnsi="Arial" w:eastAsia="Times New Roman" w:cs="Arial"/>
      <w:b/>
      <w:sz w:val="20"/>
      <w:szCs w:val="20"/>
      <w:lang w:val="en-US"/>
    </w:rPr>
  </w:style>
  <w:style w:type="character" w:styleId="Heading5Char" w:customStyle="1">
    <w:name w:val="Heading 5 Char"/>
    <w:aliases w:val="Normal5 Char,5 Char,Block Label Char,h5 Char,l5 Char,Head5 Char,Level 5 Char,Atty Info 3 Char,Level 51 Char,not set up (5) Char"/>
    <w:basedOn w:val="DefaultParagraphFont"/>
    <w:link w:val="Heading5"/>
    <w:uiPriority w:val="99"/>
    <w:rsid w:val="00F96047"/>
    <w:rPr>
      <w:rFonts w:ascii="Arial" w:hAnsi="Arial" w:eastAsia="Times New Roman" w:cs="Arial"/>
      <w:iCs/>
      <w:sz w:val="20"/>
      <w:szCs w:val="20"/>
      <w:lang w:val="en-US"/>
    </w:rPr>
  </w:style>
  <w:style w:type="character" w:styleId="Heading6Char" w:customStyle="1">
    <w:name w:val="Heading 6 Char"/>
    <w:aliases w:val="Normal6 Char,heading6 Char,Legal Level 1. Char"/>
    <w:basedOn w:val="DefaultParagraphFont"/>
    <w:link w:val="Heading6"/>
    <w:uiPriority w:val="99"/>
    <w:rsid w:val="00F96047"/>
    <w:rPr>
      <w:rFonts w:ascii="Arial" w:hAnsi="Arial" w:eastAsia="Times New Roman" w:cs="Times New Roman"/>
      <w:sz w:val="20"/>
      <w:szCs w:val="24"/>
      <w:lang w:val="en-AU"/>
    </w:rPr>
  </w:style>
  <w:style w:type="paragraph" w:styleId="CentredHeader" w:customStyle="1">
    <w:name w:val="Centred Header"/>
    <w:basedOn w:val="Normal"/>
    <w:rsid w:val="00F96047"/>
    <w:pPr>
      <w:jc w:val="center"/>
    </w:pPr>
    <w:rPr>
      <w:rFonts w:ascii="Book Antiqua" w:hAnsi="Book Antiqua" w:cs="Book Antiqua"/>
      <w:b/>
      <w:bCs/>
      <w:sz w:val="24"/>
      <w:szCs w:val="24"/>
      <w:lang w:val="en-US"/>
    </w:rPr>
  </w:style>
  <w:style w:type="paragraph" w:styleId="NormalWeb">
    <w:name w:val="Normal (Web)"/>
    <w:basedOn w:val="Normal"/>
    <w:uiPriority w:val="99"/>
    <w:rsid w:val="00F96047"/>
    <w:pPr>
      <w:spacing w:before="100" w:beforeAutospacing="1" w:after="100" w:afterAutospacing="1"/>
    </w:pPr>
    <w:rPr>
      <w:rFonts w:ascii="Times New Roman" w:hAnsi="Times New Roman" w:cs="Times New Roman"/>
      <w:sz w:val="24"/>
      <w:szCs w:val="24"/>
      <w:lang w:val="en-US" w:eastAsia="en-US"/>
    </w:rPr>
  </w:style>
  <w:style w:type="paragraph" w:styleId="ListParagraph">
    <w:name w:val="List Paragraph"/>
    <w:basedOn w:val="Normal"/>
    <w:uiPriority w:val="34"/>
    <w:qFormat/>
    <w:rsid w:val="00F96047"/>
    <w:pPr>
      <w:ind w:left="720"/>
      <w:contextualSpacing/>
    </w:pPr>
  </w:style>
  <w:style w:type="paragraph" w:styleId="TOCHeading">
    <w:name w:val="TOC Heading"/>
    <w:basedOn w:val="Heading1"/>
    <w:next w:val="Normal"/>
    <w:uiPriority w:val="39"/>
    <w:unhideWhenUsed/>
    <w:qFormat/>
    <w:rsid w:val="004513D8"/>
    <w:pPr>
      <w:keepLines/>
      <w:pageBreakBefore w:val="0"/>
      <w:numPr>
        <w:numId w:val="0"/>
      </w:numPr>
      <w:spacing w:before="240" w:line="259" w:lineRule="auto"/>
      <w:outlineLvl w:val="9"/>
    </w:pPr>
    <w:rPr>
      <w:rFonts w:asciiTheme="majorHAnsi" w:hAnsiTheme="majorHAnsi" w:eastAsiaTheme="majorEastAsia" w:cstheme="majorBidi"/>
      <w:b w:val="0"/>
      <w:bCs w:val="0"/>
      <w:color w:val="2F5496" w:themeColor="accent1" w:themeShade="BF"/>
      <w:sz w:val="32"/>
      <w:szCs w:val="32"/>
      <w:lang w:val="en-US"/>
    </w:rPr>
  </w:style>
  <w:style w:type="paragraph" w:styleId="TOC2">
    <w:name w:val="toc 2"/>
    <w:basedOn w:val="Normal"/>
    <w:next w:val="Normal"/>
    <w:autoRedefine/>
    <w:uiPriority w:val="39"/>
    <w:unhideWhenUsed/>
    <w:rsid w:val="004513D8"/>
    <w:pPr>
      <w:spacing w:after="100"/>
      <w:ind w:left="200"/>
    </w:pPr>
  </w:style>
  <w:style w:type="character" w:styleId="Hyperlink">
    <w:name w:val="Hyperlink"/>
    <w:basedOn w:val="DefaultParagraphFont"/>
    <w:uiPriority w:val="99"/>
    <w:unhideWhenUsed/>
    <w:rsid w:val="004513D8"/>
    <w:rPr>
      <w:color w:val="0563C1" w:themeColor="hyperlink"/>
      <w:u w:val="single"/>
    </w:rPr>
  </w:style>
  <w:style w:type="table" w:styleId="TableGrid">
    <w:name w:val="Table Grid"/>
    <w:basedOn w:val="TableNormal"/>
    <w:uiPriority w:val="39"/>
    <w:rsid w:val="00F93E5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next w:val="Normal"/>
    <w:autoRedefine/>
    <w:uiPriority w:val="39"/>
    <w:unhideWhenUsed/>
    <w:rsid w:val="006F0521"/>
    <w:pPr>
      <w:spacing w:after="100"/>
    </w:pPr>
  </w:style>
  <w:style w:type="paragraph" w:styleId="TOC3">
    <w:name w:val="toc 3"/>
    <w:basedOn w:val="Normal"/>
    <w:next w:val="Normal"/>
    <w:autoRedefine/>
    <w:uiPriority w:val="39"/>
    <w:unhideWhenUsed/>
    <w:rsid w:val="003F7179"/>
    <w:pPr>
      <w:spacing w:after="100"/>
      <w:ind w:left="400"/>
    </w:pPr>
  </w:style>
  <w:style w:type="paragraph" w:styleId="CommentText">
    <w:name w:val="annotation text"/>
    <w:basedOn w:val="Normal"/>
    <w:link w:val="CommentTextChar"/>
    <w:uiPriority w:val="99"/>
    <w:semiHidden/>
    <w:unhideWhenUsed/>
  </w:style>
  <w:style w:type="character" w:styleId="CommentTextChar" w:customStyle="1">
    <w:name w:val="Comment Text Char"/>
    <w:basedOn w:val="DefaultParagraphFont"/>
    <w:link w:val="CommentText"/>
    <w:uiPriority w:val="99"/>
    <w:semiHidden/>
    <w:rPr>
      <w:rFonts w:ascii="Arial" w:hAnsi="Arial" w:eastAsia="Times New Roman" w:cs="Arial"/>
      <w:sz w:val="20"/>
      <w:szCs w:val="20"/>
      <w:lang w:val="en-AU" w:eastAsia="en-AU"/>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D0A05"/>
    <w:rPr>
      <w:b/>
      <w:bCs/>
    </w:rPr>
  </w:style>
  <w:style w:type="character" w:styleId="CommentSubjectChar" w:customStyle="1">
    <w:name w:val="Comment Subject Char"/>
    <w:basedOn w:val="CommentTextChar"/>
    <w:link w:val="CommentSubject"/>
    <w:uiPriority w:val="99"/>
    <w:semiHidden/>
    <w:rsid w:val="006D0A05"/>
    <w:rPr>
      <w:rFonts w:ascii="Arial" w:hAnsi="Arial" w:eastAsia="Times New Roman" w:cs="Arial"/>
      <w:b/>
      <w:bCs/>
      <w:sz w:val="20"/>
      <w:szCs w:val="20"/>
      <w:lang w:val="en-AU" w:eastAsia="en-AU"/>
    </w:rPr>
  </w:style>
  <w:style w:type="paragraph" w:styleId="Revision">
    <w:name w:val="Revision"/>
    <w:hidden/>
    <w:uiPriority w:val="99"/>
    <w:semiHidden/>
    <w:rsid w:val="00291703"/>
    <w:pPr>
      <w:spacing w:after="0" w:line="240" w:lineRule="auto"/>
    </w:pPr>
    <w:rPr>
      <w:rFonts w:ascii="Arial" w:hAnsi="Arial" w:eastAsia="Times New Roman" w:cs="Arial"/>
      <w:sz w:val="20"/>
      <w:szCs w:val="20"/>
      <w:lang w:val="en-AU" w:eastAsia="en-AU"/>
    </w:rPr>
  </w:style>
  <w:style w:type="character" w:styleId="UnresolvedMention">
    <w:name w:val="Unresolved Mention"/>
    <w:basedOn w:val="DefaultParagraphFont"/>
    <w:uiPriority w:val="99"/>
    <w:semiHidden/>
    <w:unhideWhenUsed/>
    <w:rsid w:val="00DA2714"/>
    <w:rPr>
      <w:color w:val="605E5C"/>
      <w:shd w:val="clear" w:color="auto" w:fill="E1DFDD"/>
    </w:rPr>
  </w:style>
  <w:style w:type="character" w:styleId="FollowedHyperlink">
    <w:name w:val="FollowedHyperlink"/>
    <w:basedOn w:val="DefaultParagraphFont"/>
    <w:uiPriority w:val="99"/>
    <w:semiHidden/>
    <w:unhideWhenUsed/>
    <w:rsid w:val="000C0A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263867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hyperlink" Target="https://imptob.sharepoint.com/:x:/s/E2EDemandForecastingSOP/EQISQlvdof9MtrgqzF3EWIIBiXj2xxeHXxoU68quHQ-wAg?email=Harini.Tangirala%40uk.imptob.com&amp;e=6IYxjx" TargetMode="External" Id="rId18" /><Relationship Type="http://schemas.microsoft.com/office/2011/relationships/people" Target="people.xml" Id="rId26" /><Relationship Type="http://schemas.openxmlformats.org/officeDocument/2006/relationships/customXml" Target="../customXml/item3.xml" Id="rId3" /><Relationship Type="http://schemas.openxmlformats.org/officeDocument/2006/relationships/image" Target="media/image3.png"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oter" Target="footer1.xm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hyperlink" Target="https://imptob.sharepoint.com/:f:/r/sites/E2EDemandForecastingSOP/Shared%20Documents/General/Noodle/Noodle%20Mapping/Sample%20Datasets/Reference%20Data?csf=1&amp;web=1&amp;e=KO7oVI"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hyperlink" Target="https://imptob.sharepoint.com/:x:/r/sites/E2EDemandForecastingSOP/Shared%20Documents/General/Noodle/Noodle%20Mapping/Sample%20Datasets/Demand%20Drivers/stockdays_market.xlsx?d=w2af4722fa1c74036b8d127b8b5c95833&amp;csf=1&amp;web=1&amp;e=avR2tE" TargetMode="External" Id="rId24" /><Relationship Type="http://schemas.openxmlformats.org/officeDocument/2006/relationships/numbering" Target="numbering.xml" Id="rId5" /><Relationship Type="http://schemas.openxmlformats.org/officeDocument/2006/relationships/hyperlink" Target="https://imptob.sharepoint.com/:x:/r/sites/E2EDemandForecastingSOP/Shared%20Documents/General/00%20Data%20Hub%20-%20Signed%20Off%20Documents/A.02%20Data%20Requirement%20and%20mapping/A02%20Data%20Requirement%20and%20mapping.xlsx?d=w8fca2c97c22b4953aff94de8fcb37ccc&amp;csf=1&amp;web=1&amp;e=Hc1Olg" TargetMode="External" Id="rId15" /><Relationship Type="http://schemas.openxmlformats.org/officeDocument/2006/relationships/hyperlink" Target="https://imptob.sharepoint.com/:f:/r/sites/E2EDemandForecastingSOP/Shared%20Documents/General/Noodle/Noodle%20Mapping/Sample%20Datasets/Demand%20Drivers?csf=1&amp;web=1&amp;e=9AvHbP" TargetMode="External" Id="rId23" /><Relationship Type="http://schemas.microsoft.com/office/2020/10/relationships/intelligence" Target="intelligence2.xml" Id="rId28" /><Relationship Type="http://schemas.openxmlformats.org/officeDocument/2006/relationships/endnotes" Target="endnotes.xml" Id="rId10" /><Relationship Type="http://schemas.openxmlformats.org/officeDocument/2006/relationships/hyperlink" Target="https://imptob.sharepoint.com/:f:/r/sites/E2EDemandForecastingSOP/Shared%20Documents/General/Noodle/Noodle%20Mapping/Sample%20Datasets/Sales?csf=1&amp;web=1&amp;e=b6AqWN"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hyperlink" Target="https://imptob.sharepoint.com/:x:/r/sites/E2EDemandForecastingSOP/Shared%20Documents/General/Noodle/Noodle%20Mapping/Sample%20Datasets/Demand%20Drivers/Forecasting%20use%20cases%20and%20demand%20drivers%20by%20market.xlsx?d=w527b4fcef5584b7f85d9cddf9ac55ed3&amp;csf=1&amp;web=1&amp;e=KrULEn" TargetMode="External" Id="rId22" /><Relationship Type="http://schemas.openxmlformats.org/officeDocument/2006/relationships/theme" Target="theme/theme1.xml" Id="rId27" /><Relationship Type="http://schemas.openxmlformats.org/officeDocument/2006/relationships/glossaryDocument" Target="glossary/document.xml" Id="R31c722983d494338"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e3d06b3d-5497-49d7-a5f5-2d583cfbbb18}"/>
      </w:docPartPr>
      <w:docPartBody>
        <w:p w14:paraId="0BC979FE">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862924E4FEDB4C8C4CF508CB5C0CFE" ma:contentTypeVersion="18" ma:contentTypeDescription="Create a new document." ma:contentTypeScope="" ma:versionID="eddd4850410215f298151425a77bb950">
  <xsd:schema xmlns:xsd="http://www.w3.org/2001/XMLSchema" xmlns:xs="http://www.w3.org/2001/XMLSchema" xmlns:p="http://schemas.microsoft.com/office/2006/metadata/properties" xmlns:ns2="f6753bf3-9c5e-48d7-9c26-aec40496d20f" xmlns:ns3="83d248ef-06e3-4789-b016-d26617756b43" targetNamespace="http://schemas.microsoft.com/office/2006/metadata/properties" ma:root="true" ma:fieldsID="9c0ace0d3adfcb0373e618b9b53def3f" ns2:_="" ns3:_="">
    <xsd:import namespace="f6753bf3-9c5e-48d7-9c26-aec40496d20f"/>
    <xsd:import namespace="83d248ef-06e3-4789-b016-d26617756b4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753bf3-9c5e-48d7-9c26-aec40496d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1b5fca6-317f-4d10-9650-72aef1967a27" ma:termSetId="09814cd3-568e-fe90-9814-8d621ff8fb84" ma:anchorId="fba54fb3-c3e1-fe81-a776-ca4b69148c4d" ma:open="true" ma:isKeyword="false">
      <xsd:complexType>
        <xsd:sequence>
          <xsd:element ref="pc:Terms" minOccurs="0" maxOccurs="1"/>
        </xsd:sequence>
      </xsd:complex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d248ef-06e3-4789-b016-d26617756b4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8d587cc-1856-4e81-9941-ff9e318731c1}" ma:internalName="TaxCatchAll" ma:showField="CatchAllData" ma:web="83d248ef-06e3-4789-b016-d26617756b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83d248ef-06e3-4789-b016-d26617756b43" xsi:nil="true"/>
    <lcf76f155ced4ddcb4097134ff3c332f xmlns="f6753bf3-9c5e-48d7-9c26-aec40496d20f">
      <Terms xmlns="http://schemas.microsoft.com/office/infopath/2007/PartnerControls"/>
    </lcf76f155ced4ddcb4097134ff3c332f>
    <MediaLengthInSeconds xmlns="f6753bf3-9c5e-48d7-9c26-aec40496d20f" xsi:nil="true"/>
    <SharedWithUsers xmlns="83d248ef-06e3-4789-b016-d26617756b43">
      <UserInfo>
        <DisplayName/>
        <AccountId xsi:nil="true"/>
        <AccountType/>
      </UserInfo>
    </SharedWithUsers>
  </documentManagement>
</p:properties>
</file>

<file path=customXml/itemProps1.xml><?xml version="1.0" encoding="utf-8"?>
<ds:datastoreItem xmlns:ds="http://schemas.openxmlformats.org/officeDocument/2006/customXml" ds:itemID="{BF1A7111-7F0D-484A-9C22-776702007E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753bf3-9c5e-48d7-9c26-aec40496d20f"/>
    <ds:schemaRef ds:uri="83d248ef-06e3-4789-b016-d26617756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FD4433-73AE-4FEC-8A40-DBC789A794CD}">
  <ds:schemaRefs>
    <ds:schemaRef ds:uri="http://schemas.microsoft.com/sharepoint/v3/contenttype/forms"/>
  </ds:schemaRefs>
</ds:datastoreItem>
</file>

<file path=customXml/itemProps3.xml><?xml version="1.0" encoding="utf-8"?>
<ds:datastoreItem xmlns:ds="http://schemas.openxmlformats.org/officeDocument/2006/customXml" ds:itemID="{3572ED4F-B76A-4C34-9C7C-3714774B9654}">
  <ds:schemaRefs>
    <ds:schemaRef ds:uri="http://schemas.openxmlformats.org/officeDocument/2006/bibliography"/>
  </ds:schemaRefs>
</ds:datastoreItem>
</file>

<file path=customXml/itemProps4.xml><?xml version="1.0" encoding="utf-8"?>
<ds:datastoreItem xmlns:ds="http://schemas.openxmlformats.org/officeDocument/2006/customXml" ds:itemID="{EC91F6A8-F56C-498B-B172-2DEA1B199395}">
  <ds:schemaRefs>
    <ds:schemaRef ds:uri="http://schemas.microsoft.com/office/2006/metadata/properties"/>
    <ds:schemaRef ds:uri="http://schemas.microsoft.com/office/infopath/2007/PartnerControls"/>
    <ds:schemaRef ds:uri="83d248ef-06e3-4789-b016-d26617756b43"/>
    <ds:schemaRef ds:uri="f6753bf3-9c5e-48d7-9c26-aec40496d20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Gregory, Mark</dc:creator>
  <keywords/>
  <dc:description/>
  <lastModifiedBy>Kaluri, Krishna Mohan Rao</lastModifiedBy>
  <revision>2002</revision>
  <dcterms:created xsi:type="dcterms:W3CDTF">2024-03-26T06:41:00.0000000Z</dcterms:created>
  <dcterms:modified xsi:type="dcterms:W3CDTF">2024-04-18T16:48:28.8534060Z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0x010100FD862924E4FEDB4C8C4CF508CB5C0CFE</vt:lpwstr>
  </property>
  <property fmtid="{D5CDD505-2E9C-101B-9397-08002B2CF9AE}" pid="3" name="MSIP_Label_3578769e-61ee-4fb8-bc00-0c39b00e6f4c_Enabled">
    <vt:lpwstr>true</vt:lpwstr>
  </property>
  <property fmtid="{D5CDD505-2E9C-101B-9397-08002B2CF9AE}" pid="4" name="MSIP_Label_3578769e-61ee-4fb8-bc00-0c39b00e6f4c_SetDate">
    <vt:lpwstr>2023-01-25T07:46:13Z</vt:lpwstr>
  </property>
  <property fmtid="{D5CDD505-2E9C-101B-9397-08002B2CF9AE}" pid="5" name="MSIP_Label_3578769e-61ee-4fb8-bc00-0c39b00e6f4c_Method">
    <vt:lpwstr>Standard</vt:lpwstr>
  </property>
  <property fmtid="{D5CDD505-2E9C-101B-9397-08002B2CF9AE}" pid="6" name="MSIP_Label_3578769e-61ee-4fb8-bc00-0c39b00e6f4c_Name">
    <vt:lpwstr>General (internal use)</vt:lpwstr>
  </property>
  <property fmtid="{D5CDD505-2E9C-101B-9397-08002B2CF9AE}" pid="7" name="MSIP_Label_3578769e-61ee-4fb8-bc00-0c39b00e6f4c_SiteId">
    <vt:lpwstr>d14c9c9a-6bb5-430f-99ff-6c2815b3a95e</vt:lpwstr>
  </property>
  <property fmtid="{D5CDD505-2E9C-101B-9397-08002B2CF9AE}" pid="8" name="MSIP_Label_3578769e-61ee-4fb8-bc00-0c39b00e6f4c_ActionId">
    <vt:lpwstr>f1fade56-37ad-4142-a22d-c37cb00b923b</vt:lpwstr>
  </property>
  <property fmtid="{D5CDD505-2E9C-101B-9397-08002B2CF9AE}" pid="9" name="MSIP_Label_3578769e-61ee-4fb8-bc00-0c39b00e6f4c_ContentBits">
    <vt:lpwstr>0</vt:lpwstr>
  </property>
  <property fmtid="{D5CDD505-2E9C-101B-9397-08002B2CF9AE}" pid="10" name="xd_ProgID">
    <vt:lpwstr/>
  </property>
  <property fmtid="{D5CDD505-2E9C-101B-9397-08002B2CF9AE}" pid="11" name="MediaServiceImageTags">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xd_Signature">
    <vt:bool>false</vt:bool>
  </property>
  <property fmtid="{D5CDD505-2E9C-101B-9397-08002B2CF9AE}" pid="16" name="TriggerFlowInfo">
    <vt:lpwstr/>
  </property>
</Properties>
</file>