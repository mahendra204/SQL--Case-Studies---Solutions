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14B420" w14:textId="72123EC6" w:rsidR="00BD01F2" w:rsidRPr="002152EB" w:rsidRDefault="00782DAF" w:rsidP="4BE03F37">
      <w:pPr>
        <w:pStyle w:val="paragraph"/>
        <w:spacing w:before="0" w:beforeAutospacing="0" w:after="0" w:afterAutospacing="0"/>
        <w:textAlignment w:val="baseline"/>
        <w:rPr>
          <w:rStyle w:val="eop"/>
          <w:rFonts w:asciiTheme="minorHAnsi" w:hAnsiTheme="minorHAnsi" w:cstheme="minorHAnsi"/>
          <w:color w:val="548DD4"/>
          <w:sz w:val="56"/>
          <w:szCs w:val="56"/>
        </w:rPr>
      </w:pPr>
      <w:r w:rsidRPr="002152EB">
        <w:rPr>
          <w:rStyle w:val="eop"/>
          <w:rFonts w:asciiTheme="minorHAnsi" w:hAnsiTheme="minorHAnsi" w:cstheme="minorHAnsi"/>
          <w:color w:val="548DD4"/>
          <w:sz w:val="56"/>
          <w:szCs w:val="56"/>
        </w:rPr>
        <w:t xml:space="preserve"> </w:t>
      </w:r>
      <w:r w:rsidR="00BD01F2" w:rsidRPr="002152EB">
        <w:rPr>
          <w:rStyle w:val="eop"/>
          <w:rFonts w:asciiTheme="minorHAnsi" w:hAnsiTheme="minorHAnsi" w:cstheme="minorHAnsi"/>
          <w:color w:val="548DD4"/>
          <w:sz w:val="56"/>
          <w:szCs w:val="56"/>
        </w:rPr>
        <w:t> </w:t>
      </w:r>
    </w:p>
    <w:p w14:paraId="56C0B06C" w14:textId="77777777" w:rsidR="00BC5640" w:rsidRPr="002152EB" w:rsidRDefault="00BC5640" w:rsidP="4BE03F37">
      <w:pPr>
        <w:pStyle w:val="paragraph"/>
        <w:spacing w:before="0" w:beforeAutospacing="0" w:after="0" w:afterAutospacing="0"/>
        <w:textAlignment w:val="baseline"/>
        <w:rPr>
          <w:rStyle w:val="eop"/>
          <w:rFonts w:asciiTheme="minorHAnsi" w:hAnsiTheme="minorHAnsi" w:cstheme="minorHAnsi"/>
          <w:color w:val="548DD4"/>
          <w:sz w:val="56"/>
          <w:szCs w:val="56"/>
        </w:rPr>
      </w:pPr>
    </w:p>
    <w:p w14:paraId="73C75896" w14:textId="77777777" w:rsidR="00BC5640" w:rsidRPr="002152EB" w:rsidRDefault="00BC5640" w:rsidP="4BE03F37">
      <w:pPr>
        <w:pStyle w:val="paragraph"/>
        <w:spacing w:before="0" w:beforeAutospacing="0" w:after="0" w:afterAutospacing="0"/>
        <w:textAlignment w:val="baseline"/>
        <w:rPr>
          <w:rStyle w:val="eop"/>
          <w:rFonts w:asciiTheme="minorHAnsi" w:hAnsiTheme="minorHAnsi" w:cstheme="minorHAnsi"/>
          <w:color w:val="548DD4"/>
          <w:sz w:val="56"/>
          <w:szCs w:val="56"/>
        </w:rPr>
      </w:pPr>
    </w:p>
    <w:p w14:paraId="77B6DBFE" w14:textId="77777777" w:rsidR="00BC5640" w:rsidRPr="002152EB" w:rsidRDefault="00BC5640" w:rsidP="4BE03F37">
      <w:pPr>
        <w:pStyle w:val="paragraph"/>
        <w:spacing w:before="0" w:beforeAutospacing="0" w:after="0" w:afterAutospacing="0"/>
        <w:textAlignment w:val="baseline"/>
        <w:rPr>
          <w:rStyle w:val="eop"/>
          <w:rFonts w:asciiTheme="minorHAnsi" w:hAnsiTheme="minorHAnsi" w:cstheme="minorHAnsi"/>
          <w:color w:val="548DD4"/>
          <w:sz w:val="56"/>
          <w:szCs w:val="56"/>
        </w:rPr>
      </w:pPr>
    </w:p>
    <w:p w14:paraId="737B0694" w14:textId="77777777" w:rsidR="00BC5640" w:rsidRPr="002152EB" w:rsidRDefault="00BC5640" w:rsidP="4BE03F37">
      <w:pPr>
        <w:pStyle w:val="paragraph"/>
        <w:spacing w:before="0" w:beforeAutospacing="0" w:after="0" w:afterAutospacing="0"/>
        <w:textAlignment w:val="baseline"/>
        <w:rPr>
          <w:rStyle w:val="eop"/>
          <w:rFonts w:asciiTheme="minorHAnsi" w:hAnsiTheme="minorHAnsi" w:cstheme="minorHAnsi"/>
          <w:color w:val="548DD4"/>
          <w:sz w:val="56"/>
          <w:szCs w:val="56"/>
        </w:rPr>
      </w:pPr>
    </w:p>
    <w:p w14:paraId="29C99E1D" w14:textId="77777777" w:rsidR="00BC5640" w:rsidRPr="002152EB" w:rsidRDefault="00BC5640" w:rsidP="4BE03F37">
      <w:pPr>
        <w:pStyle w:val="paragraph"/>
        <w:spacing w:before="0" w:beforeAutospacing="0" w:after="0" w:afterAutospacing="0"/>
        <w:textAlignment w:val="baseline"/>
        <w:rPr>
          <w:rFonts w:asciiTheme="minorHAnsi" w:hAnsiTheme="minorHAnsi" w:cstheme="minorHAnsi"/>
          <w:sz w:val="18"/>
          <w:szCs w:val="18"/>
        </w:rPr>
      </w:pPr>
    </w:p>
    <w:p w14:paraId="634ED8D5" w14:textId="4B145B4A" w:rsidR="00BD01F2" w:rsidRPr="002152EB" w:rsidRDefault="004B521F" w:rsidP="005B7636">
      <w:pPr>
        <w:pStyle w:val="paragraph"/>
        <w:spacing w:before="0" w:beforeAutospacing="0" w:after="0" w:afterAutospacing="0"/>
        <w:jc w:val="center"/>
        <w:textAlignment w:val="baseline"/>
        <w:rPr>
          <w:rStyle w:val="normaltextrun"/>
          <w:rFonts w:asciiTheme="minorHAnsi" w:hAnsiTheme="minorHAnsi" w:cstheme="minorHAnsi"/>
          <w:b/>
          <w:bCs/>
          <w:color w:val="548DD4"/>
          <w:sz w:val="72"/>
          <w:szCs w:val="72"/>
          <w:lang w:val="en-AU"/>
        </w:rPr>
      </w:pPr>
      <w:r w:rsidRPr="002152EB">
        <w:rPr>
          <w:rStyle w:val="normaltextrun"/>
          <w:rFonts w:asciiTheme="minorHAnsi" w:hAnsiTheme="minorHAnsi" w:cstheme="minorHAnsi"/>
          <w:b/>
          <w:bCs/>
          <w:color w:val="548DD4"/>
          <w:sz w:val="72"/>
          <w:szCs w:val="72"/>
          <w:lang w:val="en-AU"/>
        </w:rPr>
        <w:t xml:space="preserve">D09 GDE14 – ITEMLOCCUST </w:t>
      </w:r>
      <w:r w:rsidR="00DC2A0D" w:rsidRPr="002152EB">
        <w:rPr>
          <w:rStyle w:val="normaltextrun"/>
          <w:rFonts w:asciiTheme="minorHAnsi" w:hAnsiTheme="minorHAnsi" w:cstheme="minorHAnsi"/>
          <w:b/>
          <w:bCs/>
          <w:color w:val="548DD4"/>
          <w:sz w:val="72"/>
          <w:szCs w:val="72"/>
          <w:lang w:val="en-AU"/>
        </w:rPr>
        <w:t xml:space="preserve">DQ </w:t>
      </w:r>
      <w:r w:rsidRPr="002152EB">
        <w:rPr>
          <w:rStyle w:val="normaltextrun"/>
          <w:rFonts w:asciiTheme="minorHAnsi" w:hAnsiTheme="minorHAnsi" w:cstheme="minorHAnsi"/>
          <w:b/>
          <w:bCs/>
          <w:color w:val="548DD4"/>
          <w:sz w:val="72"/>
          <w:szCs w:val="72"/>
          <w:lang w:val="en-AU"/>
        </w:rPr>
        <w:t>R</w:t>
      </w:r>
      <w:r w:rsidR="005B7636" w:rsidRPr="002152EB">
        <w:rPr>
          <w:rStyle w:val="normaltextrun"/>
          <w:rFonts w:asciiTheme="minorHAnsi" w:hAnsiTheme="minorHAnsi" w:cstheme="minorHAnsi"/>
          <w:b/>
          <w:bCs/>
          <w:color w:val="548DD4"/>
          <w:sz w:val="72"/>
          <w:szCs w:val="72"/>
          <w:lang w:val="en-AU"/>
        </w:rPr>
        <w:t>ULES</w:t>
      </w:r>
      <w:r w:rsidR="00315CF0" w:rsidRPr="002152EB">
        <w:rPr>
          <w:rStyle w:val="normaltextrun"/>
          <w:rFonts w:asciiTheme="minorHAnsi" w:hAnsiTheme="minorHAnsi" w:cstheme="minorHAnsi"/>
          <w:b/>
          <w:bCs/>
          <w:color w:val="548DD4"/>
          <w:sz w:val="72"/>
          <w:szCs w:val="72"/>
          <w:lang w:val="en-AU"/>
        </w:rPr>
        <w:t>.</w:t>
      </w:r>
    </w:p>
    <w:p w14:paraId="78B77004" w14:textId="77777777" w:rsidR="004B521F" w:rsidRPr="002152EB" w:rsidRDefault="004B521F" w:rsidP="00BD01F2">
      <w:pPr>
        <w:pStyle w:val="paragraph"/>
        <w:spacing w:before="0" w:beforeAutospacing="0" w:after="0" w:afterAutospacing="0"/>
        <w:textAlignment w:val="baseline"/>
        <w:rPr>
          <w:rFonts w:asciiTheme="minorHAnsi" w:hAnsiTheme="minorHAnsi" w:cstheme="minorHAnsi"/>
          <w:sz w:val="20"/>
          <w:szCs w:val="20"/>
        </w:rPr>
      </w:pPr>
    </w:p>
    <w:p w14:paraId="62E15FD5" w14:textId="77777777" w:rsidR="00BD01F2" w:rsidRPr="002152EB" w:rsidRDefault="00BD01F2" w:rsidP="00BD01F2">
      <w:pPr>
        <w:pStyle w:val="paragraph"/>
        <w:spacing w:before="0" w:beforeAutospacing="0" w:after="0" w:afterAutospacing="0"/>
        <w:textAlignment w:val="baseline"/>
        <w:rPr>
          <w:rFonts w:asciiTheme="minorHAnsi" w:hAnsiTheme="minorHAnsi" w:cstheme="minorHAnsi"/>
          <w:sz w:val="18"/>
          <w:szCs w:val="18"/>
        </w:rPr>
      </w:pPr>
      <w:r w:rsidRPr="002152EB">
        <w:rPr>
          <w:rStyle w:val="eop"/>
          <w:rFonts w:asciiTheme="minorHAnsi" w:hAnsiTheme="minorHAnsi" w:cstheme="minorHAnsi"/>
          <w:sz w:val="44"/>
          <w:szCs w:val="44"/>
        </w:rPr>
        <w:t> </w:t>
      </w:r>
    </w:p>
    <w:p w14:paraId="7B266344" w14:textId="77777777" w:rsidR="00BD01F2" w:rsidRPr="002152EB" w:rsidRDefault="00BD01F2" w:rsidP="00BD01F2">
      <w:pPr>
        <w:pStyle w:val="paragraph"/>
        <w:spacing w:before="0" w:beforeAutospacing="0" w:after="0" w:afterAutospacing="0"/>
        <w:textAlignment w:val="baseline"/>
        <w:rPr>
          <w:rFonts w:asciiTheme="minorHAnsi" w:hAnsiTheme="minorHAnsi" w:cstheme="minorHAnsi"/>
          <w:sz w:val="18"/>
          <w:szCs w:val="18"/>
        </w:rPr>
      </w:pPr>
      <w:r w:rsidRPr="002152EB">
        <w:rPr>
          <w:rStyle w:val="normaltextrun"/>
          <w:rFonts w:asciiTheme="minorHAnsi" w:hAnsiTheme="minorHAnsi" w:cstheme="minorHAnsi"/>
          <w:sz w:val="28"/>
          <w:szCs w:val="28"/>
          <w:lang w:val="en-AU"/>
        </w:rPr>
        <w:t> </w:t>
      </w:r>
      <w:r w:rsidRPr="002152EB">
        <w:rPr>
          <w:rStyle w:val="eop"/>
          <w:rFonts w:asciiTheme="minorHAnsi" w:hAnsiTheme="minorHAnsi" w:cstheme="minorHAnsi"/>
          <w:sz w:val="28"/>
          <w:szCs w:val="28"/>
        </w:rPr>
        <w:t> </w:t>
      </w:r>
    </w:p>
    <w:p w14:paraId="0ABB0F55" w14:textId="77777777" w:rsidR="00A10371" w:rsidRPr="002152EB" w:rsidRDefault="00A10371" w:rsidP="00A10371">
      <w:pPr>
        <w:rPr>
          <w:rFonts w:cstheme="minorHAnsi"/>
          <w:sz w:val="28"/>
          <w:szCs w:val="28"/>
        </w:rPr>
      </w:pPr>
    </w:p>
    <w:p w14:paraId="4547EB72" w14:textId="77777777" w:rsidR="00A10371" w:rsidRPr="002152EB" w:rsidRDefault="00A10371" w:rsidP="00A10371">
      <w:pPr>
        <w:rPr>
          <w:rFonts w:cstheme="minorHAnsi"/>
          <w:sz w:val="28"/>
          <w:szCs w:val="28"/>
        </w:rPr>
      </w:pPr>
    </w:p>
    <w:p w14:paraId="73205DC3" w14:textId="77777777" w:rsidR="00A10371" w:rsidRPr="002152EB" w:rsidRDefault="00A10371" w:rsidP="00A10371">
      <w:pPr>
        <w:pStyle w:val="BodyTextIndent"/>
        <w:rPr>
          <w:rFonts w:asciiTheme="minorHAnsi" w:hAnsiTheme="minorHAnsi" w:cstheme="minorHAnsi"/>
        </w:rPr>
      </w:pPr>
    </w:p>
    <w:p w14:paraId="3BB9EA84" w14:textId="77777777" w:rsidR="00A10371" w:rsidRPr="002152EB" w:rsidRDefault="00A10371" w:rsidP="00A10371">
      <w:pPr>
        <w:pStyle w:val="BodyTextIndent"/>
        <w:rPr>
          <w:rFonts w:asciiTheme="minorHAnsi" w:hAnsiTheme="minorHAnsi" w:cstheme="minorHAnsi"/>
        </w:rPr>
      </w:pPr>
    </w:p>
    <w:p w14:paraId="66669A59" w14:textId="77777777" w:rsidR="00BD01F2" w:rsidRPr="002152EB" w:rsidRDefault="00BD01F2" w:rsidP="00BD01F2">
      <w:pPr>
        <w:pStyle w:val="paragraph"/>
        <w:spacing w:before="0" w:beforeAutospacing="0" w:after="0" w:afterAutospacing="0"/>
        <w:textAlignment w:val="baseline"/>
        <w:rPr>
          <w:rFonts w:asciiTheme="minorHAnsi" w:hAnsiTheme="minorHAnsi" w:cstheme="minorHAnsi"/>
          <w:sz w:val="18"/>
          <w:szCs w:val="18"/>
        </w:rPr>
      </w:pPr>
    </w:p>
    <w:p w14:paraId="093C44B7" w14:textId="77777777" w:rsidR="00BD01F2" w:rsidRPr="002152EB" w:rsidRDefault="00BD01F2" w:rsidP="00BD01F2">
      <w:pPr>
        <w:pStyle w:val="paragraph"/>
        <w:spacing w:before="0" w:beforeAutospacing="0" w:after="0" w:afterAutospacing="0"/>
        <w:textAlignment w:val="baseline"/>
        <w:rPr>
          <w:rFonts w:asciiTheme="minorHAnsi" w:hAnsiTheme="minorHAnsi" w:cstheme="minorHAnsi"/>
          <w:sz w:val="18"/>
          <w:szCs w:val="18"/>
        </w:rPr>
      </w:pPr>
      <w:r w:rsidRPr="002152EB">
        <w:rPr>
          <w:rStyle w:val="eop"/>
          <w:rFonts w:asciiTheme="minorHAnsi" w:hAnsiTheme="minorHAnsi" w:cstheme="minorHAnsi"/>
          <w:sz w:val="28"/>
          <w:szCs w:val="28"/>
        </w:rPr>
        <w:t> </w:t>
      </w:r>
    </w:p>
    <w:p w14:paraId="6824E809" w14:textId="77777777" w:rsidR="00BD01F2" w:rsidRPr="002152EB" w:rsidRDefault="00BD01F2" w:rsidP="00BD01F2">
      <w:pPr>
        <w:pStyle w:val="paragraph"/>
        <w:spacing w:before="0" w:beforeAutospacing="0" w:after="0" w:afterAutospacing="0"/>
        <w:textAlignment w:val="baseline"/>
        <w:rPr>
          <w:rFonts w:asciiTheme="minorHAnsi" w:hAnsiTheme="minorHAnsi" w:cstheme="minorHAnsi"/>
          <w:sz w:val="18"/>
          <w:szCs w:val="18"/>
        </w:rPr>
      </w:pPr>
      <w:r w:rsidRPr="002152EB">
        <w:rPr>
          <w:rStyle w:val="eop"/>
          <w:rFonts w:asciiTheme="minorHAnsi" w:hAnsiTheme="minorHAnsi" w:cstheme="minorHAnsi"/>
          <w:sz w:val="28"/>
          <w:szCs w:val="28"/>
        </w:rPr>
        <w:t> </w:t>
      </w:r>
    </w:p>
    <w:p w14:paraId="6AE68D04" w14:textId="77777777" w:rsidR="00BD01F2" w:rsidRPr="002152EB" w:rsidRDefault="00BD01F2" w:rsidP="00BD01F2">
      <w:pPr>
        <w:pStyle w:val="paragraph"/>
        <w:spacing w:before="0" w:beforeAutospacing="0" w:after="0" w:afterAutospacing="0"/>
        <w:textAlignment w:val="baseline"/>
        <w:rPr>
          <w:rFonts w:asciiTheme="minorHAnsi" w:hAnsiTheme="minorHAnsi" w:cstheme="minorHAnsi"/>
          <w:sz w:val="18"/>
          <w:szCs w:val="18"/>
        </w:rPr>
      </w:pPr>
      <w:r w:rsidRPr="002152EB">
        <w:rPr>
          <w:rStyle w:val="eop"/>
          <w:rFonts w:asciiTheme="minorHAnsi" w:hAnsiTheme="minorHAnsi" w:cstheme="minorHAnsi"/>
          <w:szCs w:val="20"/>
        </w:rPr>
        <w:t> </w:t>
      </w:r>
    </w:p>
    <w:p w14:paraId="29BCB3F0" w14:textId="77777777" w:rsidR="00BD01F2" w:rsidRPr="002152EB" w:rsidRDefault="00BD01F2" w:rsidP="00BD01F2">
      <w:pPr>
        <w:pStyle w:val="paragraph"/>
        <w:spacing w:before="0" w:beforeAutospacing="0" w:after="0" w:afterAutospacing="0"/>
        <w:textAlignment w:val="baseline"/>
        <w:rPr>
          <w:rFonts w:asciiTheme="minorHAnsi" w:hAnsiTheme="minorHAnsi" w:cstheme="minorHAnsi"/>
          <w:sz w:val="18"/>
          <w:szCs w:val="18"/>
        </w:rPr>
      </w:pPr>
      <w:r w:rsidRPr="002152EB">
        <w:rPr>
          <w:rStyle w:val="eop"/>
          <w:rFonts w:asciiTheme="minorHAnsi" w:hAnsiTheme="minorHAnsi" w:cstheme="minorHAnsi"/>
          <w:szCs w:val="20"/>
        </w:rPr>
        <w:t> </w:t>
      </w:r>
    </w:p>
    <w:p w14:paraId="474FBDCD" w14:textId="77777777" w:rsidR="00655DD1" w:rsidRPr="002152EB" w:rsidRDefault="00655DD1" w:rsidP="00655DD1">
      <w:pPr>
        <w:pStyle w:val="TOC3"/>
        <w:rPr>
          <w:rFonts w:cstheme="minorHAnsi"/>
          <w:szCs w:val="20"/>
        </w:rPr>
      </w:pPr>
    </w:p>
    <w:p w14:paraId="5931437A" w14:textId="77777777" w:rsidR="00655DD1" w:rsidRPr="002152EB" w:rsidRDefault="00655DD1" w:rsidP="00655DD1">
      <w:pPr>
        <w:rPr>
          <w:rFonts w:cstheme="minorHAnsi"/>
          <w:szCs w:val="20"/>
        </w:rPr>
      </w:pPr>
    </w:p>
    <w:p w14:paraId="51F68FA3" w14:textId="77777777" w:rsidR="00655DD1" w:rsidRPr="002152EB" w:rsidRDefault="00655DD1" w:rsidP="00655DD1">
      <w:pPr>
        <w:pStyle w:val="Title"/>
        <w:rPr>
          <w:rFonts w:asciiTheme="minorHAnsi" w:hAnsiTheme="minorHAnsi" w:cstheme="minorHAnsi"/>
          <w:i w:val="0"/>
          <w:iCs w:val="0"/>
          <w:sz w:val="20"/>
          <w:szCs w:val="20"/>
        </w:rPr>
      </w:pPr>
    </w:p>
    <w:p w14:paraId="7AF144C4" w14:textId="77777777" w:rsidR="00655DD1" w:rsidRPr="002152EB" w:rsidRDefault="00655DD1" w:rsidP="00655DD1">
      <w:pPr>
        <w:rPr>
          <w:rFonts w:cstheme="minorHAnsi"/>
          <w:szCs w:val="20"/>
        </w:rPr>
      </w:pPr>
    </w:p>
    <w:p w14:paraId="14E80A44" w14:textId="77777777" w:rsidR="00655DD1" w:rsidRPr="002152EB" w:rsidRDefault="00655DD1" w:rsidP="00655DD1">
      <w:pPr>
        <w:rPr>
          <w:rFonts w:cstheme="minorHAnsi"/>
          <w:szCs w:val="20"/>
        </w:rPr>
      </w:pPr>
    </w:p>
    <w:p w14:paraId="24DE9E4F" w14:textId="77777777" w:rsidR="00655DD1" w:rsidRPr="002152EB" w:rsidRDefault="00655DD1" w:rsidP="00655DD1">
      <w:pPr>
        <w:rPr>
          <w:rFonts w:cstheme="minorHAnsi"/>
          <w:szCs w:val="20"/>
        </w:rPr>
      </w:pPr>
    </w:p>
    <w:p w14:paraId="0B6BFABE" w14:textId="77777777" w:rsidR="00655DD1" w:rsidRPr="002152EB" w:rsidRDefault="00655DD1" w:rsidP="00655DD1">
      <w:pPr>
        <w:rPr>
          <w:rFonts w:cstheme="minorHAnsi"/>
          <w:szCs w:val="20"/>
        </w:rPr>
      </w:pPr>
    </w:p>
    <w:p w14:paraId="487F0DC9" w14:textId="77777777" w:rsidR="00655DD1" w:rsidRPr="002152EB" w:rsidRDefault="00655DD1" w:rsidP="00655DD1">
      <w:pPr>
        <w:rPr>
          <w:rFonts w:cstheme="minorHAnsi"/>
          <w:szCs w:val="20"/>
        </w:rPr>
      </w:pPr>
    </w:p>
    <w:p w14:paraId="4D40ABCA" w14:textId="77777777" w:rsidR="00E64415" w:rsidRPr="002152EB" w:rsidRDefault="00E64415" w:rsidP="00655DD1">
      <w:pPr>
        <w:rPr>
          <w:rFonts w:cstheme="minorHAnsi"/>
          <w:szCs w:val="20"/>
        </w:rPr>
      </w:pPr>
    </w:p>
    <w:p w14:paraId="450B4112" w14:textId="77777777" w:rsidR="00E64415" w:rsidRPr="002152EB" w:rsidRDefault="00E64415" w:rsidP="00655DD1">
      <w:pPr>
        <w:rPr>
          <w:rFonts w:cstheme="minorHAnsi"/>
          <w:szCs w:val="20"/>
        </w:rPr>
      </w:pPr>
    </w:p>
    <w:p w14:paraId="5BCC1D77" w14:textId="77777777" w:rsidR="00E64415" w:rsidRPr="002152EB" w:rsidRDefault="00E64415" w:rsidP="00655DD1">
      <w:pPr>
        <w:rPr>
          <w:rFonts w:cstheme="minorHAnsi"/>
          <w:szCs w:val="20"/>
        </w:rPr>
      </w:pPr>
    </w:p>
    <w:p w14:paraId="40933479" w14:textId="77777777" w:rsidR="00E64415" w:rsidRPr="002152EB" w:rsidRDefault="00E64415" w:rsidP="00655DD1">
      <w:pPr>
        <w:rPr>
          <w:rFonts w:cstheme="minorHAnsi"/>
          <w:szCs w:val="20"/>
        </w:rPr>
      </w:pPr>
    </w:p>
    <w:p w14:paraId="6A50E26B" w14:textId="77777777" w:rsidR="00E64415" w:rsidRPr="002152EB" w:rsidRDefault="00E64415" w:rsidP="00655DD1">
      <w:pPr>
        <w:rPr>
          <w:rFonts w:cstheme="minorHAnsi"/>
          <w:szCs w:val="20"/>
        </w:rPr>
      </w:pPr>
    </w:p>
    <w:p w14:paraId="3C0B0241" w14:textId="77777777" w:rsidR="00E64415" w:rsidRPr="002152EB" w:rsidRDefault="00E64415" w:rsidP="00655DD1">
      <w:pPr>
        <w:rPr>
          <w:rFonts w:cstheme="minorHAnsi"/>
          <w:szCs w:val="20"/>
        </w:rPr>
      </w:pPr>
    </w:p>
    <w:p w14:paraId="0D625A39" w14:textId="77777777" w:rsidR="00E64415" w:rsidRPr="002152EB" w:rsidRDefault="00E64415" w:rsidP="00655DD1">
      <w:pPr>
        <w:rPr>
          <w:rFonts w:cstheme="minorHAnsi"/>
          <w:szCs w:val="20"/>
        </w:rPr>
      </w:pPr>
    </w:p>
    <w:p w14:paraId="66508FCB" w14:textId="5F2D7A1D" w:rsidR="008E2E83" w:rsidRPr="002152EB" w:rsidRDefault="008E2E83">
      <w:pPr>
        <w:spacing w:after="160" w:line="259" w:lineRule="auto"/>
        <w:jc w:val="left"/>
        <w:rPr>
          <w:rFonts w:cstheme="minorHAnsi"/>
          <w:sz w:val="24"/>
        </w:rPr>
      </w:pPr>
    </w:p>
    <w:bookmarkStart w:id="0" w:name="_Toc147993798" w:displacedByCustomXml="next"/>
    <w:sdt>
      <w:sdtPr>
        <w:rPr>
          <w:rFonts w:cstheme="minorHAnsi"/>
        </w:rPr>
        <w:id w:val="1339341960"/>
        <w:docPartObj>
          <w:docPartGallery w:val="Table of Contents"/>
          <w:docPartUnique/>
        </w:docPartObj>
      </w:sdtPr>
      <w:sdtContent>
        <w:p w14:paraId="3BA94E9D" w14:textId="77777777" w:rsidR="00B52C73" w:rsidRPr="002152EB" w:rsidRDefault="00B52C73" w:rsidP="18DF313F">
          <w:pPr>
            <w:spacing w:after="160" w:line="259" w:lineRule="auto"/>
            <w:jc w:val="left"/>
            <w:rPr>
              <w:rFonts w:cstheme="minorHAnsi"/>
              <w:b/>
              <w:bCs/>
              <w:sz w:val="24"/>
            </w:rPr>
          </w:pPr>
        </w:p>
        <w:p w14:paraId="79B83D28" w14:textId="38A7E335" w:rsidR="006F7424" w:rsidRPr="002152EB" w:rsidRDefault="00FC5A3C" w:rsidP="18DF313F">
          <w:pPr>
            <w:pStyle w:val="TOC1"/>
            <w:tabs>
              <w:tab w:val="clear" w:pos="400"/>
              <w:tab w:val="clear" w:pos="9016"/>
              <w:tab w:val="left" w:pos="390"/>
              <w:tab w:val="right" w:leader="dot" w:pos="9015"/>
            </w:tabs>
            <w:rPr>
              <w:rStyle w:val="Hyperlink"/>
              <w:rFonts w:cstheme="minorHAnsi"/>
              <w:noProof/>
              <w:kern w:val="2"/>
              <w:lang w:val="en-GB" w:eastAsia="en-GB"/>
              <w14:ligatures w14:val="standardContextual"/>
            </w:rPr>
          </w:pPr>
          <w:r w:rsidRPr="002152EB">
            <w:rPr>
              <w:rFonts w:cstheme="minorHAnsi"/>
            </w:rPr>
            <w:fldChar w:fldCharType="begin"/>
          </w:r>
          <w:r w:rsidR="00F93ED7" w:rsidRPr="002152EB">
            <w:rPr>
              <w:rFonts w:cstheme="minorHAnsi"/>
            </w:rPr>
            <w:instrText>TOC \o "1-3" \h \z \u</w:instrText>
          </w:r>
          <w:r w:rsidRPr="002152EB">
            <w:rPr>
              <w:rFonts w:cstheme="minorHAnsi"/>
            </w:rPr>
            <w:fldChar w:fldCharType="separate"/>
          </w:r>
          <w:hyperlink w:anchor="_Toc329211163">
            <w:r w:rsidR="18DF313F" w:rsidRPr="002152EB">
              <w:rPr>
                <w:rStyle w:val="Hyperlink"/>
                <w:rFonts w:cstheme="minorHAnsi"/>
                <w:noProof/>
              </w:rPr>
              <w:t>1.</w:t>
            </w:r>
            <w:r w:rsidR="00F93ED7" w:rsidRPr="002152EB">
              <w:rPr>
                <w:rFonts w:cstheme="minorHAnsi"/>
                <w:noProof/>
              </w:rPr>
              <w:tab/>
            </w:r>
            <w:r w:rsidR="18DF313F" w:rsidRPr="002152EB">
              <w:rPr>
                <w:rStyle w:val="Hyperlink"/>
                <w:rFonts w:cstheme="minorHAnsi"/>
                <w:noProof/>
              </w:rPr>
              <w:t>Version, Approval, Distribution and Signoff</w:t>
            </w:r>
            <w:r w:rsidR="00F93ED7" w:rsidRPr="002152EB">
              <w:rPr>
                <w:rFonts w:cstheme="minorHAnsi"/>
                <w:noProof/>
              </w:rPr>
              <w:tab/>
            </w:r>
            <w:r w:rsidR="00F93ED7" w:rsidRPr="002152EB">
              <w:rPr>
                <w:rFonts w:cstheme="minorHAnsi"/>
                <w:noProof/>
              </w:rPr>
              <w:fldChar w:fldCharType="begin"/>
            </w:r>
            <w:r w:rsidR="00F93ED7" w:rsidRPr="002152EB">
              <w:rPr>
                <w:rFonts w:cstheme="minorHAnsi"/>
                <w:noProof/>
              </w:rPr>
              <w:instrText>PAGEREF _Toc329211163 \h</w:instrText>
            </w:r>
            <w:r w:rsidR="00F93ED7" w:rsidRPr="002152EB">
              <w:rPr>
                <w:rFonts w:cstheme="minorHAnsi"/>
                <w:noProof/>
              </w:rPr>
            </w:r>
            <w:r w:rsidR="00F93ED7" w:rsidRPr="002152EB">
              <w:rPr>
                <w:rFonts w:cstheme="minorHAnsi"/>
                <w:noProof/>
              </w:rPr>
              <w:fldChar w:fldCharType="separate"/>
            </w:r>
            <w:r w:rsidR="18DF313F" w:rsidRPr="002152EB">
              <w:rPr>
                <w:rStyle w:val="Hyperlink"/>
                <w:rFonts w:cstheme="minorHAnsi"/>
                <w:noProof/>
              </w:rPr>
              <w:t>2</w:t>
            </w:r>
            <w:r w:rsidR="00F93ED7" w:rsidRPr="002152EB">
              <w:rPr>
                <w:rFonts w:cstheme="minorHAnsi"/>
                <w:noProof/>
              </w:rPr>
              <w:fldChar w:fldCharType="end"/>
            </w:r>
          </w:hyperlink>
        </w:p>
        <w:p w14:paraId="2C0F2C4E" w14:textId="142A702E" w:rsidR="006F7424" w:rsidRPr="002152EB" w:rsidRDefault="00000000" w:rsidP="004B49C8">
          <w:pPr>
            <w:pStyle w:val="TOC2"/>
            <w:tabs>
              <w:tab w:val="clear" w:pos="9016"/>
              <w:tab w:val="left" w:pos="600"/>
              <w:tab w:val="right" w:leader="dot" w:pos="9015"/>
            </w:tabs>
            <w:ind w:firstLine="400"/>
            <w:rPr>
              <w:rStyle w:val="Hyperlink"/>
              <w:rFonts w:cstheme="minorHAnsi"/>
              <w:noProof/>
              <w:kern w:val="2"/>
              <w:lang w:val="en-GB" w:eastAsia="en-GB"/>
              <w14:ligatures w14:val="standardContextual"/>
            </w:rPr>
          </w:pPr>
          <w:hyperlink w:anchor="_Toc1891670827">
            <w:r w:rsidR="18DF313F" w:rsidRPr="002152EB">
              <w:rPr>
                <w:rStyle w:val="Hyperlink"/>
                <w:rFonts w:cstheme="minorHAnsi"/>
                <w:noProof/>
              </w:rPr>
              <w:t>Version History</w:t>
            </w:r>
            <w:r w:rsidR="00FC5A3C" w:rsidRPr="002152EB">
              <w:rPr>
                <w:rFonts w:cstheme="minorHAnsi"/>
                <w:noProof/>
              </w:rPr>
              <w:tab/>
            </w:r>
            <w:r w:rsidR="00FC5A3C" w:rsidRPr="002152EB">
              <w:rPr>
                <w:rFonts w:cstheme="minorHAnsi"/>
                <w:noProof/>
              </w:rPr>
              <w:fldChar w:fldCharType="begin"/>
            </w:r>
            <w:r w:rsidR="00FC5A3C" w:rsidRPr="002152EB">
              <w:rPr>
                <w:rFonts w:cstheme="minorHAnsi"/>
                <w:noProof/>
              </w:rPr>
              <w:instrText>PAGEREF _Toc1891670827 \h</w:instrText>
            </w:r>
            <w:r w:rsidR="00FC5A3C" w:rsidRPr="002152EB">
              <w:rPr>
                <w:rFonts w:cstheme="minorHAnsi"/>
                <w:noProof/>
              </w:rPr>
            </w:r>
            <w:r w:rsidR="00FC5A3C" w:rsidRPr="002152EB">
              <w:rPr>
                <w:rFonts w:cstheme="minorHAnsi"/>
                <w:noProof/>
              </w:rPr>
              <w:fldChar w:fldCharType="separate"/>
            </w:r>
            <w:r w:rsidR="18DF313F" w:rsidRPr="002152EB">
              <w:rPr>
                <w:rStyle w:val="Hyperlink"/>
                <w:rFonts w:cstheme="minorHAnsi"/>
                <w:noProof/>
              </w:rPr>
              <w:t>3</w:t>
            </w:r>
            <w:r w:rsidR="00FC5A3C" w:rsidRPr="002152EB">
              <w:rPr>
                <w:rFonts w:cstheme="minorHAnsi"/>
                <w:noProof/>
              </w:rPr>
              <w:fldChar w:fldCharType="end"/>
            </w:r>
          </w:hyperlink>
        </w:p>
        <w:p w14:paraId="5D238114" w14:textId="0C4B1FDF" w:rsidR="006F7424" w:rsidRPr="002152EB" w:rsidRDefault="00000000" w:rsidP="004B49C8">
          <w:pPr>
            <w:pStyle w:val="TOC2"/>
            <w:tabs>
              <w:tab w:val="clear" w:pos="9016"/>
              <w:tab w:val="left" w:pos="600"/>
              <w:tab w:val="right" w:leader="dot" w:pos="9015"/>
            </w:tabs>
            <w:ind w:firstLine="400"/>
            <w:rPr>
              <w:rStyle w:val="Hyperlink"/>
              <w:rFonts w:cstheme="minorHAnsi"/>
              <w:noProof/>
              <w:kern w:val="2"/>
              <w:lang w:val="en-GB" w:eastAsia="en-GB"/>
              <w14:ligatures w14:val="standardContextual"/>
            </w:rPr>
          </w:pPr>
          <w:hyperlink w:anchor="_Toc1497794415">
            <w:r w:rsidR="18DF313F" w:rsidRPr="002152EB">
              <w:rPr>
                <w:rStyle w:val="Hyperlink"/>
                <w:rFonts w:cstheme="minorHAnsi"/>
                <w:noProof/>
              </w:rPr>
              <w:t>Version Approval</w:t>
            </w:r>
            <w:r w:rsidR="00FC5A3C" w:rsidRPr="002152EB">
              <w:rPr>
                <w:rFonts w:cstheme="minorHAnsi"/>
                <w:noProof/>
              </w:rPr>
              <w:tab/>
            </w:r>
            <w:r w:rsidR="00FC5A3C" w:rsidRPr="002152EB">
              <w:rPr>
                <w:rFonts w:cstheme="minorHAnsi"/>
                <w:noProof/>
              </w:rPr>
              <w:fldChar w:fldCharType="begin"/>
            </w:r>
            <w:r w:rsidR="00FC5A3C" w:rsidRPr="002152EB">
              <w:rPr>
                <w:rFonts w:cstheme="minorHAnsi"/>
                <w:noProof/>
              </w:rPr>
              <w:instrText>PAGEREF _Toc1497794415 \h</w:instrText>
            </w:r>
            <w:r w:rsidR="00FC5A3C" w:rsidRPr="002152EB">
              <w:rPr>
                <w:rFonts w:cstheme="minorHAnsi"/>
                <w:noProof/>
              </w:rPr>
            </w:r>
            <w:r w:rsidR="00FC5A3C" w:rsidRPr="002152EB">
              <w:rPr>
                <w:rFonts w:cstheme="minorHAnsi"/>
                <w:noProof/>
              </w:rPr>
              <w:fldChar w:fldCharType="separate"/>
            </w:r>
            <w:r w:rsidR="18DF313F" w:rsidRPr="002152EB">
              <w:rPr>
                <w:rStyle w:val="Hyperlink"/>
                <w:rFonts w:cstheme="minorHAnsi"/>
                <w:noProof/>
              </w:rPr>
              <w:t>3</w:t>
            </w:r>
            <w:r w:rsidR="00FC5A3C" w:rsidRPr="002152EB">
              <w:rPr>
                <w:rFonts w:cstheme="minorHAnsi"/>
                <w:noProof/>
              </w:rPr>
              <w:fldChar w:fldCharType="end"/>
            </w:r>
          </w:hyperlink>
        </w:p>
        <w:p w14:paraId="361BC6D1" w14:textId="1E6B0FD5" w:rsidR="006F7424" w:rsidRPr="002152EB" w:rsidRDefault="00000000" w:rsidP="004B49C8">
          <w:pPr>
            <w:pStyle w:val="TOC2"/>
            <w:tabs>
              <w:tab w:val="clear" w:pos="9016"/>
              <w:tab w:val="left" w:pos="600"/>
              <w:tab w:val="right" w:leader="dot" w:pos="9015"/>
            </w:tabs>
            <w:ind w:firstLine="400"/>
            <w:rPr>
              <w:rStyle w:val="Hyperlink"/>
              <w:rFonts w:cstheme="minorHAnsi"/>
              <w:noProof/>
              <w:kern w:val="2"/>
              <w:lang w:val="en-GB" w:eastAsia="en-GB"/>
              <w14:ligatures w14:val="standardContextual"/>
            </w:rPr>
          </w:pPr>
          <w:hyperlink w:anchor="_Toc585863648">
            <w:r w:rsidR="18DF313F" w:rsidRPr="002152EB">
              <w:rPr>
                <w:rStyle w:val="Hyperlink"/>
                <w:rFonts w:cstheme="minorHAnsi"/>
                <w:noProof/>
              </w:rPr>
              <w:t>Distribution List</w:t>
            </w:r>
            <w:r w:rsidR="00FC5A3C" w:rsidRPr="002152EB">
              <w:rPr>
                <w:rFonts w:cstheme="minorHAnsi"/>
                <w:noProof/>
              </w:rPr>
              <w:tab/>
            </w:r>
            <w:r w:rsidR="00FC5A3C" w:rsidRPr="002152EB">
              <w:rPr>
                <w:rFonts w:cstheme="minorHAnsi"/>
                <w:noProof/>
              </w:rPr>
              <w:fldChar w:fldCharType="begin"/>
            </w:r>
            <w:r w:rsidR="00FC5A3C" w:rsidRPr="002152EB">
              <w:rPr>
                <w:rFonts w:cstheme="minorHAnsi"/>
                <w:noProof/>
              </w:rPr>
              <w:instrText>PAGEREF _Toc585863648 \h</w:instrText>
            </w:r>
            <w:r w:rsidR="00FC5A3C" w:rsidRPr="002152EB">
              <w:rPr>
                <w:rFonts w:cstheme="minorHAnsi"/>
                <w:noProof/>
              </w:rPr>
            </w:r>
            <w:r w:rsidR="00FC5A3C" w:rsidRPr="002152EB">
              <w:rPr>
                <w:rFonts w:cstheme="minorHAnsi"/>
                <w:noProof/>
              </w:rPr>
              <w:fldChar w:fldCharType="separate"/>
            </w:r>
            <w:r w:rsidR="18DF313F" w:rsidRPr="002152EB">
              <w:rPr>
                <w:rStyle w:val="Hyperlink"/>
                <w:rFonts w:cstheme="minorHAnsi"/>
                <w:noProof/>
              </w:rPr>
              <w:t>3</w:t>
            </w:r>
            <w:r w:rsidR="00FC5A3C" w:rsidRPr="002152EB">
              <w:rPr>
                <w:rFonts w:cstheme="minorHAnsi"/>
                <w:noProof/>
              </w:rPr>
              <w:fldChar w:fldCharType="end"/>
            </w:r>
          </w:hyperlink>
        </w:p>
        <w:p w14:paraId="62A6FEA4" w14:textId="7118FCD0" w:rsidR="006F7424" w:rsidRPr="002152EB" w:rsidRDefault="00000000" w:rsidP="004B49C8">
          <w:pPr>
            <w:pStyle w:val="TOC2"/>
            <w:tabs>
              <w:tab w:val="clear" w:pos="9016"/>
              <w:tab w:val="left" w:pos="600"/>
              <w:tab w:val="right" w:leader="dot" w:pos="9015"/>
            </w:tabs>
            <w:ind w:firstLine="400"/>
            <w:rPr>
              <w:rStyle w:val="Hyperlink"/>
              <w:rFonts w:cstheme="minorHAnsi"/>
              <w:noProof/>
              <w:kern w:val="2"/>
              <w:lang w:val="en-GB" w:eastAsia="en-GB"/>
              <w14:ligatures w14:val="standardContextual"/>
            </w:rPr>
          </w:pPr>
          <w:hyperlink w:anchor="_Toc1388726509">
            <w:r w:rsidR="18DF313F" w:rsidRPr="002152EB">
              <w:rPr>
                <w:rStyle w:val="Hyperlink"/>
                <w:rFonts w:cstheme="minorHAnsi"/>
                <w:noProof/>
              </w:rPr>
              <w:t>Document Sign-Off</w:t>
            </w:r>
            <w:r w:rsidR="00FC5A3C" w:rsidRPr="002152EB">
              <w:rPr>
                <w:rFonts w:cstheme="minorHAnsi"/>
                <w:noProof/>
              </w:rPr>
              <w:tab/>
            </w:r>
            <w:r w:rsidR="00FC5A3C" w:rsidRPr="002152EB">
              <w:rPr>
                <w:rFonts w:cstheme="minorHAnsi"/>
                <w:noProof/>
              </w:rPr>
              <w:fldChar w:fldCharType="begin"/>
            </w:r>
            <w:r w:rsidR="00FC5A3C" w:rsidRPr="002152EB">
              <w:rPr>
                <w:rFonts w:cstheme="minorHAnsi"/>
                <w:noProof/>
              </w:rPr>
              <w:instrText>PAGEREF _Toc1388726509 \h</w:instrText>
            </w:r>
            <w:r w:rsidR="00FC5A3C" w:rsidRPr="002152EB">
              <w:rPr>
                <w:rFonts w:cstheme="minorHAnsi"/>
                <w:noProof/>
              </w:rPr>
            </w:r>
            <w:r w:rsidR="00FC5A3C" w:rsidRPr="002152EB">
              <w:rPr>
                <w:rFonts w:cstheme="minorHAnsi"/>
                <w:noProof/>
              </w:rPr>
              <w:fldChar w:fldCharType="separate"/>
            </w:r>
            <w:r w:rsidR="18DF313F" w:rsidRPr="002152EB">
              <w:rPr>
                <w:rStyle w:val="Hyperlink"/>
                <w:rFonts w:cstheme="minorHAnsi"/>
                <w:noProof/>
              </w:rPr>
              <w:t>4</w:t>
            </w:r>
            <w:r w:rsidR="00FC5A3C" w:rsidRPr="002152EB">
              <w:rPr>
                <w:rFonts w:cstheme="minorHAnsi"/>
                <w:noProof/>
              </w:rPr>
              <w:fldChar w:fldCharType="end"/>
            </w:r>
          </w:hyperlink>
        </w:p>
        <w:p w14:paraId="3B83B4B1" w14:textId="662A517E" w:rsidR="006F7424" w:rsidRPr="002152EB" w:rsidRDefault="00000000" w:rsidP="004B49C8">
          <w:pPr>
            <w:pStyle w:val="TOC2"/>
            <w:tabs>
              <w:tab w:val="clear" w:pos="9016"/>
              <w:tab w:val="left" w:pos="600"/>
              <w:tab w:val="right" w:leader="dot" w:pos="9015"/>
            </w:tabs>
            <w:ind w:firstLine="400"/>
            <w:rPr>
              <w:rStyle w:val="Hyperlink"/>
              <w:rFonts w:cstheme="minorHAnsi"/>
              <w:noProof/>
              <w:kern w:val="2"/>
              <w:lang w:val="en-GB" w:eastAsia="en-GB"/>
              <w14:ligatures w14:val="standardContextual"/>
            </w:rPr>
          </w:pPr>
          <w:hyperlink w:anchor="_Toc750020988">
            <w:r w:rsidR="18DF313F" w:rsidRPr="002152EB">
              <w:rPr>
                <w:rStyle w:val="Hyperlink"/>
                <w:rFonts w:cstheme="minorHAnsi"/>
                <w:noProof/>
              </w:rPr>
              <w:t>Stakeholder</w:t>
            </w:r>
            <w:r w:rsidR="00FC5A3C" w:rsidRPr="002152EB">
              <w:rPr>
                <w:rFonts w:cstheme="minorHAnsi"/>
                <w:noProof/>
              </w:rPr>
              <w:tab/>
            </w:r>
            <w:r w:rsidR="00FC5A3C" w:rsidRPr="002152EB">
              <w:rPr>
                <w:rFonts w:cstheme="minorHAnsi"/>
                <w:noProof/>
              </w:rPr>
              <w:fldChar w:fldCharType="begin"/>
            </w:r>
            <w:r w:rsidR="00FC5A3C" w:rsidRPr="002152EB">
              <w:rPr>
                <w:rFonts w:cstheme="minorHAnsi"/>
                <w:noProof/>
              </w:rPr>
              <w:instrText>PAGEREF _Toc750020988 \h</w:instrText>
            </w:r>
            <w:r w:rsidR="00FC5A3C" w:rsidRPr="002152EB">
              <w:rPr>
                <w:rFonts w:cstheme="minorHAnsi"/>
                <w:noProof/>
              </w:rPr>
            </w:r>
            <w:r w:rsidR="00FC5A3C" w:rsidRPr="002152EB">
              <w:rPr>
                <w:rFonts w:cstheme="minorHAnsi"/>
                <w:noProof/>
              </w:rPr>
              <w:fldChar w:fldCharType="separate"/>
            </w:r>
            <w:r w:rsidR="18DF313F" w:rsidRPr="002152EB">
              <w:rPr>
                <w:rStyle w:val="Hyperlink"/>
                <w:rFonts w:cstheme="minorHAnsi"/>
                <w:noProof/>
              </w:rPr>
              <w:t>4</w:t>
            </w:r>
            <w:r w:rsidR="00FC5A3C" w:rsidRPr="002152EB">
              <w:rPr>
                <w:rFonts w:cstheme="minorHAnsi"/>
                <w:noProof/>
              </w:rPr>
              <w:fldChar w:fldCharType="end"/>
            </w:r>
          </w:hyperlink>
        </w:p>
        <w:p w14:paraId="46B7BF58" w14:textId="14B4CD65" w:rsidR="006F7424" w:rsidRPr="002152EB" w:rsidRDefault="00000000" w:rsidP="004B49C8">
          <w:pPr>
            <w:pStyle w:val="TOC1"/>
            <w:tabs>
              <w:tab w:val="clear" w:pos="400"/>
              <w:tab w:val="clear" w:pos="9016"/>
              <w:tab w:val="left" w:pos="390"/>
              <w:tab w:val="right" w:leader="dot" w:pos="9015"/>
            </w:tabs>
            <w:ind w:firstLine="200"/>
            <w:rPr>
              <w:rStyle w:val="Hyperlink"/>
              <w:rFonts w:cstheme="minorHAnsi"/>
              <w:noProof/>
              <w:kern w:val="2"/>
              <w:lang w:val="en-GB" w:eastAsia="en-GB"/>
              <w14:ligatures w14:val="standardContextual"/>
            </w:rPr>
          </w:pPr>
          <w:hyperlink w:anchor="_Toc39161656">
            <w:r w:rsidR="18DF313F" w:rsidRPr="002152EB">
              <w:rPr>
                <w:rStyle w:val="Hyperlink"/>
                <w:rFonts w:cstheme="minorHAnsi"/>
                <w:noProof/>
              </w:rPr>
              <w:t>Assumptions, Dependencies, Open Actions</w:t>
            </w:r>
            <w:r w:rsidR="00FC5A3C" w:rsidRPr="002152EB">
              <w:rPr>
                <w:rFonts w:cstheme="minorHAnsi"/>
                <w:noProof/>
              </w:rPr>
              <w:tab/>
            </w:r>
            <w:r w:rsidR="00FC5A3C" w:rsidRPr="002152EB">
              <w:rPr>
                <w:rFonts w:cstheme="minorHAnsi"/>
                <w:noProof/>
              </w:rPr>
              <w:fldChar w:fldCharType="begin"/>
            </w:r>
            <w:r w:rsidR="00FC5A3C" w:rsidRPr="002152EB">
              <w:rPr>
                <w:rFonts w:cstheme="minorHAnsi"/>
                <w:noProof/>
              </w:rPr>
              <w:instrText>PAGEREF _Toc39161656 \h</w:instrText>
            </w:r>
            <w:r w:rsidR="00FC5A3C" w:rsidRPr="002152EB">
              <w:rPr>
                <w:rFonts w:cstheme="minorHAnsi"/>
                <w:noProof/>
              </w:rPr>
            </w:r>
            <w:r w:rsidR="00FC5A3C" w:rsidRPr="002152EB">
              <w:rPr>
                <w:rFonts w:cstheme="minorHAnsi"/>
                <w:noProof/>
              </w:rPr>
              <w:fldChar w:fldCharType="separate"/>
            </w:r>
            <w:r w:rsidR="18DF313F" w:rsidRPr="002152EB">
              <w:rPr>
                <w:rStyle w:val="Hyperlink"/>
                <w:rFonts w:cstheme="minorHAnsi"/>
                <w:noProof/>
              </w:rPr>
              <w:t>4</w:t>
            </w:r>
            <w:r w:rsidR="00FC5A3C" w:rsidRPr="002152EB">
              <w:rPr>
                <w:rFonts w:cstheme="minorHAnsi"/>
                <w:noProof/>
              </w:rPr>
              <w:fldChar w:fldCharType="end"/>
            </w:r>
          </w:hyperlink>
        </w:p>
        <w:p w14:paraId="12347308" w14:textId="58A708FE" w:rsidR="006F7424" w:rsidRPr="002152EB" w:rsidRDefault="00000000" w:rsidP="004B49C8">
          <w:pPr>
            <w:pStyle w:val="TOC2"/>
            <w:tabs>
              <w:tab w:val="clear" w:pos="9016"/>
              <w:tab w:val="left" w:pos="600"/>
              <w:tab w:val="right" w:leader="dot" w:pos="9015"/>
            </w:tabs>
            <w:ind w:firstLine="400"/>
            <w:rPr>
              <w:rStyle w:val="Hyperlink"/>
              <w:rFonts w:cstheme="minorHAnsi"/>
              <w:noProof/>
              <w:kern w:val="2"/>
              <w:lang w:val="en-GB" w:eastAsia="en-GB"/>
              <w14:ligatures w14:val="standardContextual"/>
            </w:rPr>
          </w:pPr>
          <w:hyperlink w:anchor="_Toc1813480577">
            <w:r w:rsidR="004B49C8">
              <w:rPr>
                <w:rStyle w:val="Hyperlink"/>
                <w:rFonts w:cstheme="minorHAnsi"/>
                <w:noProof/>
              </w:rPr>
              <w:t>Assumptions</w:t>
            </w:r>
            <w:r w:rsidR="00FC5A3C" w:rsidRPr="002152EB">
              <w:rPr>
                <w:rFonts w:cstheme="minorHAnsi"/>
                <w:noProof/>
              </w:rPr>
              <w:tab/>
            </w:r>
            <w:r w:rsidR="00FC5A3C" w:rsidRPr="002152EB">
              <w:rPr>
                <w:rFonts w:cstheme="minorHAnsi"/>
                <w:noProof/>
              </w:rPr>
              <w:fldChar w:fldCharType="begin"/>
            </w:r>
            <w:r w:rsidR="00FC5A3C" w:rsidRPr="002152EB">
              <w:rPr>
                <w:rFonts w:cstheme="minorHAnsi"/>
                <w:noProof/>
              </w:rPr>
              <w:instrText>PAGEREF _Toc1813480577 \h</w:instrText>
            </w:r>
            <w:r w:rsidR="00FC5A3C" w:rsidRPr="002152EB">
              <w:rPr>
                <w:rFonts w:cstheme="minorHAnsi"/>
                <w:noProof/>
              </w:rPr>
            </w:r>
            <w:r w:rsidR="00FC5A3C" w:rsidRPr="002152EB">
              <w:rPr>
                <w:rFonts w:cstheme="minorHAnsi"/>
                <w:noProof/>
              </w:rPr>
              <w:fldChar w:fldCharType="separate"/>
            </w:r>
            <w:r w:rsidR="18DF313F" w:rsidRPr="002152EB">
              <w:rPr>
                <w:rStyle w:val="Hyperlink"/>
                <w:rFonts w:cstheme="minorHAnsi"/>
                <w:noProof/>
              </w:rPr>
              <w:t>5</w:t>
            </w:r>
            <w:r w:rsidR="00FC5A3C" w:rsidRPr="002152EB">
              <w:rPr>
                <w:rFonts w:cstheme="minorHAnsi"/>
                <w:noProof/>
              </w:rPr>
              <w:fldChar w:fldCharType="end"/>
            </w:r>
          </w:hyperlink>
        </w:p>
        <w:p w14:paraId="012DA824" w14:textId="32CC4F59" w:rsidR="006F7424" w:rsidRPr="002152EB" w:rsidRDefault="00000000" w:rsidP="004B49C8">
          <w:pPr>
            <w:pStyle w:val="TOC2"/>
            <w:tabs>
              <w:tab w:val="clear" w:pos="9016"/>
              <w:tab w:val="left" w:pos="600"/>
              <w:tab w:val="right" w:leader="dot" w:pos="9015"/>
            </w:tabs>
            <w:ind w:firstLine="400"/>
            <w:rPr>
              <w:rStyle w:val="Hyperlink"/>
              <w:rFonts w:cstheme="minorHAnsi"/>
              <w:noProof/>
              <w:kern w:val="2"/>
              <w:lang w:val="en-GB" w:eastAsia="en-GB"/>
              <w14:ligatures w14:val="standardContextual"/>
            </w:rPr>
          </w:pPr>
          <w:hyperlink w:anchor="_Toc2009138002">
            <w:r w:rsidR="18DF313F" w:rsidRPr="002152EB">
              <w:rPr>
                <w:rStyle w:val="Hyperlink"/>
                <w:rFonts w:cstheme="minorHAnsi"/>
                <w:noProof/>
              </w:rPr>
              <w:t>Dependencies</w:t>
            </w:r>
            <w:r w:rsidR="00FC5A3C" w:rsidRPr="002152EB">
              <w:rPr>
                <w:rFonts w:cstheme="minorHAnsi"/>
                <w:noProof/>
              </w:rPr>
              <w:tab/>
            </w:r>
            <w:r w:rsidR="00FC5A3C" w:rsidRPr="002152EB">
              <w:rPr>
                <w:rFonts w:cstheme="minorHAnsi"/>
                <w:noProof/>
              </w:rPr>
              <w:fldChar w:fldCharType="begin"/>
            </w:r>
            <w:r w:rsidR="00FC5A3C" w:rsidRPr="002152EB">
              <w:rPr>
                <w:rFonts w:cstheme="minorHAnsi"/>
                <w:noProof/>
              </w:rPr>
              <w:instrText>PAGEREF _Toc2009138002 \h</w:instrText>
            </w:r>
            <w:r w:rsidR="00FC5A3C" w:rsidRPr="002152EB">
              <w:rPr>
                <w:rFonts w:cstheme="minorHAnsi"/>
                <w:noProof/>
              </w:rPr>
            </w:r>
            <w:r w:rsidR="00FC5A3C" w:rsidRPr="002152EB">
              <w:rPr>
                <w:rFonts w:cstheme="minorHAnsi"/>
                <w:noProof/>
              </w:rPr>
              <w:fldChar w:fldCharType="separate"/>
            </w:r>
            <w:r w:rsidR="18DF313F" w:rsidRPr="002152EB">
              <w:rPr>
                <w:rStyle w:val="Hyperlink"/>
                <w:rFonts w:cstheme="minorHAnsi"/>
                <w:noProof/>
              </w:rPr>
              <w:t>5</w:t>
            </w:r>
            <w:r w:rsidR="00FC5A3C" w:rsidRPr="002152EB">
              <w:rPr>
                <w:rFonts w:cstheme="minorHAnsi"/>
                <w:noProof/>
              </w:rPr>
              <w:fldChar w:fldCharType="end"/>
            </w:r>
          </w:hyperlink>
        </w:p>
        <w:p w14:paraId="4F982353" w14:textId="45C76565" w:rsidR="006F7424" w:rsidRPr="002152EB" w:rsidRDefault="00000000" w:rsidP="004B49C8">
          <w:pPr>
            <w:pStyle w:val="TOC2"/>
            <w:tabs>
              <w:tab w:val="clear" w:pos="9016"/>
              <w:tab w:val="left" w:pos="600"/>
              <w:tab w:val="right" w:leader="dot" w:pos="9015"/>
            </w:tabs>
            <w:ind w:firstLine="400"/>
            <w:rPr>
              <w:rStyle w:val="Hyperlink"/>
              <w:rFonts w:cstheme="minorHAnsi"/>
              <w:noProof/>
              <w:kern w:val="2"/>
              <w:lang w:val="en-GB" w:eastAsia="en-GB"/>
              <w14:ligatures w14:val="standardContextual"/>
            </w:rPr>
          </w:pPr>
          <w:hyperlink w:anchor="_Toc1249683779">
            <w:r w:rsidR="18DF313F" w:rsidRPr="002152EB">
              <w:rPr>
                <w:rStyle w:val="Hyperlink"/>
                <w:rFonts w:cstheme="minorHAnsi"/>
                <w:noProof/>
              </w:rPr>
              <w:t>Open Actions</w:t>
            </w:r>
            <w:r w:rsidR="00FC5A3C" w:rsidRPr="002152EB">
              <w:rPr>
                <w:rFonts w:cstheme="minorHAnsi"/>
                <w:noProof/>
              </w:rPr>
              <w:tab/>
            </w:r>
            <w:r w:rsidR="00FC5A3C" w:rsidRPr="002152EB">
              <w:rPr>
                <w:rFonts w:cstheme="minorHAnsi"/>
                <w:noProof/>
              </w:rPr>
              <w:fldChar w:fldCharType="begin"/>
            </w:r>
            <w:r w:rsidR="00FC5A3C" w:rsidRPr="002152EB">
              <w:rPr>
                <w:rFonts w:cstheme="minorHAnsi"/>
                <w:noProof/>
              </w:rPr>
              <w:instrText>PAGEREF _Toc1249683779 \h</w:instrText>
            </w:r>
            <w:r w:rsidR="00FC5A3C" w:rsidRPr="002152EB">
              <w:rPr>
                <w:rFonts w:cstheme="minorHAnsi"/>
                <w:noProof/>
              </w:rPr>
            </w:r>
            <w:r w:rsidR="00FC5A3C" w:rsidRPr="002152EB">
              <w:rPr>
                <w:rFonts w:cstheme="minorHAnsi"/>
                <w:noProof/>
              </w:rPr>
              <w:fldChar w:fldCharType="separate"/>
            </w:r>
            <w:r w:rsidR="18DF313F" w:rsidRPr="002152EB">
              <w:rPr>
                <w:rStyle w:val="Hyperlink"/>
                <w:rFonts w:cstheme="minorHAnsi"/>
                <w:noProof/>
              </w:rPr>
              <w:t>5</w:t>
            </w:r>
            <w:r w:rsidR="00FC5A3C" w:rsidRPr="002152EB">
              <w:rPr>
                <w:rFonts w:cstheme="minorHAnsi"/>
                <w:noProof/>
              </w:rPr>
              <w:fldChar w:fldCharType="end"/>
            </w:r>
          </w:hyperlink>
        </w:p>
        <w:p w14:paraId="1A90147A" w14:textId="2CC05C1A" w:rsidR="006F7424" w:rsidRPr="002152EB" w:rsidRDefault="00000000" w:rsidP="004B49C8">
          <w:pPr>
            <w:pStyle w:val="TOC1"/>
            <w:tabs>
              <w:tab w:val="clear" w:pos="400"/>
              <w:tab w:val="clear" w:pos="9016"/>
              <w:tab w:val="left" w:pos="390"/>
              <w:tab w:val="right" w:leader="dot" w:pos="9015"/>
            </w:tabs>
            <w:ind w:left="210" w:firstLine="390"/>
            <w:rPr>
              <w:rStyle w:val="Hyperlink"/>
              <w:rFonts w:cstheme="minorHAnsi"/>
              <w:noProof/>
              <w:kern w:val="2"/>
              <w:lang w:val="en-GB" w:eastAsia="en-GB"/>
              <w14:ligatures w14:val="standardContextual"/>
            </w:rPr>
          </w:pPr>
          <w:hyperlink w:anchor="_Toc280619754">
            <w:r w:rsidR="18DF313F" w:rsidRPr="002152EB">
              <w:rPr>
                <w:rStyle w:val="Hyperlink"/>
                <w:rFonts w:cstheme="minorHAnsi"/>
                <w:noProof/>
              </w:rPr>
              <w:t>Document Purpose</w:t>
            </w:r>
            <w:r w:rsidR="00FC5A3C" w:rsidRPr="002152EB">
              <w:rPr>
                <w:rFonts w:cstheme="minorHAnsi"/>
                <w:noProof/>
              </w:rPr>
              <w:tab/>
            </w:r>
            <w:r w:rsidR="00FC5A3C" w:rsidRPr="002152EB">
              <w:rPr>
                <w:rFonts w:cstheme="minorHAnsi"/>
                <w:noProof/>
              </w:rPr>
              <w:fldChar w:fldCharType="begin"/>
            </w:r>
            <w:r w:rsidR="00FC5A3C" w:rsidRPr="002152EB">
              <w:rPr>
                <w:rFonts w:cstheme="minorHAnsi"/>
                <w:noProof/>
              </w:rPr>
              <w:instrText>PAGEREF _Toc280619754 \h</w:instrText>
            </w:r>
            <w:r w:rsidR="00FC5A3C" w:rsidRPr="002152EB">
              <w:rPr>
                <w:rFonts w:cstheme="minorHAnsi"/>
                <w:noProof/>
              </w:rPr>
            </w:r>
            <w:r w:rsidR="00FC5A3C" w:rsidRPr="002152EB">
              <w:rPr>
                <w:rFonts w:cstheme="minorHAnsi"/>
                <w:noProof/>
              </w:rPr>
              <w:fldChar w:fldCharType="separate"/>
            </w:r>
            <w:r w:rsidR="18DF313F" w:rsidRPr="002152EB">
              <w:rPr>
                <w:rStyle w:val="Hyperlink"/>
                <w:rFonts w:cstheme="minorHAnsi"/>
                <w:noProof/>
              </w:rPr>
              <w:t>5</w:t>
            </w:r>
            <w:r w:rsidR="00FC5A3C" w:rsidRPr="002152EB">
              <w:rPr>
                <w:rFonts w:cstheme="minorHAnsi"/>
                <w:noProof/>
              </w:rPr>
              <w:fldChar w:fldCharType="end"/>
            </w:r>
          </w:hyperlink>
        </w:p>
        <w:p w14:paraId="246E4BC9" w14:textId="0D789BBF" w:rsidR="006F7424" w:rsidRPr="002152EB" w:rsidRDefault="00000000" w:rsidP="18DF313F">
          <w:pPr>
            <w:pStyle w:val="TOC1"/>
            <w:tabs>
              <w:tab w:val="clear" w:pos="400"/>
              <w:tab w:val="clear" w:pos="9016"/>
              <w:tab w:val="left" w:pos="390"/>
              <w:tab w:val="right" w:leader="dot" w:pos="9015"/>
            </w:tabs>
            <w:rPr>
              <w:rStyle w:val="Hyperlink"/>
              <w:rFonts w:cstheme="minorHAnsi"/>
              <w:noProof/>
              <w:kern w:val="2"/>
              <w:lang w:val="en-GB" w:eastAsia="en-GB"/>
              <w14:ligatures w14:val="standardContextual"/>
            </w:rPr>
          </w:pPr>
          <w:hyperlink w:anchor="_Toc1252154922">
            <w:r w:rsidR="004B49C8">
              <w:rPr>
                <w:rStyle w:val="Hyperlink"/>
                <w:rFonts w:cstheme="minorHAnsi"/>
                <w:noProof/>
              </w:rPr>
              <w:t>2.</w:t>
            </w:r>
            <w:r w:rsidR="004B49C8">
              <w:rPr>
                <w:rStyle w:val="Hyperlink"/>
                <w:rFonts w:cstheme="minorHAnsi"/>
                <w:noProof/>
              </w:rPr>
              <w:tab/>
            </w:r>
            <w:r w:rsidR="18DF313F" w:rsidRPr="002152EB">
              <w:rPr>
                <w:rStyle w:val="Hyperlink"/>
                <w:rFonts w:cstheme="minorHAnsi"/>
                <w:noProof/>
              </w:rPr>
              <w:t>Reference Documents</w:t>
            </w:r>
            <w:r w:rsidR="00FC5A3C" w:rsidRPr="002152EB">
              <w:rPr>
                <w:rFonts w:cstheme="minorHAnsi"/>
                <w:noProof/>
              </w:rPr>
              <w:tab/>
            </w:r>
            <w:r w:rsidR="00FC5A3C" w:rsidRPr="002152EB">
              <w:rPr>
                <w:rFonts w:cstheme="minorHAnsi"/>
                <w:noProof/>
              </w:rPr>
              <w:fldChar w:fldCharType="begin"/>
            </w:r>
            <w:r w:rsidR="00FC5A3C" w:rsidRPr="002152EB">
              <w:rPr>
                <w:rFonts w:cstheme="minorHAnsi"/>
                <w:noProof/>
              </w:rPr>
              <w:instrText>PAGEREF _Toc1252154922 \h</w:instrText>
            </w:r>
            <w:r w:rsidR="00FC5A3C" w:rsidRPr="002152EB">
              <w:rPr>
                <w:rFonts w:cstheme="minorHAnsi"/>
                <w:noProof/>
              </w:rPr>
            </w:r>
            <w:r w:rsidR="00FC5A3C" w:rsidRPr="002152EB">
              <w:rPr>
                <w:rFonts w:cstheme="minorHAnsi"/>
                <w:noProof/>
              </w:rPr>
              <w:fldChar w:fldCharType="separate"/>
            </w:r>
            <w:r w:rsidR="18DF313F" w:rsidRPr="002152EB">
              <w:rPr>
                <w:rStyle w:val="Hyperlink"/>
                <w:rFonts w:cstheme="minorHAnsi"/>
                <w:noProof/>
              </w:rPr>
              <w:t>5</w:t>
            </w:r>
            <w:r w:rsidR="00FC5A3C" w:rsidRPr="002152EB">
              <w:rPr>
                <w:rFonts w:cstheme="minorHAnsi"/>
                <w:noProof/>
              </w:rPr>
              <w:fldChar w:fldCharType="end"/>
            </w:r>
          </w:hyperlink>
        </w:p>
        <w:p w14:paraId="365E3217" w14:textId="2E56148D" w:rsidR="006F7424" w:rsidRPr="002152EB" w:rsidRDefault="00000000" w:rsidP="004B49C8">
          <w:pPr>
            <w:pStyle w:val="TOC1"/>
            <w:tabs>
              <w:tab w:val="clear" w:pos="400"/>
              <w:tab w:val="clear" w:pos="9016"/>
              <w:tab w:val="left" w:pos="390"/>
              <w:tab w:val="right" w:leader="dot" w:pos="9015"/>
            </w:tabs>
            <w:ind w:firstLine="390"/>
            <w:rPr>
              <w:rStyle w:val="Hyperlink"/>
              <w:rFonts w:cstheme="minorHAnsi"/>
              <w:noProof/>
              <w:kern w:val="2"/>
              <w:lang w:val="en-GB" w:eastAsia="en-GB"/>
              <w14:ligatures w14:val="standardContextual"/>
            </w:rPr>
          </w:pPr>
          <w:hyperlink w:anchor="_Toc511279384">
            <w:r w:rsidR="18DF313F" w:rsidRPr="002152EB">
              <w:rPr>
                <w:rStyle w:val="Hyperlink"/>
                <w:rFonts w:cstheme="minorHAnsi"/>
                <w:noProof/>
              </w:rPr>
              <w:t>Glossary</w:t>
            </w:r>
            <w:r w:rsidR="00FC5A3C" w:rsidRPr="002152EB">
              <w:rPr>
                <w:rFonts w:cstheme="minorHAnsi"/>
                <w:noProof/>
              </w:rPr>
              <w:tab/>
            </w:r>
            <w:r w:rsidR="00FC5A3C" w:rsidRPr="002152EB">
              <w:rPr>
                <w:rFonts w:cstheme="minorHAnsi"/>
                <w:noProof/>
              </w:rPr>
              <w:fldChar w:fldCharType="begin"/>
            </w:r>
            <w:r w:rsidR="00FC5A3C" w:rsidRPr="002152EB">
              <w:rPr>
                <w:rFonts w:cstheme="minorHAnsi"/>
                <w:noProof/>
              </w:rPr>
              <w:instrText>PAGEREF _Toc511279384 \h</w:instrText>
            </w:r>
            <w:r w:rsidR="00FC5A3C" w:rsidRPr="002152EB">
              <w:rPr>
                <w:rFonts w:cstheme="minorHAnsi"/>
                <w:noProof/>
              </w:rPr>
            </w:r>
            <w:r w:rsidR="00FC5A3C" w:rsidRPr="002152EB">
              <w:rPr>
                <w:rFonts w:cstheme="minorHAnsi"/>
                <w:noProof/>
              </w:rPr>
              <w:fldChar w:fldCharType="separate"/>
            </w:r>
            <w:r w:rsidR="18DF313F" w:rsidRPr="002152EB">
              <w:rPr>
                <w:rStyle w:val="Hyperlink"/>
                <w:rFonts w:cstheme="minorHAnsi"/>
                <w:noProof/>
              </w:rPr>
              <w:t>6</w:t>
            </w:r>
            <w:r w:rsidR="00FC5A3C" w:rsidRPr="002152EB">
              <w:rPr>
                <w:rFonts w:cstheme="minorHAnsi"/>
                <w:noProof/>
              </w:rPr>
              <w:fldChar w:fldCharType="end"/>
            </w:r>
          </w:hyperlink>
        </w:p>
        <w:p w14:paraId="56B46E8D" w14:textId="368F3F6D" w:rsidR="006F7424" w:rsidRDefault="00000000" w:rsidP="18DF313F">
          <w:pPr>
            <w:pStyle w:val="TOC1"/>
            <w:tabs>
              <w:tab w:val="clear" w:pos="400"/>
              <w:tab w:val="clear" w:pos="9016"/>
              <w:tab w:val="left" w:pos="390"/>
              <w:tab w:val="right" w:leader="dot" w:pos="9015"/>
            </w:tabs>
            <w:rPr>
              <w:rFonts w:cstheme="minorHAnsi"/>
              <w:noProof/>
            </w:rPr>
          </w:pPr>
          <w:hyperlink w:anchor="_Toc790449530">
            <w:r w:rsidR="18DF313F" w:rsidRPr="002152EB">
              <w:rPr>
                <w:rStyle w:val="Hyperlink"/>
                <w:rFonts w:cstheme="minorHAnsi"/>
                <w:noProof/>
              </w:rPr>
              <w:t>6.</w:t>
            </w:r>
            <w:r w:rsidR="00FC5A3C" w:rsidRPr="002152EB">
              <w:rPr>
                <w:rFonts w:cstheme="minorHAnsi"/>
                <w:noProof/>
              </w:rPr>
              <w:tab/>
            </w:r>
            <w:r w:rsidR="18DF313F" w:rsidRPr="002152EB">
              <w:rPr>
                <w:rStyle w:val="Hyperlink"/>
                <w:rFonts w:cstheme="minorHAnsi"/>
                <w:noProof/>
              </w:rPr>
              <w:t>Data Entity Detail</w:t>
            </w:r>
            <w:r w:rsidR="00FC5A3C" w:rsidRPr="002152EB">
              <w:rPr>
                <w:rFonts w:cstheme="minorHAnsi"/>
                <w:noProof/>
              </w:rPr>
              <w:tab/>
            </w:r>
            <w:r w:rsidR="00FC5A3C" w:rsidRPr="002152EB">
              <w:rPr>
                <w:rFonts w:cstheme="minorHAnsi"/>
                <w:noProof/>
              </w:rPr>
              <w:fldChar w:fldCharType="begin"/>
            </w:r>
            <w:r w:rsidR="00FC5A3C" w:rsidRPr="002152EB">
              <w:rPr>
                <w:rFonts w:cstheme="minorHAnsi"/>
                <w:noProof/>
              </w:rPr>
              <w:instrText>PAGEREF _Toc790449530 \h</w:instrText>
            </w:r>
            <w:r w:rsidR="00FC5A3C" w:rsidRPr="002152EB">
              <w:rPr>
                <w:rFonts w:cstheme="minorHAnsi"/>
                <w:noProof/>
              </w:rPr>
            </w:r>
            <w:r w:rsidR="00FC5A3C" w:rsidRPr="002152EB">
              <w:rPr>
                <w:rFonts w:cstheme="minorHAnsi"/>
                <w:noProof/>
              </w:rPr>
              <w:fldChar w:fldCharType="separate"/>
            </w:r>
            <w:r w:rsidR="18DF313F" w:rsidRPr="002152EB">
              <w:rPr>
                <w:rStyle w:val="Hyperlink"/>
                <w:rFonts w:cstheme="minorHAnsi"/>
                <w:noProof/>
              </w:rPr>
              <w:t>7</w:t>
            </w:r>
            <w:r w:rsidR="00FC5A3C" w:rsidRPr="002152EB">
              <w:rPr>
                <w:rFonts w:cstheme="minorHAnsi"/>
                <w:noProof/>
              </w:rPr>
              <w:fldChar w:fldCharType="end"/>
            </w:r>
          </w:hyperlink>
        </w:p>
        <w:p w14:paraId="43F333FE" w14:textId="00C9217C" w:rsidR="00DF35CE" w:rsidRPr="00DF35CE" w:rsidRDefault="00DF35CE" w:rsidP="00DF35CE">
          <w:pPr>
            <w:pStyle w:val="Heading2"/>
            <w:numPr>
              <w:ilvl w:val="1"/>
              <w:numId w:val="0"/>
            </w:numPr>
            <w:ind w:firstLine="720"/>
          </w:pPr>
          <w:r w:rsidRPr="6DD22D10">
            <w:t xml:space="preserve">Functional Description </w:t>
          </w:r>
        </w:p>
        <w:p w14:paraId="60C7628B" w14:textId="69B024A6" w:rsidR="00DF35CE" w:rsidRDefault="00000000" w:rsidP="18DF313F">
          <w:pPr>
            <w:pStyle w:val="TOC2"/>
            <w:tabs>
              <w:tab w:val="clear" w:pos="9016"/>
              <w:tab w:val="left" w:pos="600"/>
              <w:tab w:val="right" w:leader="dot" w:pos="9015"/>
            </w:tabs>
            <w:rPr>
              <w:rFonts w:cstheme="minorHAnsi"/>
            </w:rPr>
          </w:pPr>
          <w:hyperlink w:anchor="_Toc2131974356">
            <w:r w:rsidR="00992B33">
              <w:rPr>
                <w:rStyle w:val="Hyperlink"/>
                <w:rFonts w:cstheme="minorHAnsi"/>
                <w:noProof/>
              </w:rPr>
              <w:t xml:space="preserve"> </w:t>
            </w:r>
            <w:r w:rsidR="00992B33">
              <w:rPr>
                <w:rStyle w:val="Hyperlink"/>
                <w:rFonts w:cstheme="minorHAnsi"/>
                <w:noProof/>
              </w:rPr>
              <w:tab/>
            </w:r>
            <w:r w:rsidR="00DF35CE">
              <w:rPr>
                <w:rStyle w:val="Hyperlink"/>
                <w:rFonts w:cstheme="minorHAnsi"/>
                <w:noProof/>
              </w:rPr>
              <w:t xml:space="preserve">   Bronze Zone</w:t>
            </w:r>
            <w:r w:rsidR="00FC5A3C" w:rsidRPr="002152EB">
              <w:rPr>
                <w:rFonts w:cstheme="minorHAnsi"/>
                <w:noProof/>
              </w:rPr>
              <w:tab/>
            </w:r>
            <w:r w:rsidR="00FC5A3C" w:rsidRPr="002152EB">
              <w:rPr>
                <w:rFonts w:cstheme="minorHAnsi"/>
                <w:noProof/>
              </w:rPr>
              <w:fldChar w:fldCharType="begin"/>
            </w:r>
            <w:r w:rsidR="00FC5A3C" w:rsidRPr="002152EB">
              <w:rPr>
                <w:rFonts w:cstheme="minorHAnsi"/>
                <w:noProof/>
              </w:rPr>
              <w:instrText>PAGEREF _Toc2131974356 \h</w:instrText>
            </w:r>
            <w:r w:rsidR="00FC5A3C" w:rsidRPr="002152EB">
              <w:rPr>
                <w:rFonts w:cstheme="minorHAnsi"/>
                <w:noProof/>
              </w:rPr>
            </w:r>
            <w:r w:rsidR="00FC5A3C" w:rsidRPr="002152EB">
              <w:rPr>
                <w:rFonts w:cstheme="minorHAnsi"/>
                <w:noProof/>
              </w:rPr>
              <w:fldChar w:fldCharType="separate"/>
            </w:r>
            <w:r w:rsidR="18DF313F" w:rsidRPr="002152EB">
              <w:rPr>
                <w:rStyle w:val="Hyperlink"/>
                <w:rFonts w:cstheme="minorHAnsi"/>
                <w:noProof/>
              </w:rPr>
              <w:t>8</w:t>
            </w:r>
            <w:r w:rsidR="00FC5A3C" w:rsidRPr="002152EB">
              <w:rPr>
                <w:rFonts w:cstheme="minorHAnsi"/>
                <w:noProof/>
              </w:rPr>
              <w:fldChar w:fldCharType="end"/>
            </w:r>
          </w:hyperlink>
          <w:r w:rsidR="00FC5A3C" w:rsidRPr="002152EB">
            <w:rPr>
              <w:rFonts w:cstheme="minorHAnsi"/>
            </w:rPr>
            <w:fldChar w:fldCharType="end"/>
          </w:r>
        </w:p>
        <w:p w14:paraId="6301FB06" w14:textId="35572666" w:rsidR="006F7424" w:rsidRPr="00DF35CE" w:rsidRDefault="00DF35CE" w:rsidP="00DF35CE">
          <w:r>
            <w:tab/>
          </w:r>
        </w:p>
      </w:sdtContent>
    </w:sdt>
    <w:p w14:paraId="750A561E" w14:textId="02E99B48" w:rsidR="4BCE63C9" w:rsidRPr="002152EB" w:rsidRDefault="4BCE63C9" w:rsidP="3E7D54D8">
      <w:pPr>
        <w:pStyle w:val="TOC1"/>
        <w:tabs>
          <w:tab w:val="clear" w:pos="400"/>
          <w:tab w:val="clear" w:pos="9016"/>
          <w:tab w:val="left" w:pos="390"/>
          <w:tab w:val="right" w:leader="dot" w:pos="9015"/>
        </w:tabs>
        <w:rPr>
          <w:rStyle w:val="Hyperlink"/>
          <w:rFonts w:cstheme="minorHAnsi"/>
        </w:rPr>
      </w:pPr>
    </w:p>
    <w:p w14:paraId="2896A4E7" w14:textId="77777777" w:rsidR="52239944" w:rsidRPr="002152EB" w:rsidRDefault="52239944" w:rsidP="0465EB68">
      <w:pPr>
        <w:pStyle w:val="TOC1"/>
        <w:tabs>
          <w:tab w:val="clear" w:pos="400"/>
          <w:tab w:val="clear" w:pos="9016"/>
          <w:tab w:val="left" w:pos="390"/>
          <w:tab w:val="right" w:leader="dot" w:pos="9015"/>
        </w:tabs>
        <w:rPr>
          <w:rStyle w:val="Hyperlink"/>
          <w:rFonts w:eastAsiaTheme="minorEastAsia" w:cstheme="minorHAnsi"/>
        </w:rPr>
      </w:pPr>
    </w:p>
    <w:p w14:paraId="3640E9E4" w14:textId="77777777" w:rsidR="00B52C73" w:rsidRPr="002152EB" w:rsidRDefault="00B52C73" w:rsidP="2A15A2AA">
      <w:pPr>
        <w:rPr>
          <w:rFonts w:eastAsiaTheme="minorEastAsia" w:cstheme="minorHAnsi"/>
        </w:rPr>
      </w:pPr>
    </w:p>
    <w:p w14:paraId="73599D9A" w14:textId="77777777" w:rsidR="006621DC" w:rsidRPr="002152EB" w:rsidRDefault="006621DC" w:rsidP="2A15A2AA">
      <w:pPr>
        <w:spacing w:after="160"/>
        <w:jc w:val="left"/>
        <w:rPr>
          <w:rFonts w:eastAsiaTheme="minorEastAsia" w:cstheme="minorHAnsi"/>
          <w:b/>
          <w:color w:val="000000" w:themeColor="text1"/>
          <w:sz w:val="28"/>
          <w:szCs w:val="28"/>
          <w:lang w:val="en-IN"/>
        </w:rPr>
      </w:pPr>
      <w:r w:rsidRPr="002152EB">
        <w:rPr>
          <w:rFonts w:eastAsiaTheme="minorEastAsia" w:cstheme="minorHAnsi"/>
          <w:color w:val="000000" w:themeColor="text1"/>
          <w:lang w:val="en-IN"/>
        </w:rPr>
        <w:br w:type="page"/>
      </w:r>
    </w:p>
    <w:p w14:paraId="50000B9D" w14:textId="2E36ABE1" w:rsidR="00504204" w:rsidRPr="002152EB" w:rsidRDefault="49CC3AF6" w:rsidP="007862E7">
      <w:pPr>
        <w:pStyle w:val="Heading1"/>
        <w:numPr>
          <w:ilvl w:val="0"/>
          <w:numId w:val="11"/>
        </w:numPr>
        <w:rPr>
          <w:iCs/>
          <w:caps/>
        </w:rPr>
      </w:pPr>
      <w:bookmarkStart w:id="1" w:name="_Toc148116423"/>
      <w:bookmarkStart w:id="2" w:name="_Toc148358495"/>
      <w:bookmarkStart w:id="3" w:name="_Toc149676888"/>
      <w:bookmarkStart w:id="4" w:name="_Toc329211163"/>
      <w:r w:rsidRPr="002152EB">
        <w:t>Version, Approval, Distribution and Signoff</w:t>
      </w:r>
      <w:bookmarkEnd w:id="1"/>
      <w:bookmarkEnd w:id="2"/>
      <w:bookmarkEnd w:id="3"/>
      <w:bookmarkEnd w:id="4"/>
    </w:p>
    <w:p w14:paraId="2CCA6AD1" w14:textId="77777777" w:rsidR="00D27992" w:rsidRPr="002152EB" w:rsidRDefault="00D27992" w:rsidP="00D27992">
      <w:pPr>
        <w:rPr>
          <w:rFonts w:eastAsiaTheme="majorEastAsia" w:cstheme="minorHAnsi"/>
        </w:rPr>
      </w:pPr>
    </w:p>
    <w:p w14:paraId="6C70932A" w14:textId="3C853ABD" w:rsidR="00A05E83" w:rsidRPr="007862E7" w:rsidRDefault="1193C8BC" w:rsidP="007862E7">
      <w:pPr>
        <w:pStyle w:val="Heading2"/>
        <w:rPr>
          <w:iCs/>
        </w:rPr>
      </w:pPr>
      <w:bookmarkStart w:id="5" w:name="_Toc1891670827"/>
      <w:r w:rsidRPr="007862E7">
        <w:t>Version</w:t>
      </w:r>
      <w:r w:rsidR="530F6550" w:rsidRPr="007862E7">
        <w:t xml:space="preserve"> History</w:t>
      </w:r>
      <w:bookmarkEnd w:id="0"/>
      <w:bookmarkEnd w:id="5"/>
    </w:p>
    <w:p w14:paraId="35CA97C9" w14:textId="77777777" w:rsidR="00A05E83" w:rsidRPr="002152EB" w:rsidRDefault="00A05E83" w:rsidP="00A05E83">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rFonts w:cstheme="minorHAnsi"/>
        </w:rPr>
      </w:pPr>
    </w:p>
    <w:p w14:paraId="382DD8A8" w14:textId="77777777" w:rsidR="005851A2" w:rsidRPr="002152EB" w:rsidRDefault="005851A2" w:rsidP="00DA7AF4">
      <w:pPr>
        <w:spacing w:line="240" w:lineRule="auto"/>
        <w:ind w:left="425"/>
        <w:rPr>
          <w:rFonts w:cstheme="minorHAnsi"/>
          <w:b/>
        </w:rPr>
      </w:pPr>
      <w:r w:rsidRPr="002152EB">
        <w:rPr>
          <w:rFonts w:cstheme="minorHAnsi"/>
          <w:b/>
        </w:rPr>
        <w:t>Document Control</w:t>
      </w:r>
    </w:p>
    <w:p w14:paraId="51DD6851" w14:textId="77777777" w:rsidR="005851A2" w:rsidRPr="002152EB" w:rsidRDefault="005851A2" w:rsidP="00FC6F2A">
      <w:pPr>
        <w:spacing w:after="160" w:line="259" w:lineRule="auto"/>
        <w:ind w:left="426"/>
        <w:rPr>
          <w:rFonts w:cstheme="minorHAnsi"/>
        </w:rPr>
      </w:pPr>
      <w:r w:rsidRPr="002152EB">
        <w:rPr>
          <w:rFonts w:cstheme="minorHAnsi"/>
        </w:rPr>
        <w:t>This document will be owned and maintained by the groups and members listed below. All version management and future changes must involve the owners listed below</w:t>
      </w:r>
      <w:commentRangeStart w:id="6"/>
      <w:r w:rsidRPr="002152EB">
        <w:rPr>
          <w:rFonts w:cstheme="minorHAnsi"/>
        </w:rPr>
        <w:t>.</w:t>
      </w:r>
      <w:commentRangeEnd w:id="6"/>
      <w:r w:rsidR="00457443" w:rsidRPr="002152EB">
        <w:rPr>
          <w:rStyle w:val="CommentReference"/>
          <w:rFonts w:cstheme="minorHAnsi"/>
        </w:rPr>
        <w:commentReference w:id="6"/>
      </w:r>
    </w:p>
    <w:tbl>
      <w:tblPr>
        <w:tblW w:w="8363" w:type="dxa"/>
        <w:tblInd w:w="421"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992"/>
        <w:gridCol w:w="1485"/>
        <w:gridCol w:w="2342"/>
        <w:gridCol w:w="3544"/>
      </w:tblGrid>
      <w:tr w:rsidR="00A7794B" w:rsidRPr="002152EB" w14:paraId="0AEE627D" w14:textId="77777777" w:rsidTr="0EDA8FCE">
        <w:trPr>
          <w:trHeight w:val="485"/>
        </w:trPr>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5F7C99D" w14:textId="77777777" w:rsidR="00A7794B" w:rsidRPr="002152EB" w:rsidRDefault="00A7794B">
            <w:pPr>
              <w:pStyle w:val="CentredHeader"/>
              <w:jc w:val="both"/>
              <w:rPr>
                <w:rFonts w:asciiTheme="minorHAnsi" w:hAnsiTheme="minorHAnsi" w:cstheme="minorHAnsi"/>
                <w:sz w:val="20"/>
                <w:szCs w:val="20"/>
                <w:lang w:val="en-AU"/>
              </w:rPr>
            </w:pPr>
            <w:r w:rsidRPr="002152EB">
              <w:rPr>
                <w:rFonts w:asciiTheme="minorHAnsi" w:hAnsiTheme="minorHAnsi" w:cstheme="minorHAnsi"/>
                <w:sz w:val="20"/>
                <w:szCs w:val="20"/>
                <w:lang w:val="en-AU"/>
              </w:rPr>
              <w:t>Version</w:t>
            </w:r>
          </w:p>
        </w:tc>
        <w:tc>
          <w:tcPr>
            <w:tcW w:w="148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DFE4BDF" w14:textId="77777777" w:rsidR="00A7794B" w:rsidRPr="002152EB" w:rsidRDefault="00A7794B">
            <w:pPr>
              <w:spacing w:line="240" w:lineRule="auto"/>
              <w:rPr>
                <w:rFonts w:cstheme="minorHAnsi"/>
                <w:b/>
              </w:rPr>
            </w:pPr>
            <w:r w:rsidRPr="002152EB">
              <w:rPr>
                <w:rFonts w:cstheme="minorHAnsi"/>
                <w:b/>
              </w:rPr>
              <w:t>Date Created</w:t>
            </w:r>
          </w:p>
        </w:tc>
        <w:tc>
          <w:tcPr>
            <w:tcW w:w="234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FB1A0ED" w14:textId="5FD2FEAD" w:rsidR="00A7794B" w:rsidRPr="002152EB" w:rsidRDefault="007862E7" w:rsidP="0EDA8FCE">
            <w:pPr>
              <w:spacing w:line="240" w:lineRule="auto"/>
              <w:rPr>
                <w:rFonts w:cstheme="minorHAnsi"/>
              </w:rPr>
            </w:pPr>
            <w:r w:rsidRPr="00F127E2">
              <w:rPr>
                <w:rFonts w:cstheme="minorHAnsi"/>
                <w:b/>
              </w:rPr>
              <w:t>Created/ Amended By</w:t>
            </w:r>
          </w:p>
        </w:tc>
        <w:tc>
          <w:tcPr>
            <w:tcW w:w="354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C7761C3" w14:textId="77777777" w:rsidR="00A7794B" w:rsidRPr="002152EB" w:rsidRDefault="00A7794B">
            <w:pPr>
              <w:spacing w:line="240" w:lineRule="auto"/>
              <w:rPr>
                <w:rFonts w:cstheme="minorHAnsi"/>
                <w:b/>
              </w:rPr>
            </w:pPr>
            <w:r w:rsidRPr="002152EB">
              <w:rPr>
                <w:rFonts w:cstheme="minorHAnsi"/>
                <w:b/>
              </w:rPr>
              <w:t>Change Detail</w:t>
            </w:r>
          </w:p>
        </w:tc>
      </w:tr>
      <w:tr w:rsidR="00A7794B" w:rsidRPr="002152EB" w14:paraId="3AD59D21" w14:textId="77777777" w:rsidTr="0EDA8FCE">
        <w:tc>
          <w:tcPr>
            <w:tcW w:w="992" w:type="dxa"/>
            <w:tcBorders>
              <w:top w:val="single" w:sz="4" w:space="0" w:color="auto"/>
              <w:left w:val="single" w:sz="4" w:space="0" w:color="auto"/>
              <w:bottom w:val="single" w:sz="4" w:space="0" w:color="auto"/>
              <w:right w:val="single" w:sz="4" w:space="0" w:color="auto"/>
            </w:tcBorders>
          </w:tcPr>
          <w:p w14:paraId="76451792" w14:textId="77777777" w:rsidR="00A7794B" w:rsidRPr="002152EB" w:rsidRDefault="00A7794B">
            <w:pPr>
              <w:spacing w:line="240" w:lineRule="auto"/>
              <w:rPr>
                <w:rFonts w:cstheme="minorHAnsi"/>
              </w:rPr>
            </w:pPr>
            <w:r w:rsidRPr="002152EB">
              <w:rPr>
                <w:rFonts w:cstheme="minorHAnsi"/>
              </w:rPr>
              <w:t>V1.0</w:t>
            </w:r>
          </w:p>
        </w:tc>
        <w:tc>
          <w:tcPr>
            <w:tcW w:w="1485" w:type="dxa"/>
            <w:tcBorders>
              <w:top w:val="single" w:sz="4" w:space="0" w:color="auto"/>
              <w:left w:val="single" w:sz="4" w:space="0" w:color="auto"/>
              <w:bottom w:val="single" w:sz="4" w:space="0" w:color="auto"/>
              <w:right w:val="single" w:sz="4" w:space="0" w:color="auto"/>
            </w:tcBorders>
          </w:tcPr>
          <w:p w14:paraId="53A624CA" w14:textId="2D14BFE8" w:rsidR="00A7794B" w:rsidRPr="002152EB" w:rsidRDefault="3E411389" w:rsidP="0EDA8FCE">
            <w:pPr>
              <w:spacing w:line="240" w:lineRule="auto"/>
              <w:rPr>
                <w:rFonts w:cstheme="minorHAnsi"/>
              </w:rPr>
            </w:pPr>
            <w:r w:rsidRPr="002152EB">
              <w:rPr>
                <w:rFonts w:cstheme="minorHAnsi"/>
              </w:rPr>
              <w:t>2</w:t>
            </w:r>
            <w:r w:rsidR="002A09B3" w:rsidRPr="002152EB">
              <w:rPr>
                <w:rFonts w:cstheme="minorHAnsi"/>
              </w:rPr>
              <w:t>5</w:t>
            </w:r>
            <w:r w:rsidR="0706DAEF" w:rsidRPr="002152EB">
              <w:rPr>
                <w:rFonts w:cstheme="minorHAnsi"/>
              </w:rPr>
              <w:t>-</w:t>
            </w:r>
            <w:r w:rsidR="76CAC40B" w:rsidRPr="002152EB">
              <w:rPr>
                <w:rFonts w:cstheme="minorHAnsi"/>
              </w:rPr>
              <w:t>Apr</w:t>
            </w:r>
            <w:r w:rsidR="0706DAEF" w:rsidRPr="002152EB">
              <w:rPr>
                <w:rFonts w:cstheme="minorHAnsi"/>
              </w:rPr>
              <w:t>-2</w:t>
            </w:r>
            <w:r w:rsidR="6B9BAF84" w:rsidRPr="002152EB">
              <w:rPr>
                <w:rFonts w:cstheme="minorHAnsi"/>
              </w:rPr>
              <w:t>4</w:t>
            </w:r>
          </w:p>
        </w:tc>
        <w:tc>
          <w:tcPr>
            <w:tcW w:w="2342" w:type="dxa"/>
            <w:tcBorders>
              <w:top w:val="single" w:sz="4" w:space="0" w:color="auto"/>
              <w:left w:val="single" w:sz="4" w:space="0" w:color="auto"/>
              <w:bottom w:val="single" w:sz="4" w:space="0" w:color="auto"/>
              <w:right w:val="single" w:sz="4" w:space="0" w:color="auto"/>
            </w:tcBorders>
          </w:tcPr>
          <w:p w14:paraId="27DE30D3" w14:textId="39FE5195" w:rsidR="00A7794B" w:rsidRPr="002152EB" w:rsidRDefault="002A09B3" w:rsidP="0EDA8FCE">
            <w:pPr>
              <w:spacing w:line="240" w:lineRule="auto"/>
              <w:rPr>
                <w:rFonts w:cstheme="minorHAnsi"/>
              </w:rPr>
            </w:pPr>
            <w:r w:rsidRPr="002152EB">
              <w:rPr>
                <w:rFonts w:cstheme="minorHAnsi"/>
              </w:rPr>
              <w:t>Mahendra, Kamireddy</w:t>
            </w:r>
          </w:p>
        </w:tc>
        <w:tc>
          <w:tcPr>
            <w:tcW w:w="3544" w:type="dxa"/>
            <w:tcBorders>
              <w:top w:val="single" w:sz="4" w:space="0" w:color="auto"/>
              <w:left w:val="single" w:sz="4" w:space="0" w:color="auto"/>
              <w:bottom w:val="single" w:sz="4" w:space="0" w:color="auto"/>
              <w:right w:val="single" w:sz="4" w:space="0" w:color="auto"/>
            </w:tcBorders>
          </w:tcPr>
          <w:p w14:paraId="1203E785" w14:textId="77777777" w:rsidR="00A7794B" w:rsidRPr="002152EB" w:rsidRDefault="00A7794B">
            <w:pPr>
              <w:spacing w:line="240" w:lineRule="auto"/>
              <w:rPr>
                <w:rFonts w:cstheme="minorHAnsi"/>
              </w:rPr>
            </w:pPr>
            <w:r w:rsidRPr="002152EB">
              <w:rPr>
                <w:rFonts w:cstheme="minorHAnsi"/>
              </w:rPr>
              <w:t>Initial Draft</w:t>
            </w:r>
          </w:p>
        </w:tc>
      </w:tr>
      <w:tr w:rsidR="00A7794B" w:rsidRPr="002152EB" w14:paraId="0C835A8C" w14:textId="77777777" w:rsidTr="0EDA8FCE">
        <w:tc>
          <w:tcPr>
            <w:tcW w:w="992" w:type="dxa"/>
            <w:tcBorders>
              <w:top w:val="single" w:sz="4" w:space="0" w:color="auto"/>
              <w:left w:val="single" w:sz="4" w:space="0" w:color="auto"/>
              <w:bottom w:val="single" w:sz="4" w:space="0" w:color="auto"/>
              <w:right w:val="single" w:sz="4" w:space="0" w:color="auto"/>
            </w:tcBorders>
          </w:tcPr>
          <w:p w14:paraId="2FF9BD3A" w14:textId="77777777" w:rsidR="00A7794B" w:rsidRPr="002152EB" w:rsidRDefault="00A7794B">
            <w:pPr>
              <w:pStyle w:val="Footer"/>
              <w:spacing w:line="240" w:lineRule="auto"/>
              <w:rPr>
                <w:rFonts w:cstheme="minorHAnsi"/>
              </w:rPr>
            </w:pPr>
          </w:p>
        </w:tc>
        <w:tc>
          <w:tcPr>
            <w:tcW w:w="1485" w:type="dxa"/>
            <w:tcBorders>
              <w:top w:val="single" w:sz="4" w:space="0" w:color="auto"/>
              <w:left w:val="single" w:sz="4" w:space="0" w:color="auto"/>
              <w:bottom w:val="single" w:sz="4" w:space="0" w:color="auto"/>
              <w:right w:val="single" w:sz="4" w:space="0" w:color="auto"/>
            </w:tcBorders>
          </w:tcPr>
          <w:p w14:paraId="1ADD236D" w14:textId="77777777" w:rsidR="00A7794B" w:rsidRPr="002152EB" w:rsidRDefault="00A7794B">
            <w:pPr>
              <w:spacing w:line="240" w:lineRule="auto"/>
              <w:rPr>
                <w:rFonts w:cstheme="minorHAnsi"/>
              </w:rPr>
            </w:pPr>
          </w:p>
        </w:tc>
        <w:tc>
          <w:tcPr>
            <w:tcW w:w="2342" w:type="dxa"/>
            <w:tcBorders>
              <w:top w:val="single" w:sz="4" w:space="0" w:color="auto"/>
              <w:left w:val="single" w:sz="4" w:space="0" w:color="auto"/>
              <w:bottom w:val="single" w:sz="4" w:space="0" w:color="auto"/>
              <w:right w:val="single" w:sz="4" w:space="0" w:color="auto"/>
            </w:tcBorders>
          </w:tcPr>
          <w:p w14:paraId="30A4DFC5" w14:textId="77777777" w:rsidR="00A7794B" w:rsidRPr="002152EB" w:rsidRDefault="00A7794B">
            <w:pPr>
              <w:spacing w:line="240" w:lineRule="auto"/>
              <w:rPr>
                <w:rFonts w:cstheme="minorHAnsi"/>
              </w:rPr>
            </w:pPr>
          </w:p>
        </w:tc>
        <w:tc>
          <w:tcPr>
            <w:tcW w:w="3544" w:type="dxa"/>
            <w:tcBorders>
              <w:top w:val="single" w:sz="4" w:space="0" w:color="auto"/>
              <w:left w:val="single" w:sz="4" w:space="0" w:color="auto"/>
              <w:bottom w:val="single" w:sz="4" w:space="0" w:color="auto"/>
              <w:right w:val="single" w:sz="4" w:space="0" w:color="auto"/>
            </w:tcBorders>
          </w:tcPr>
          <w:p w14:paraId="402953DF" w14:textId="77777777" w:rsidR="00A7794B" w:rsidRPr="002152EB" w:rsidRDefault="00A7794B">
            <w:pPr>
              <w:spacing w:line="240" w:lineRule="auto"/>
              <w:rPr>
                <w:rFonts w:cstheme="minorHAnsi"/>
              </w:rPr>
            </w:pPr>
          </w:p>
        </w:tc>
      </w:tr>
      <w:tr w:rsidR="00A7794B" w:rsidRPr="002152EB" w14:paraId="4A208670" w14:textId="77777777" w:rsidTr="0EDA8FCE">
        <w:tc>
          <w:tcPr>
            <w:tcW w:w="992" w:type="dxa"/>
            <w:tcBorders>
              <w:top w:val="single" w:sz="4" w:space="0" w:color="auto"/>
              <w:left w:val="single" w:sz="4" w:space="0" w:color="auto"/>
              <w:bottom w:val="single" w:sz="4" w:space="0" w:color="auto"/>
              <w:right w:val="single" w:sz="4" w:space="0" w:color="auto"/>
            </w:tcBorders>
          </w:tcPr>
          <w:p w14:paraId="263559BE" w14:textId="77777777" w:rsidR="00A7794B" w:rsidRPr="002152EB" w:rsidRDefault="00A7794B">
            <w:pPr>
              <w:pStyle w:val="Footer"/>
              <w:spacing w:line="240" w:lineRule="auto"/>
              <w:rPr>
                <w:rFonts w:cstheme="minorHAnsi"/>
              </w:rPr>
            </w:pPr>
          </w:p>
        </w:tc>
        <w:tc>
          <w:tcPr>
            <w:tcW w:w="1485" w:type="dxa"/>
            <w:tcBorders>
              <w:top w:val="single" w:sz="4" w:space="0" w:color="auto"/>
              <w:left w:val="single" w:sz="4" w:space="0" w:color="auto"/>
              <w:bottom w:val="single" w:sz="4" w:space="0" w:color="auto"/>
              <w:right w:val="single" w:sz="4" w:space="0" w:color="auto"/>
            </w:tcBorders>
          </w:tcPr>
          <w:p w14:paraId="67C0A04B" w14:textId="77777777" w:rsidR="00A7794B" w:rsidRPr="002152EB" w:rsidRDefault="00A7794B">
            <w:pPr>
              <w:spacing w:line="240" w:lineRule="auto"/>
              <w:rPr>
                <w:rFonts w:cstheme="minorHAnsi"/>
              </w:rPr>
            </w:pPr>
          </w:p>
        </w:tc>
        <w:tc>
          <w:tcPr>
            <w:tcW w:w="2342" w:type="dxa"/>
            <w:tcBorders>
              <w:top w:val="single" w:sz="4" w:space="0" w:color="auto"/>
              <w:left w:val="single" w:sz="4" w:space="0" w:color="auto"/>
              <w:bottom w:val="single" w:sz="4" w:space="0" w:color="auto"/>
              <w:right w:val="single" w:sz="4" w:space="0" w:color="auto"/>
            </w:tcBorders>
          </w:tcPr>
          <w:p w14:paraId="63D24804" w14:textId="77777777" w:rsidR="00A7794B" w:rsidRPr="002152EB" w:rsidRDefault="00A7794B">
            <w:pPr>
              <w:spacing w:line="240" w:lineRule="auto"/>
              <w:rPr>
                <w:rFonts w:cstheme="minorHAnsi"/>
              </w:rPr>
            </w:pPr>
          </w:p>
        </w:tc>
        <w:tc>
          <w:tcPr>
            <w:tcW w:w="3544" w:type="dxa"/>
            <w:tcBorders>
              <w:top w:val="single" w:sz="4" w:space="0" w:color="auto"/>
              <w:left w:val="single" w:sz="4" w:space="0" w:color="auto"/>
              <w:bottom w:val="single" w:sz="4" w:space="0" w:color="auto"/>
              <w:right w:val="single" w:sz="4" w:space="0" w:color="auto"/>
            </w:tcBorders>
          </w:tcPr>
          <w:p w14:paraId="1521BB70" w14:textId="77777777" w:rsidR="00A7794B" w:rsidRPr="002152EB" w:rsidRDefault="00A7794B">
            <w:pPr>
              <w:spacing w:line="240" w:lineRule="auto"/>
              <w:rPr>
                <w:rFonts w:cstheme="minorHAnsi"/>
              </w:rPr>
            </w:pPr>
          </w:p>
        </w:tc>
      </w:tr>
    </w:tbl>
    <w:p w14:paraId="5CD24CDB" w14:textId="77777777" w:rsidR="00074FAD" w:rsidRPr="002152EB" w:rsidRDefault="00074FAD" w:rsidP="00074FAD">
      <w:pPr>
        <w:rPr>
          <w:rFonts w:eastAsiaTheme="majorEastAsia" w:cstheme="minorHAnsi"/>
        </w:rPr>
      </w:pPr>
      <w:bookmarkStart w:id="7" w:name="_Toc145318112"/>
      <w:bookmarkStart w:id="8" w:name="_Toc147993799"/>
    </w:p>
    <w:p w14:paraId="0ADB430E" w14:textId="5D913C34" w:rsidR="00A05E83" w:rsidRPr="002152EB" w:rsidRDefault="530F6550" w:rsidP="007862E7">
      <w:pPr>
        <w:pStyle w:val="Heading2"/>
        <w:rPr>
          <w:iCs/>
        </w:rPr>
      </w:pPr>
      <w:bookmarkStart w:id="9" w:name="_Toc1497794415"/>
      <w:r w:rsidRPr="002152EB">
        <w:t>Version Approval</w:t>
      </w:r>
      <w:bookmarkEnd w:id="7"/>
      <w:bookmarkEnd w:id="8"/>
      <w:bookmarkEnd w:id="9"/>
    </w:p>
    <w:tbl>
      <w:tblPr>
        <w:tblW w:w="8362" w:type="dxa"/>
        <w:tblInd w:w="421"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880"/>
        <w:gridCol w:w="1671"/>
        <w:gridCol w:w="2086"/>
        <w:gridCol w:w="3725"/>
      </w:tblGrid>
      <w:tr w:rsidR="00BF6136" w:rsidRPr="002152EB" w14:paraId="78F4CDDC" w14:textId="77777777" w:rsidTr="00A7794B">
        <w:trPr>
          <w:trHeight w:val="485"/>
        </w:trPr>
        <w:tc>
          <w:tcPr>
            <w:tcW w:w="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8A82D3B" w14:textId="77777777" w:rsidR="00BF6136" w:rsidRPr="002152EB" w:rsidRDefault="00BF6136" w:rsidP="001F7B90">
            <w:pPr>
              <w:pStyle w:val="CentredHeader"/>
              <w:jc w:val="both"/>
              <w:rPr>
                <w:rFonts w:asciiTheme="minorHAnsi" w:hAnsiTheme="minorHAnsi" w:cstheme="minorHAnsi"/>
                <w:sz w:val="20"/>
                <w:szCs w:val="20"/>
                <w:lang w:val="en-AU"/>
              </w:rPr>
            </w:pPr>
            <w:r w:rsidRPr="002152EB">
              <w:rPr>
                <w:rFonts w:asciiTheme="minorHAnsi" w:hAnsiTheme="minorHAnsi" w:cstheme="minorHAnsi"/>
                <w:sz w:val="20"/>
                <w:szCs w:val="20"/>
                <w:lang w:val="en-AU"/>
              </w:rPr>
              <w:t>Version</w:t>
            </w:r>
          </w:p>
        </w:tc>
        <w:tc>
          <w:tcPr>
            <w:tcW w:w="167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6DBEC4E" w14:textId="77777777" w:rsidR="00BF6136" w:rsidRPr="002152EB" w:rsidRDefault="00BF6136" w:rsidP="001F7B90">
            <w:pPr>
              <w:spacing w:line="240" w:lineRule="auto"/>
              <w:rPr>
                <w:rFonts w:cstheme="minorHAnsi"/>
                <w:b/>
              </w:rPr>
            </w:pPr>
            <w:r w:rsidRPr="002152EB">
              <w:rPr>
                <w:rFonts w:cstheme="minorHAnsi"/>
                <w:b/>
              </w:rPr>
              <w:t>Date Approved</w:t>
            </w:r>
          </w:p>
        </w:tc>
        <w:tc>
          <w:tcPr>
            <w:tcW w:w="208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0524D5" w14:textId="77777777" w:rsidR="00BF6136" w:rsidRPr="002152EB" w:rsidRDefault="00BF6136" w:rsidP="001F7B90">
            <w:pPr>
              <w:spacing w:line="240" w:lineRule="auto"/>
              <w:rPr>
                <w:rFonts w:cstheme="minorHAnsi"/>
                <w:b/>
              </w:rPr>
            </w:pPr>
            <w:r w:rsidRPr="002152EB">
              <w:rPr>
                <w:rFonts w:cstheme="minorHAnsi"/>
                <w:b/>
              </w:rPr>
              <w:t>Approved by</w:t>
            </w:r>
          </w:p>
        </w:tc>
        <w:tc>
          <w:tcPr>
            <w:tcW w:w="372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662D791" w14:textId="77777777" w:rsidR="00BF6136" w:rsidRPr="002152EB" w:rsidRDefault="00BF6136" w:rsidP="001F7B90">
            <w:pPr>
              <w:spacing w:line="240" w:lineRule="auto"/>
              <w:rPr>
                <w:rFonts w:cstheme="minorHAnsi"/>
                <w:b/>
              </w:rPr>
            </w:pPr>
            <w:r w:rsidRPr="002152EB">
              <w:rPr>
                <w:rFonts w:cstheme="minorHAnsi"/>
                <w:b/>
              </w:rPr>
              <w:t>Change Detail</w:t>
            </w:r>
          </w:p>
        </w:tc>
      </w:tr>
      <w:tr w:rsidR="007862E7" w:rsidRPr="002152EB" w14:paraId="65994B55" w14:textId="77777777" w:rsidTr="00A7794B">
        <w:tc>
          <w:tcPr>
            <w:tcW w:w="880" w:type="dxa"/>
            <w:tcBorders>
              <w:top w:val="single" w:sz="4" w:space="0" w:color="auto"/>
              <w:left w:val="single" w:sz="4" w:space="0" w:color="auto"/>
              <w:bottom w:val="single" w:sz="4" w:space="0" w:color="auto"/>
              <w:right w:val="single" w:sz="4" w:space="0" w:color="auto"/>
            </w:tcBorders>
          </w:tcPr>
          <w:p w14:paraId="628A583F" w14:textId="317E9E11" w:rsidR="007862E7" w:rsidRPr="002152EB" w:rsidRDefault="007862E7" w:rsidP="007862E7">
            <w:pPr>
              <w:spacing w:line="240" w:lineRule="auto"/>
              <w:rPr>
                <w:rFonts w:cstheme="minorHAnsi"/>
              </w:rPr>
            </w:pPr>
          </w:p>
        </w:tc>
        <w:tc>
          <w:tcPr>
            <w:tcW w:w="1671" w:type="dxa"/>
            <w:tcBorders>
              <w:top w:val="single" w:sz="4" w:space="0" w:color="auto"/>
              <w:left w:val="single" w:sz="4" w:space="0" w:color="auto"/>
              <w:bottom w:val="single" w:sz="4" w:space="0" w:color="auto"/>
              <w:right w:val="single" w:sz="4" w:space="0" w:color="auto"/>
            </w:tcBorders>
          </w:tcPr>
          <w:p w14:paraId="7068554E" w14:textId="193C1858" w:rsidR="007862E7" w:rsidRPr="002152EB" w:rsidRDefault="007862E7" w:rsidP="007862E7">
            <w:pPr>
              <w:spacing w:line="240" w:lineRule="auto"/>
              <w:rPr>
                <w:rFonts w:cstheme="minorHAnsi"/>
              </w:rPr>
            </w:pPr>
          </w:p>
        </w:tc>
        <w:tc>
          <w:tcPr>
            <w:tcW w:w="2086" w:type="dxa"/>
            <w:tcBorders>
              <w:top w:val="single" w:sz="4" w:space="0" w:color="auto"/>
              <w:left w:val="single" w:sz="4" w:space="0" w:color="auto"/>
              <w:bottom w:val="single" w:sz="4" w:space="0" w:color="auto"/>
              <w:right w:val="single" w:sz="4" w:space="0" w:color="auto"/>
            </w:tcBorders>
          </w:tcPr>
          <w:p w14:paraId="6D9D8B2B" w14:textId="77FC3229" w:rsidR="007862E7" w:rsidRPr="002152EB" w:rsidRDefault="007862E7" w:rsidP="007862E7">
            <w:pPr>
              <w:spacing w:line="240" w:lineRule="auto"/>
              <w:rPr>
                <w:rFonts w:cstheme="minorHAnsi"/>
              </w:rPr>
            </w:pPr>
            <w:r>
              <w:rPr>
                <w:rFonts w:cstheme="minorHAnsi"/>
              </w:rPr>
              <w:t>Sumanta Dutta</w:t>
            </w:r>
          </w:p>
        </w:tc>
        <w:tc>
          <w:tcPr>
            <w:tcW w:w="3725" w:type="dxa"/>
            <w:tcBorders>
              <w:top w:val="single" w:sz="4" w:space="0" w:color="auto"/>
              <w:left w:val="single" w:sz="4" w:space="0" w:color="auto"/>
              <w:bottom w:val="single" w:sz="4" w:space="0" w:color="auto"/>
              <w:right w:val="single" w:sz="4" w:space="0" w:color="auto"/>
            </w:tcBorders>
          </w:tcPr>
          <w:p w14:paraId="4FF0D7F2" w14:textId="211D564B" w:rsidR="007862E7" w:rsidRPr="002152EB" w:rsidRDefault="007862E7" w:rsidP="007862E7">
            <w:pPr>
              <w:spacing w:line="240" w:lineRule="auto"/>
              <w:rPr>
                <w:rFonts w:cstheme="minorHAnsi"/>
              </w:rPr>
            </w:pPr>
            <w:r w:rsidRPr="0517F6AE">
              <w:rPr>
                <w:rFonts w:cstheme="minorBidi"/>
              </w:rPr>
              <w:t>Approved for DP Legacy Build</w:t>
            </w:r>
          </w:p>
        </w:tc>
      </w:tr>
      <w:tr w:rsidR="007862E7" w:rsidRPr="002152EB" w14:paraId="29220C7B" w14:textId="77777777" w:rsidTr="00A7794B">
        <w:tc>
          <w:tcPr>
            <w:tcW w:w="880" w:type="dxa"/>
            <w:tcBorders>
              <w:top w:val="single" w:sz="4" w:space="0" w:color="auto"/>
              <w:left w:val="single" w:sz="4" w:space="0" w:color="auto"/>
              <w:bottom w:val="single" w:sz="4" w:space="0" w:color="auto"/>
              <w:right w:val="single" w:sz="4" w:space="0" w:color="auto"/>
            </w:tcBorders>
          </w:tcPr>
          <w:p w14:paraId="44EBF5B6" w14:textId="387986C2" w:rsidR="007862E7" w:rsidRPr="002152EB" w:rsidRDefault="007862E7" w:rsidP="007862E7">
            <w:pPr>
              <w:pStyle w:val="Footer"/>
              <w:spacing w:line="240" w:lineRule="auto"/>
              <w:rPr>
                <w:rFonts w:cstheme="minorHAnsi"/>
              </w:rPr>
            </w:pPr>
          </w:p>
        </w:tc>
        <w:tc>
          <w:tcPr>
            <w:tcW w:w="1671" w:type="dxa"/>
            <w:tcBorders>
              <w:top w:val="single" w:sz="4" w:space="0" w:color="auto"/>
              <w:left w:val="single" w:sz="4" w:space="0" w:color="auto"/>
              <w:bottom w:val="single" w:sz="4" w:space="0" w:color="auto"/>
              <w:right w:val="single" w:sz="4" w:space="0" w:color="auto"/>
            </w:tcBorders>
          </w:tcPr>
          <w:p w14:paraId="2B3E2E4C" w14:textId="217C4BED" w:rsidR="007862E7" w:rsidRPr="002152EB" w:rsidRDefault="007862E7" w:rsidP="007862E7">
            <w:pPr>
              <w:spacing w:line="240" w:lineRule="auto"/>
              <w:rPr>
                <w:rFonts w:cstheme="minorHAnsi"/>
              </w:rPr>
            </w:pPr>
          </w:p>
        </w:tc>
        <w:tc>
          <w:tcPr>
            <w:tcW w:w="2086" w:type="dxa"/>
            <w:tcBorders>
              <w:top w:val="single" w:sz="4" w:space="0" w:color="auto"/>
              <w:left w:val="single" w:sz="4" w:space="0" w:color="auto"/>
              <w:bottom w:val="single" w:sz="4" w:space="0" w:color="auto"/>
              <w:right w:val="single" w:sz="4" w:space="0" w:color="auto"/>
            </w:tcBorders>
          </w:tcPr>
          <w:p w14:paraId="0B82D1A9" w14:textId="7D843769" w:rsidR="007862E7" w:rsidRPr="002152EB" w:rsidRDefault="007862E7" w:rsidP="007862E7">
            <w:pPr>
              <w:spacing w:line="240" w:lineRule="auto"/>
              <w:rPr>
                <w:rFonts w:cstheme="minorHAnsi"/>
              </w:rPr>
            </w:pPr>
            <w:r>
              <w:rPr>
                <w:rFonts w:cstheme="minorHAnsi"/>
              </w:rPr>
              <w:t>Lalit Kapur</w:t>
            </w:r>
          </w:p>
        </w:tc>
        <w:tc>
          <w:tcPr>
            <w:tcW w:w="3725" w:type="dxa"/>
            <w:tcBorders>
              <w:top w:val="single" w:sz="4" w:space="0" w:color="auto"/>
              <w:left w:val="single" w:sz="4" w:space="0" w:color="auto"/>
              <w:bottom w:val="single" w:sz="4" w:space="0" w:color="auto"/>
              <w:right w:val="single" w:sz="4" w:space="0" w:color="auto"/>
            </w:tcBorders>
          </w:tcPr>
          <w:p w14:paraId="34B1EEC7" w14:textId="544EB1E0" w:rsidR="007862E7" w:rsidRPr="002152EB" w:rsidRDefault="007862E7" w:rsidP="007862E7">
            <w:pPr>
              <w:spacing w:line="240" w:lineRule="auto"/>
              <w:rPr>
                <w:rFonts w:cstheme="minorHAnsi"/>
              </w:rPr>
            </w:pPr>
            <w:r>
              <w:rPr>
                <w:rFonts w:cstheme="minorHAnsi"/>
              </w:rPr>
              <w:t>Approved for DP Legacy Build</w:t>
            </w:r>
          </w:p>
        </w:tc>
      </w:tr>
    </w:tbl>
    <w:p w14:paraId="1A458967" w14:textId="77777777" w:rsidR="00BF6136" w:rsidRPr="002152EB" w:rsidRDefault="00BF6136" w:rsidP="00BF6136">
      <w:pPr>
        <w:rPr>
          <w:rFonts w:cstheme="minorHAnsi"/>
        </w:rPr>
      </w:pPr>
    </w:p>
    <w:p w14:paraId="78B4E92A" w14:textId="77777777" w:rsidR="00A05E83" w:rsidRPr="002152EB" w:rsidRDefault="530F6550" w:rsidP="007862E7">
      <w:pPr>
        <w:pStyle w:val="Heading2"/>
        <w:rPr>
          <w:iCs/>
        </w:rPr>
      </w:pPr>
      <w:bookmarkStart w:id="10" w:name="_Toc147993800"/>
      <w:bookmarkStart w:id="11" w:name="_Toc585863648"/>
      <w:r w:rsidRPr="002152EB">
        <w:t>Distribution</w:t>
      </w:r>
      <w:bookmarkEnd w:id="10"/>
      <w:r w:rsidR="20F896BB" w:rsidRPr="002152EB">
        <w:t xml:space="preserve"> List</w:t>
      </w:r>
      <w:bookmarkEnd w:id="11"/>
    </w:p>
    <w:tbl>
      <w:tblPr>
        <w:tblW w:w="8363" w:type="dxa"/>
        <w:tblInd w:w="4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09"/>
        <w:gridCol w:w="5954"/>
      </w:tblGrid>
      <w:tr w:rsidR="00A05E83" w:rsidRPr="002152EB" w14:paraId="1CB3DE65" w14:textId="77777777" w:rsidTr="70C58C92">
        <w:trPr>
          <w:trHeight w:val="20"/>
        </w:trPr>
        <w:tc>
          <w:tcPr>
            <w:tcW w:w="2409" w:type="dxa"/>
            <w:tcBorders>
              <w:top w:val="single" w:sz="6" w:space="0" w:color="auto"/>
              <w:left w:val="single" w:sz="6" w:space="0" w:color="auto"/>
              <w:bottom w:val="single" w:sz="6" w:space="0" w:color="auto"/>
              <w:right w:val="single" w:sz="6" w:space="0" w:color="auto"/>
            </w:tcBorders>
            <w:shd w:val="clear" w:color="auto" w:fill="D0CECE" w:themeFill="background2" w:themeFillShade="E6"/>
          </w:tcPr>
          <w:p w14:paraId="4F61EBAA" w14:textId="77777777" w:rsidR="00A05E83" w:rsidRPr="002152EB" w:rsidRDefault="00A05E83" w:rsidP="00D7378D">
            <w:pPr>
              <w:spacing w:line="240" w:lineRule="auto"/>
              <w:rPr>
                <w:rFonts w:cstheme="minorHAnsi"/>
                <w:b/>
                <w:bCs/>
                <w:szCs w:val="20"/>
              </w:rPr>
            </w:pPr>
            <w:r w:rsidRPr="002152EB">
              <w:rPr>
                <w:rFonts w:cstheme="minorHAnsi"/>
                <w:b/>
                <w:bCs/>
                <w:szCs w:val="20"/>
              </w:rPr>
              <w:t>Recipient</w:t>
            </w:r>
          </w:p>
        </w:tc>
        <w:tc>
          <w:tcPr>
            <w:tcW w:w="5954" w:type="dxa"/>
            <w:tcBorders>
              <w:top w:val="single" w:sz="6" w:space="0" w:color="auto"/>
              <w:left w:val="single" w:sz="6" w:space="0" w:color="auto"/>
              <w:bottom w:val="single" w:sz="6" w:space="0" w:color="auto"/>
              <w:right w:val="single" w:sz="6" w:space="0" w:color="auto"/>
            </w:tcBorders>
            <w:shd w:val="clear" w:color="auto" w:fill="D0CECE" w:themeFill="background2" w:themeFillShade="E6"/>
          </w:tcPr>
          <w:p w14:paraId="7A9AB8E3" w14:textId="77777777" w:rsidR="00A05E83" w:rsidRPr="002152EB" w:rsidRDefault="00A05E83" w:rsidP="00D7378D">
            <w:pPr>
              <w:spacing w:line="240" w:lineRule="auto"/>
              <w:rPr>
                <w:rFonts w:cstheme="minorHAnsi"/>
                <w:b/>
                <w:bCs/>
                <w:szCs w:val="20"/>
              </w:rPr>
            </w:pPr>
            <w:r w:rsidRPr="002152EB">
              <w:rPr>
                <w:rFonts w:cstheme="minorHAnsi"/>
                <w:b/>
                <w:bCs/>
                <w:szCs w:val="20"/>
              </w:rPr>
              <w:t>Role</w:t>
            </w:r>
          </w:p>
        </w:tc>
      </w:tr>
      <w:tr w:rsidR="0002688F" w:rsidRPr="002152EB" w14:paraId="776F2B62" w14:textId="77777777" w:rsidTr="70C58C92">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3B677AF8" w14:textId="77777777" w:rsidR="0002688F" w:rsidRPr="002152EB" w:rsidRDefault="0002688F" w:rsidP="0002688F">
            <w:pPr>
              <w:spacing w:line="240" w:lineRule="auto"/>
              <w:ind w:left="34" w:hanging="34"/>
              <w:rPr>
                <w:rFonts w:cstheme="minorHAnsi"/>
                <w:szCs w:val="20"/>
                <w:highlight w:val="yellow"/>
              </w:rPr>
            </w:pPr>
            <w:r w:rsidRPr="002152EB">
              <w:rPr>
                <w:rFonts w:cstheme="minorHAnsi"/>
                <w:color w:val="000000"/>
                <w:sz w:val="22"/>
                <w:szCs w:val="22"/>
                <w:lang w:val="en-GB" w:eastAsia="en-GB"/>
              </w:rPr>
              <w:t>Remi Guillon</w:t>
            </w:r>
          </w:p>
        </w:tc>
        <w:tc>
          <w:tcPr>
            <w:tcW w:w="5954" w:type="dxa"/>
            <w:tcBorders>
              <w:top w:val="single" w:sz="6" w:space="0" w:color="auto"/>
              <w:left w:val="single" w:sz="6" w:space="0" w:color="auto"/>
              <w:bottom w:val="single" w:sz="6" w:space="0" w:color="auto"/>
              <w:right w:val="single" w:sz="6" w:space="0" w:color="auto"/>
            </w:tcBorders>
            <w:vAlign w:val="center"/>
          </w:tcPr>
          <w:p w14:paraId="0BE5515E" w14:textId="77777777" w:rsidR="0002688F" w:rsidRPr="002152EB" w:rsidRDefault="0002688F" w:rsidP="0002688F">
            <w:pPr>
              <w:spacing w:line="240" w:lineRule="auto"/>
              <w:rPr>
                <w:rFonts w:cstheme="minorHAnsi"/>
                <w:szCs w:val="20"/>
              </w:rPr>
            </w:pPr>
            <w:r w:rsidRPr="002152EB">
              <w:rPr>
                <w:rFonts w:cstheme="minorHAnsi"/>
                <w:color w:val="000000"/>
                <w:sz w:val="22"/>
                <w:szCs w:val="22"/>
                <w:lang w:val="en-GB" w:eastAsia="en-GB"/>
              </w:rPr>
              <w:t>Project Sponsor</w:t>
            </w:r>
          </w:p>
        </w:tc>
      </w:tr>
      <w:tr w:rsidR="0002688F" w:rsidRPr="002152EB" w14:paraId="252F4E63" w14:textId="77777777" w:rsidTr="70C58C92">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7EE03D31" w14:textId="77777777" w:rsidR="0002688F" w:rsidRPr="002152EB" w:rsidRDefault="0002688F" w:rsidP="0002688F">
            <w:pPr>
              <w:spacing w:line="240" w:lineRule="auto"/>
              <w:ind w:left="34" w:hanging="34"/>
              <w:rPr>
                <w:rFonts w:cstheme="minorHAnsi"/>
                <w:szCs w:val="20"/>
                <w:highlight w:val="yellow"/>
              </w:rPr>
            </w:pPr>
            <w:r w:rsidRPr="002152EB">
              <w:rPr>
                <w:rFonts w:cstheme="minorHAnsi"/>
                <w:color w:val="000000"/>
                <w:sz w:val="22"/>
                <w:szCs w:val="22"/>
                <w:lang w:val="en-GB" w:eastAsia="en-GB"/>
              </w:rPr>
              <w:t xml:space="preserve">Erik Lenz </w:t>
            </w:r>
          </w:p>
        </w:tc>
        <w:tc>
          <w:tcPr>
            <w:tcW w:w="5954" w:type="dxa"/>
            <w:tcBorders>
              <w:top w:val="single" w:sz="6" w:space="0" w:color="auto"/>
              <w:left w:val="single" w:sz="6" w:space="0" w:color="auto"/>
              <w:bottom w:val="single" w:sz="6" w:space="0" w:color="auto"/>
              <w:right w:val="single" w:sz="6" w:space="0" w:color="auto"/>
            </w:tcBorders>
            <w:vAlign w:val="center"/>
          </w:tcPr>
          <w:p w14:paraId="7B9884E5" w14:textId="77777777" w:rsidR="0002688F" w:rsidRPr="002152EB" w:rsidRDefault="0002688F" w:rsidP="0002688F">
            <w:pPr>
              <w:spacing w:line="240" w:lineRule="auto"/>
              <w:rPr>
                <w:rFonts w:cstheme="minorHAnsi"/>
                <w:szCs w:val="20"/>
              </w:rPr>
            </w:pPr>
            <w:r w:rsidRPr="002152EB">
              <w:rPr>
                <w:rFonts w:cstheme="minorHAnsi"/>
                <w:color w:val="000000"/>
                <w:sz w:val="22"/>
                <w:szCs w:val="22"/>
                <w:lang w:val="en-GB" w:eastAsia="en-GB"/>
              </w:rPr>
              <w:t>Head of Supply Chain Excellence</w:t>
            </w:r>
          </w:p>
        </w:tc>
      </w:tr>
      <w:tr w:rsidR="0002688F" w:rsidRPr="002152EB" w14:paraId="669B80CB" w14:textId="77777777" w:rsidTr="70C58C92">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22DEF5EC" w14:textId="77777777" w:rsidR="0002688F" w:rsidRPr="002152EB" w:rsidRDefault="0002688F" w:rsidP="0002688F">
            <w:pPr>
              <w:spacing w:line="240" w:lineRule="auto"/>
              <w:rPr>
                <w:rFonts w:cstheme="minorHAnsi"/>
                <w:szCs w:val="20"/>
                <w:highlight w:val="yellow"/>
              </w:rPr>
            </w:pPr>
            <w:r w:rsidRPr="002152EB">
              <w:rPr>
                <w:rFonts w:cstheme="minorHAnsi"/>
                <w:color w:val="000000"/>
                <w:sz w:val="22"/>
                <w:szCs w:val="22"/>
                <w:lang w:val="en-GB" w:eastAsia="en-GB"/>
              </w:rPr>
              <w:t>Steve Dickason</w:t>
            </w:r>
          </w:p>
        </w:tc>
        <w:tc>
          <w:tcPr>
            <w:tcW w:w="5954" w:type="dxa"/>
            <w:tcBorders>
              <w:top w:val="single" w:sz="6" w:space="0" w:color="auto"/>
              <w:left w:val="single" w:sz="6" w:space="0" w:color="auto"/>
              <w:bottom w:val="single" w:sz="6" w:space="0" w:color="auto"/>
              <w:right w:val="single" w:sz="6" w:space="0" w:color="auto"/>
            </w:tcBorders>
            <w:vAlign w:val="center"/>
          </w:tcPr>
          <w:p w14:paraId="5E8D1CEC" w14:textId="77777777" w:rsidR="0002688F" w:rsidRPr="002152EB" w:rsidRDefault="0002688F" w:rsidP="0002688F">
            <w:pPr>
              <w:spacing w:line="240" w:lineRule="auto"/>
              <w:rPr>
                <w:rFonts w:cstheme="minorHAnsi"/>
                <w:szCs w:val="20"/>
              </w:rPr>
            </w:pPr>
            <w:r w:rsidRPr="002152EB">
              <w:rPr>
                <w:rFonts w:cstheme="minorHAnsi"/>
                <w:color w:val="000000"/>
                <w:sz w:val="22"/>
                <w:szCs w:val="22"/>
                <w:lang w:val="en-GB" w:eastAsia="en-GB"/>
              </w:rPr>
              <w:t>Head of Data Strategy, Governance &amp; Architecture</w:t>
            </w:r>
          </w:p>
        </w:tc>
      </w:tr>
      <w:tr w:rsidR="0002688F" w:rsidRPr="002152EB" w14:paraId="396C34A0" w14:textId="77777777" w:rsidTr="70C58C92">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76A8DDA2" w14:textId="77777777" w:rsidR="0002688F" w:rsidRPr="002152EB" w:rsidRDefault="0002688F" w:rsidP="0002688F">
            <w:pPr>
              <w:spacing w:line="240" w:lineRule="auto"/>
              <w:rPr>
                <w:rFonts w:cstheme="minorHAnsi"/>
                <w:szCs w:val="20"/>
                <w:highlight w:val="yellow"/>
              </w:rPr>
            </w:pPr>
            <w:r w:rsidRPr="002152EB">
              <w:rPr>
                <w:rFonts w:cstheme="minorHAnsi"/>
                <w:color w:val="000000"/>
                <w:sz w:val="22"/>
                <w:szCs w:val="22"/>
                <w:lang w:val="en-GB" w:eastAsia="en-GB"/>
              </w:rPr>
              <w:t>Jessica Bolte</w:t>
            </w:r>
          </w:p>
        </w:tc>
        <w:tc>
          <w:tcPr>
            <w:tcW w:w="5954" w:type="dxa"/>
            <w:tcBorders>
              <w:top w:val="single" w:sz="6" w:space="0" w:color="auto"/>
              <w:left w:val="single" w:sz="6" w:space="0" w:color="auto"/>
              <w:bottom w:val="single" w:sz="6" w:space="0" w:color="auto"/>
              <w:right w:val="single" w:sz="6" w:space="0" w:color="auto"/>
            </w:tcBorders>
            <w:vAlign w:val="center"/>
          </w:tcPr>
          <w:p w14:paraId="474B93A6" w14:textId="77777777" w:rsidR="0002688F" w:rsidRPr="002152EB" w:rsidRDefault="0002688F" w:rsidP="0002688F">
            <w:pPr>
              <w:spacing w:line="240" w:lineRule="auto"/>
              <w:rPr>
                <w:rFonts w:cstheme="minorHAnsi"/>
                <w:szCs w:val="20"/>
              </w:rPr>
            </w:pPr>
            <w:r w:rsidRPr="002152EB">
              <w:rPr>
                <w:rFonts w:cstheme="minorHAnsi"/>
                <w:color w:val="000000"/>
                <w:sz w:val="22"/>
                <w:szCs w:val="22"/>
                <w:lang w:val="en-GB" w:eastAsia="en-GB"/>
              </w:rPr>
              <w:t>Project Manager</w:t>
            </w:r>
          </w:p>
        </w:tc>
      </w:tr>
      <w:tr w:rsidR="0002688F" w:rsidRPr="002152EB" w14:paraId="562F3E0B" w14:textId="77777777" w:rsidTr="70C58C92">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072BB87E" w14:textId="77777777" w:rsidR="0002688F" w:rsidRPr="002152EB" w:rsidRDefault="0002688F" w:rsidP="0002688F">
            <w:pPr>
              <w:spacing w:line="240" w:lineRule="auto"/>
              <w:rPr>
                <w:rFonts w:cstheme="minorHAnsi"/>
                <w:szCs w:val="20"/>
                <w:highlight w:val="yellow"/>
              </w:rPr>
            </w:pPr>
            <w:r w:rsidRPr="002152EB">
              <w:rPr>
                <w:rFonts w:cstheme="minorHAnsi"/>
                <w:color w:val="000000"/>
                <w:sz w:val="22"/>
                <w:szCs w:val="22"/>
                <w:lang w:val="en-GB" w:eastAsia="en-GB"/>
              </w:rPr>
              <w:t xml:space="preserve">Hana </w:t>
            </w:r>
            <w:proofErr w:type="spellStart"/>
            <w:r w:rsidRPr="002152EB">
              <w:rPr>
                <w:rFonts w:cstheme="minorHAnsi"/>
                <w:color w:val="000000"/>
                <w:sz w:val="22"/>
                <w:szCs w:val="22"/>
                <w:lang w:val="en-GB" w:eastAsia="en-GB"/>
              </w:rPr>
              <w:t>Fucimanova</w:t>
            </w:r>
            <w:proofErr w:type="spellEnd"/>
          </w:p>
        </w:tc>
        <w:tc>
          <w:tcPr>
            <w:tcW w:w="5954" w:type="dxa"/>
            <w:tcBorders>
              <w:top w:val="single" w:sz="6" w:space="0" w:color="auto"/>
              <w:left w:val="single" w:sz="6" w:space="0" w:color="auto"/>
              <w:bottom w:val="single" w:sz="6" w:space="0" w:color="auto"/>
              <w:right w:val="single" w:sz="6" w:space="0" w:color="auto"/>
            </w:tcBorders>
            <w:vAlign w:val="center"/>
          </w:tcPr>
          <w:p w14:paraId="33516F80" w14:textId="77777777" w:rsidR="0002688F" w:rsidRPr="002152EB" w:rsidRDefault="0002688F" w:rsidP="0002688F">
            <w:pPr>
              <w:spacing w:line="240" w:lineRule="auto"/>
              <w:rPr>
                <w:rFonts w:cstheme="minorHAnsi"/>
                <w:b/>
                <w:szCs w:val="20"/>
              </w:rPr>
            </w:pPr>
            <w:r w:rsidRPr="002152EB">
              <w:rPr>
                <w:rFonts w:cstheme="minorHAnsi"/>
                <w:color w:val="000000"/>
                <w:sz w:val="22"/>
                <w:szCs w:val="22"/>
                <w:lang w:val="en-GB" w:eastAsia="en-GB"/>
              </w:rPr>
              <w:t>Solution Architect</w:t>
            </w:r>
          </w:p>
        </w:tc>
      </w:tr>
      <w:tr w:rsidR="0002688F" w:rsidRPr="002152EB" w14:paraId="579C7D2B" w14:textId="77777777" w:rsidTr="70C58C92">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6D6BFCD7" w14:textId="77777777" w:rsidR="0002688F" w:rsidRPr="002152EB" w:rsidRDefault="0002688F" w:rsidP="0002688F">
            <w:pPr>
              <w:spacing w:line="240" w:lineRule="auto"/>
              <w:rPr>
                <w:rFonts w:cstheme="minorHAnsi"/>
                <w:szCs w:val="20"/>
                <w:highlight w:val="yellow"/>
              </w:rPr>
            </w:pPr>
            <w:r w:rsidRPr="002152EB">
              <w:rPr>
                <w:rFonts w:cstheme="minorHAnsi"/>
                <w:color w:val="000000"/>
                <w:sz w:val="22"/>
                <w:szCs w:val="22"/>
                <w:lang w:val="en-GB" w:eastAsia="en-GB"/>
              </w:rPr>
              <w:t>Barbara Lisowska</w:t>
            </w:r>
          </w:p>
        </w:tc>
        <w:tc>
          <w:tcPr>
            <w:tcW w:w="5954" w:type="dxa"/>
            <w:tcBorders>
              <w:top w:val="single" w:sz="6" w:space="0" w:color="auto"/>
              <w:left w:val="single" w:sz="6" w:space="0" w:color="auto"/>
              <w:bottom w:val="single" w:sz="6" w:space="0" w:color="auto"/>
              <w:right w:val="single" w:sz="6" w:space="0" w:color="auto"/>
            </w:tcBorders>
            <w:vAlign w:val="center"/>
          </w:tcPr>
          <w:p w14:paraId="62CFC3EE" w14:textId="77777777" w:rsidR="0002688F" w:rsidRPr="002152EB" w:rsidRDefault="0002688F" w:rsidP="0002688F">
            <w:pPr>
              <w:spacing w:line="240" w:lineRule="auto"/>
              <w:rPr>
                <w:rFonts w:cstheme="minorHAnsi"/>
                <w:szCs w:val="20"/>
              </w:rPr>
            </w:pPr>
            <w:r w:rsidRPr="002152EB">
              <w:rPr>
                <w:rFonts w:cstheme="minorHAnsi"/>
                <w:color w:val="000000"/>
                <w:sz w:val="22"/>
                <w:szCs w:val="22"/>
                <w:lang w:val="en-GB" w:eastAsia="en-GB"/>
              </w:rPr>
              <w:t>Head of COE SC Processes</w:t>
            </w:r>
          </w:p>
        </w:tc>
      </w:tr>
      <w:tr w:rsidR="0002688F" w:rsidRPr="002152EB" w14:paraId="62C3C7C1" w14:textId="77777777" w:rsidTr="70C58C92">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297AB031" w14:textId="77777777" w:rsidR="0002688F" w:rsidRPr="002152EB" w:rsidRDefault="0002688F" w:rsidP="0002688F">
            <w:pPr>
              <w:spacing w:line="240" w:lineRule="auto"/>
              <w:ind w:left="34" w:hanging="34"/>
              <w:rPr>
                <w:rFonts w:cstheme="minorHAnsi"/>
                <w:szCs w:val="20"/>
                <w:highlight w:val="yellow"/>
              </w:rPr>
            </w:pPr>
            <w:r w:rsidRPr="002152EB">
              <w:rPr>
                <w:rFonts w:cstheme="minorHAnsi"/>
                <w:color w:val="000000"/>
                <w:sz w:val="22"/>
                <w:szCs w:val="22"/>
                <w:lang w:val="en-GB" w:eastAsia="en-GB"/>
              </w:rPr>
              <w:t>Benjamin Bruhn</w:t>
            </w:r>
          </w:p>
        </w:tc>
        <w:tc>
          <w:tcPr>
            <w:tcW w:w="5954" w:type="dxa"/>
            <w:tcBorders>
              <w:top w:val="single" w:sz="6" w:space="0" w:color="auto"/>
              <w:left w:val="single" w:sz="6" w:space="0" w:color="auto"/>
              <w:bottom w:val="single" w:sz="6" w:space="0" w:color="auto"/>
              <w:right w:val="single" w:sz="6" w:space="0" w:color="auto"/>
            </w:tcBorders>
            <w:vAlign w:val="center"/>
          </w:tcPr>
          <w:p w14:paraId="62C60BE9" w14:textId="77777777" w:rsidR="0002688F" w:rsidRPr="002152EB" w:rsidRDefault="0002688F" w:rsidP="0002688F">
            <w:pPr>
              <w:spacing w:line="240" w:lineRule="auto"/>
              <w:rPr>
                <w:rFonts w:cstheme="minorHAnsi"/>
                <w:szCs w:val="20"/>
              </w:rPr>
            </w:pPr>
            <w:r w:rsidRPr="002152EB">
              <w:rPr>
                <w:rFonts w:cstheme="minorHAnsi"/>
                <w:color w:val="000000"/>
                <w:sz w:val="22"/>
                <w:szCs w:val="22"/>
                <w:lang w:val="en-GB" w:eastAsia="en-GB"/>
              </w:rPr>
              <w:t>Head of Supply Chain Enablement</w:t>
            </w:r>
          </w:p>
        </w:tc>
      </w:tr>
      <w:tr w:rsidR="0002688F" w:rsidRPr="002152EB" w14:paraId="5FEAC894" w14:textId="77777777" w:rsidTr="70C58C92">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0BD3165A" w14:textId="77777777" w:rsidR="0002688F" w:rsidRPr="002152EB" w:rsidRDefault="0002688F" w:rsidP="0002688F">
            <w:pPr>
              <w:spacing w:line="240" w:lineRule="auto"/>
              <w:rPr>
                <w:rFonts w:cstheme="minorHAnsi"/>
                <w:szCs w:val="20"/>
                <w:highlight w:val="yellow"/>
              </w:rPr>
            </w:pPr>
            <w:r w:rsidRPr="002152EB">
              <w:rPr>
                <w:rFonts w:cstheme="minorHAnsi"/>
                <w:color w:val="000000"/>
                <w:sz w:val="22"/>
                <w:szCs w:val="22"/>
                <w:lang w:val="en-GB" w:eastAsia="en-GB"/>
              </w:rPr>
              <w:t>Pia Lorena Hugo</w:t>
            </w:r>
          </w:p>
        </w:tc>
        <w:tc>
          <w:tcPr>
            <w:tcW w:w="5954" w:type="dxa"/>
            <w:tcBorders>
              <w:top w:val="single" w:sz="6" w:space="0" w:color="auto"/>
              <w:left w:val="single" w:sz="6" w:space="0" w:color="auto"/>
              <w:bottom w:val="single" w:sz="6" w:space="0" w:color="auto"/>
              <w:right w:val="single" w:sz="6" w:space="0" w:color="auto"/>
            </w:tcBorders>
            <w:vAlign w:val="center"/>
          </w:tcPr>
          <w:p w14:paraId="3C0D2900" w14:textId="77777777" w:rsidR="0002688F" w:rsidRPr="002152EB" w:rsidRDefault="0002688F" w:rsidP="0002688F">
            <w:pPr>
              <w:spacing w:line="240" w:lineRule="auto"/>
              <w:rPr>
                <w:rFonts w:cstheme="minorHAnsi"/>
                <w:szCs w:val="20"/>
              </w:rPr>
            </w:pPr>
            <w:r w:rsidRPr="002152EB">
              <w:rPr>
                <w:rFonts w:cstheme="minorHAnsi"/>
                <w:color w:val="000000"/>
                <w:sz w:val="22"/>
                <w:szCs w:val="22"/>
                <w:lang w:val="en-GB" w:eastAsia="en-GB"/>
              </w:rPr>
              <w:t>Manager E2E Supply chain Planning</w:t>
            </w:r>
          </w:p>
        </w:tc>
      </w:tr>
      <w:tr w:rsidR="0002688F" w:rsidRPr="002152EB" w14:paraId="26D0A829" w14:textId="77777777" w:rsidTr="70C58C92">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4D1DBEF7" w14:textId="77777777" w:rsidR="0002688F" w:rsidRPr="002152EB" w:rsidRDefault="0002688F" w:rsidP="0002688F">
            <w:pPr>
              <w:spacing w:line="240" w:lineRule="auto"/>
              <w:rPr>
                <w:rFonts w:cstheme="minorHAnsi"/>
                <w:szCs w:val="20"/>
                <w:highlight w:val="yellow"/>
              </w:rPr>
            </w:pPr>
            <w:r w:rsidRPr="002152EB">
              <w:rPr>
                <w:rFonts w:cstheme="minorHAnsi"/>
                <w:color w:val="000000"/>
                <w:sz w:val="22"/>
                <w:szCs w:val="22"/>
                <w:lang w:val="en-GB" w:eastAsia="en-GB"/>
              </w:rPr>
              <w:t>Jan Eismann</w:t>
            </w:r>
          </w:p>
        </w:tc>
        <w:tc>
          <w:tcPr>
            <w:tcW w:w="5954" w:type="dxa"/>
            <w:tcBorders>
              <w:top w:val="single" w:sz="6" w:space="0" w:color="auto"/>
              <w:left w:val="single" w:sz="6" w:space="0" w:color="auto"/>
              <w:bottom w:val="single" w:sz="6" w:space="0" w:color="auto"/>
              <w:right w:val="single" w:sz="6" w:space="0" w:color="auto"/>
            </w:tcBorders>
            <w:vAlign w:val="center"/>
          </w:tcPr>
          <w:p w14:paraId="0933E479" w14:textId="77777777" w:rsidR="0002688F" w:rsidRPr="002152EB" w:rsidRDefault="0002688F" w:rsidP="0002688F">
            <w:pPr>
              <w:spacing w:line="240" w:lineRule="auto"/>
              <w:rPr>
                <w:rFonts w:cstheme="minorHAnsi"/>
                <w:szCs w:val="20"/>
              </w:rPr>
            </w:pPr>
            <w:r w:rsidRPr="002152EB">
              <w:rPr>
                <w:rFonts w:cstheme="minorHAnsi"/>
                <w:color w:val="000000"/>
                <w:sz w:val="22"/>
                <w:szCs w:val="22"/>
                <w:lang w:val="en-GB" w:eastAsia="en-GB"/>
              </w:rPr>
              <w:t>E2E SC Planning Solutions Manager</w:t>
            </w:r>
          </w:p>
        </w:tc>
      </w:tr>
      <w:tr w:rsidR="0002688F" w:rsidRPr="002152EB" w14:paraId="3F0AEF52" w14:textId="77777777" w:rsidTr="70C58C92">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2DCFFB32" w14:textId="77777777" w:rsidR="0002688F" w:rsidRPr="002152EB" w:rsidRDefault="0002688F" w:rsidP="0002688F">
            <w:pPr>
              <w:spacing w:line="240" w:lineRule="auto"/>
              <w:rPr>
                <w:rFonts w:cstheme="minorHAnsi"/>
                <w:color w:val="000000"/>
                <w:sz w:val="22"/>
                <w:szCs w:val="22"/>
                <w:lang w:val="en-GB" w:eastAsia="en-GB"/>
              </w:rPr>
            </w:pPr>
            <w:r w:rsidRPr="002152EB">
              <w:rPr>
                <w:rFonts w:cstheme="minorHAnsi"/>
                <w:color w:val="000000"/>
                <w:sz w:val="22"/>
                <w:szCs w:val="22"/>
                <w:lang w:val="en-GB" w:eastAsia="en-GB"/>
              </w:rPr>
              <w:t>Marion Weber</w:t>
            </w:r>
          </w:p>
        </w:tc>
        <w:tc>
          <w:tcPr>
            <w:tcW w:w="5954" w:type="dxa"/>
            <w:tcBorders>
              <w:top w:val="single" w:sz="6" w:space="0" w:color="auto"/>
              <w:left w:val="single" w:sz="6" w:space="0" w:color="auto"/>
              <w:bottom w:val="single" w:sz="6" w:space="0" w:color="auto"/>
              <w:right w:val="single" w:sz="6" w:space="0" w:color="auto"/>
            </w:tcBorders>
            <w:vAlign w:val="center"/>
          </w:tcPr>
          <w:p w14:paraId="1EE47FE3" w14:textId="77777777" w:rsidR="0002688F" w:rsidRPr="002152EB" w:rsidRDefault="0002688F" w:rsidP="0002688F">
            <w:pPr>
              <w:spacing w:line="240" w:lineRule="auto"/>
              <w:rPr>
                <w:rFonts w:cstheme="minorHAnsi"/>
                <w:color w:val="000000"/>
                <w:sz w:val="22"/>
                <w:szCs w:val="22"/>
                <w:lang w:val="en-GB" w:eastAsia="en-GB"/>
              </w:rPr>
            </w:pPr>
            <w:r w:rsidRPr="002152EB">
              <w:rPr>
                <w:rFonts w:cstheme="minorHAnsi"/>
                <w:color w:val="000000"/>
                <w:sz w:val="22"/>
                <w:szCs w:val="22"/>
                <w:lang w:val="en-GB" w:eastAsia="en-GB"/>
              </w:rPr>
              <w:t>Manager E2E Business Processes Master Data</w:t>
            </w:r>
          </w:p>
        </w:tc>
      </w:tr>
      <w:tr w:rsidR="006A51F8" w:rsidRPr="002152EB" w14:paraId="29D23534" w14:textId="77777777" w:rsidTr="70C58C92">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376F72B1" w14:textId="27755873" w:rsidR="006A51F8" w:rsidRPr="002152EB" w:rsidRDefault="006A51F8" w:rsidP="006A51F8">
            <w:pPr>
              <w:spacing w:line="240" w:lineRule="auto"/>
              <w:rPr>
                <w:rFonts w:cstheme="minorHAnsi"/>
                <w:color w:val="000000"/>
                <w:sz w:val="22"/>
                <w:szCs w:val="22"/>
                <w:lang w:val="en-GB" w:eastAsia="en-GB"/>
              </w:rPr>
            </w:pPr>
            <w:r w:rsidRPr="002152EB">
              <w:rPr>
                <w:rFonts w:cstheme="minorHAnsi"/>
                <w:color w:val="000000"/>
                <w:sz w:val="22"/>
                <w:szCs w:val="22"/>
                <w:lang w:val="en-GB" w:eastAsia="en-GB"/>
              </w:rPr>
              <w:t>Anne Mareike Borchardt</w:t>
            </w:r>
          </w:p>
        </w:tc>
        <w:tc>
          <w:tcPr>
            <w:tcW w:w="5954" w:type="dxa"/>
            <w:tcBorders>
              <w:top w:val="single" w:sz="6" w:space="0" w:color="auto"/>
              <w:left w:val="single" w:sz="6" w:space="0" w:color="auto"/>
              <w:bottom w:val="single" w:sz="6" w:space="0" w:color="auto"/>
              <w:right w:val="single" w:sz="6" w:space="0" w:color="auto"/>
            </w:tcBorders>
            <w:vAlign w:val="center"/>
          </w:tcPr>
          <w:p w14:paraId="498FB9A8" w14:textId="5BCEFE08" w:rsidR="006A51F8" w:rsidRPr="002152EB" w:rsidRDefault="006A51F8" w:rsidP="006A51F8">
            <w:pPr>
              <w:spacing w:line="240" w:lineRule="auto"/>
              <w:rPr>
                <w:rFonts w:cstheme="minorHAnsi"/>
                <w:color w:val="000000"/>
                <w:sz w:val="22"/>
                <w:szCs w:val="22"/>
                <w:lang w:val="en-GB" w:eastAsia="en-GB"/>
              </w:rPr>
            </w:pPr>
            <w:r w:rsidRPr="002152EB">
              <w:rPr>
                <w:rFonts w:cstheme="minorHAnsi"/>
                <w:color w:val="000000"/>
                <w:sz w:val="22"/>
                <w:szCs w:val="22"/>
                <w:lang w:val="en-GB" w:eastAsia="en-GB"/>
              </w:rPr>
              <w:t>Manager SC Business Intelligence</w:t>
            </w:r>
          </w:p>
        </w:tc>
      </w:tr>
      <w:tr w:rsidR="006A51F8" w:rsidRPr="002152EB" w14:paraId="17469D1F" w14:textId="77777777" w:rsidTr="70C58C92">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75674CE3" w14:textId="2EF452F9" w:rsidR="006A51F8" w:rsidRPr="002152EB" w:rsidRDefault="006A51F8" w:rsidP="006A51F8">
            <w:pPr>
              <w:spacing w:line="240" w:lineRule="auto"/>
              <w:rPr>
                <w:rFonts w:cstheme="minorHAnsi"/>
                <w:color w:val="000000"/>
                <w:sz w:val="22"/>
                <w:szCs w:val="22"/>
                <w:lang w:val="en-GB" w:eastAsia="en-GB"/>
              </w:rPr>
            </w:pPr>
            <w:r w:rsidRPr="002152EB">
              <w:rPr>
                <w:rFonts w:cstheme="minorHAnsi"/>
                <w:color w:val="000000"/>
                <w:sz w:val="22"/>
                <w:szCs w:val="22"/>
                <w:lang w:val="en-GB" w:eastAsia="en-GB"/>
              </w:rPr>
              <w:t>Jing Xie</w:t>
            </w:r>
          </w:p>
        </w:tc>
        <w:tc>
          <w:tcPr>
            <w:tcW w:w="5954" w:type="dxa"/>
            <w:tcBorders>
              <w:top w:val="single" w:sz="6" w:space="0" w:color="auto"/>
              <w:left w:val="single" w:sz="6" w:space="0" w:color="auto"/>
              <w:bottom w:val="single" w:sz="6" w:space="0" w:color="auto"/>
              <w:right w:val="single" w:sz="6" w:space="0" w:color="auto"/>
            </w:tcBorders>
            <w:vAlign w:val="center"/>
          </w:tcPr>
          <w:p w14:paraId="16FD8792" w14:textId="6E1FDAAB" w:rsidR="006A51F8" w:rsidRPr="002152EB" w:rsidRDefault="006A51F8" w:rsidP="006A51F8">
            <w:pPr>
              <w:spacing w:line="240" w:lineRule="auto"/>
              <w:rPr>
                <w:rFonts w:cstheme="minorHAnsi"/>
                <w:color w:val="000000"/>
                <w:sz w:val="22"/>
                <w:szCs w:val="22"/>
                <w:lang w:val="en-GB" w:eastAsia="en-GB"/>
              </w:rPr>
            </w:pPr>
            <w:r w:rsidRPr="002152EB">
              <w:rPr>
                <w:rFonts w:cstheme="minorHAnsi"/>
                <w:color w:val="000000"/>
                <w:sz w:val="22"/>
                <w:szCs w:val="22"/>
                <w:lang w:val="en-GB" w:eastAsia="en-GB"/>
              </w:rPr>
              <w:t>Senior Engineer SC Business Intelligence</w:t>
            </w:r>
          </w:p>
        </w:tc>
      </w:tr>
      <w:tr w:rsidR="0002688F" w:rsidRPr="002152EB" w14:paraId="4E280176" w14:textId="77777777" w:rsidTr="70C58C92">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218BFE0C" w14:textId="77777777" w:rsidR="0002688F" w:rsidRPr="002152EB" w:rsidRDefault="0002688F" w:rsidP="0002688F">
            <w:pPr>
              <w:spacing w:line="240" w:lineRule="auto"/>
              <w:rPr>
                <w:rFonts w:cstheme="minorHAnsi"/>
                <w:color w:val="000000"/>
                <w:sz w:val="22"/>
                <w:szCs w:val="22"/>
                <w:lang w:val="en-GB" w:eastAsia="en-GB"/>
              </w:rPr>
            </w:pPr>
            <w:r w:rsidRPr="002152EB">
              <w:rPr>
                <w:rFonts w:cstheme="minorHAnsi"/>
                <w:color w:val="000000"/>
                <w:sz w:val="22"/>
                <w:szCs w:val="22"/>
                <w:lang w:val="en-GB" w:eastAsia="en-GB"/>
              </w:rPr>
              <w:t>Dirk Biehl</w:t>
            </w:r>
          </w:p>
        </w:tc>
        <w:tc>
          <w:tcPr>
            <w:tcW w:w="5954" w:type="dxa"/>
            <w:tcBorders>
              <w:top w:val="single" w:sz="6" w:space="0" w:color="auto"/>
              <w:left w:val="single" w:sz="6" w:space="0" w:color="auto"/>
              <w:bottom w:val="single" w:sz="6" w:space="0" w:color="auto"/>
              <w:right w:val="single" w:sz="6" w:space="0" w:color="auto"/>
            </w:tcBorders>
            <w:vAlign w:val="center"/>
          </w:tcPr>
          <w:p w14:paraId="129DE35C" w14:textId="77777777" w:rsidR="0002688F" w:rsidRPr="002152EB" w:rsidRDefault="0002688F" w:rsidP="0002688F">
            <w:pPr>
              <w:spacing w:line="240" w:lineRule="auto"/>
              <w:rPr>
                <w:rFonts w:cstheme="minorHAnsi"/>
                <w:color w:val="000000"/>
                <w:sz w:val="22"/>
                <w:szCs w:val="22"/>
                <w:lang w:val="en-GB" w:eastAsia="en-GB"/>
              </w:rPr>
            </w:pPr>
            <w:r w:rsidRPr="002152EB">
              <w:rPr>
                <w:rFonts w:cstheme="minorHAnsi"/>
                <w:color w:val="000000"/>
                <w:sz w:val="22"/>
                <w:szCs w:val="22"/>
                <w:lang w:val="en-GB" w:eastAsia="en-GB"/>
              </w:rPr>
              <w:t>Integration Architect</w:t>
            </w:r>
          </w:p>
        </w:tc>
      </w:tr>
      <w:tr w:rsidR="0002688F" w:rsidRPr="002152EB" w14:paraId="370763F2" w14:textId="77777777" w:rsidTr="70C58C92">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6FCCD8D1" w14:textId="77777777" w:rsidR="0002688F" w:rsidRPr="002152EB" w:rsidRDefault="0002688F" w:rsidP="0002688F">
            <w:pPr>
              <w:spacing w:line="240" w:lineRule="auto"/>
              <w:rPr>
                <w:rFonts w:cstheme="minorHAnsi"/>
                <w:szCs w:val="20"/>
                <w:highlight w:val="yellow"/>
              </w:rPr>
            </w:pPr>
            <w:r w:rsidRPr="002152EB">
              <w:rPr>
                <w:rFonts w:cstheme="minorHAnsi"/>
                <w:color w:val="000000"/>
                <w:sz w:val="22"/>
                <w:szCs w:val="22"/>
                <w:lang w:val="en-GB" w:eastAsia="en-GB"/>
              </w:rPr>
              <w:t xml:space="preserve">Maciej </w:t>
            </w:r>
            <w:proofErr w:type="spellStart"/>
            <w:r w:rsidRPr="002152EB">
              <w:rPr>
                <w:rFonts w:cstheme="minorHAnsi"/>
                <w:color w:val="000000"/>
                <w:sz w:val="22"/>
                <w:szCs w:val="22"/>
                <w:lang w:val="en-GB" w:eastAsia="en-GB"/>
              </w:rPr>
              <w:t>Grebski</w:t>
            </w:r>
            <w:proofErr w:type="spellEnd"/>
          </w:p>
        </w:tc>
        <w:tc>
          <w:tcPr>
            <w:tcW w:w="5954" w:type="dxa"/>
            <w:tcBorders>
              <w:top w:val="single" w:sz="6" w:space="0" w:color="auto"/>
              <w:left w:val="single" w:sz="6" w:space="0" w:color="auto"/>
              <w:bottom w:val="single" w:sz="6" w:space="0" w:color="auto"/>
              <w:right w:val="single" w:sz="6" w:space="0" w:color="auto"/>
            </w:tcBorders>
            <w:vAlign w:val="center"/>
          </w:tcPr>
          <w:p w14:paraId="20A6B8AC" w14:textId="77777777" w:rsidR="0002688F" w:rsidRPr="002152EB" w:rsidRDefault="0002688F" w:rsidP="0002688F">
            <w:pPr>
              <w:spacing w:line="240" w:lineRule="auto"/>
              <w:rPr>
                <w:rFonts w:cstheme="minorHAnsi"/>
                <w:szCs w:val="20"/>
              </w:rPr>
            </w:pPr>
            <w:r w:rsidRPr="002152EB">
              <w:rPr>
                <w:rFonts w:cstheme="minorHAnsi"/>
                <w:color w:val="000000"/>
                <w:sz w:val="22"/>
                <w:szCs w:val="22"/>
                <w:lang w:val="en-GB" w:eastAsia="en-GB"/>
              </w:rPr>
              <w:t>Head of Demand Planning</w:t>
            </w:r>
          </w:p>
        </w:tc>
      </w:tr>
      <w:tr w:rsidR="0002688F" w:rsidRPr="002152EB" w14:paraId="4EA73611" w14:textId="77777777" w:rsidTr="70C58C92">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3191FD01" w14:textId="77777777" w:rsidR="0002688F" w:rsidRPr="002152EB" w:rsidRDefault="0002688F" w:rsidP="0002688F">
            <w:pPr>
              <w:spacing w:line="240" w:lineRule="auto"/>
              <w:rPr>
                <w:rFonts w:cstheme="minorHAnsi"/>
                <w:szCs w:val="20"/>
                <w:highlight w:val="yellow"/>
              </w:rPr>
            </w:pPr>
            <w:r w:rsidRPr="002152EB">
              <w:rPr>
                <w:rFonts w:cstheme="minorHAnsi"/>
                <w:color w:val="000000"/>
                <w:sz w:val="22"/>
                <w:szCs w:val="22"/>
                <w:lang w:val="en-GB" w:eastAsia="en-GB"/>
              </w:rPr>
              <w:t xml:space="preserve">Lesya </w:t>
            </w:r>
            <w:proofErr w:type="spellStart"/>
            <w:r w:rsidRPr="002152EB">
              <w:rPr>
                <w:rFonts w:cstheme="minorHAnsi"/>
                <w:color w:val="000000"/>
                <w:sz w:val="22"/>
                <w:szCs w:val="22"/>
                <w:lang w:val="en-GB" w:eastAsia="en-GB"/>
              </w:rPr>
              <w:t>Toryanyk</w:t>
            </w:r>
            <w:proofErr w:type="spellEnd"/>
          </w:p>
        </w:tc>
        <w:tc>
          <w:tcPr>
            <w:tcW w:w="5954" w:type="dxa"/>
            <w:tcBorders>
              <w:top w:val="single" w:sz="6" w:space="0" w:color="auto"/>
              <w:left w:val="single" w:sz="6" w:space="0" w:color="auto"/>
              <w:bottom w:val="single" w:sz="6" w:space="0" w:color="auto"/>
              <w:right w:val="single" w:sz="6" w:space="0" w:color="auto"/>
            </w:tcBorders>
            <w:vAlign w:val="center"/>
          </w:tcPr>
          <w:p w14:paraId="48A3CAC8" w14:textId="77777777" w:rsidR="0002688F" w:rsidRPr="002152EB" w:rsidRDefault="0002688F" w:rsidP="0002688F">
            <w:pPr>
              <w:spacing w:line="240" w:lineRule="auto"/>
              <w:rPr>
                <w:rFonts w:cstheme="minorHAnsi"/>
                <w:szCs w:val="20"/>
              </w:rPr>
            </w:pPr>
            <w:r w:rsidRPr="002152EB">
              <w:rPr>
                <w:rFonts w:cstheme="minorHAnsi"/>
                <w:color w:val="000000"/>
                <w:sz w:val="22"/>
                <w:szCs w:val="22"/>
                <w:lang w:val="en-GB" w:eastAsia="en-GB"/>
              </w:rPr>
              <w:t>Demand Planning Transformation Manager</w:t>
            </w:r>
          </w:p>
        </w:tc>
      </w:tr>
      <w:tr w:rsidR="0002688F" w:rsidRPr="002152EB" w14:paraId="7E640E7C" w14:textId="77777777" w:rsidTr="70C58C92">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7FD21B17" w14:textId="77777777" w:rsidR="0002688F" w:rsidRPr="002152EB" w:rsidRDefault="0002688F" w:rsidP="0002688F">
            <w:pPr>
              <w:spacing w:line="240" w:lineRule="auto"/>
              <w:rPr>
                <w:rFonts w:cstheme="minorHAnsi"/>
                <w:szCs w:val="20"/>
                <w:highlight w:val="yellow"/>
              </w:rPr>
            </w:pPr>
            <w:r w:rsidRPr="002152EB">
              <w:rPr>
                <w:rFonts w:cstheme="minorHAnsi"/>
                <w:color w:val="000000"/>
                <w:sz w:val="22"/>
                <w:szCs w:val="22"/>
                <w:lang w:val="en-GB" w:eastAsia="en-GB"/>
              </w:rPr>
              <w:t>Mohamed Khalifa</w:t>
            </w:r>
          </w:p>
        </w:tc>
        <w:tc>
          <w:tcPr>
            <w:tcW w:w="5954" w:type="dxa"/>
            <w:tcBorders>
              <w:top w:val="single" w:sz="6" w:space="0" w:color="auto"/>
              <w:left w:val="single" w:sz="6" w:space="0" w:color="auto"/>
              <w:bottom w:val="single" w:sz="6" w:space="0" w:color="auto"/>
              <w:right w:val="single" w:sz="6" w:space="0" w:color="auto"/>
            </w:tcBorders>
            <w:vAlign w:val="center"/>
          </w:tcPr>
          <w:p w14:paraId="3A66374B" w14:textId="77777777" w:rsidR="0002688F" w:rsidRPr="002152EB" w:rsidRDefault="0002688F" w:rsidP="0002688F">
            <w:pPr>
              <w:spacing w:line="240" w:lineRule="auto"/>
              <w:rPr>
                <w:rFonts w:cstheme="minorHAnsi"/>
                <w:szCs w:val="20"/>
              </w:rPr>
            </w:pPr>
            <w:r w:rsidRPr="002152EB">
              <w:rPr>
                <w:rFonts w:cstheme="minorHAnsi"/>
                <w:color w:val="000000"/>
                <w:sz w:val="22"/>
                <w:szCs w:val="22"/>
                <w:lang w:val="en-GB" w:eastAsia="en-GB"/>
              </w:rPr>
              <w:t>IT Business Partner</w:t>
            </w:r>
          </w:p>
        </w:tc>
      </w:tr>
      <w:tr w:rsidR="0002688F" w:rsidRPr="002152EB" w14:paraId="4E1B7C0A" w14:textId="77777777" w:rsidTr="70C58C92">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5F8CADDF" w14:textId="77777777" w:rsidR="0002688F" w:rsidRPr="002152EB" w:rsidRDefault="0002688F" w:rsidP="0002688F">
            <w:pPr>
              <w:spacing w:line="240" w:lineRule="auto"/>
              <w:rPr>
                <w:rFonts w:cstheme="minorHAnsi"/>
                <w:szCs w:val="20"/>
                <w:highlight w:val="yellow"/>
              </w:rPr>
            </w:pPr>
            <w:r w:rsidRPr="002152EB">
              <w:rPr>
                <w:rFonts w:cstheme="minorHAnsi"/>
                <w:color w:val="000000"/>
                <w:sz w:val="22"/>
                <w:szCs w:val="22"/>
                <w:lang w:val="en-GB" w:eastAsia="en-GB"/>
              </w:rPr>
              <w:t xml:space="preserve">Patrice </w:t>
            </w:r>
            <w:proofErr w:type="spellStart"/>
            <w:r w:rsidRPr="002152EB">
              <w:rPr>
                <w:rFonts w:cstheme="minorHAnsi"/>
                <w:color w:val="000000"/>
                <w:sz w:val="22"/>
                <w:szCs w:val="22"/>
                <w:lang w:val="en-GB" w:eastAsia="en-GB"/>
              </w:rPr>
              <w:t>Gourlet</w:t>
            </w:r>
            <w:proofErr w:type="spellEnd"/>
          </w:p>
        </w:tc>
        <w:tc>
          <w:tcPr>
            <w:tcW w:w="5954" w:type="dxa"/>
            <w:tcBorders>
              <w:top w:val="single" w:sz="6" w:space="0" w:color="auto"/>
              <w:left w:val="single" w:sz="6" w:space="0" w:color="auto"/>
              <w:bottom w:val="single" w:sz="6" w:space="0" w:color="auto"/>
              <w:right w:val="single" w:sz="6" w:space="0" w:color="auto"/>
            </w:tcBorders>
            <w:vAlign w:val="center"/>
          </w:tcPr>
          <w:p w14:paraId="32F7238C" w14:textId="77777777" w:rsidR="0002688F" w:rsidRPr="002152EB" w:rsidRDefault="0002688F" w:rsidP="0002688F">
            <w:pPr>
              <w:spacing w:line="240" w:lineRule="auto"/>
              <w:rPr>
                <w:rFonts w:cstheme="minorHAnsi"/>
                <w:szCs w:val="20"/>
                <w:highlight w:val="yellow"/>
              </w:rPr>
            </w:pPr>
            <w:r w:rsidRPr="002152EB">
              <w:rPr>
                <w:rFonts w:cstheme="minorHAnsi"/>
                <w:color w:val="000000"/>
                <w:sz w:val="22"/>
                <w:szCs w:val="22"/>
                <w:lang w:val="en-GB" w:eastAsia="en-GB"/>
              </w:rPr>
              <w:t>Head of Data Strategy Governance and Architecture Governance</w:t>
            </w:r>
          </w:p>
        </w:tc>
      </w:tr>
      <w:tr w:rsidR="0002688F" w:rsidRPr="002152EB" w14:paraId="391653B8" w14:textId="77777777" w:rsidTr="70C58C92">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0F725EBB" w14:textId="77777777" w:rsidR="0002688F" w:rsidRPr="002152EB" w:rsidRDefault="0002688F" w:rsidP="0002688F">
            <w:pPr>
              <w:spacing w:line="240" w:lineRule="auto"/>
              <w:rPr>
                <w:rFonts w:cstheme="minorHAnsi"/>
                <w:szCs w:val="20"/>
                <w:highlight w:val="yellow"/>
              </w:rPr>
            </w:pPr>
            <w:r w:rsidRPr="002152EB">
              <w:rPr>
                <w:rFonts w:cstheme="minorHAnsi"/>
                <w:color w:val="000000"/>
                <w:sz w:val="22"/>
                <w:szCs w:val="22"/>
                <w:lang w:val="en-GB" w:eastAsia="en-GB"/>
              </w:rPr>
              <w:t>Javier Romero Blazquez</w:t>
            </w:r>
          </w:p>
        </w:tc>
        <w:tc>
          <w:tcPr>
            <w:tcW w:w="5954" w:type="dxa"/>
            <w:tcBorders>
              <w:top w:val="single" w:sz="6" w:space="0" w:color="auto"/>
              <w:left w:val="single" w:sz="6" w:space="0" w:color="auto"/>
              <w:bottom w:val="single" w:sz="6" w:space="0" w:color="auto"/>
              <w:right w:val="single" w:sz="6" w:space="0" w:color="auto"/>
            </w:tcBorders>
            <w:vAlign w:val="center"/>
          </w:tcPr>
          <w:p w14:paraId="31A8F045" w14:textId="77777777" w:rsidR="0002688F" w:rsidRPr="002152EB" w:rsidRDefault="0002688F" w:rsidP="0002688F">
            <w:pPr>
              <w:spacing w:line="240" w:lineRule="auto"/>
              <w:rPr>
                <w:rFonts w:cstheme="minorHAnsi"/>
                <w:szCs w:val="20"/>
                <w:highlight w:val="yellow"/>
              </w:rPr>
            </w:pPr>
            <w:r w:rsidRPr="002152EB">
              <w:rPr>
                <w:rFonts w:cstheme="minorHAnsi"/>
                <w:color w:val="000000"/>
                <w:sz w:val="22"/>
                <w:szCs w:val="22"/>
                <w:lang w:val="en-GB" w:eastAsia="en-GB"/>
              </w:rPr>
              <w:t>Head of Data and Integration Global Solution Delivery</w:t>
            </w:r>
          </w:p>
        </w:tc>
      </w:tr>
      <w:tr w:rsidR="0002688F" w:rsidRPr="002152EB" w14:paraId="6A133C71" w14:textId="77777777" w:rsidTr="70C58C92">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28968CB7" w14:textId="77777777" w:rsidR="0002688F" w:rsidRPr="002152EB" w:rsidRDefault="0002688F" w:rsidP="0002688F">
            <w:pPr>
              <w:spacing w:line="240" w:lineRule="auto"/>
              <w:rPr>
                <w:rFonts w:cstheme="minorHAnsi"/>
                <w:szCs w:val="20"/>
                <w:highlight w:val="yellow"/>
              </w:rPr>
            </w:pPr>
            <w:r w:rsidRPr="002152EB">
              <w:rPr>
                <w:rFonts w:cstheme="minorHAnsi"/>
                <w:color w:val="000000"/>
                <w:sz w:val="22"/>
                <w:szCs w:val="22"/>
                <w:lang w:val="en-GB" w:eastAsia="en-GB"/>
              </w:rPr>
              <w:t>Lalit Kapur</w:t>
            </w:r>
          </w:p>
        </w:tc>
        <w:tc>
          <w:tcPr>
            <w:tcW w:w="5954" w:type="dxa"/>
            <w:tcBorders>
              <w:top w:val="single" w:sz="6" w:space="0" w:color="auto"/>
              <w:left w:val="single" w:sz="6" w:space="0" w:color="auto"/>
              <w:bottom w:val="single" w:sz="6" w:space="0" w:color="auto"/>
              <w:right w:val="single" w:sz="6" w:space="0" w:color="auto"/>
            </w:tcBorders>
            <w:vAlign w:val="center"/>
          </w:tcPr>
          <w:p w14:paraId="32A11E46" w14:textId="77777777" w:rsidR="0002688F" w:rsidRPr="002152EB" w:rsidRDefault="0002688F" w:rsidP="0002688F">
            <w:pPr>
              <w:spacing w:line="240" w:lineRule="auto"/>
              <w:rPr>
                <w:rFonts w:cstheme="minorHAnsi"/>
                <w:szCs w:val="20"/>
                <w:highlight w:val="yellow"/>
              </w:rPr>
            </w:pPr>
            <w:r w:rsidRPr="002152EB">
              <w:rPr>
                <w:rFonts w:cstheme="minorHAnsi"/>
                <w:color w:val="000000"/>
                <w:sz w:val="22"/>
                <w:szCs w:val="22"/>
                <w:lang w:val="en-GB" w:eastAsia="en-GB"/>
              </w:rPr>
              <w:t>Data Lead</w:t>
            </w:r>
          </w:p>
        </w:tc>
      </w:tr>
      <w:tr w:rsidR="0002688F" w:rsidRPr="002152EB" w14:paraId="0802E3DF" w14:textId="77777777" w:rsidTr="70C58C92">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7F02B328" w14:textId="77777777" w:rsidR="0002688F" w:rsidRPr="002152EB" w:rsidRDefault="0002688F" w:rsidP="0002688F">
            <w:pPr>
              <w:spacing w:line="240" w:lineRule="auto"/>
              <w:rPr>
                <w:rFonts w:cstheme="minorHAnsi"/>
                <w:szCs w:val="20"/>
                <w:highlight w:val="yellow"/>
              </w:rPr>
            </w:pPr>
            <w:r w:rsidRPr="002152EB">
              <w:rPr>
                <w:rFonts w:cstheme="minorHAnsi"/>
                <w:color w:val="000000"/>
                <w:sz w:val="22"/>
                <w:szCs w:val="22"/>
                <w:lang w:val="en-GB" w:eastAsia="en-GB"/>
              </w:rPr>
              <w:t>Lokesh Ramesh</w:t>
            </w:r>
          </w:p>
        </w:tc>
        <w:tc>
          <w:tcPr>
            <w:tcW w:w="5954" w:type="dxa"/>
            <w:tcBorders>
              <w:top w:val="single" w:sz="6" w:space="0" w:color="auto"/>
              <w:left w:val="single" w:sz="6" w:space="0" w:color="auto"/>
              <w:bottom w:val="single" w:sz="6" w:space="0" w:color="auto"/>
              <w:right w:val="single" w:sz="6" w:space="0" w:color="auto"/>
            </w:tcBorders>
            <w:vAlign w:val="center"/>
          </w:tcPr>
          <w:p w14:paraId="25A00C41" w14:textId="77777777" w:rsidR="0002688F" w:rsidRPr="002152EB" w:rsidRDefault="0002688F" w:rsidP="0002688F">
            <w:pPr>
              <w:spacing w:line="240" w:lineRule="auto"/>
              <w:rPr>
                <w:rFonts w:cstheme="minorHAnsi"/>
                <w:szCs w:val="20"/>
                <w:highlight w:val="yellow"/>
              </w:rPr>
            </w:pPr>
            <w:r w:rsidRPr="002152EB">
              <w:rPr>
                <w:rFonts w:cstheme="minorHAnsi"/>
                <w:color w:val="000000"/>
                <w:sz w:val="22"/>
                <w:szCs w:val="22"/>
                <w:lang w:val="en-GB" w:eastAsia="en-GB"/>
              </w:rPr>
              <w:t>Integration Lead</w:t>
            </w:r>
          </w:p>
        </w:tc>
      </w:tr>
      <w:tr w:rsidR="0002688F" w:rsidRPr="002152EB" w14:paraId="370972C4" w14:textId="77777777" w:rsidTr="70C58C92">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71EC95B6" w14:textId="77777777" w:rsidR="0002688F" w:rsidRPr="002152EB" w:rsidRDefault="0002688F" w:rsidP="0002688F">
            <w:pPr>
              <w:spacing w:line="240" w:lineRule="auto"/>
              <w:rPr>
                <w:rFonts w:cstheme="minorHAnsi"/>
                <w:szCs w:val="20"/>
                <w:highlight w:val="yellow"/>
              </w:rPr>
            </w:pPr>
            <w:r w:rsidRPr="002152EB">
              <w:rPr>
                <w:rFonts w:cstheme="minorHAnsi"/>
                <w:color w:val="000000"/>
                <w:sz w:val="22"/>
                <w:szCs w:val="22"/>
                <w:lang w:val="en-GB" w:eastAsia="en-GB"/>
              </w:rPr>
              <w:t>Sumanta Dutta</w:t>
            </w:r>
          </w:p>
        </w:tc>
        <w:tc>
          <w:tcPr>
            <w:tcW w:w="5954" w:type="dxa"/>
            <w:tcBorders>
              <w:top w:val="single" w:sz="6" w:space="0" w:color="auto"/>
              <w:left w:val="single" w:sz="6" w:space="0" w:color="auto"/>
              <w:bottom w:val="single" w:sz="6" w:space="0" w:color="auto"/>
              <w:right w:val="single" w:sz="6" w:space="0" w:color="auto"/>
            </w:tcBorders>
            <w:vAlign w:val="center"/>
          </w:tcPr>
          <w:p w14:paraId="1C384DB2" w14:textId="77777777" w:rsidR="0002688F" w:rsidRPr="002152EB" w:rsidRDefault="0002688F" w:rsidP="0002688F">
            <w:pPr>
              <w:spacing w:line="240" w:lineRule="auto"/>
              <w:rPr>
                <w:rFonts w:cstheme="minorHAnsi"/>
                <w:szCs w:val="20"/>
                <w:highlight w:val="yellow"/>
              </w:rPr>
            </w:pPr>
            <w:r w:rsidRPr="002152EB">
              <w:rPr>
                <w:rFonts w:cstheme="minorHAnsi"/>
                <w:color w:val="000000"/>
                <w:sz w:val="22"/>
                <w:szCs w:val="22"/>
                <w:lang w:val="en-GB" w:eastAsia="en-GB"/>
              </w:rPr>
              <w:t>Data Architect</w:t>
            </w:r>
          </w:p>
        </w:tc>
      </w:tr>
      <w:tr w:rsidR="0002688F" w:rsidRPr="002152EB" w14:paraId="479F3EA7" w14:textId="77777777" w:rsidTr="70C58C92">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00849F86" w14:textId="77777777" w:rsidR="0002688F" w:rsidRPr="002152EB" w:rsidRDefault="0002688F" w:rsidP="0002688F">
            <w:pPr>
              <w:spacing w:line="240" w:lineRule="auto"/>
              <w:rPr>
                <w:rFonts w:cstheme="minorHAnsi"/>
                <w:szCs w:val="20"/>
                <w:highlight w:val="yellow"/>
              </w:rPr>
            </w:pPr>
            <w:r w:rsidRPr="002152EB">
              <w:rPr>
                <w:rFonts w:cstheme="minorHAnsi"/>
                <w:color w:val="000000"/>
                <w:sz w:val="22"/>
                <w:szCs w:val="22"/>
                <w:lang w:val="en-GB" w:eastAsia="en-GB"/>
              </w:rPr>
              <w:t>Keshav Mathur</w:t>
            </w:r>
          </w:p>
        </w:tc>
        <w:tc>
          <w:tcPr>
            <w:tcW w:w="5954" w:type="dxa"/>
            <w:tcBorders>
              <w:top w:val="single" w:sz="6" w:space="0" w:color="auto"/>
              <w:left w:val="single" w:sz="6" w:space="0" w:color="auto"/>
              <w:bottom w:val="single" w:sz="6" w:space="0" w:color="auto"/>
              <w:right w:val="single" w:sz="6" w:space="0" w:color="auto"/>
            </w:tcBorders>
            <w:vAlign w:val="center"/>
          </w:tcPr>
          <w:p w14:paraId="7AE894BE" w14:textId="77777777" w:rsidR="0002688F" w:rsidRPr="002152EB" w:rsidRDefault="0002688F" w:rsidP="0002688F">
            <w:pPr>
              <w:spacing w:line="240" w:lineRule="auto"/>
              <w:rPr>
                <w:rFonts w:cstheme="minorHAnsi"/>
                <w:szCs w:val="20"/>
                <w:highlight w:val="yellow"/>
              </w:rPr>
            </w:pPr>
            <w:r w:rsidRPr="002152EB">
              <w:rPr>
                <w:rFonts w:cstheme="minorHAnsi"/>
                <w:color w:val="000000"/>
                <w:sz w:val="22"/>
                <w:szCs w:val="22"/>
                <w:lang w:val="en-GB" w:eastAsia="en-GB"/>
              </w:rPr>
              <w:t>Senior Data Design Consultant</w:t>
            </w:r>
          </w:p>
        </w:tc>
      </w:tr>
      <w:tr w:rsidR="0002688F" w:rsidRPr="002152EB" w14:paraId="67F264BF" w14:textId="77777777" w:rsidTr="70C58C92">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433354D3" w14:textId="77777777" w:rsidR="0002688F" w:rsidRPr="002152EB" w:rsidRDefault="0002688F" w:rsidP="0002688F">
            <w:pPr>
              <w:spacing w:line="240" w:lineRule="auto"/>
              <w:rPr>
                <w:rFonts w:cstheme="minorHAnsi"/>
                <w:szCs w:val="20"/>
                <w:highlight w:val="yellow"/>
              </w:rPr>
            </w:pPr>
            <w:r w:rsidRPr="002152EB">
              <w:rPr>
                <w:rFonts w:cstheme="minorHAnsi"/>
                <w:color w:val="000000"/>
                <w:sz w:val="22"/>
                <w:szCs w:val="22"/>
                <w:lang w:val="en-GB" w:eastAsia="en-GB"/>
              </w:rPr>
              <w:t>Jairam Mood</w:t>
            </w:r>
          </w:p>
        </w:tc>
        <w:tc>
          <w:tcPr>
            <w:tcW w:w="5954" w:type="dxa"/>
            <w:tcBorders>
              <w:top w:val="single" w:sz="6" w:space="0" w:color="auto"/>
              <w:left w:val="single" w:sz="6" w:space="0" w:color="auto"/>
              <w:bottom w:val="single" w:sz="6" w:space="0" w:color="auto"/>
              <w:right w:val="single" w:sz="6" w:space="0" w:color="auto"/>
            </w:tcBorders>
            <w:vAlign w:val="center"/>
          </w:tcPr>
          <w:p w14:paraId="2349F96C" w14:textId="77777777" w:rsidR="0002688F" w:rsidRPr="002152EB" w:rsidRDefault="0002688F" w:rsidP="0002688F">
            <w:pPr>
              <w:spacing w:line="240" w:lineRule="auto"/>
              <w:rPr>
                <w:rFonts w:cstheme="minorHAnsi"/>
                <w:szCs w:val="20"/>
                <w:highlight w:val="yellow"/>
              </w:rPr>
            </w:pPr>
            <w:r w:rsidRPr="002152EB">
              <w:rPr>
                <w:rFonts w:cstheme="minorHAnsi"/>
                <w:color w:val="000000"/>
                <w:sz w:val="22"/>
                <w:szCs w:val="22"/>
                <w:lang w:val="en-GB" w:eastAsia="en-GB"/>
              </w:rPr>
              <w:t>Data Functional Consultant</w:t>
            </w:r>
          </w:p>
        </w:tc>
      </w:tr>
      <w:tr w:rsidR="0002688F" w:rsidRPr="002152EB" w14:paraId="434FA570" w14:textId="77777777" w:rsidTr="70C58C92">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590FDC49" w14:textId="77777777" w:rsidR="0002688F" w:rsidRPr="002152EB" w:rsidRDefault="0002688F" w:rsidP="0002688F">
            <w:pPr>
              <w:spacing w:line="240" w:lineRule="auto"/>
              <w:rPr>
                <w:rFonts w:cstheme="minorHAnsi"/>
                <w:szCs w:val="20"/>
                <w:highlight w:val="yellow"/>
              </w:rPr>
            </w:pPr>
            <w:r w:rsidRPr="002152EB">
              <w:rPr>
                <w:rFonts w:cstheme="minorHAnsi"/>
                <w:color w:val="000000"/>
                <w:sz w:val="22"/>
                <w:szCs w:val="22"/>
                <w:lang w:val="en-GB" w:eastAsia="en-GB"/>
              </w:rPr>
              <w:t>Ramesh Shah</w:t>
            </w:r>
          </w:p>
        </w:tc>
        <w:tc>
          <w:tcPr>
            <w:tcW w:w="5954" w:type="dxa"/>
            <w:tcBorders>
              <w:top w:val="single" w:sz="6" w:space="0" w:color="auto"/>
              <w:left w:val="single" w:sz="6" w:space="0" w:color="auto"/>
              <w:bottom w:val="single" w:sz="6" w:space="0" w:color="auto"/>
              <w:right w:val="single" w:sz="6" w:space="0" w:color="auto"/>
            </w:tcBorders>
            <w:vAlign w:val="center"/>
          </w:tcPr>
          <w:p w14:paraId="5082C1BF" w14:textId="77777777" w:rsidR="0002688F" w:rsidRPr="002152EB" w:rsidRDefault="0002688F" w:rsidP="0002688F">
            <w:pPr>
              <w:spacing w:line="240" w:lineRule="auto"/>
              <w:rPr>
                <w:rFonts w:cstheme="minorHAnsi"/>
                <w:szCs w:val="20"/>
                <w:highlight w:val="yellow"/>
              </w:rPr>
            </w:pPr>
            <w:r w:rsidRPr="002152EB">
              <w:rPr>
                <w:rFonts w:cstheme="minorHAnsi"/>
                <w:color w:val="000000"/>
                <w:sz w:val="22"/>
                <w:szCs w:val="22"/>
                <w:lang w:val="en-GB" w:eastAsia="en-GB"/>
              </w:rPr>
              <w:t>Data Consultant</w:t>
            </w:r>
          </w:p>
        </w:tc>
      </w:tr>
    </w:tbl>
    <w:p w14:paraId="44BBEBA0" w14:textId="7C54A44C" w:rsidR="70C58C92" w:rsidRPr="002152EB" w:rsidRDefault="70C58C92">
      <w:pPr>
        <w:rPr>
          <w:rFonts w:cstheme="minorHAnsi"/>
        </w:rPr>
      </w:pPr>
    </w:p>
    <w:p w14:paraId="618A867D" w14:textId="77777777" w:rsidR="00074FAD" w:rsidRPr="002152EB" w:rsidRDefault="00074FAD" w:rsidP="00074FAD">
      <w:pPr>
        <w:rPr>
          <w:rFonts w:eastAsiaTheme="majorEastAsia" w:cstheme="minorHAnsi"/>
        </w:rPr>
      </w:pPr>
      <w:bookmarkStart w:id="12" w:name="_Toc147993801"/>
    </w:p>
    <w:p w14:paraId="1A564A38" w14:textId="77777777" w:rsidR="00A05E83" w:rsidRPr="002152EB" w:rsidRDefault="530F6550" w:rsidP="007862E7">
      <w:pPr>
        <w:pStyle w:val="Heading2"/>
        <w:rPr>
          <w:iCs/>
        </w:rPr>
      </w:pPr>
      <w:bookmarkStart w:id="13" w:name="_Toc1388726509"/>
      <w:r w:rsidRPr="002152EB">
        <w:t>Document Sign-Off</w:t>
      </w:r>
      <w:bookmarkEnd w:id="12"/>
      <w:bookmarkEnd w:id="13"/>
    </w:p>
    <w:p w14:paraId="7B6A13E4" w14:textId="77777777" w:rsidR="00A05E83" w:rsidRPr="002152EB" w:rsidRDefault="00A05E83" w:rsidP="001F7B90">
      <w:pPr>
        <w:spacing w:line="240" w:lineRule="auto"/>
        <w:ind w:left="425"/>
        <w:rPr>
          <w:rFonts w:cstheme="minorHAnsi"/>
        </w:rPr>
      </w:pPr>
      <w:r w:rsidRPr="002152EB">
        <w:rPr>
          <w:rFonts w:cstheme="minorHAnsi"/>
        </w:rPr>
        <w:t>Where relevant this document has been received and reviewed by the following people. Sign off via email to the solution architect to indicate the document has been reviewed and the proposed solution is acceptable for the sections indicated.</w:t>
      </w:r>
    </w:p>
    <w:p w14:paraId="2F8A11F5" w14:textId="77777777" w:rsidR="00A05E83" w:rsidRPr="002152EB" w:rsidRDefault="00A05E83" w:rsidP="00A05E83">
      <w:pPr>
        <w:rPr>
          <w:rFonts w:cstheme="minorHAnsi"/>
        </w:rPr>
      </w:pPr>
    </w:p>
    <w:tbl>
      <w:tblPr>
        <w:tblW w:w="8646"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9"/>
        <w:gridCol w:w="6237"/>
      </w:tblGrid>
      <w:tr w:rsidR="006074BB" w:rsidRPr="002152EB" w14:paraId="37CE5956" w14:textId="77777777" w:rsidTr="003342F5">
        <w:tc>
          <w:tcPr>
            <w:tcW w:w="240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EDFAEDB" w14:textId="77777777" w:rsidR="006074BB" w:rsidRPr="002152EB" w:rsidRDefault="006074BB">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b/>
                <w:bCs/>
                <w:szCs w:val="20"/>
              </w:rPr>
            </w:pPr>
            <w:r w:rsidRPr="002152EB">
              <w:rPr>
                <w:rFonts w:cstheme="minorHAnsi"/>
                <w:b/>
                <w:bCs/>
                <w:szCs w:val="20"/>
              </w:rPr>
              <w:t>Name</w:t>
            </w:r>
          </w:p>
        </w:tc>
        <w:tc>
          <w:tcPr>
            <w:tcW w:w="623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643F301" w14:textId="77777777" w:rsidR="006074BB" w:rsidRPr="002152EB" w:rsidRDefault="006074BB">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b/>
                <w:bCs/>
                <w:szCs w:val="20"/>
              </w:rPr>
            </w:pPr>
            <w:r w:rsidRPr="002152EB">
              <w:rPr>
                <w:rFonts w:cstheme="minorHAnsi"/>
                <w:b/>
                <w:bCs/>
                <w:szCs w:val="20"/>
              </w:rPr>
              <w:t>Role</w:t>
            </w:r>
          </w:p>
        </w:tc>
      </w:tr>
      <w:tr w:rsidR="006D1779" w:rsidRPr="002152EB" w14:paraId="52D510B0" w14:textId="77777777" w:rsidTr="003342F5">
        <w:tc>
          <w:tcPr>
            <w:tcW w:w="2409" w:type="dxa"/>
            <w:tcBorders>
              <w:top w:val="single" w:sz="4" w:space="0" w:color="auto"/>
              <w:left w:val="single" w:sz="4" w:space="0" w:color="auto"/>
              <w:bottom w:val="single" w:sz="4" w:space="0" w:color="auto"/>
              <w:right w:val="single" w:sz="4" w:space="0" w:color="auto"/>
            </w:tcBorders>
            <w:vAlign w:val="center"/>
          </w:tcPr>
          <w:p w14:paraId="02460845" w14:textId="77777777" w:rsidR="006D1779" w:rsidRPr="002152EB" w:rsidRDefault="006D1779" w:rsidP="006D1779">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152EB">
              <w:rPr>
                <w:rFonts w:cstheme="minorHAnsi"/>
                <w:color w:val="000000"/>
                <w:sz w:val="22"/>
                <w:szCs w:val="22"/>
                <w:lang w:val="en-GB" w:eastAsia="en-GB"/>
              </w:rPr>
              <w:t>Sumanta Dutta</w:t>
            </w:r>
          </w:p>
        </w:tc>
        <w:tc>
          <w:tcPr>
            <w:tcW w:w="6237" w:type="dxa"/>
            <w:tcBorders>
              <w:top w:val="single" w:sz="4" w:space="0" w:color="auto"/>
              <w:left w:val="single" w:sz="4" w:space="0" w:color="auto"/>
              <w:bottom w:val="single" w:sz="4" w:space="0" w:color="auto"/>
              <w:right w:val="single" w:sz="4" w:space="0" w:color="auto"/>
            </w:tcBorders>
            <w:vAlign w:val="center"/>
          </w:tcPr>
          <w:p w14:paraId="53B7F23E" w14:textId="77777777" w:rsidR="006D1779" w:rsidRPr="002152EB" w:rsidRDefault="006D1779" w:rsidP="006D1779">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152EB">
              <w:rPr>
                <w:rFonts w:cstheme="minorHAnsi"/>
                <w:color w:val="000000"/>
                <w:sz w:val="22"/>
                <w:szCs w:val="22"/>
                <w:lang w:val="en-GB" w:eastAsia="en-GB"/>
              </w:rPr>
              <w:t>Data Architect</w:t>
            </w:r>
          </w:p>
        </w:tc>
      </w:tr>
      <w:tr w:rsidR="006D1779" w:rsidRPr="002152EB" w14:paraId="3EE4DE23" w14:textId="77777777" w:rsidTr="003342F5">
        <w:tc>
          <w:tcPr>
            <w:tcW w:w="2409" w:type="dxa"/>
            <w:tcBorders>
              <w:top w:val="single" w:sz="4" w:space="0" w:color="auto"/>
              <w:left w:val="single" w:sz="4" w:space="0" w:color="auto"/>
              <w:bottom w:val="single" w:sz="4" w:space="0" w:color="auto"/>
              <w:right w:val="single" w:sz="4" w:space="0" w:color="auto"/>
            </w:tcBorders>
            <w:vAlign w:val="center"/>
          </w:tcPr>
          <w:p w14:paraId="52EE0A73" w14:textId="77777777" w:rsidR="006D1779" w:rsidRPr="002152EB" w:rsidRDefault="006D1779" w:rsidP="006D1779">
            <w:pPr>
              <w:spacing w:line="240" w:lineRule="auto"/>
              <w:rPr>
                <w:rFonts w:cstheme="minorHAnsi"/>
                <w:szCs w:val="20"/>
              </w:rPr>
            </w:pPr>
            <w:r w:rsidRPr="002152EB">
              <w:rPr>
                <w:rFonts w:cstheme="minorHAnsi"/>
                <w:color w:val="000000"/>
                <w:sz w:val="22"/>
                <w:szCs w:val="22"/>
                <w:lang w:val="en-GB" w:eastAsia="en-GB"/>
              </w:rPr>
              <w:t>Lalit Kapur</w:t>
            </w:r>
          </w:p>
        </w:tc>
        <w:tc>
          <w:tcPr>
            <w:tcW w:w="6237" w:type="dxa"/>
            <w:tcBorders>
              <w:top w:val="single" w:sz="4" w:space="0" w:color="auto"/>
              <w:left w:val="single" w:sz="4" w:space="0" w:color="auto"/>
              <w:bottom w:val="single" w:sz="4" w:space="0" w:color="auto"/>
              <w:right w:val="single" w:sz="4" w:space="0" w:color="auto"/>
            </w:tcBorders>
            <w:vAlign w:val="center"/>
          </w:tcPr>
          <w:p w14:paraId="1113C7CE" w14:textId="77777777" w:rsidR="006D1779" w:rsidRPr="002152EB" w:rsidRDefault="006D1779" w:rsidP="006D1779">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152EB">
              <w:rPr>
                <w:rFonts w:cstheme="minorHAnsi"/>
                <w:color w:val="000000"/>
                <w:sz w:val="22"/>
                <w:szCs w:val="22"/>
                <w:lang w:val="en-GB" w:eastAsia="en-GB"/>
              </w:rPr>
              <w:t>Data Lead</w:t>
            </w:r>
          </w:p>
        </w:tc>
      </w:tr>
      <w:tr w:rsidR="006D1779" w:rsidRPr="002152EB" w14:paraId="2AC38065" w14:textId="77777777" w:rsidTr="003342F5">
        <w:tc>
          <w:tcPr>
            <w:tcW w:w="2409" w:type="dxa"/>
            <w:tcBorders>
              <w:top w:val="single" w:sz="4" w:space="0" w:color="auto"/>
              <w:left w:val="single" w:sz="4" w:space="0" w:color="auto"/>
              <w:bottom w:val="single" w:sz="4" w:space="0" w:color="auto"/>
              <w:right w:val="single" w:sz="4" w:space="0" w:color="auto"/>
            </w:tcBorders>
            <w:vAlign w:val="center"/>
          </w:tcPr>
          <w:p w14:paraId="6D2AB64F" w14:textId="77777777" w:rsidR="006D1779" w:rsidRPr="002152EB" w:rsidRDefault="006D1779" w:rsidP="006D1779">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152EB">
              <w:rPr>
                <w:rFonts w:cstheme="minorHAnsi"/>
                <w:color w:val="000000"/>
                <w:sz w:val="22"/>
                <w:szCs w:val="22"/>
                <w:lang w:val="en-GB" w:eastAsia="en-GB"/>
              </w:rPr>
              <w:t>Lokesh Ramesh</w:t>
            </w:r>
          </w:p>
        </w:tc>
        <w:tc>
          <w:tcPr>
            <w:tcW w:w="6237" w:type="dxa"/>
            <w:tcBorders>
              <w:top w:val="single" w:sz="4" w:space="0" w:color="auto"/>
              <w:left w:val="single" w:sz="4" w:space="0" w:color="auto"/>
              <w:bottom w:val="single" w:sz="4" w:space="0" w:color="auto"/>
              <w:right w:val="single" w:sz="4" w:space="0" w:color="auto"/>
            </w:tcBorders>
            <w:vAlign w:val="center"/>
          </w:tcPr>
          <w:p w14:paraId="1AA0ED7C" w14:textId="77777777" w:rsidR="006D1779" w:rsidRPr="002152EB" w:rsidRDefault="006D1779" w:rsidP="006D1779">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152EB">
              <w:rPr>
                <w:rFonts w:cstheme="minorHAnsi"/>
                <w:color w:val="000000"/>
                <w:sz w:val="22"/>
                <w:szCs w:val="22"/>
                <w:lang w:val="en-GB" w:eastAsia="en-GB"/>
              </w:rPr>
              <w:t>Integration Lead</w:t>
            </w:r>
          </w:p>
        </w:tc>
      </w:tr>
      <w:tr w:rsidR="006D1779" w:rsidRPr="002152EB" w14:paraId="4871E6C2" w14:textId="77777777" w:rsidTr="003342F5">
        <w:tc>
          <w:tcPr>
            <w:tcW w:w="2409" w:type="dxa"/>
            <w:tcBorders>
              <w:top w:val="single" w:sz="4" w:space="0" w:color="auto"/>
              <w:left w:val="single" w:sz="4" w:space="0" w:color="auto"/>
              <w:bottom w:val="single" w:sz="4" w:space="0" w:color="auto"/>
              <w:right w:val="single" w:sz="4" w:space="0" w:color="auto"/>
            </w:tcBorders>
            <w:vAlign w:val="center"/>
          </w:tcPr>
          <w:p w14:paraId="29216E12" w14:textId="77777777" w:rsidR="006D1779" w:rsidRPr="002152EB" w:rsidRDefault="006D1779" w:rsidP="006D1779">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152EB">
              <w:rPr>
                <w:rFonts w:cstheme="minorHAnsi"/>
                <w:color w:val="000000"/>
                <w:sz w:val="22"/>
                <w:szCs w:val="22"/>
                <w:lang w:val="en-GB" w:eastAsia="en-GB"/>
              </w:rPr>
              <w:t>Javier Romero Blazquez</w:t>
            </w:r>
          </w:p>
        </w:tc>
        <w:tc>
          <w:tcPr>
            <w:tcW w:w="6237" w:type="dxa"/>
            <w:tcBorders>
              <w:top w:val="single" w:sz="4" w:space="0" w:color="auto"/>
              <w:left w:val="single" w:sz="4" w:space="0" w:color="auto"/>
              <w:bottom w:val="single" w:sz="4" w:space="0" w:color="auto"/>
              <w:right w:val="single" w:sz="4" w:space="0" w:color="auto"/>
            </w:tcBorders>
            <w:vAlign w:val="center"/>
          </w:tcPr>
          <w:p w14:paraId="0288780B" w14:textId="77777777" w:rsidR="006D1779" w:rsidRPr="002152EB" w:rsidRDefault="006D1779" w:rsidP="006D1779">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152EB">
              <w:rPr>
                <w:rFonts w:cstheme="minorHAnsi"/>
                <w:color w:val="000000"/>
                <w:sz w:val="22"/>
                <w:szCs w:val="22"/>
                <w:lang w:val="en-GB" w:eastAsia="en-GB"/>
              </w:rPr>
              <w:t>Head of Data and Integration Global Solution Delivery</w:t>
            </w:r>
          </w:p>
        </w:tc>
      </w:tr>
      <w:tr w:rsidR="006D1779" w:rsidRPr="002152EB" w14:paraId="239A2644" w14:textId="77777777" w:rsidTr="003342F5">
        <w:tc>
          <w:tcPr>
            <w:tcW w:w="2409" w:type="dxa"/>
            <w:tcBorders>
              <w:top w:val="single" w:sz="4" w:space="0" w:color="auto"/>
              <w:left w:val="single" w:sz="4" w:space="0" w:color="auto"/>
              <w:bottom w:val="single" w:sz="4" w:space="0" w:color="auto"/>
              <w:right w:val="single" w:sz="4" w:space="0" w:color="auto"/>
            </w:tcBorders>
            <w:vAlign w:val="center"/>
          </w:tcPr>
          <w:p w14:paraId="54AE7320" w14:textId="77777777" w:rsidR="006D1779" w:rsidRPr="002152EB" w:rsidRDefault="006D1779" w:rsidP="006D1779">
            <w:pPr>
              <w:tabs>
                <w:tab w:val="left" w:pos="-2621"/>
                <w:tab w:val="left" w:pos="-1901"/>
                <w:tab w:val="left" w:pos="-1181"/>
                <w:tab w:val="left" w:pos="-461"/>
                <w:tab w:val="left" w:pos="259"/>
                <w:tab w:val="left" w:pos="979"/>
                <w:tab w:val="left" w:pos="1699"/>
                <w:tab w:val="left" w:pos="1935"/>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152EB">
              <w:rPr>
                <w:rFonts w:cstheme="minorHAnsi"/>
                <w:color w:val="000000"/>
                <w:sz w:val="22"/>
                <w:szCs w:val="22"/>
                <w:lang w:val="en-GB" w:eastAsia="en-GB"/>
              </w:rPr>
              <w:t>Steve Dickason</w:t>
            </w:r>
          </w:p>
        </w:tc>
        <w:tc>
          <w:tcPr>
            <w:tcW w:w="6237" w:type="dxa"/>
            <w:tcBorders>
              <w:top w:val="single" w:sz="4" w:space="0" w:color="auto"/>
              <w:left w:val="single" w:sz="4" w:space="0" w:color="auto"/>
              <w:bottom w:val="single" w:sz="4" w:space="0" w:color="auto"/>
              <w:right w:val="single" w:sz="4" w:space="0" w:color="auto"/>
            </w:tcBorders>
            <w:vAlign w:val="center"/>
          </w:tcPr>
          <w:p w14:paraId="43836A84" w14:textId="77777777" w:rsidR="006D1779" w:rsidRPr="002152EB" w:rsidRDefault="006D1779" w:rsidP="006D1779">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152EB">
              <w:rPr>
                <w:rFonts w:cstheme="minorHAnsi"/>
                <w:color w:val="000000"/>
                <w:sz w:val="22"/>
                <w:szCs w:val="22"/>
                <w:lang w:val="en-GB" w:eastAsia="en-GB"/>
              </w:rPr>
              <w:t>Head of Data Strategy, Governance &amp; Architecture</w:t>
            </w:r>
          </w:p>
        </w:tc>
      </w:tr>
    </w:tbl>
    <w:p w14:paraId="6BBAD026" w14:textId="77777777" w:rsidR="00AC1E7B" w:rsidRPr="002152EB" w:rsidRDefault="36212FEF" w:rsidP="007862E7">
      <w:pPr>
        <w:pStyle w:val="Heading2"/>
        <w:rPr>
          <w:iCs/>
        </w:rPr>
      </w:pPr>
      <w:bookmarkStart w:id="14" w:name="_Toc750020988"/>
      <w:r w:rsidRPr="002152EB">
        <w:t>Stakeholder</w:t>
      </w:r>
      <w:bookmarkEnd w:id="14"/>
    </w:p>
    <w:tbl>
      <w:tblPr>
        <w:tblStyle w:val="TableGrid"/>
        <w:tblW w:w="8732" w:type="dxa"/>
        <w:tblInd w:w="421" w:type="dxa"/>
        <w:tblLook w:val="04A0" w:firstRow="1" w:lastRow="0" w:firstColumn="1" w:lastColumn="0" w:noHBand="0" w:noVBand="1"/>
      </w:tblPr>
      <w:tblGrid>
        <w:gridCol w:w="2830"/>
        <w:gridCol w:w="5902"/>
      </w:tblGrid>
      <w:tr w:rsidR="00AC1E7B" w:rsidRPr="002152EB" w14:paraId="7733B76B" w14:textId="77777777" w:rsidTr="001D34BC">
        <w:trPr>
          <w:trHeight w:val="300"/>
        </w:trPr>
        <w:tc>
          <w:tcPr>
            <w:tcW w:w="2830" w:type="dxa"/>
            <w:shd w:val="clear" w:color="auto" w:fill="D5DCE4" w:themeFill="text2" w:themeFillTint="33"/>
          </w:tcPr>
          <w:p w14:paraId="78D02CA6" w14:textId="77777777" w:rsidR="00AC1E7B" w:rsidRPr="002152EB" w:rsidRDefault="00AC1E7B" w:rsidP="001F7B90">
            <w:pPr>
              <w:spacing w:line="259" w:lineRule="auto"/>
              <w:rPr>
                <w:rFonts w:asciiTheme="minorHAnsi" w:hAnsiTheme="minorHAnsi" w:cstheme="minorHAnsi"/>
              </w:rPr>
            </w:pPr>
            <w:r w:rsidRPr="002152EB">
              <w:rPr>
                <w:rFonts w:asciiTheme="minorHAnsi" w:hAnsiTheme="minorHAnsi" w:cstheme="minorHAnsi"/>
              </w:rPr>
              <w:t>Group / Team / Stakeholder</w:t>
            </w:r>
          </w:p>
        </w:tc>
        <w:tc>
          <w:tcPr>
            <w:tcW w:w="5902" w:type="dxa"/>
            <w:shd w:val="clear" w:color="auto" w:fill="D5DCE4" w:themeFill="text2" w:themeFillTint="33"/>
          </w:tcPr>
          <w:p w14:paraId="654DDD67" w14:textId="77777777" w:rsidR="00AC1E7B" w:rsidRPr="002152EB" w:rsidRDefault="00AC1E7B" w:rsidP="001F7B90">
            <w:pPr>
              <w:spacing w:line="259" w:lineRule="auto"/>
              <w:rPr>
                <w:rFonts w:asciiTheme="minorHAnsi" w:hAnsiTheme="minorHAnsi" w:cstheme="minorHAnsi"/>
              </w:rPr>
            </w:pPr>
            <w:r w:rsidRPr="002152EB">
              <w:rPr>
                <w:rFonts w:asciiTheme="minorHAnsi" w:hAnsiTheme="minorHAnsi" w:cstheme="minorHAnsi"/>
              </w:rPr>
              <w:t>Focus Area</w:t>
            </w:r>
          </w:p>
        </w:tc>
      </w:tr>
      <w:tr w:rsidR="00AC1E7B" w:rsidRPr="002152EB" w14:paraId="7CB9CB33" w14:textId="77777777" w:rsidTr="001D34BC">
        <w:trPr>
          <w:trHeight w:val="300"/>
        </w:trPr>
        <w:tc>
          <w:tcPr>
            <w:tcW w:w="2830" w:type="dxa"/>
          </w:tcPr>
          <w:p w14:paraId="16107F81" w14:textId="77777777" w:rsidR="00AC1E7B" w:rsidRPr="002152EB" w:rsidRDefault="00AC1E7B" w:rsidP="001F7B90">
            <w:pPr>
              <w:spacing w:line="259" w:lineRule="auto"/>
              <w:rPr>
                <w:rFonts w:asciiTheme="minorHAnsi" w:hAnsiTheme="minorHAnsi" w:cstheme="minorHAnsi"/>
              </w:rPr>
            </w:pPr>
            <w:r w:rsidRPr="002152EB">
              <w:rPr>
                <w:rFonts w:asciiTheme="minorHAnsi" w:hAnsiTheme="minorHAnsi" w:cstheme="minorHAnsi"/>
              </w:rPr>
              <w:t>Technical Design Authority</w:t>
            </w:r>
          </w:p>
        </w:tc>
        <w:tc>
          <w:tcPr>
            <w:tcW w:w="5902" w:type="dxa"/>
          </w:tcPr>
          <w:p w14:paraId="11F8469E" w14:textId="77777777" w:rsidR="00AC1E7B" w:rsidRPr="002152EB" w:rsidRDefault="00AC1E7B" w:rsidP="001F7B90">
            <w:pPr>
              <w:spacing w:line="259" w:lineRule="auto"/>
              <w:rPr>
                <w:rFonts w:asciiTheme="minorHAnsi" w:hAnsiTheme="minorHAnsi" w:cstheme="minorHAnsi"/>
              </w:rPr>
            </w:pPr>
            <w:r w:rsidRPr="002152EB">
              <w:rPr>
                <w:rFonts w:asciiTheme="minorHAnsi" w:hAnsiTheme="minorHAnsi" w:cstheme="minorHAnsi"/>
              </w:rPr>
              <w:t>Help validate the solution’s integrity and to ensure it is aligned to the Imperial Brands architecture principles</w:t>
            </w:r>
          </w:p>
        </w:tc>
      </w:tr>
      <w:tr w:rsidR="00AC1E7B" w:rsidRPr="002152EB" w14:paraId="2BC26441" w14:textId="77777777" w:rsidTr="001D34BC">
        <w:trPr>
          <w:trHeight w:val="300"/>
        </w:trPr>
        <w:tc>
          <w:tcPr>
            <w:tcW w:w="2830" w:type="dxa"/>
          </w:tcPr>
          <w:p w14:paraId="7EB55F61" w14:textId="77777777" w:rsidR="00AC1E7B" w:rsidRPr="002152EB" w:rsidRDefault="00AC1E7B" w:rsidP="001F7B90">
            <w:pPr>
              <w:spacing w:line="259" w:lineRule="auto"/>
              <w:rPr>
                <w:rFonts w:asciiTheme="minorHAnsi" w:hAnsiTheme="minorHAnsi" w:cstheme="minorHAnsi"/>
              </w:rPr>
            </w:pPr>
            <w:r w:rsidRPr="002152EB">
              <w:rPr>
                <w:rFonts w:asciiTheme="minorHAnsi" w:hAnsiTheme="minorHAnsi" w:cstheme="minorHAnsi"/>
              </w:rPr>
              <w:t>Engineering Team</w:t>
            </w:r>
          </w:p>
        </w:tc>
        <w:tc>
          <w:tcPr>
            <w:tcW w:w="5902" w:type="dxa"/>
          </w:tcPr>
          <w:p w14:paraId="0F19162F" w14:textId="77777777" w:rsidR="00AC1E7B" w:rsidRPr="002152EB" w:rsidRDefault="00AC1E7B" w:rsidP="001F7B90">
            <w:pPr>
              <w:spacing w:line="259" w:lineRule="auto"/>
              <w:rPr>
                <w:rFonts w:asciiTheme="minorHAnsi" w:hAnsiTheme="minorHAnsi" w:cstheme="minorHAnsi"/>
              </w:rPr>
            </w:pPr>
            <w:r w:rsidRPr="002152EB">
              <w:rPr>
                <w:rFonts w:asciiTheme="minorHAnsi" w:hAnsiTheme="minorHAnsi" w:cstheme="minorHAnsi"/>
              </w:rPr>
              <w:t>Obtain directions as to the specific capabilities to be implemented using the defined components.</w:t>
            </w:r>
          </w:p>
          <w:p w14:paraId="5074CBFC" w14:textId="77777777" w:rsidR="00AC1E7B" w:rsidRPr="002152EB" w:rsidRDefault="00AC1E7B" w:rsidP="001F7B90">
            <w:pPr>
              <w:spacing w:line="259" w:lineRule="auto"/>
              <w:rPr>
                <w:rFonts w:asciiTheme="minorHAnsi" w:hAnsiTheme="minorHAnsi" w:cstheme="minorHAnsi"/>
              </w:rPr>
            </w:pPr>
            <w:r w:rsidRPr="002152EB">
              <w:rPr>
                <w:rFonts w:asciiTheme="minorHAnsi" w:hAnsiTheme="minorHAnsi" w:cstheme="minorHAnsi"/>
              </w:rPr>
              <w:t>Understand how the various components defined within the solution interact.</w:t>
            </w:r>
          </w:p>
        </w:tc>
      </w:tr>
      <w:tr w:rsidR="00AC1E7B" w:rsidRPr="002152EB" w14:paraId="2D0C46D3" w14:textId="77777777" w:rsidTr="001D34BC">
        <w:trPr>
          <w:trHeight w:val="300"/>
        </w:trPr>
        <w:tc>
          <w:tcPr>
            <w:tcW w:w="2830" w:type="dxa"/>
          </w:tcPr>
          <w:p w14:paraId="5B8CE60E" w14:textId="77777777" w:rsidR="00AC1E7B" w:rsidRPr="002152EB" w:rsidRDefault="00AC1E7B" w:rsidP="001F7B90">
            <w:pPr>
              <w:spacing w:line="259" w:lineRule="auto"/>
              <w:rPr>
                <w:rFonts w:asciiTheme="minorHAnsi" w:hAnsiTheme="minorHAnsi" w:cstheme="minorHAnsi"/>
              </w:rPr>
            </w:pPr>
            <w:r w:rsidRPr="002152EB">
              <w:rPr>
                <w:rFonts w:asciiTheme="minorHAnsi" w:hAnsiTheme="minorHAnsi" w:cstheme="minorHAnsi"/>
              </w:rPr>
              <w:t>Testing Services</w:t>
            </w:r>
          </w:p>
        </w:tc>
        <w:tc>
          <w:tcPr>
            <w:tcW w:w="5902" w:type="dxa"/>
          </w:tcPr>
          <w:p w14:paraId="47629C20" w14:textId="77777777" w:rsidR="00AC1E7B" w:rsidRPr="002152EB" w:rsidRDefault="00AC1E7B" w:rsidP="001F7B90">
            <w:pPr>
              <w:spacing w:line="259" w:lineRule="auto"/>
              <w:rPr>
                <w:rFonts w:asciiTheme="minorHAnsi" w:hAnsiTheme="minorHAnsi" w:cstheme="minorHAnsi"/>
              </w:rPr>
            </w:pPr>
            <w:r w:rsidRPr="002152EB">
              <w:rPr>
                <w:rFonts w:asciiTheme="minorHAnsi" w:hAnsiTheme="minorHAnsi" w:cstheme="minorHAnsi"/>
              </w:rPr>
              <w:t>Help the team assess the testing scope, producing relevant test cases and test scripts for integration, performance, and user acceptance testing.</w:t>
            </w:r>
          </w:p>
        </w:tc>
      </w:tr>
      <w:tr w:rsidR="00AC1E7B" w:rsidRPr="002152EB" w14:paraId="3BD04E22" w14:textId="77777777" w:rsidTr="001D34BC">
        <w:trPr>
          <w:trHeight w:val="300"/>
        </w:trPr>
        <w:tc>
          <w:tcPr>
            <w:tcW w:w="2830" w:type="dxa"/>
          </w:tcPr>
          <w:p w14:paraId="4B05E644" w14:textId="77777777" w:rsidR="00AC1E7B" w:rsidRPr="002152EB" w:rsidRDefault="00AC1E7B" w:rsidP="001F7B90">
            <w:pPr>
              <w:spacing w:line="259" w:lineRule="auto"/>
              <w:rPr>
                <w:rFonts w:asciiTheme="minorHAnsi" w:hAnsiTheme="minorHAnsi" w:cstheme="minorHAnsi"/>
              </w:rPr>
            </w:pPr>
            <w:r w:rsidRPr="002152EB">
              <w:rPr>
                <w:rFonts w:asciiTheme="minorHAnsi" w:hAnsiTheme="minorHAnsi" w:cstheme="minorHAnsi"/>
              </w:rPr>
              <w:t>Business Stakeholders</w:t>
            </w:r>
          </w:p>
        </w:tc>
        <w:tc>
          <w:tcPr>
            <w:tcW w:w="5902" w:type="dxa"/>
          </w:tcPr>
          <w:p w14:paraId="3C5FA1D5" w14:textId="77777777" w:rsidR="00AC1E7B" w:rsidRPr="002152EB" w:rsidRDefault="00AC1E7B" w:rsidP="001F7B90">
            <w:pPr>
              <w:spacing w:line="259" w:lineRule="auto"/>
              <w:rPr>
                <w:rFonts w:asciiTheme="minorHAnsi" w:hAnsiTheme="minorHAnsi" w:cstheme="minorHAnsi"/>
              </w:rPr>
            </w:pPr>
            <w:r w:rsidRPr="002152EB">
              <w:rPr>
                <w:rFonts w:asciiTheme="minorHAnsi" w:hAnsiTheme="minorHAnsi" w:cstheme="minorHAnsi"/>
              </w:rPr>
              <w:t>Understand how the defined application and platform architecture described in this document deliver their requirements.</w:t>
            </w:r>
          </w:p>
        </w:tc>
      </w:tr>
      <w:tr w:rsidR="00AC1E7B" w:rsidRPr="002152EB" w14:paraId="3F62E19F" w14:textId="77777777" w:rsidTr="001D34BC">
        <w:trPr>
          <w:trHeight w:val="300"/>
        </w:trPr>
        <w:tc>
          <w:tcPr>
            <w:tcW w:w="2830" w:type="dxa"/>
          </w:tcPr>
          <w:p w14:paraId="41523B74" w14:textId="77777777" w:rsidR="00AC1E7B" w:rsidRPr="002152EB" w:rsidRDefault="00AC1E7B" w:rsidP="001F7B90">
            <w:pPr>
              <w:spacing w:line="259" w:lineRule="auto"/>
              <w:rPr>
                <w:rFonts w:asciiTheme="minorHAnsi" w:hAnsiTheme="minorHAnsi" w:cstheme="minorHAnsi"/>
              </w:rPr>
            </w:pPr>
            <w:r w:rsidRPr="002152EB">
              <w:rPr>
                <w:rFonts w:asciiTheme="minorHAnsi" w:hAnsiTheme="minorHAnsi" w:cstheme="minorHAnsi"/>
              </w:rPr>
              <w:t>Other resources responsible for the architecture function within IB or interested third parties, i.e.</w:t>
            </w:r>
          </w:p>
          <w:p w14:paraId="0ABFA776" w14:textId="77777777" w:rsidR="00AC1E7B" w:rsidRPr="002152EB" w:rsidRDefault="00AC1E7B">
            <w:pPr>
              <w:pStyle w:val="ListParagraph"/>
              <w:numPr>
                <w:ilvl w:val="0"/>
                <w:numId w:val="2"/>
              </w:numPr>
              <w:spacing w:line="259" w:lineRule="auto"/>
              <w:jc w:val="left"/>
              <w:rPr>
                <w:rFonts w:asciiTheme="minorHAnsi" w:hAnsiTheme="minorHAnsi" w:cstheme="minorHAnsi"/>
              </w:rPr>
            </w:pPr>
            <w:r w:rsidRPr="002152EB">
              <w:rPr>
                <w:rFonts w:asciiTheme="minorHAnsi" w:hAnsiTheme="minorHAnsi" w:cstheme="minorHAnsi"/>
              </w:rPr>
              <w:t>Integration Architects</w:t>
            </w:r>
          </w:p>
          <w:p w14:paraId="758816EE" w14:textId="77777777" w:rsidR="00AC1E7B" w:rsidRPr="002152EB" w:rsidRDefault="00AC1E7B">
            <w:pPr>
              <w:pStyle w:val="ListParagraph"/>
              <w:numPr>
                <w:ilvl w:val="0"/>
                <w:numId w:val="2"/>
              </w:numPr>
              <w:spacing w:line="259" w:lineRule="auto"/>
              <w:jc w:val="left"/>
              <w:rPr>
                <w:rFonts w:asciiTheme="minorHAnsi" w:hAnsiTheme="minorHAnsi" w:cstheme="minorHAnsi"/>
              </w:rPr>
            </w:pPr>
            <w:r w:rsidRPr="002152EB">
              <w:rPr>
                <w:rFonts w:asciiTheme="minorHAnsi" w:hAnsiTheme="minorHAnsi" w:cstheme="minorHAnsi"/>
              </w:rPr>
              <w:t>Data Architects</w:t>
            </w:r>
          </w:p>
          <w:p w14:paraId="00E4AA17" w14:textId="77777777" w:rsidR="00AC1E7B" w:rsidRPr="002152EB" w:rsidRDefault="00AC1E7B">
            <w:pPr>
              <w:pStyle w:val="ListParagraph"/>
              <w:numPr>
                <w:ilvl w:val="0"/>
                <w:numId w:val="2"/>
              </w:numPr>
              <w:spacing w:line="259" w:lineRule="auto"/>
              <w:jc w:val="left"/>
              <w:rPr>
                <w:rFonts w:asciiTheme="minorHAnsi" w:hAnsiTheme="minorHAnsi" w:cstheme="minorHAnsi"/>
              </w:rPr>
            </w:pPr>
            <w:r w:rsidRPr="002152EB">
              <w:rPr>
                <w:rFonts w:asciiTheme="minorHAnsi" w:hAnsiTheme="minorHAnsi" w:cstheme="minorHAnsi"/>
              </w:rPr>
              <w:t>Enterprise Architects</w:t>
            </w:r>
          </w:p>
          <w:p w14:paraId="5F5DF11F" w14:textId="77777777" w:rsidR="00AC1E7B" w:rsidRPr="002152EB" w:rsidRDefault="00AC1E7B">
            <w:pPr>
              <w:pStyle w:val="ListParagraph"/>
              <w:numPr>
                <w:ilvl w:val="0"/>
                <w:numId w:val="2"/>
              </w:numPr>
              <w:spacing w:line="259" w:lineRule="auto"/>
              <w:jc w:val="left"/>
              <w:rPr>
                <w:rFonts w:asciiTheme="minorHAnsi" w:hAnsiTheme="minorHAnsi" w:cstheme="minorHAnsi"/>
              </w:rPr>
            </w:pPr>
            <w:r w:rsidRPr="002152EB">
              <w:rPr>
                <w:rFonts w:asciiTheme="minorHAnsi" w:hAnsiTheme="minorHAnsi" w:cstheme="minorHAnsi"/>
              </w:rPr>
              <w:t>System Architects</w:t>
            </w:r>
          </w:p>
          <w:p w14:paraId="31F81804" w14:textId="77777777" w:rsidR="00AC1E7B" w:rsidRPr="002152EB" w:rsidRDefault="00AC1E7B">
            <w:pPr>
              <w:pStyle w:val="ListParagraph"/>
              <w:numPr>
                <w:ilvl w:val="0"/>
                <w:numId w:val="2"/>
              </w:numPr>
              <w:spacing w:line="259" w:lineRule="auto"/>
              <w:jc w:val="left"/>
              <w:rPr>
                <w:rFonts w:asciiTheme="minorHAnsi" w:hAnsiTheme="minorHAnsi" w:cstheme="minorHAnsi"/>
              </w:rPr>
            </w:pPr>
            <w:r w:rsidRPr="002152EB">
              <w:rPr>
                <w:rFonts w:asciiTheme="minorHAnsi" w:hAnsiTheme="minorHAnsi" w:cstheme="minorHAnsi"/>
              </w:rPr>
              <w:t>Application Architects</w:t>
            </w:r>
          </w:p>
          <w:p w14:paraId="15BE2A05" w14:textId="77777777" w:rsidR="00AC1E7B" w:rsidRPr="002152EB" w:rsidRDefault="00AC1E7B">
            <w:pPr>
              <w:pStyle w:val="ListParagraph"/>
              <w:numPr>
                <w:ilvl w:val="0"/>
                <w:numId w:val="2"/>
              </w:numPr>
              <w:spacing w:line="259" w:lineRule="auto"/>
              <w:jc w:val="left"/>
              <w:rPr>
                <w:rFonts w:asciiTheme="minorHAnsi" w:hAnsiTheme="minorHAnsi" w:cstheme="minorHAnsi"/>
              </w:rPr>
            </w:pPr>
            <w:r w:rsidRPr="002152EB">
              <w:rPr>
                <w:rFonts w:asciiTheme="minorHAnsi" w:hAnsiTheme="minorHAnsi" w:cstheme="minorHAnsi"/>
              </w:rPr>
              <w:t>Business Architects</w:t>
            </w:r>
          </w:p>
        </w:tc>
        <w:tc>
          <w:tcPr>
            <w:tcW w:w="5902" w:type="dxa"/>
          </w:tcPr>
          <w:p w14:paraId="3B5ED01E" w14:textId="77777777" w:rsidR="00AC1E7B" w:rsidRPr="002152EB" w:rsidRDefault="00AC1E7B" w:rsidP="001F7B90">
            <w:pPr>
              <w:spacing w:line="259" w:lineRule="auto"/>
              <w:rPr>
                <w:rFonts w:asciiTheme="minorHAnsi" w:hAnsiTheme="minorHAnsi" w:cstheme="minorHAnsi"/>
              </w:rPr>
            </w:pPr>
            <w:r w:rsidRPr="002152EB">
              <w:rPr>
                <w:rFonts w:asciiTheme="minorHAnsi" w:hAnsiTheme="minorHAnsi" w:cstheme="minorHAnsi"/>
              </w:rPr>
              <w:t>Responsible for ensuring that the end-to-end solution addresses the functional and non-functional requirements and is feasible given the constraints under which the solution will have to operate.</w:t>
            </w:r>
          </w:p>
        </w:tc>
      </w:tr>
    </w:tbl>
    <w:p w14:paraId="4F76589E" w14:textId="77777777" w:rsidR="00AC1E7B" w:rsidRPr="002152EB" w:rsidRDefault="00AC1E7B" w:rsidP="00AC1E7B">
      <w:pPr>
        <w:spacing w:after="160" w:line="259" w:lineRule="auto"/>
        <w:rPr>
          <w:rFonts w:cstheme="minorHAnsi"/>
        </w:rPr>
      </w:pPr>
    </w:p>
    <w:p w14:paraId="0A3286A9" w14:textId="77777777" w:rsidR="009E588B" w:rsidRPr="002152EB" w:rsidRDefault="009E588B" w:rsidP="007862E7">
      <w:pPr>
        <w:pStyle w:val="Heading2"/>
        <w:numPr>
          <w:ilvl w:val="1"/>
          <w:numId w:val="11"/>
        </w:numPr>
      </w:pPr>
      <w:r w:rsidRPr="002152EB">
        <w:br w:type="page"/>
      </w:r>
      <w:bookmarkStart w:id="15" w:name="_Toc477355700"/>
    </w:p>
    <w:p w14:paraId="4F64AC07" w14:textId="77777777" w:rsidR="00322763" w:rsidRPr="002152EB" w:rsidRDefault="42B126CE" w:rsidP="007862E7">
      <w:pPr>
        <w:pStyle w:val="Heading1"/>
        <w:numPr>
          <w:ilvl w:val="0"/>
          <w:numId w:val="11"/>
        </w:numPr>
        <w:rPr>
          <w:iCs/>
        </w:rPr>
      </w:pPr>
      <w:bookmarkStart w:id="16" w:name="_Toc148116429"/>
      <w:bookmarkStart w:id="17" w:name="_Toc148358501"/>
      <w:bookmarkStart w:id="18" w:name="_Toc149676894"/>
      <w:bookmarkStart w:id="19" w:name="_Toc39161656"/>
      <w:bookmarkStart w:id="20" w:name="_Toc147993817"/>
      <w:bookmarkStart w:id="21" w:name="_Toc147993802"/>
      <w:r w:rsidRPr="002152EB">
        <w:t>Assumptions, Dependencies, Open Actions</w:t>
      </w:r>
      <w:bookmarkEnd w:id="16"/>
      <w:bookmarkEnd w:id="17"/>
      <w:bookmarkEnd w:id="18"/>
      <w:bookmarkEnd w:id="19"/>
    </w:p>
    <w:p w14:paraId="0C752395" w14:textId="60A748BA" w:rsidR="00B50F70" w:rsidRDefault="3771AF0C" w:rsidP="007862E7">
      <w:pPr>
        <w:pStyle w:val="Heading2"/>
        <w:ind w:firstLine="0"/>
      </w:pPr>
      <w:bookmarkStart w:id="22" w:name="_Toc1813480577"/>
      <w:r w:rsidRPr="002152EB">
        <w:t>Assumptions</w:t>
      </w:r>
      <w:bookmarkEnd w:id="22"/>
    </w:p>
    <w:p w14:paraId="437501A2" w14:textId="77777777" w:rsidR="007862E7" w:rsidRDefault="007862E7" w:rsidP="007862E7">
      <w:pPr>
        <w:pStyle w:val="ListParagraph"/>
        <w:numPr>
          <w:ilvl w:val="0"/>
          <w:numId w:val="12"/>
        </w:numPr>
        <w:rPr>
          <w:rFonts w:eastAsiaTheme="minorEastAsia" w:cstheme="minorHAnsi"/>
        </w:rPr>
      </w:pPr>
      <w:r w:rsidRPr="00937CBB">
        <w:rPr>
          <w:rFonts w:eastAsiaTheme="minorEastAsia" w:cstheme="minorHAnsi"/>
        </w:rPr>
        <w:t xml:space="preserve">It is assumed that the data pipelines for ITEM data will not be run in </w:t>
      </w:r>
      <w:commentRangeStart w:id="23"/>
      <w:commentRangeStart w:id="24"/>
      <w:r w:rsidRPr="00937CBB">
        <w:rPr>
          <w:rFonts w:eastAsiaTheme="minorEastAsia" w:cstheme="minorHAnsi"/>
        </w:rPr>
        <w:t>parallel</w:t>
      </w:r>
      <w:commentRangeEnd w:id="23"/>
      <w:r>
        <w:rPr>
          <w:rStyle w:val="CommentReference"/>
        </w:rPr>
        <w:commentReference w:id="23"/>
      </w:r>
      <w:commentRangeEnd w:id="24"/>
      <w:r>
        <w:rPr>
          <w:rStyle w:val="CommentReference"/>
        </w:rPr>
        <w:commentReference w:id="24"/>
      </w:r>
      <w:r w:rsidRPr="00937CBB">
        <w:rPr>
          <w:rFonts w:eastAsiaTheme="minorEastAsia" w:cstheme="minorHAnsi"/>
        </w:rPr>
        <w:t>.</w:t>
      </w:r>
    </w:p>
    <w:p w14:paraId="7ACC7DFD" w14:textId="77777777" w:rsidR="007862E7" w:rsidRPr="00937CBB" w:rsidRDefault="007862E7" w:rsidP="007862E7">
      <w:pPr>
        <w:pStyle w:val="ListParagraph"/>
        <w:numPr>
          <w:ilvl w:val="0"/>
          <w:numId w:val="12"/>
        </w:numPr>
        <w:rPr>
          <w:rFonts w:eastAsiaTheme="minorEastAsia" w:cstheme="minorBidi"/>
        </w:rPr>
      </w:pPr>
      <w:r w:rsidRPr="370FAA6B">
        <w:rPr>
          <w:rFonts w:eastAsiaTheme="minorEastAsia" w:cstheme="minorBidi"/>
        </w:rPr>
        <w:t xml:space="preserve">All markets material master is available in </w:t>
      </w:r>
      <w:r>
        <w:rPr>
          <w:rFonts w:eastAsiaTheme="minorEastAsia" w:cstheme="minorBidi"/>
        </w:rPr>
        <w:t xml:space="preserve">the </w:t>
      </w:r>
      <w:r w:rsidRPr="370FAA6B">
        <w:rPr>
          <w:rFonts w:eastAsiaTheme="minorEastAsia" w:cstheme="minorBidi"/>
        </w:rPr>
        <w:t>MDM</w:t>
      </w:r>
      <w:r>
        <w:rPr>
          <w:rFonts w:eastAsiaTheme="minorEastAsia" w:cstheme="minorBidi"/>
        </w:rPr>
        <w:t>.</w:t>
      </w:r>
    </w:p>
    <w:p w14:paraId="120A4075" w14:textId="77777777" w:rsidR="007862E7" w:rsidRDefault="007862E7" w:rsidP="007862E7">
      <w:pPr>
        <w:pStyle w:val="ListParagraph"/>
        <w:numPr>
          <w:ilvl w:val="0"/>
          <w:numId w:val="12"/>
        </w:numPr>
      </w:pPr>
      <w:r w:rsidRPr="370FAA6B">
        <w:rPr>
          <w:rFonts w:ascii="Calibri" w:eastAsia="Calibri" w:hAnsi="Calibri" w:cs="Calibri"/>
          <w:color w:val="000000" w:themeColor="text1"/>
          <w:szCs w:val="20"/>
          <w:lang w:val="en-GB"/>
        </w:rPr>
        <w:t xml:space="preserve">The change data can be captured from </w:t>
      </w:r>
      <w:r>
        <w:rPr>
          <w:rFonts w:ascii="Calibri" w:eastAsia="Calibri" w:hAnsi="Calibri" w:cs="Calibri"/>
          <w:color w:val="000000" w:themeColor="text1"/>
          <w:szCs w:val="20"/>
          <w:lang w:val="en-GB"/>
        </w:rPr>
        <w:t xml:space="preserve">the </w:t>
      </w:r>
      <w:r w:rsidRPr="370FAA6B">
        <w:rPr>
          <w:rFonts w:ascii="Calibri" w:eastAsia="Calibri" w:hAnsi="Calibri" w:cs="Calibri"/>
          <w:color w:val="000000" w:themeColor="text1"/>
          <w:szCs w:val="20"/>
          <w:lang w:val="en-GB"/>
        </w:rPr>
        <w:t>MDM source</w:t>
      </w:r>
      <w:r>
        <w:rPr>
          <w:rFonts w:ascii="Calibri" w:eastAsia="Calibri" w:hAnsi="Calibri" w:cs="Calibri"/>
          <w:color w:val="000000" w:themeColor="text1"/>
          <w:szCs w:val="20"/>
          <w:lang w:val="en-GB"/>
        </w:rPr>
        <w:t>,</w:t>
      </w:r>
      <w:r w:rsidRPr="370FAA6B">
        <w:rPr>
          <w:rFonts w:ascii="Calibri" w:eastAsia="Calibri" w:hAnsi="Calibri" w:cs="Calibri"/>
          <w:color w:val="000000" w:themeColor="text1"/>
          <w:szCs w:val="20"/>
          <w:lang w:val="en-GB"/>
        </w:rPr>
        <w:t xml:space="preserve"> inserted/updated columns</w:t>
      </w:r>
      <w:r>
        <w:rPr>
          <w:rFonts w:ascii="Calibri" w:eastAsia="Calibri" w:hAnsi="Calibri" w:cs="Calibri"/>
          <w:color w:val="000000" w:themeColor="text1"/>
          <w:szCs w:val="20"/>
          <w:lang w:val="en-GB"/>
        </w:rPr>
        <w:t>,</w:t>
      </w:r>
      <w:r w:rsidRPr="370FAA6B">
        <w:rPr>
          <w:rFonts w:ascii="Calibri" w:eastAsia="Calibri" w:hAnsi="Calibri" w:cs="Calibri"/>
          <w:color w:val="000000" w:themeColor="text1"/>
          <w:szCs w:val="20"/>
          <w:lang w:val="en-GB"/>
        </w:rPr>
        <w:t xml:space="preserve"> for incremental load.</w:t>
      </w:r>
    </w:p>
    <w:p w14:paraId="2E57918F" w14:textId="77777777" w:rsidR="007862E7" w:rsidRDefault="007862E7" w:rsidP="007862E7">
      <w:pPr>
        <w:pStyle w:val="ListParagraph"/>
        <w:numPr>
          <w:ilvl w:val="0"/>
          <w:numId w:val="12"/>
        </w:numPr>
        <w:rPr>
          <w:rFonts w:ascii="Calibri" w:eastAsia="Calibri" w:hAnsi="Calibri" w:cs="Calibri"/>
          <w:color w:val="000000" w:themeColor="text1"/>
          <w:lang w:val="en-GB"/>
        </w:rPr>
      </w:pPr>
      <w:r w:rsidRPr="6DD22D10">
        <w:rPr>
          <w:rFonts w:ascii="Calibri" w:eastAsia="Calibri" w:hAnsi="Calibri" w:cs="Calibri"/>
          <w:color w:val="000000" w:themeColor="text1"/>
          <w:lang w:val="en-GB"/>
        </w:rPr>
        <w:t>This document is created from the DP and DRP perspective.</w:t>
      </w:r>
    </w:p>
    <w:p w14:paraId="7077F89B" w14:textId="57EA734F" w:rsidR="007862E7" w:rsidRDefault="007862E7" w:rsidP="007862E7">
      <w:pPr>
        <w:pStyle w:val="ListParagraph"/>
        <w:numPr>
          <w:ilvl w:val="0"/>
          <w:numId w:val="12"/>
        </w:numPr>
        <w:rPr>
          <w:rFonts w:ascii="Calibri" w:eastAsia="Calibri" w:hAnsi="Calibri" w:cs="Calibri"/>
          <w:color w:val="000000" w:themeColor="text1"/>
          <w:lang w:val="en-GB"/>
        </w:rPr>
      </w:pPr>
      <w:r w:rsidRPr="6DD22D10">
        <w:rPr>
          <w:rFonts w:ascii="Calibri" w:eastAsia="Calibri" w:hAnsi="Calibri" w:cs="Calibri"/>
          <w:color w:val="000000" w:themeColor="text1"/>
          <w:lang w:val="en-GB"/>
        </w:rPr>
        <w:t xml:space="preserve">This document is updated to cover the Supply </w:t>
      </w:r>
      <w:r w:rsidRPr="6DD22D10">
        <w:rPr>
          <w:rFonts w:ascii="Calibri" w:eastAsia="Calibri" w:hAnsi="Calibri" w:cs="Calibri"/>
          <w:color w:val="000000" w:themeColor="text1"/>
          <w:lang w:val="en-GB"/>
        </w:rPr>
        <w:t>functionalities.</w:t>
      </w:r>
    </w:p>
    <w:p w14:paraId="22B1AA3A" w14:textId="77777777" w:rsidR="007862E7" w:rsidRPr="007862E7" w:rsidRDefault="007862E7" w:rsidP="007862E7">
      <w:pPr>
        <w:ind w:left="1080"/>
      </w:pPr>
    </w:p>
    <w:p w14:paraId="09F38643" w14:textId="5207CBDA" w:rsidR="00B50F70" w:rsidRPr="007862E7" w:rsidRDefault="7D6AC89B" w:rsidP="007862E7">
      <w:pPr>
        <w:pStyle w:val="Heading2"/>
        <w:ind w:firstLine="0"/>
        <w:rPr>
          <w:iCs/>
        </w:rPr>
      </w:pPr>
      <w:bookmarkStart w:id="25" w:name="_Toc2009138002"/>
      <w:r w:rsidRPr="002152EB">
        <w:t>Dependencie</w:t>
      </w:r>
      <w:bookmarkEnd w:id="20"/>
      <w:bookmarkEnd w:id="25"/>
      <w:r w:rsidR="007862E7">
        <w:t>s</w:t>
      </w:r>
    </w:p>
    <w:p w14:paraId="520AD2F2" w14:textId="1464BF2E" w:rsidR="00F432BC" w:rsidRPr="007862E7" w:rsidRDefault="612C9281" w:rsidP="007862E7">
      <w:pPr>
        <w:pStyle w:val="Heading2"/>
        <w:ind w:left="0" w:firstLine="360"/>
        <w:rPr>
          <w:iCs/>
        </w:rPr>
      </w:pPr>
      <w:bookmarkStart w:id="26" w:name="_Toc147993822"/>
      <w:bookmarkStart w:id="27" w:name="_Toc1249683779"/>
      <w:r w:rsidRPr="002152EB">
        <w:t>Open Actions</w:t>
      </w:r>
      <w:bookmarkEnd w:id="26"/>
      <w:bookmarkEnd w:id="27"/>
    </w:p>
    <w:p w14:paraId="044B64D6" w14:textId="77777777" w:rsidR="009E588B" w:rsidRPr="002152EB" w:rsidRDefault="7DF1F7EE" w:rsidP="007862E7">
      <w:pPr>
        <w:pStyle w:val="Heading1"/>
        <w:ind w:firstLine="0"/>
        <w:rPr>
          <w:iCs/>
          <w:caps/>
        </w:rPr>
      </w:pPr>
      <w:bookmarkStart w:id="28" w:name="_Toc148358505"/>
      <w:bookmarkStart w:id="29" w:name="_Toc149676898"/>
      <w:bookmarkStart w:id="30" w:name="_Toc280619754"/>
      <w:bookmarkEnd w:id="15"/>
      <w:bookmarkEnd w:id="21"/>
      <w:r w:rsidRPr="002152EB">
        <w:t>D</w:t>
      </w:r>
      <w:bookmarkEnd w:id="28"/>
      <w:r w:rsidRPr="002152EB">
        <w:t>ocument P</w:t>
      </w:r>
      <w:bookmarkEnd w:id="29"/>
      <w:r w:rsidRPr="002152EB">
        <w:t>urpose</w:t>
      </w:r>
      <w:bookmarkEnd w:id="30"/>
    </w:p>
    <w:p w14:paraId="58B1A443" w14:textId="32F82ADF" w:rsidR="00A95E4D" w:rsidRPr="002152EB" w:rsidRDefault="00DC6E45" w:rsidP="007862E7">
      <w:pPr>
        <w:spacing w:line="240" w:lineRule="auto"/>
        <w:ind w:left="360"/>
        <w:rPr>
          <w:rFonts w:cstheme="minorHAnsi"/>
          <w:szCs w:val="20"/>
        </w:rPr>
      </w:pPr>
      <w:r w:rsidRPr="002152EB">
        <w:rPr>
          <w:rFonts w:cstheme="minorHAnsi"/>
          <w:szCs w:val="20"/>
        </w:rPr>
        <w:t xml:space="preserve">The purpose of this document is to </w:t>
      </w:r>
      <w:r w:rsidR="00F30289" w:rsidRPr="002152EB">
        <w:rPr>
          <w:rFonts w:cstheme="minorHAnsi"/>
          <w:szCs w:val="20"/>
        </w:rPr>
        <w:t xml:space="preserve">propose Data Quality checks for the below listed </w:t>
      </w:r>
      <w:r w:rsidR="007862E7" w:rsidRPr="002152EB">
        <w:rPr>
          <w:rFonts w:cstheme="minorHAnsi"/>
          <w:szCs w:val="20"/>
        </w:rPr>
        <w:t>entity</w:t>
      </w:r>
      <w:r w:rsidR="00F30289" w:rsidRPr="002152EB">
        <w:rPr>
          <w:rFonts w:cstheme="minorHAnsi"/>
          <w:szCs w:val="20"/>
        </w:rPr>
        <w:t xml:space="preserve"> which </w:t>
      </w:r>
      <w:r w:rsidR="007862E7">
        <w:rPr>
          <w:rFonts w:cstheme="minorHAnsi"/>
          <w:szCs w:val="20"/>
        </w:rPr>
        <w:t>is</w:t>
      </w:r>
      <w:r w:rsidR="00F30289" w:rsidRPr="002152EB">
        <w:rPr>
          <w:rFonts w:cstheme="minorHAnsi"/>
          <w:szCs w:val="20"/>
        </w:rPr>
        <w:t xml:space="preserve"> </w:t>
      </w:r>
      <w:r w:rsidR="0053631E" w:rsidRPr="002152EB">
        <w:rPr>
          <w:rFonts w:cstheme="minorHAnsi"/>
          <w:szCs w:val="20"/>
        </w:rPr>
        <w:t>a part of DP/DRP</w:t>
      </w:r>
      <w:r w:rsidR="00A86D9C" w:rsidRPr="002152EB">
        <w:rPr>
          <w:rFonts w:cstheme="minorHAnsi"/>
          <w:szCs w:val="20"/>
        </w:rPr>
        <w:t xml:space="preserve"> in the E2E design. </w:t>
      </w:r>
    </w:p>
    <w:p w14:paraId="4415A957" w14:textId="5F707DC1" w:rsidR="00780D31" w:rsidRPr="002152EB" w:rsidRDefault="47FA4F79">
      <w:pPr>
        <w:pStyle w:val="ListParagraph"/>
        <w:numPr>
          <w:ilvl w:val="0"/>
          <w:numId w:val="9"/>
        </w:numPr>
        <w:spacing w:line="240" w:lineRule="auto"/>
        <w:rPr>
          <w:rFonts w:cstheme="minorHAnsi"/>
          <w:szCs w:val="20"/>
        </w:rPr>
      </w:pPr>
      <w:r w:rsidRPr="002152EB">
        <w:rPr>
          <w:rFonts w:cstheme="minorHAnsi"/>
        </w:rPr>
        <w:t>IT</w:t>
      </w:r>
      <w:r w:rsidR="002A09B3" w:rsidRPr="002152EB">
        <w:rPr>
          <w:rFonts w:cstheme="minorHAnsi"/>
        </w:rPr>
        <w:t>EMLOCCUST</w:t>
      </w:r>
    </w:p>
    <w:p w14:paraId="29D61EC1" w14:textId="77777777" w:rsidR="00317F95" w:rsidRPr="002152EB" w:rsidRDefault="00317F95" w:rsidP="00D66C1B">
      <w:pPr>
        <w:spacing w:line="240" w:lineRule="auto"/>
        <w:rPr>
          <w:ins w:id="31" w:author="Harini" w:date="2023-12-07T10:10:00Z"/>
          <w:rFonts w:cstheme="minorHAnsi"/>
          <w:szCs w:val="20"/>
        </w:rPr>
      </w:pPr>
    </w:p>
    <w:p w14:paraId="14DB3D75" w14:textId="77777777" w:rsidR="00A95E4D" w:rsidRPr="002152EB" w:rsidRDefault="00A95E4D" w:rsidP="00D66C1B">
      <w:pPr>
        <w:spacing w:line="240" w:lineRule="auto"/>
        <w:rPr>
          <w:ins w:id="32" w:author="Harini" w:date="2023-12-07T10:10:00Z"/>
          <w:rFonts w:cstheme="minorHAnsi"/>
          <w:szCs w:val="20"/>
        </w:rPr>
      </w:pPr>
    </w:p>
    <w:p w14:paraId="7BF3DAAF" w14:textId="59DFBF6D" w:rsidR="00067CCE" w:rsidRPr="002152EB" w:rsidRDefault="00067CCE" w:rsidP="004C0E1F">
      <w:pPr>
        <w:spacing w:line="240" w:lineRule="auto"/>
        <w:ind w:left="720"/>
        <w:rPr>
          <w:rFonts w:cstheme="minorHAnsi"/>
        </w:rPr>
      </w:pPr>
    </w:p>
    <w:p w14:paraId="117A421D" w14:textId="77777777" w:rsidR="00067CCE" w:rsidRPr="002152EB" w:rsidRDefault="00067CCE" w:rsidP="00D66C1B">
      <w:pPr>
        <w:spacing w:line="240" w:lineRule="auto"/>
        <w:ind w:left="360"/>
        <w:rPr>
          <w:rFonts w:cstheme="minorHAnsi"/>
        </w:rPr>
      </w:pPr>
    </w:p>
    <w:p w14:paraId="6387547F" w14:textId="77777777" w:rsidR="00523C07" w:rsidRPr="002152EB" w:rsidRDefault="00523C07">
      <w:pPr>
        <w:spacing w:after="160" w:line="259" w:lineRule="auto"/>
        <w:jc w:val="left"/>
        <w:rPr>
          <w:rFonts w:eastAsiaTheme="majorEastAsia" w:cstheme="minorHAnsi"/>
          <w:b/>
          <w:bCs/>
          <w:color w:val="000000" w:themeColor="text1"/>
          <w:sz w:val="28"/>
          <w:szCs w:val="28"/>
          <w:lang w:val="en-IN"/>
        </w:rPr>
      </w:pPr>
      <w:bookmarkStart w:id="33" w:name="_Reference_Documents"/>
      <w:bookmarkStart w:id="34" w:name="_Toc147993804"/>
      <w:bookmarkEnd w:id="33"/>
      <w:r w:rsidRPr="002152EB">
        <w:rPr>
          <w:rFonts w:eastAsiaTheme="majorEastAsia" w:cstheme="minorHAnsi"/>
          <w:color w:val="000000" w:themeColor="text1"/>
          <w:lang w:val="en-IN"/>
        </w:rPr>
        <w:br w:type="page"/>
      </w:r>
    </w:p>
    <w:p w14:paraId="59C17197" w14:textId="0CB39D0B" w:rsidR="6BE9FC31" w:rsidRPr="002152EB" w:rsidRDefault="523C2C59" w:rsidP="007862E7">
      <w:pPr>
        <w:pStyle w:val="Heading1"/>
        <w:numPr>
          <w:ilvl w:val="0"/>
          <w:numId w:val="14"/>
        </w:numPr>
        <w:rPr>
          <w:iCs/>
          <w:caps/>
        </w:rPr>
      </w:pPr>
      <w:bookmarkStart w:id="35" w:name="_Toc148358506"/>
      <w:bookmarkStart w:id="36" w:name="_Toc149676899"/>
      <w:bookmarkStart w:id="37" w:name="_Toc1252154922"/>
      <w:bookmarkEnd w:id="34"/>
      <w:r w:rsidRPr="002152EB">
        <w:t>Reference Documents</w:t>
      </w:r>
      <w:bookmarkEnd w:id="35"/>
      <w:bookmarkEnd w:id="36"/>
      <w:bookmarkEnd w:id="37"/>
    </w:p>
    <w:tbl>
      <w:tblPr>
        <w:tblStyle w:val="TableGrid"/>
        <w:tblW w:w="7108" w:type="dxa"/>
        <w:tblInd w:w="421" w:type="dxa"/>
        <w:tblLayout w:type="fixed"/>
        <w:tblLook w:val="06A0" w:firstRow="1" w:lastRow="0" w:firstColumn="1" w:lastColumn="0" w:noHBand="1" w:noVBand="1"/>
      </w:tblPr>
      <w:tblGrid>
        <w:gridCol w:w="562"/>
        <w:gridCol w:w="6546"/>
      </w:tblGrid>
      <w:tr w:rsidR="007862E7" w:rsidRPr="00F127E2" w14:paraId="347C551C" w14:textId="77777777" w:rsidTr="007C4EA2">
        <w:trPr>
          <w:trHeight w:val="57"/>
        </w:trPr>
        <w:tc>
          <w:tcPr>
            <w:tcW w:w="562" w:type="dxa"/>
            <w:shd w:val="clear" w:color="auto" w:fill="E7E6E6" w:themeFill="background2"/>
          </w:tcPr>
          <w:p w14:paraId="1BFC86DE" w14:textId="77777777" w:rsidR="007862E7" w:rsidRPr="00F127E2" w:rsidRDefault="007862E7" w:rsidP="007C4EA2">
            <w:pPr>
              <w:spacing w:line="240" w:lineRule="auto"/>
              <w:rPr>
                <w:rFonts w:asciiTheme="minorHAnsi" w:hAnsiTheme="minorHAnsi" w:cstheme="minorHAnsi"/>
                <w:b/>
                <w:bCs/>
                <w:szCs w:val="20"/>
              </w:rPr>
            </w:pPr>
            <w:r w:rsidRPr="00F127E2">
              <w:rPr>
                <w:rFonts w:asciiTheme="minorHAnsi" w:hAnsiTheme="minorHAnsi" w:cstheme="minorHAnsi"/>
                <w:b/>
                <w:bCs/>
                <w:szCs w:val="20"/>
              </w:rPr>
              <w:t>Ref.</w:t>
            </w:r>
          </w:p>
        </w:tc>
        <w:tc>
          <w:tcPr>
            <w:tcW w:w="6546" w:type="dxa"/>
            <w:shd w:val="clear" w:color="auto" w:fill="E7E6E6" w:themeFill="background2"/>
          </w:tcPr>
          <w:p w14:paraId="41CEC585" w14:textId="77777777" w:rsidR="007862E7" w:rsidRPr="00F127E2" w:rsidRDefault="007862E7" w:rsidP="007C4EA2">
            <w:pPr>
              <w:spacing w:line="240" w:lineRule="auto"/>
              <w:rPr>
                <w:rFonts w:asciiTheme="minorHAnsi" w:hAnsiTheme="minorHAnsi" w:cstheme="minorHAnsi"/>
                <w:b/>
                <w:bCs/>
                <w:szCs w:val="20"/>
              </w:rPr>
            </w:pPr>
            <w:r w:rsidRPr="00F127E2">
              <w:rPr>
                <w:rFonts w:asciiTheme="minorHAnsi" w:hAnsiTheme="minorHAnsi" w:cstheme="minorHAnsi"/>
                <w:b/>
                <w:bCs/>
                <w:szCs w:val="20"/>
              </w:rPr>
              <w:t>Filename &amp; Link</w:t>
            </w:r>
          </w:p>
        </w:tc>
      </w:tr>
      <w:tr w:rsidR="007862E7" w:rsidRPr="00F127E2" w14:paraId="2C214E6F" w14:textId="77777777" w:rsidTr="007C4EA2">
        <w:trPr>
          <w:trHeight w:val="57"/>
        </w:trPr>
        <w:tc>
          <w:tcPr>
            <w:tcW w:w="562" w:type="dxa"/>
          </w:tcPr>
          <w:p w14:paraId="20D9EC30" w14:textId="77777777" w:rsidR="007862E7" w:rsidRPr="00F127E2" w:rsidRDefault="007862E7" w:rsidP="007862E7">
            <w:pPr>
              <w:pStyle w:val="ListParagraph"/>
              <w:numPr>
                <w:ilvl w:val="0"/>
                <w:numId w:val="15"/>
              </w:numPr>
              <w:spacing w:line="240" w:lineRule="auto"/>
              <w:rPr>
                <w:rFonts w:asciiTheme="minorHAnsi" w:hAnsiTheme="minorHAnsi" w:cstheme="minorHAnsi"/>
              </w:rPr>
            </w:pPr>
          </w:p>
        </w:tc>
        <w:tc>
          <w:tcPr>
            <w:tcW w:w="6546" w:type="dxa"/>
          </w:tcPr>
          <w:p w14:paraId="6346BF2F" w14:textId="3C574B8C" w:rsidR="007862E7" w:rsidRPr="00F127E2" w:rsidRDefault="007862E7" w:rsidP="007C4EA2">
            <w:pPr>
              <w:spacing w:line="240" w:lineRule="auto"/>
              <w:rPr>
                <w:rFonts w:asciiTheme="minorHAnsi" w:hAnsiTheme="minorHAnsi" w:cstheme="minorBidi"/>
              </w:rPr>
            </w:pPr>
            <w:hyperlink r:id="rId15">
              <w:r w:rsidRPr="6DD22D10">
                <w:rPr>
                  <w:rStyle w:val="Hyperlink"/>
                  <w:rFonts w:asciiTheme="minorHAnsi" w:hAnsiTheme="minorHAnsi" w:cstheme="minorBidi"/>
                </w:rPr>
                <w:t>D05 GDE</w:t>
              </w:r>
              <w:proofErr w:type="gramStart"/>
              <w:r w:rsidRPr="6DD22D10">
                <w:rPr>
                  <w:rStyle w:val="Hyperlink"/>
                  <w:rFonts w:asciiTheme="minorHAnsi" w:hAnsiTheme="minorHAnsi" w:cstheme="minorBidi"/>
                </w:rPr>
                <w:t>1</w:t>
              </w:r>
              <w:r>
                <w:rPr>
                  <w:rStyle w:val="Hyperlink"/>
                  <w:rFonts w:asciiTheme="minorHAnsi" w:hAnsiTheme="minorHAnsi" w:cstheme="minorBidi"/>
                </w:rPr>
                <w:t xml:space="preserve">4 </w:t>
              </w:r>
              <w:r w:rsidRPr="6DD22D10">
                <w:rPr>
                  <w:rStyle w:val="Hyperlink"/>
                  <w:rFonts w:asciiTheme="minorHAnsi" w:hAnsiTheme="minorHAnsi" w:cstheme="minorBidi"/>
                </w:rPr>
                <w:t xml:space="preserve"> ITEM</w:t>
              </w:r>
              <w:proofErr w:type="gramEnd"/>
            </w:hyperlink>
            <w:commentRangeStart w:id="38"/>
            <w:commentRangeStart w:id="39"/>
            <w:commentRangeEnd w:id="38"/>
            <w:r>
              <w:rPr>
                <w:rStyle w:val="CommentReference"/>
              </w:rPr>
              <w:commentReference w:id="38"/>
            </w:r>
            <w:commentRangeEnd w:id="39"/>
            <w:r>
              <w:rPr>
                <w:rStyle w:val="CommentReference"/>
              </w:rPr>
              <w:commentReference w:id="39"/>
            </w:r>
            <w:r>
              <w:rPr>
                <w:rStyle w:val="Hyperlink"/>
                <w:rFonts w:cstheme="minorBidi"/>
              </w:rPr>
              <w:t>LOCCUST</w:t>
            </w:r>
          </w:p>
        </w:tc>
      </w:tr>
      <w:tr w:rsidR="007862E7" w14:paraId="0FCFB4D0" w14:textId="77777777" w:rsidTr="007C4EA2">
        <w:trPr>
          <w:trHeight w:val="300"/>
        </w:trPr>
        <w:tc>
          <w:tcPr>
            <w:tcW w:w="562" w:type="dxa"/>
          </w:tcPr>
          <w:p w14:paraId="14CAC26E" w14:textId="77777777" w:rsidR="007862E7" w:rsidRDefault="007862E7" w:rsidP="007C4EA2">
            <w:pPr>
              <w:spacing w:line="240" w:lineRule="auto"/>
              <w:rPr>
                <w:rFonts w:asciiTheme="minorHAnsi" w:hAnsiTheme="minorHAnsi" w:cstheme="minorBidi"/>
              </w:rPr>
            </w:pPr>
            <w:r w:rsidRPr="6DD22D10">
              <w:rPr>
                <w:rFonts w:asciiTheme="minorHAnsi" w:hAnsiTheme="minorHAnsi" w:cstheme="minorBidi"/>
              </w:rPr>
              <w:t>[11]</w:t>
            </w:r>
          </w:p>
        </w:tc>
        <w:tc>
          <w:tcPr>
            <w:tcW w:w="6546" w:type="dxa"/>
          </w:tcPr>
          <w:p w14:paraId="4191C217" w14:textId="35222001" w:rsidR="007862E7" w:rsidRDefault="007862E7" w:rsidP="007C4EA2">
            <w:pPr>
              <w:spacing w:line="240" w:lineRule="auto"/>
              <w:rPr>
                <w:rFonts w:ascii="Calibri" w:eastAsia="Calibri" w:hAnsi="Calibri" w:cs="Calibri"/>
                <w:szCs w:val="20"/>
              </w:rPr>
            </w:pPr>
            <w:hyperlink r:id="rId16">
              <w:r w:rsidRPr="6DD22D10">
                <w:rPr>
                  <w:rStyle w:val="Hyperlink"/>
                  <w:rFonts w:ascii="Calibri" w:eastAsia="Calibri" w:hAnsi="Calibri" w:cs="Calibri"/>
                  <w:szCs w:val="20"/>
                </w:rPr>
                <w:t>D10 GDE1</w:t>
              </w:r>
              <w:r>
                <w:rPr>
                  <w:rStyle w:val="Hyperlink"/>
                  <w:rFonts w:ascii="Calibri" w:eastAsia="Calibri" w:hAnsi="Calibri" w:cs="Calibri"/>
                  <w:szCs w:val="20"/>
                </w:rPr>
                <w:t>4</w:t>
              </w:r>
              <w:r w:rsidRPr="6DD22D10">
                <w:rPr>
                  <w:rStyle w:val="Hyperlink"/>
                  <w:rFonts w:ascii="Calibri" w:eastAsia="Calibri" w:hAnsi="Calibri" w:cs="Calibri"/>
                  <w:szCs w:val="20"/>
                </w:rPr>
                <w:t xml:space="preserve"> ITEM</w:t>
              </w:r>
              <w:r>
                <w:rPr>
                  <w:rStyle w:val="Hyperlink"/>
                  <w:rFonts w:ascii="Calibri" w:eastAsia="Calibri" w:hAnsi="Calibri" w:cs="Calibri"/>
                  <w:szCs w:val="20"/>
                </w:rPr>
                <w:t>LOCCUST</w:t>
              </w:r>
              <w:r w:rsidRPr="6DD22D10">
                <w:rPr>
                  <w:rStyle w:val="Hyperlink"/>
                  <w:rFonts w:ascii="Calibri" w:eastAsia="Calibri" w:hAnsi="Calibri" w:cs="Calibri"/>
                  <w:szCs w:val="20"/>
                </w:rPr>
                <w:t xml:space="preserve"> - E2E Solution Design and Tech Spec.docx</w:t>
              </w:r>
            </w:hyperlink>
          </w:p>
        </w:tc>
      </w:tr>
    </w:tbl>
    <w:p w14:paraId="72E218E9" w14:textId="77777777" w:rsidR="2A15A2AA" w:rsidRPr="002152EB" w:rsidRDefault="2A15A2AA" w:rsidP="2A15A2AA">
      <w:pPr>
        <w:rPr>
          <w:rFonts w:cstheme="minorHAnsi"/>
        </w:rPr>
      </w:pPr>
    </w:p>
    <w:p w14:paraId="2AC86EB7" w14:textId="77777777" w:rsidR="00D23997" w:rsidRPr="002152EB" w:rsidRDefault="00D23997" w:rsidP="000753C1">
      <w:pPr>
        <w:rPr>
          <w:rFonts w:cstheme="minorHAnsi"/>
        </w:rPr>
      </w:pPr>
      <w:bookmarkStart w:id="40" w:name="_Toc147993805"/>
    </w:p>
    <w:p w14:paraId="664C1F65" w14:textId="77777777" w:rsidR="00F16C51" w:rsidRPr="002152EB" w:rsidRDefault="3F4599E7" w:rsidP="007862E7">
      <w:pPr>
        <w:pStyle w:val="Heading1"/>
        <w:ind w:firstLine="0"/>
        <w:rPr>
          <w:iCs/>
          <w:specVanish/>
        </w:rPr>
      </w:pPr>
      <w:bookmarkStart w:id="41" w:name="_Toc511279384"/>
      <w:r w:rsidRPr="002152EB">
        <w:t>Glossary</w:t>
      </w:r>
      <w:bookmarkEnd w:id="40"/>
      <w:bookmarkEnd w:id="41"/>
    </w:p>
    <w:p w14:paraId="115D5962" w14:textId="77777777" w:rsidR="00D66C1B" w:rsidRPr="002152EB" w:rsidRDefault="00D66C1B" w:rsidP="00D66C1B">
      <w:pPr>
        <w:rPr>
          <w:rFonts w:cstheme="minorHAnsi"/>
        </w:rPr>
      </w:pPr>
    </w:p>
    <w:tbl>
      <w:tblPr>
        <w:tblW w:w="8441" w:type="dxa"/>
        <w:tblInd w:w="41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93"/>
        <w:gridCol w:w="7448"/>
      </w:tblGrid>
      <w:tr w:rsidR="00F649C9" w:rsidRPr="002152EB" w14:paraId="3591CF36"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453AC976" w14:textId="77777777" w:rsidR="00F649C9" w:rsidRPr="002152EB" w:rsidRDefault="00F649C9" w:rsidP="00F649C9">
            <w:pPr>
              <w:spacing w:line="240" w:lineRule="auto"/>
              <w:ind w:left="136"/>
              <w:rPr>
                <w:rFonts w:cstheme="minorHAnsi"/>
                <w:b/>
                <w:bCs/>
                <w:color w:val="000000" w:themeColor="text1"/>
                <w:lang w:val="en-AU" w:eastAsia="en-GB"/>
              </w:rPr>
            </w:pPr>
            <w:r w:rsidRPr="002152EB">
              <w:rPr>
                <w:rFonts w:cstheme="minorHAnsi"/>
                <w:b/>
                <w:bCs/>
                <w:color w:val="000000" w:themeColor="text1"/>
                <w:lang w:val="en-AU" w:eastAsia="en-GB"/>
              </w:rPr>
              <w:t>Acronym</w:t>
            </w:r>
          </w:p>
        </w:tc>
        <w:tc>
          <w:tcPr>
            <w:tcW w:w="7448"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7B4F8AEE" w14:textId="77777777" w:rsidR="00F649C9" w:rsidRPr="002152EB" w:rsidRDefault="00F649C9" w:rsidP="00F649C9">
            <w:pPr>
              <w:spacing w:line="240" w:lineRule="auto"/>
              <w:ind w:left="143"/>
              <w:rPr>
                <w:rFonts w:cstheme="minorHAnsi"/>
                <w:b/>
                <w:bCs/>
                <w:color w:val="000000"/>
                <w:szCs w:val="20"/>
                <w:lang w:val="en-AU" w:eastAsia="en-GB"/>
              </w:rPr>
            </w:pPr>
            <w:r w:rsidRPr="002152EB">
              <w:rPr>
                <w:rFonts w:cstheme="minorHAnsi"/>
                <w:b/>
                <w:bCs/>
                <w:color w:val="000000"/>
                <w:szCs w:val="20"/>
                <w:lang w:val="en-AU" w:eastAsia="en-GB"/>
              </w:rPr>
              <w:t>Description</w:t>
            </w:r>
          </w:p>
        </w:tc>
      </w:tr>
      <w:tr w:rsidR="003216FF" w:rsidRPr="002152EB" w14:paraId="50721BB4"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35C7231C" w14:textId="77777777" w:rsidR="003216FF" w:rsidRPr="002152EB" w:rsidRDefault="003216FF" w:rsidP="00F649C9">
            <w:pPr>
              <w:spacing w:line="240" w:lineRule="auto"/>
              <w:ind w:left="136"/>
              <w:rPr>
                <w:rFonts w:cstheme="minorHAnsi"/>
                <w:color w:val="000000"/>
                <w:lang w:val="en-AU" w:eastAsia="en-GB"/>
              </w:rPr>
            </w:pPr>
            <w:r w:rsidRPr="002152EB">
              <w:rPr>
                <w:rFonts w:cstheme="minorHAnsi"/>
                <w:color w:val="000000" w:themeColor="text1"/>
                <w:lang w:val="en-AU" w:eastAsia="en-GB"/>
              </w:rPr>
              <w:t>ADB</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339AB081" w14:textId="77777777" w:rsidR="003216FF" w:rsidRPr="002152EB" w:rsidRDefault="003216FF" w:rsidP="00F649C9">
            <w:pPr>
              <w:spacing w:line="240" w:lineRule="auto"/>
              <w:ind w:left="143"/>
              <w:rPr>
                <w:rFonts w:cstheme="minorHAnsi"/>
                <w:color w:val="000000"/>
                <w:szCs w:val="20"/>
                <w:lang w:val="en-AU" w:eastAsia="en-GB"/>
              </w:rPr>
            </w:pPr>
            <w:r w:rsidRPr="002152EB">
              <w:rPr>
                <w:rFonts w:cstheme="minorHAnsi"/>
                <w:color w:val="000000"/>
                <w:szCs w:val="20"/>
                <w:lang w:val="en-AU" w:eastAsia="en-GB"/>
              </w:rPr>
              <w:t>Azure Databricks</w:t>
            </w:r>
          </w:p>
        </w:tc>
      </w:tr>
      <w:tr w:rsidR="003216FF" w:rsidRPr="002152EB" w14:paraId="4AD3ED01"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49DB63C" w14:textId="77777777" w:rsidR="003216FF" w:rsidRPr="002152EB" w:rsidRDefault="003216FF" w:rsidP="00F649C9">
            <w:pPr>
              <w:spacing w:line="240" w:lineRule="auto"/>
              <w:ind w:left="136"/>
              <w:rPr>
                <w:rFonts w:cstheme="minorHAnsi"/>
                <w:color w:val="000000"/>
                <w:szCs w:val="20"/>
                <w:lang w:val="en-AU" w:eastAsia="en-GB"/>
              </w:rPr>
            </w:pPr>
            <w:r w:rsidRPr="002152EB">
              <w:rPr>
                <w:rFonts w:cstheme="minorHAnsi"/>
                <w:color w:val="000000"/>
                <w:szCs w:val="20"/>
                <w:lang w:val="en-AU" w:eastAsia="en-GB"/>
              </w:rPr>
              <w:t>ADF </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1650093" w14:textId="77777777" w:rsidR="003216FF" w:rsidRPr="002152EB" w:rsidRDefault="003216FF" w:rsidP="00F649C9">
            <w:pPr>
              <w:spacing w:line="240" w:lineRule="auto"/>
              <w:ind w:left="136"/>
              <w:rPr>
                <w:rFonts w:cstheme="minorHAnsi"/>
                <w:color w:val="000000"/>
                <w:szCs w:val="20"/>
                <w:lang w:val="en-AU" w:eastAsia="en-GB"/>
              </w:rPr>
            </w:pPr>
            <w:r w:rsidRPr="002152EB">
              <w:rPr>
                <w:rFonts w:cstheme="minorHAnsi"/>
                <w:color w:val="000000"/>
                <w:szCs w:val="20"/>
                <w:lang w:val="en-AU" w:eastAsia="en-GB"/>
              </w:rPr>
              <w:t>Azure Data Factory </w:t>
            </w:r>
          </w:p>
        </w:tc>
      </w:tr>
      <w:tr w:rsidR="003216FF" w:rsidRPr="002152EB" w14:paraId="683041A5"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F3824E4" w14:textId="77777777" w:rsidR="003216FF" w:rsidRPr="002152EB" w:rsidRDefault="003216FF" w:rsidP="00F649C9">
            <w:pPr>
              <w:spacing w:line="240" w:lineRule="auto"/>
              <w:ind w:left="136"/>
              <w:rPr>
                <w:rFonts w:cstheme="minorHAnsi"/>
                <w:color w:val="000000"/>
                <w:szCs w:val="20"/>
                <w:lang w:val="en-AU" w:eastAsia="en-GB"/>
              </w:rPr>
            </w:pPr>
            <w:r w:rsidRPr="002152EB">
              <w:rPr>
                <w:rFonts w:cstheme="minorHAnsi"/>
                <w:color w:val="000000"/>
                <w:szCs w:val="20"/>
                <w:lang w:val="en-AU" w:eastAsia="en-GB"/>
              </w:rPr>
              <w:t>ADLS </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7EC1D63" w14:textId="77777777" w:rsidR="003216FF" w:rsidRPr="002152EB" w:rsidRDefault="003216FF" w:rsidP="00F649C9">
            <w:pPr>
              <w:spacing w:line="240" w:lineRule="auto"/>
              <w:ind w:left="136"/>
              <w:rPr>
                <w:rFonts w:cstheme="minorHAnsi"/>
                <w:color w:val="000000"/>
                <w:szCs w:val="20"/>
                <w:lang w:val="en-AU" w:eastAsia="en-GB"/>
              </w:rPr>
            </w:pPr>
            <w:r w:rsidRPr="002152EB">
              <w:rPr>
                <w:rFonts w:cstheme="minorHAnsi"/>
                <w:color w:val="000000"/>
                <w:szCs w:val="20"/>
                <w:lang w:val="en-AU" w:eastAsia="en-GB"/>
              </w:rPr>
              <w:t>Azure Data Lake Storage </w:t>
            </w:r>
          </w:p>
        </w:tc>
      </w:tr>
      <w:tr w:rsidR="006D7B8A" w:rsidRPr="002152EB" w14:paraId="0A763F8E"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1E533940" w14:textId="77777777" w:rsidR="006D7B8A" w:rsidRPr="002152EB" w:rsidRDefault="006D7B8A" w:rsidP="00F649C9">
            <w:pPr>
              <w:spacing w:line="240" w:lineRule="auto"/>
              <w:ind w:left="136"/>
              <w:rPr>
                <w:rFonts w:cstheme="minorHAnsi"/>
                <w:color w:val="000000"/>
                <w:szCs w:val="20"/>
                <w:lang w:val="en-AU" w:eastAsia="en-GB"/>
              </w:rPr>
            </w:pPr>
            <w:r w:rsidRPr="002152EB">
              <w:rPr>
                <w:rFonts w:cstheme="minorHAnsi"/>
                <w:color w:val="000000"/>
                <w:szCs w:val="20"/>
                <w:lang w:val="en-AU" w:eastAsia="en-GB"/>
              </w:rPr>
              <w:t>API </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79C80BB6" w14:textId="77777777" w:rsidR="006D7B8A" w:rsidRPr="002152EB" w:rsidRDefault="006D7B8A" w:rsidP="00F649C9">
            <w:pPr>
              <w:spacing w:line="240" w:lineRule="auto"/>
              <w:ind w:left="136"/>
              <w:rPr>
                <w:rFonts w:cstheme="minorHAnsi"/>
                <w:color w:val="000000"/>
                <w:szCs w:val="20"/>
                <w:lang w:val="en-AU" w:eastAsia="en-GB"/>
              </w:rPr>
            </w:pPr>
            <w:r w:rsidRPr="002152EB">
              <w:rPr>
                <w:rFonts w:cstheme="minorHAnsi"/>
                <w:color w:val="000000"/>
                <w:szCs w:val="20"/>
                <w:lang w:val="en-AU" w:eastAsia="en-GB"/>
              </w:rPr>
              <w:t>Application Programming Interface </w:t>
            </w:r>
          </w:p>
        </w:tc>
      </w:tr>
      <w:tr w:rsidR="001D7248" w:rsidRPr="002152EB" w14:paraId="49D35A85"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7570D691" w14:textId="77777777" w:rsidR="001D7248" w:rsidRPr="002152EB" w:rsidRDefault="001D7248" w:rsidP="00F649C9">
            <w:pPr>
              <w:spacing w:line="240" w:lineRule="auto"/>
              <w:ind w:left="136"/>
              <w:rPr>
                <w:rFonts w:cstheme="minorHAnsi"/>
                <w:color w:val="000000"/>
                <w:szCs w:val="20"/>
                <w:lang w:val="en-AU" w:eastAsia="en-GB"/>
              </w:rPr>
            </w:pPr>
            <w:r w:rsidRPr="002152EB">
              <w:rPr>
                <w:rFonts w:cstheme="minorHAnsi"/>
                <w:color w:val="000000"/>
                <w:szCs w:val="20"/>
                <w:lang w:val="en-AU" w:eastAsia="en-GB"/>
              </w:rPr>
              <w:t>APO</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04E46A6C" w14:textId="77777777" w:rsidR="001D7248" w:rsidRPr="002152EB" w:rsidRDefault="0049785B" w:rsidP="00F649C9">
            <w:pPr>
              <w:spacing w:line="240" w:lineRule="auto"/>
              <w:ind w:left="136"/>
              <w:rPr>
                <w:rFonts w:cstheme="minorHAnsi"/>
                <w:color w:val="000000"/>
                <w:szCs w:val="20"/>
                <w:lang w:val="en-AU" w:eastAsia="en-GB"/>
              </w:rPr>
            </w:pPr>
            <w:r w:rsidRPr="002152EB">
              <w:rPr>
                <w:rFonts w:cstheme="minorHAnsi"/>
                <w:color w:val="000000"/>
                <w:szCs w:val="20"/>
                <w:lang w:val="en-AU" w:eastAsia="en-GB"/>
              </w:rPr>
              <w:t>SAP</w:t>
            </w:r>
            <w:r w:rsidR="00E55728" w:rsidRPr="002152EB">
              <w:rPr>
                <w:rFonts w:cstheme="minorHAnsi"/>
                <w:color w:val="000000"/>
                <w:szCs w:val="20"/>
                <w:lang w:val="en-AU" w:eastAsia="en-GB"/>
              </w:rPr>
              <w:t xml:space="preserve"> Advanced Planner and Optimizer</w:t>
            </w:r>
          </w:p>
        </w:tc>
      </w:tr>
      <w:tr w:rsidR="006D7B8A" w:rsidRPr="002152EB" w14:paraId="3773C794"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4C447D60" w14:textId="77777777" w:rsidR="006D7B8A" w:rsidRPr="002152EB" w:rsidRDefault="006D7B8A" w:rsidP="00F649C9">
            <w:pPr>
              <w:spacing w:line="240" w:lineRule="auto"/>
              <w:ind w:left="136"/>
              <w:rPr>
                <w:rFonts w:cstheme="minorHAnsi"/>
                <w:color w:val="000000"/>
                <w:szCs w:val="20"/>
                <w:lang w:val="en-AU" w:eastAsia="en-GB"/>
              </w:rPr>
            </w:pPr>
            <w:r w:rsidRPr="002152EB">
              <w:rPr>
                <w:rFonts w:cstheme="minorHAnsi"/>
                <w:color w:val="000000"/>
                <w:szCs w:val="20"/>
                <w:lang w:val="en-AU" w:eastAsia="en-GB"/>
              </w:rPr>
              <w:t>BOM </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7A8ABCA4" w14:textId="77777777" w:rsidR="006D7B8A" w:rsidRPr="002152EB" w:rsidRDefault="006D7B8A" w:rsidP="00F649C9">
            <w:pPr>
              <w:spacing w:line="240" w:lineRule="auto"/>
              <w:ind w:left="136"/>
              <w:rPr>
                <w:rFonts w:cstheme="minorHAnsi"/>
                <w:color w:val="000000"/>
                <w:szCs w:val="20"/>
                <w:lang w:val="en-AU" w:eastAsia="en-GB"/>
              </w:rPr>
            </w:pPr>
            <w:r w:rsidRPr="002152EB">
              <w:rPr>
                <w:rFonts w:cstheme="minorHAnsi"/>
                <w:color w:val="000000"/>
                <w:szCs w:val="20"/>
                <w:lang w:val="en-AU" w:eastAsia="en-GB"/>
              </w:rPr>
              <w:t>Bill of Material </w:t>
            </w:r>
          </w:p>
        </w:tc>
      </w:tr>
      <w:tr w:rsidR="006D7B8A" w:rsidRPr="002152EB" w14:paraId="1AD3A92A"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6FBC5719" w14:textId="77777777" w:rsidR="006D7B8A" w:rsidRPr="002152EB" w:rsidRDefault="006D7B8A" w:rsidP="00F649C9">
            <w:pPr>
              <w:spacing w:line="240" w:lineRule="auto"/>
              <w:ind w:left="136"/>
              <w:rPr>
                <w:rFonts w:cstheme="minorHAnsi"/>
                <w:color w:val="000000"/>
                <w:szCs w:val="20"/>
                <w:lang w:val="en-AU" w:eastAsia="en-GB"/>
              </w:rPr>
            </w:pPr>
            <w:r w:rsidRPr="002152EB">
              <w:rPr>
                <w:rFonts w:cstheme="minorHAnsi"/>
                <w:color w:val="000000"/>
                <w:szCs w:val="20"/>
                <w:lang w:val="en-AU" w:eastAsia="en-GB"/>
              </w:rPr>
              <w:t>BY </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27664E39" w14:textId="77777777" w:rsidR="006D7B8A" w:rsidRPr="002152EB" w:rsidRDefault="00572825" w:rsidP="00F649C9">
            <w:pPr>
              <w:spacing w:line="240" w:lineRule="auto"/>
              <w:ind w:left="136"/>
              <w:rPr>
                <w:rFonts w:cstheme="minorHAnsi"/>
                <w:color w:val="000000"/>
                <w:szCs w:val="20"/>
                <w:lang w:val="en-AU" w:eastAsia="en-GB"/>
              </w:rPr>
            </w:pPr>
            <w:r w:rsidRPr="002152EB">
              <w:rPr>
                <w:rFonts w:eastAsia="Arial" w:cstheme="minorHAnsi"/>
                <w:color w:val="000000"/>
                <w:szCs w:val="20"/>
                <w:lang w:val="en-AU" w:eastAsia="en-GB"/>
              </w:rPr>
              <w:t>Blue Yonder. An intelligent supply chain platform</w:t>
            </w:r>
          </w:p>
        </w:tc>
      </w:tr>
      <w:tr w:rsidR="006D7B8A" w:rsidRPr="002152EB" w14:paraId="1A48914C"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450D7C89" w14:textId="77777777" w:rsidR="006D7B8A" w:rsidRPr="002152EB" w:rsidRDefault="006D7B8A" w:rsidP="00F649C9">
            <w:pPr>
              <w:spacing w:line="240" w:lineRule="auto"/>
              <w:ind w:left="136"/>
              <w:rPr>
                <w:rFonts w:cstheme="minorHAnsi"/>
                <w:color w:val="000000"/>
                <w:szCs w:val="20"/>
                <w:lang w:val="en-AU" w:eastAsia="en-GB"/>
              </w:rPr>
            </w:pPr>
            <w:r w:rsidRPr="002152EB">
              <w:rPr>
                <w:rFonts w:cstheme="minorHAnsi"/>
                <w:color w:val="000000"/>
                <w:szCs w:val="20"/>
                <w:lang w:val="en-AU" w:eastAsia="en-GB"/>
              </w:rPr>
              <w:t>CSV </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316F6A2A" w14:textId="77777777" w:rsidR="006D7B8A" w:rsidRPr="002152EB" w:rsidRDefault="006D7B8A" w:rsidP="00F649C9">
            <w:pPr>
              <w:spacing w:line="240" w:lineRule="auto"/>
              <w:ind w:left="136"/>
              <w:rPr>
                <w:rFonts w:cstheme="minorHAnsi"/>
                <w:color w:val="000000"/>
                <w:szCs w:val="20"/>
                <w:lang w:val="en-AU" w:eastAsia="en-GB"/>
              </w:rPr>
            </w:pPr>
            <w:r w:rsidRPr="002152EB">
              <w:rPr>
                <w:rFonts w:cstheme="minorHAnsi"/>
                <w:color w:val="000000"/>
                <w:szCs w:val="20"/>
                <w:lang w:val="en-AU" w:eastAsia="en-GB"/>
              </w:rPr>
              <w:t>Comma-Separated Values </w:t>
            </w:r>
          </w:p>
        </w:tc>
      </w:tr>
      <w:tr w:rsidR="009B324B" w:rsidRPr="002152EB" w14:paraId="41FFDC3C"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6CFAC163" w14:textId="77777777" w:rsidR="009B324B" w:rsidRPr="002152EB" w:rsidRDefault="009B324B" w:rsidP="00F649C9">
            <w:pPr>
              <w:spacing w:line="240" w:lineRule="auto"/>
              <w:ind w:left="136"/>
              <w:rPr>
                <w:rFonts w:cstheme="minorHAnsi"/>
                <w:color w:val="000000"/>
                <w:szCs w:val="20"/>
                <w:lang w:val="en-AU" w:eastAsia="en-GB"/>
              </w:rPr>
            </w:pPr>
            <w:r w:rsidRPr="002152EB">
              <w:rPr>
                <w:rFonts w:cstheme="minorHAnsi"/>
                <w:color w:val="000000"/>
                <w:szCs w:val="20"/>
                <w:lang w:val="en-AU" w:eastAsia="en-GB"/>
              </w:rPr>
              <w:t>CDC</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6AD9D651" w14:textId="77777777" w:rsidR="009B324B" w:rsidRPr="002152EB" w:rsidRDefault="009B324B" w:rsidP="00F649C9">
            <w:pPr>
              <w:spacing w:line="240" w:lineRule="auto"/>
              <w:ind w:left="136"/>
              <w:rPr>
                <w:rFonts w:cstheme="minorHAnsi"/>
                <w:color w:val="000000"/>
                <w:szCs w:val="20"/>
                <w:lang w:val="en-AU" w:eastAsia="en-GB"/>
              </w:rPr>
            </w:pPr>
            <w:r w:rsidRPr="002152EB">
              <w:rPr>
                <w:rFonts w:cstheme="minorHAnsi"/>
                <w:color w:val="000000"/>
                <w:szCs w:val="20"/>
                <w:lang w:val="en-AU" w:eastAsia="en-GB"/>
              </w:rPr>
              <w:t>Change Data Capture</w:t>
            </w:r>
          </w:p>
        </w:tc>
      </w:tr>
      <w:tr w:rsidR="006D7B8A" w:rsidRPr="002152EB" w14:paraId="0CF5470A"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0FB0B88D" w14:textId="77777777" w:rsidR="006D7B8A" w:rsidRPr="002152EB" w:rsidRDefault="006D7B8A" w:rsidP="00F649C9">
            <w:pPr>
              <w:spacing w:line="240" w:lineRule="auto"/>
              <w:ind w:left="136"/>
              <w:rPr>
                <w:rFonts w:cstheme="minorHAnsi"/>
                <w:color w:val="000000"/>
                <w:szCs w:val="20"/>
                <w:lang w:val="en-AU" w:eastAsia="en-GB"/>
              </w:rPr>
            </w:pPr>
            <w:r w:rsidRPr="002152EB">
              <w:rPr>
                <w:rFonts w:cstheme="minorHAnsi"/>
                <w:color w:val="000000"/>
                <w:szCs w:val="20"/>
                <w:lang w:val="en-AU" w:eastAsia="en-GB"/>
              </w:rPr>
              <w:t>DH </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09A4A908" w14:textId="77777777" w:rsidR="006D7B8A" w:rsidRPr="002152EB" w:rsidRDefault="006D7B8A" w:rsidP="00F649C9">
            <w:pPr>
              <w:spacing w:line="240" w:lineRule="auto"/>
              <w:ind w:left="136"/>
              <w:rPr>
                <w:rFonts w:cstheme="minorHAnsi"/>
                <w:color w:val="000000"/>
                <w:szCs w:val="20"/>
                <w:lang w:val="en-AU" w:eastAsia="en-GB"/>
              </w:rPr>
            </w:pPr>
            <w:r w:rsidRPr="002152EB">
              <w:rPr>
                <w:rFonts w:cstheme="minorHAnsi"/>
                <w:color w:val="000000"/>
                <w:szCs w:val="20"/>
                <w:lang w:val="en-AU" w:eastAsia="en-GB"/>
              </w:rPr>
              <w:t>Data Hub </w:t>
            </w:r>
          </w:p>
        </w:tc>
      </w:tr>
      <w:tr w:rsidR="006D7B8A" w:rsidRPr="002152EB" w14:paraId="345818C1"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38B307C6" w14:textId="77777777" w:rsidR="006D7B8A" w:rsidRPr="002152EB" w:rsidRDefault="006D7B8A" w:rsidP="00F649C9">
            <w:pPr>
              <w:spacing w:line="240" w:lineRule="auto"/>
              <w:ind w:left="136"/>
              <w:rPr>
                <w:rFonts w:cstheme="minorHAnsi"/>
                <w:color w:val="000000"/>
                <w:szCs w:val="20"/>
                <w:lang w:val="en-AU" w:eastAsia="en-GB"/>
              </w:rPr>
            </w:pPr>
            <w:r w:rsidRPr="002152EB">
              <w:rPr>
                <w:rFonts w:cstheme="minorHAnsi"/>
                <w:color w:val="000000"/>
                <w:szCs w:val="20"/>
                <w:lang w:val="en-AU" w:eastAsia="en-GB"/>
              </w:rPr>
              <w:t>DMS </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473E1929" w14:textId="77777777" w:rsidR="006D7B8A" w:rsidRPr="002152EB" w:rsidRDefault="006D7B8A" w:rsidP="00F649C9">
            <w:pPr>
              <w:spacing w:line="240" w:lineRule="auto"/>
              <w:ind w:left="136"/>
              <w:rPr>
                <w:rFonts w:cstheme="minorHAnsi"/>
                <w:color w:val="000000"/>
                <w:szCs w:val="20"/>
                <w:lang w:val="en-AU" w:eastAsia="en-GB"/>
              </w:rPr>
            </w:pPr>
            <w:r w:rsidRPr="002152EB">
              <w:rPr>
                <w:rFonts w:cstheme="minorHAnsi"/>
                <w:color w:val="000000"/>
                <w:szCs w:val="20"/>
                <w:lang w:val="en-AU" w:eastAsia="en-GB"/>
              </w:rPr>
              <w:t>Data Management System </w:t>
            </w:r>
          </w:p>
        </w:tc>
      </w:tr>
      <w:tr w:rsidR="006D7B8A" w:rsidRPr="002152EB" w14:paraId="1C3D7BDC"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32BA7C4E" w14:textId="77777777" w:rsidR="006D7B8A" w:rsidRPr="002152EB" w:rsidRDefault="006D7B8A" w:rsidP="00F649C9">
            <w:pPr>
              <w:spacing w:line="240" w:lineRule="auto"/>
              <w:ind w:left="136"/>
              <w:rPr>
                <w:rFonts w:cstheme="minorHAnsi"/>
                <w:color w:val="000000"/>
                <w:szCs w:val="20"/>
                <w:lang w:val="en-AU" w:eastAsia="en-GB"/>
              </w:rPr>
            </w:pPr>
            <w:r w:rsidRPr="002152EB">
              <w:rPr>
                <w:rFonts w:cstheme="minorHAnsi"/>
                <w:color w:val="000000"/>
                <w:szCs w:val="20"/>
                <w:lang w:val="en-AU" w:eastAsia="en-GB"/>
              </w:rPr>
              <w:t>E2E</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373F8E29" w14:textId="77777777" w:rsidR="006D7B8A" w:rsidRPr="002152EB" w:rsidRDefault="006D7B8A" w:rsidP="00F649C9">
            <w:pPr>
              <w:spacing w:line="240" w:lineRule="auto"/>
              <w:ind w:left="136"/>
              <w:rPr>
                <w:rFonts w:cstheme="minorHAnsi"/>
                <w:color w:val="000000"/>
                <w:szCs w:val="20"/>
                <w:lang w:val="en-AU" w:eastAsia="en-GB"/>
              </w:rPr>
            </w:pPr>
            <w:r w:rsidRPr="002152EB">
              <w:rPr>
                <w:rFonts w:cstheme="minorHAnsi"/>
                <w:color w:val="000000"/>
                <w:szCs w:val="20"/>
                <w:lang w:val="en-AU" w:eastAsia="en-GB"/>
              </w:rPr>
              <w:t>End-To-End</w:t>
            </w:r>
          </w:p>
        </w:tc>
      </w:tr>
      <w:tr w:rsidR="00B84E67" w:rsidRPr="002152EB" w14:paraId="1F900008"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7DC56CE7" w14:textId="77777777" w:rsidR="00B84E67" w:rsidRPr="002152EB" w:rsidRDefault="00B84E67" w:rsidP="00F649C9">
            <w:pPr>
              <w:spacing w:line="240" w:lineRule="auto"/>
              <w:ind w:left="136"/>
              <w:rPr>
                <w:rFonts w:cstheme="minorHAnsi"/>
                <w:color w:val="000000"/>
                <w:szCs w:val="20"/>
                <w:lang w:val="en-AU" w:eastAsia="en-GB"/>
              </w:rPr>
            </w:pPr>
            <w:r w:rsidRPr="002152EB">
              <w:rPr>
                <w:rFonts w:cstheme="minorHAnsi"/>
                <w:color w:val="000000"/>
                <w:szCs w:val="20"/>
                <w:lang w:val="en-AU" w:eastAsia="en-GB"/>
              </w:rPr>
              <w:t>EDM</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19EFCCC9" w14:textId="77777777" w:rsidR="00B84E67" w:rsidRPr="002152EB" w:rsidRDefault="00B84E67" w:rsidP="00F649C9">
            <w:pPr>
              <w:spacing w:line="240" w:lineRule="auto"/>
              <w:ind w:left="136"/>
              <w:rPr>
                <w:rFonts w:cstheme="minorHAnsi"/>
                <w:color w:val="000000"/>
                <w:szCs w:val="20"/>
                <w:lang w:val="en-AU" w:eastAsia="en-GB"/>
              </w:rPr>
            </w:pPr>
            <w:r w:rsidRPr="002152EB">
              <w:rPr>
                <w:rFonts w:cstheme="minorHAnsi"/>
                <w:color w:val="000000"/>
                <w:szCs w:val="20"/>
                <w:lang w:val="en-AU" w:eastAsia="en-GB"/>
              </w:rPr>
              <w:t>Enterprise Data Model</w:t>
            </w:r>
          </w:p>
        </w:tc>
      </w:tr>
      <w:tr w:rsidR="006D7B8A" w:rsidRPr="002152EB" w14:paraId="70BE6B9A"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725DF18B" w14:textId="77777777" w:rsidR="006D7B8A" w:rsidRPr="002152EB" w:rsidRDefault="006D7B8A" w:rsidP="00F649C9">
            <w:pPr>
              <w:spacing w:line="240" w:lineRule="auto"/>
              <w:ind w:left="136"/>
              <w:rPr>
                <w:rFonts w:cstheme="minorHAnsi"/>
                <w:color w:val="000000"/>
                <w:szCs w:val="20"/>
                <w:lang w:val="en-AU" w:eastAsia="en-GB"/>
              </w:rPr>
            </w:pPr>
            <w:r w:rsidRPr="002152EB">
              <w:rPr>
                <w:rFonts w:cstheme="minorHAnsi"/>
                <w:color w:val="000000"/>
                <w:szCs w:val="20"/>
                <w:lang w:val="en-AU" w:eastAsia="en-GB"/>
              </w:rPr>
              <w:t>ERP </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19085C02" w14:textId="77777777" w:rsidR="006D7B8A" w:rsidRPr="002152EB" w:rsidRDefault="006D7B8A" w:rsidP="00F649C9">
            <w:pPr>
              <w:spacing w:line="240" w:lineRule="auto"/>
              <w:ind w:left="136"/>
              <w:rPr>
                <w:rFonts w:cstheme="minorHAnsi"/>
                <w:color w:val="000000"/>
                <w:szCs w:val="20"/>
                <w:lang w:val="en-AU" w:eastAsia="en-GB"/>
              </w:rPr>
            </w:pPr>
            <w:r w:rsidRPr="002152EB">
              <w:rPr>
                <w:rFonts w:cstheme="minorHAnsi"/>
                <w:color w:val="000000"/>
                <w:szCs w:val="20"/>
                <w:lang w:val="en-AU" w:eastAsia="en-GB"/>
              </w:rPr>
              <w:t>Enterprise Resource Planning </w:t>
            </w:r>
          </w:p>
        </w:tc>
      </w:tr>
      <w:tr w:rsidR="006D7B8A" w:rsidRPr="002152EB" w14:paraId="52ED36BC"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5432D999" w14:textId="77777777" w:rsidR="006D7B8A" w:rsidRPr="002152EB" w:rsidRDefault="006D7B8A" w:rsidP="00F649C9">
            <w:pPr>
              <w:spacing w:line="240" w:lineRule="auto"/>
              <w:ind w:left="136"/>
              <w:rPr>
                <w:rFonts w:cstheme="minorHAnsi"/>
                <w:color w:val="000000"/>
                <w:szCs w:val="20"/>
                <w:lang w:val="en-AU" w:eastAsia="en-GB"/>
              </w:rPr>
            </w:pPr>
            <w:r w:rsidRPr="002152EB">
              <w:rPr>
                <w:rFonts w:cstheme="minorHAnsi"/>
                <w:color w:val="000000"/>
                <w:szCs w:val="20"/>
                <w:lang w:val="en-AU" w:eastAsia="en-GB"/>
              </w:rPr>
              <w:t>GSC</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3DD296BA" w14:textId="77777777" w:rsidR="006D7B8A" w:rsidRPr="002152EB" w:rsidRDefault="006D7B8A" w:rsidP="00F649C9">
            <w:pPr>
              <w:spacing w:line="240" w:lineRule="auto"/>
              <w:ind w:left="136"/>
              <w:rPr>
                <w:rFonts w:cstheme="minorHAnsi"/>
                <w:color w:val="000000"/>
                <w:szCs w:val="20"/>
                <w:lang w:val="en-AU" w:eastAsia="en-GB"/>
              </w:rPr>
            </w:pPr>
            <w:r w:rsidRPr="002152EB">
              <w:rPr>
                <w:rFonts w:cstheme="minorHAnsi"/>
                <w:color w:val="000000"/>
                <w:szCs w:val="20"/>
                <w:lang w:val="en-AU" w:eastAsia="en-GB"/>
              </w:rPr>
              <w:t>Global Supply Chain</w:t>
            </w:r>
          </w:p>
        </w:tc>
      </w:tr>
      <w:tr w:rsidR="00EE5165" w:rsidRPr="002152EB" w14:paraId="41F586D4"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7159A9FA" w14:textId="77777777" w:rsidR="00EE5165" w:rsidRPr="002152EB" w:rsidRDefault="002C34AB" w:rsidP="00F649C9">
            <w:pPr>
              <w:spacing w:line="240" w:lineRule="auto"/>
              <w:ind w:left="136"/>
              <w:rPr>
                <w:rFonts w:cstheme="minorHAnsi"/>
                <w:color w:val="000000"/>
                <w:szCs w:val="20"/>
                <w:lang w:val="en-AU" w:eastAsia="en-GB"/>
              </w:rPr>
            </w:pPr>
            <w:r w:rsidRPr="002152EB">
              <w:rPr>
                <w:rFonts w:cstheme="minorHAnsi"/>
                <w:color w:val="000000"/>
                <w:szCs w:val="20"/>
                <w:lang w:val="en-AU" w:eastAsia="en-GB"/>
              </w:rPr>
              <w:t>Noodle</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17DADA4D" w14:textId="77777777" w:rsidR="00EE5165" w:rsidRPr="002152EB" w:rsidRDefault="005311A2" w:rsidP="00F649C9">
            <w:pPr>
              <w:spacing w:line="240" w:lineRule="auto"/>
              <w:ind w:left="136"/>
              <w:rPr>
                <w:rFonts w:cstheme="minorHAnsi"/>
                <w:color w:val="000000"/>
                <w:szCs w:val="20"/>
                <w:lang w:val="en-AU" w:eastAsia="en-GB"/>
              </w:rPr>
            </w:pPr>
            <w:r w:rsidRPr="002152EB">
              <w:rPr>
                <w:rFonts w:cstheme="minorHAnsi"/>
                <w:color w:val="000000"/>
                <w:szCs w:val="20"/>
                <w:lang w:val="en-AU" w:eastAsia="en-GB"/>
              </w:rPr>
              <w:t>A</w:t>
            </w:r>
            <w:r w:rsidR="00D52DF2" w:rsidRPr="002152EB">
              <w:rPr>
                <w:rFonts w:cstheme="minorHAnsi"/>
                <w:color w:val="000000"/>
                <w:szCs w:val="20"/>
                <w:lang w:val="en-AU" w:eastAsia="en-GB"/>
              </w:rPr>
              <w:t xml:space="preserve">n application </w:t>
            </w:r>
            <w:r w:rsidRPr="002152EB">
              <w:rPr>
                <w:rFonts w:cstheme="minorHAnsi"/>
                <w:color w:val="000000"/>
                <w:szCs w:val="20"/>
                <w:lang w:val="en-AU" w:eastAsia="en-GB"/>
              </w:rPr>
              <w:t xml:space="preserve">for injecting AI intelligence into complex supply </w:t>
            </w:r>
            <w:r w:rsidR="00E144BD" w:rsidRPr="002152EB">
              <w:rPr>
                <w:rFonts w:cstheme="minorHAnsi"/>
                <w:color w:val="000000"/>
                <w:szCs w:val="20"/>
                <w:lang w:val="en-AU" w:eastAsia="en-GB"/>
              </w:rPr>
              <w:t>chains (</w:t>
            </w:r>
            <w:r w:rsidR="00D52DF2" w:rsidRPr="002152EB">
              <w:rPr>
                <w:rFonts w:cstheme="minorHAnsi"/>
                <w:color w:val="000000"/>
                <w:szCs w:val="20"/>
                <w:lang w:val="en-AU" w:eastAsia="en-GB"/>
              </w:rPr>
              <w:t>Noodle.ai)</w:t>
            </w:r>
          </w:p>
        </w:tc>
      </w:tr>
      <w:tr w:rsidR="006D7B8A" w:rsidRPr="002152EB" w14:paraId="23D5001D"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0342381B" w14:textId="77777777" w:rsidR="006D7B8A" w:rsidRPr="002152EB" w:rsidRDefault="006D7B8A" w:rsidP="00F649C9">
            <w:pPr>
              <w:spacing w:line="240" w:lineRule="auto"/>
              <w:ind w:left="136"/>
              <w:rPr>
                <w:rFonts w:cstheme="minorHAnsi"/>
                <w:color w:val="000000"/>
                <w:szCs w:val="20"/>
                <w:lang w:val="en-AU" w:eastAsia="en-GB"/>
              </w:rPr>
            </w:pPr>
            <w:r w:rsidRPr="002152EB">
              <w:rPr>
                <w:rFonts w:cstheme="minorHAnsi"/>
                <w:color w:val="000000"/>
                <w:szCs w:val="20"/>
                <w:lang w:val="en-AU" w:eastAsia="en-GB"/>
              </w:rPr>
              <w:t>S/4</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1E6F030E" w14:textId="77777777" w:rsidR="006D7B8A" w:rsidRPr="002152EB" w:rsidRDefault="00B80860" w:rsidP="00F649C9">
            <w:pPr>
              <w:spacing w:line="240" w:lineRule="auto"/>
              <w:ind w:left="136"/>
              <w:rPr>
                <w:rFonts w:cstheme="minorHAnsi"/>
                <w:color w:val="000000"/>
                <w:szCs w:val="20"/>
                <w:lang w:val="en-AU" w:eastAsia="en-GB"/>
              </w:rPr>
            </w:pPr>
            <w:r w:rsidRPr="002152EB">
              <w:rPr>
                <w:rFonts w:cstheme="minorHAnsi"/>
                <w:color w:val="000000"/>
                <w:szCs w:val="20"/>
                <w:lang w:val="en-AU" w:eastAsia="en-GB"/>
              </w:rPr>
              <w:t xml:space="preserve">New </w:t>
            </w:r>
            <w:r w:rsidR="006D7B8A" w:rsidRPr="002152EB">
              <w:rPr>
                <w:rFonts w:cstheme="minorHAnsi"/>
                <w:color w:val="000000"/>
                <w:szCs w:val="20"/>
                <w:lang w:val="en-AU" w:eastAsia="en-GB"/>
              </w:rPr>
              <w:t xml:space="preserve">SAP </w:t>
            </w:r>
            <w:r w:rsidRPr="002152EB">
              <w:rPr>
                <w:rFonts w:cstheme="minorHAnsi"/>
                <w:color w:val="000000"/>
                <w:szCs w:val="20"/>
                <w:lang w:val="en-AU" w:eastAsia="en-GB"/>
              </w:rPr>
              <w:t>ERP Platform</w:t>
            </w:r>
          </w:p>
        </w:tc>
      </w:tr>
      <w:tr w:rsidR="006D7B8A" w:rsidRPr="002152EB" w14:paraId="51D28719"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3D7222B7" w14:textId="77777777" w:rsidR="006D7B8A" w:rsidRPr="002152EB" w:rsidRDefault="006D7B8A" w:rsidP="00F649C9">
            <w:pPr>
              <w:spacing w:line="240" w:lineRule="auto"/>
              <w:ind w:left="136"/>
              <w:rPr>
                <w:rFonts w:cstheme="minorHAnsi"/>
                <w:color w:val="000000"/>
                <w:szCs w:val="20"/>
                <w:lang w:val="en-AU" w:eastAsia="en-GB"/>
              </w:rPr>
            </w:pPr>
            <w:r w:rsidRPr="002152EB">
              <w:rPr>
                <w:rFonts w:cstheme="minorHAnsi"/>
                <w:color w:val="000000"/>
                <w:szCs w:val="20"/>
                <w:lang w:val="en-AU" w:eastAsia="en-GB"/>
              </w:rPr>
              <w:t>SCP</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5EAA9993" w14:textId="77777777" w:rsidR="006D7B8A" w:rsidRPr="002152EB" w:rsidRDefault="006D7B8A" w:rsidP="00F649C9">
            <w:pPr>
              <w:spacing w:line="240" w:lineRule="auto"/>
              <w:ind w:left="136"/>
              <w:rPr>
                <w:rFonts w:cstheme="minorHAnsi"/>
                <w:color w:val="000000"/>
                <w:szCs w:val="20"/>
                <w:lang w:val="en-AU" w:eastAsia="en-GB"/>
              </w:rPr>
            </w:pPr>
            <w:r w:rsidRPr="002152EB">
              <w:rPr>
                <w:rFonts w:cstheme="minorHAnsi"/>
                <w:color w:val="000000"/>
                <w:szCs w:val="20"/>
                <w:lang w:val="en-AU" w:eastAsia="en-GB"/>
              </w:rPr>
              <w:t>Supply Chain Planning</w:t>
            </w:r>
          </w:p>
        </w:tc>
      </w:tr>
      <w:tr w:rsidR="00DF6FC0" w:rsidRPr="002152EB" w14:paraId="1ED67870"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1495BD1A" w14:textId="77777777" w:rsidR="00DF6FC0" w:rsidRPr="002152EB" w:rsidRDefault="00DF6FC0" w:rsidP="00F649C9">
            <w:pPr>
              <w:spacing w:line="240" w:lineRule="auto"/>
              <w:ind w:left="136"/>
              <w:rPr>
                <w:rFonts w:cstheme="minorHAnsi"/>
                <w:color w:val="000000"/>
                <w:szCs w:val="20"/>
                <w:lang w:val="en-AU" w:eastAsia="en-GB"/>
              </w:rPr>
            </w:pPr>
            <w:r w:rsidRPr="002152EB">
              <w:rPr>
                <w:rFonts w:cstheme="minorHAnsi"/>
                <w:color w:val="000000"/>
                <w:szCs w:val="20"/>
                <w:lang w:val="en-AU" w:eastAsia="en-GB"/>
              </w:rPr>
              <w:t>SCPO</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4F843AF4" w14:textId="77777777" w:rsidR="00DF6FC0" w:rsidRPr="002152EB" w:rsidRDefault="000103E9" w:rsidP="00F649C9">
            <w:pPr>
              <w:spacing w:line="240" w:lineRule="auto"/>
              <w:ind w:left="136"/>
              <w:rPr>
                <w:rFonts w:cstheme="minorHAnsi"/>
                <w:color w:val="000000"/>
                <w:szCs w:val="20"/>
                <w:lang w:val="en-AU" w:eastAsia="en-GB"/>
              </w:rPr>
            </w:pPr>
            <w:r w:rsidRPr="002152EB">
              <w:rPr>
                <w:rFonts w:cstheme="minorHAnsi"/>
                <w:color w:val="000000"/>
                <w:szCs w:val="20"/>
                <w:lang w:val="en-AU" w:eastAsia="en-GB"/>
              </w:rPr>
              <w:t>Supply Chain Planning and Optimization</w:t>
            </w:r>
          </w:p>
        </w:tc>
      </w:tr>
      <w:tr w:rsidR="006D7B8A" w:rsidRPr="002152EB" w14:paraId="2CE5D70E"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24D71357" w14:textId="77777777" w:rsidR="006D7B8A" w:rsidRPr="002152EB" w:rsidRDefault="006D7B8A" w:rsidP="00F649C9">
            <w:pPr>
              <w:spacing w:line="240" w:lineRule="auto"/>
              <w:ind w:left="136"/>
              <w:rPr>
                <w:rFonts w:cstheme="minorHAnsi"/>
                <w:color w:val="000000"/>
                <w:szCs w:val="20"/>
                <w:lang w:val="en-AU" w:eastAsia="en-GB"/>
              </w:rPr>
            </w:pPr>
            <w:r w:rsidRPr="002152EB">
              <w:rPr>
                <w:rFonts w:cstheme="minorHAnsi"/>
                <w:color w:val="000000"/>
                <w:szCs w:val="20"/>
                <w:lang w:val="en-AU" w:eastAsia="en-GB"/>
              </w:rPr>
              <w:t>SOAP </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6A0DC25A" w14:textId="77777777" w:rsidR="006D7B8A" w:rsidRPr="002152EB" w:rsidRDefault="006D7B8A" w:rsidP="00F649C9">
            <w:pPr>
              <w:spacing w:line="240" w:lineRule="auto"/>
              <w:ind w:left="136"/>
              <w:rPr>
                <w:rFonts w:cstheme="minorHAnsi"/>
                <w:color w:val="000000"/>
                <w:szCs w:val="20"/>
                <w:lang w:val="en-AU" w:eastAsia="en-GB"/>
              </w:rPr>
            </w:pPr>
            <w:r w:rsidRPr="002152EB">
              <w:rPr>
                <w:rFonts w:cstheme="minorHAnsi"/>
                <w:color w:val="000000"/>
                <w:szCs w:val="20"/>
                <w:lang w:val="en-AU" w:eastAsia="en-GB"/>
              </w:rPr>
              <w:t>Simple Object Access Protocol </w:t>
            </w:r>
          </w:p>
        </w:tc>
      </w:tr>
      <w:tr w:rsidR="004D21F7" w:rsidRPr="002152EB" w14:paraId="2D6F97EB"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0877FE32" w14:textId="77777777" w:rsidR="004D21F7" w:rsidRPr="002152EB" w:rsidRDefault="004D21F7" w:rsidP="00F649C9">
            <w:pPr>
              <w:spacing w:line="240" w:lineRule="auto"/>
              <w:ind w:left="136"/>
              <w:rPr>
                <w:rFonts w:cstheme="minorHAnsi"/>
                <w:color w:val="000000"/>
                <w:szCs w:val="20"/>
                <w:lang w:val="en-AU" w:eastAsia="en-GB"/>
              </w:rPr>
            </w:pPr>
            <w:r w:rsidRPr="002152EB">
              <w:rPr>
                <w:rFonts w:cstheme="minorHAnsi"/>
                <w:color w:val="000000"/>
                <w:szCs w:val="20"/>
                <w:lang w:val="en-AU" w:eastAsia="en-GB"/>
              </w:rPr>
              <w:t>T20</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7E5F69ED" w14:textId="77777777" w:rsidR="004D21F7" w:rsidRPr="002152EB" w:rsidRDefault="00415EC6" w:rsidP="00F649C9">
            <w:pPr>
              <w:spacing w:line="240" w:lineRule="auto"/>
              <w:ind w:left="136"/>
              <w:rPr>
                <w:rFonts w:cstheme="minorHAnsi"/>
                <w:color w:val="000000"/>
                <w:szCs w:val="20"/>
                <w:lang w:val="en-AU" w:eastAsia="en-GB"/>
              </w:rPr>
            </w:pPr>
            <w:r w:rsidRPr="002152EB">
              <w:rPr>
                <w:rFonts w:cstheme="minorHAnsi"/>
                <w:color w:val="000000"/>
                <w:szCs w:val="20"/>
                <w:lang w:val="en-AU" w:eastAsia="en-GB"/>
              </w:rPr>
              <w:t>Data load interface ID</w:t>
            </w:r>
            <w:r w:rsidR="00BB3315" w:rsidRPr="002152EB">
              <w:rPr>
                <w:rFonts w:cstheme="minorHAnsi"/>
                <w:color w:val="000000"/>
                <w:szCs w:val="20"/>
                <w:lang w:val="en-AU" w:eastAsia="en-GB"/>
              </w:rPr>
              <w:t xml:space="preserve"> for loading data</w:t>
            </w:r>
            <w:r w:rsidR="00666FCD" w:rsidRPr="002152EB">
              <w:rPr>
                <w:rFonts w:cstheme="minorHAnsi"/>
                <w:color w:val="000000"/>
                <w:szCs w:val="20"/>
                <w:lang w:val="en-AU" w:eastAsia="en-GB"/>
              </w:rPr>
              <w:t xml:space="preserve"> from DH</w:t>
            </w:r>
            <w:r w:rsidR="00854450" w:rsidRPr="002152EB">
              <w:rPr>
                <w:rFonts w:cstheme="minorHAnsi"/>
                <w:color w:val="000000"/>
                <w:szCs w:val="20"/>
                <w:lang w:val="en-AU" w:eastAsia="en-GB"/>
              </w:rPr>
              <w:t xml:space="preserve"> to APO</w:t>
            </w:r>
          </w:p>
        </w:tc>
      </w:tr>
      <w:tr w:rsidR="006D7B8A" w:rsidRPr="002152EB" w14:paraId="0D346CF5"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2D23DEB9" w14:textId="77777777" w:rsidR="006D7B8A" w:rsidRPr="002152EB" w:rsidRDefault="006D7B8A" w:rsidP="00F649C9">
            <w:pPr>
              <w:spacing w:line="240" w:lineRule="auto"/>
              <w:ind w:left="136"/>
              <w:rPr>
                <w:rFonts w:cstheme="minorHAnsi"/>
                <w:color w:val="000000"/>
                <w:szCs w:val="20"/>
                <w:lang w:val="en-AU" w:eastAsia="en-GB"/>
              </w:rPr>
            </w:pPr>
            <w:r w:rsidRPr="002152EB">
              <w:rPr>
                <w:rFonts w:cstheme="minorHAnsi"/>
                <w:color w:val="000000"/>
                <w:szCs w:val="20"/>
                <w:lang w:val="en-AU" w:eastAsia="en-GB"/>
              </w:rPr>
              <w:t>XML </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54243C91" w14:textId="77777777" w:rsidR="006D7B8A" w:rsidRPr="002152EB" w:rsidRDefault="006D7B8A" w:rsidP="00F649C9">
            <w:pPr>
              <w:spacing w:line="240" w:lineRule="auto"/>
              <w:ind w:left="136"/>
              <w:rPr>
                <w:rFonts w:cstheme="minorHAnsi"/>
                <w:color w:val="000000"/>
                <w:szCs w:val="20"/>
                <w:lang w:val="en-AU" w:eastAsia="en-GB"/>
              </w:rPr>
            </w:pPr>
            <w:r w:rsidRPr="002152EB">
              <w:rPr>
                <w:rFonts w:cstheme="minorHAnsi"/>
                <w:color w:val="000000"/>
                <w:szCs w:val="20"/>
                <w:lang w:val="en-AU" w:eastAsia="en-GB"/>
              </w:rPr>
              <w:t>Extensible Markup Language </w:t>
            </w:r>
          </w:p>
        </w:tc>
      </w:tr>
    </w:tbl>
    <w:p w14:paraId="2F44A429" w14:textId="77777777" w:rsidR="003979B4" w:rsidRPr="002152EB" w:rsidRDefault="003979B4" w:rsidP="00F16C51">
      <w:pPr>
        <w:rPr>
          <w:rFonts w:cstheme="minorHAnsi"/>
          <w:szCs w:val="20"/>
        </w:rPr>
      </w:pPr>
    </w:p>
    <w:p w14:paraId="775A725D" w14:textId="2E983882" w:rsidR="00FF2928" w:rsidRPr="002152EB" w:rsidRDefault="00FF2928">
      <w:pPr>
        <w:spacing w:after="160" w:line="259" w:lineRule="auto"/>
        <w:jc w:val="left"/>
        <w:rPr>
          <w:rFonts w:cstheme="minorHAnsi"/>
          <w:b/>
          <w:bCs/>
          <w:szCs w:val="20"/>
        </w:rPr>
      </w:pPr>
      <w:r w:rsidRPr="002152EB">
        <w:rPr>
          <w:rFonts w:cstheme="minorHAnsi"/>
          <w:szCs w:val="20"/>
        </w:rPr>
        <w:br w:type="page"/>
      </w:r>
    </w:p>
    <w:p w14:paraId="63E23FD6" w14:textId="121A4FF4" w:rsidR="004D6385" w:rsidRPr="002152EB" w:rsidRDefault="08DDAF98" w:rsidP="007862E7">
      <w:pPr>
        <w:pStyle w:val="Heading1"/>
        <w:numPr>
          <w:ilvl w:val="0"/>
          <w:numId w:val="18"/>
        </w:numPr>
        <w:rPr>
          <w:iCs/>
          <w:caps/>
        </w:rPr>
      </w:pPr>
      <w:bookmarkStart w:id="42" w:name="_Toc144881713"/>
      <w:bookmarkStart w:id="43" w:name="_Toc149676901"/>
      <w:bookmarkStart w:id="44" w:name="_Toc790449530"/>
      <w:r w:rsidRPr="002152EB">
        <w:t xml:space="preserve">Data </w:t>
      </w:r>
      <w:r w:rsidR="6A88C16B" w:rsidRPr="002152EB">
        <w:t>Entity Detail</w:t>
      </w:r>
      <w:bookmarkEnd w:id="42"/>
      <w:bookmarkEnd w:id="43"/>
      <w:bookmarkEnd w:id="44"/>
      <w:r w:rsidR="42FE4D50" w:rsidRPr="002152EB">
        <w:rPr>
          <w:caps/>
        </w:rPr>
        <w:t> </w:t>
      </w:r>
    </w:p>
    <w:p w14:paraId="736093ED" w14:textId="77777777" w:rsidR="007862E7" w:rsidRDefault="007862E7" w:rsidP="007862E7">
      <w:pPr>
        <w:pStyle w:val="Heading2"/>
        <w:numPr>
          <w:ilvl w:val="1"/>
          <w:numId w:val="0"/>
        </w:numPr>
        <w:ind w:firstLine="360"/>
      </w:pPr>
      <w:bookmarkStart w:id="45" w:name="_Toc2089272157"/>
      <w:r w:rsidRPr="6DD22D10">
        <w:t>Functional Description</w:t>
      </w:r>
      <w:bookmarkEnd w:id="45"/>
      <w:r w:rsidRPr="6DD22D10">
        <w:t xml:space="preserve"> </w:t>
      </w:r>
    </w:p>
    <w:p w14:paraId="25B4B729" w14:textId="771441FB" w:rsidR="00DF35CE" w:rsidRDefault="00DF35CE" w:rsidP="00DF35CE">
      <w:pPr>
        <w:pStyle w:val="paragraph"/>
        <w:spacing w:before="0" w:beforeAutospacing="0" w:after="0" w:afterAutospacing="0"/>
        <w:jc w:val="both"/>
        <w:textAlignment w:val="baseline"/>
        <w:rPr>
          <w:rFonts w:asciiTheme="minorHAnsi" w:hAnsiTheme="minorHAnsi" w:cstheme="minorHAnsi"/>
          <w:color w:val="000000"/>
          <w:sz w:val="20"/>
          <w:lang w:val="en-AU"/>
        </w:rPr>
      </w:pPr>
      <w:r>
        <w:rPr>
          <w:rFonts w:eastAsiaTheme="majorEastAsia"/>
        </w:rPr>
        <w:tab/>
      </w:r>
      <w:r w:rsidRPr="00F127E2">
        <w:rPr>
          <w:rFonts w:asciiTheme="minorHAnsi" w:hAnsiTheme="minorHAnsi" w:cstheme="minorHAnsi"/>
          <w:color w:val="000000"/>
          <w:sz w:val="20"/>
          <w:lang w:val="en-AU"/>
        </w:rPr>
        <w:t xml:space="preserve">This technical </w:t>
      </w:r>
      <w:r>
        <w:rPr>
          <w:rFonts w:asciiTheme="minorHAnsi" w:hAnsiTheme="minorHAnsi" w:cstheme="minorHAnsi"/>
          <w:color w:val="000000"/>
          <w:sz w:val="20"/>
          <w:lang w:val="en-AU"/>
        </w:rPr>
        <w:t xml:space="preserve">&amp; functional </w:t>
      </w:r>
      <w:r w:rsidRPr="00F127E2">
        <w:rPr>
          <w:rFonts w:asciiTheme="minorHAnsi" w:hAnsiTheme="minorHAnsi" w:cstheme="minorHAnsi"/>
          <w:color w:val="000000"/>
          <w:sz w:val="20"/>
          <w:lang w:val="en-AU"/>
        </w:rPr>
        <w:t>specification document focuses on describing the "</w:t>
      </w:r>
      <w:r>
        <w:rPr>
          <w:rFonts w:asciiTheme="minorHAnsi" w:hAnsiTheme="minorHAnsi" w:cstheme="minorHAnsi"/>
          <w:color w:val="000000"/>
          <w:sz w:val="20"/>
          <w:lang w:val="en-AU"/>
        </w:rPr>
        <w:t>ITEM</w:t>
      </w:r>
      <w:r>
        <w:rPr>
          <w:rFonts w:asciiTheme="minorHAnsi" w:hAnsiTheme="minorHAnsi" w:cstheme="minorHAnsi"/>
          <w:color w:val="000000"/>
          <w:sz w:val="20"/>
          <w:lang w:val="en-AU"/>
        </w:rPr>
        <w:t>LOCCUST</w:t>
      </w:r>
      <w:r w:rsidRPr="00F127E2">
        <w:rPr>
          <w:rFonts w:asciiTheme="minorHAnsi" w:hAnsiTheme="minorHAnsi" w:cstheme="minorHAnsi"/>
          <w:color w:val="000000"/>
          <w:sz w:val="20"/>
          <w:lang w:val="en-AU"/>
        </w:rPr>
        <w:t>" entity.</w:t>
      </w:r>
    </w:p>
    <w:p w14:paraId="12727142" w14:textId="77777777" w:rsidR="00B3180D" w:rsidRDefault="00B3180D" w:rsidP="00DF35CE">
      <w:pPr>
        <w:pStyle w:val="paragraph"/>
        <w:spacing w:before="0" w:beforeAutospacing="0" w:after="0" w:afterAutospacing="0"/>
        <w:jc w:val="both"/>
        <w:textAlignment w:val="baseline"/>
        <w:rPr>
          <w:rFonts w:asciiTheme="minorHAnsi" w:hAnsiTheme="minorHAnsi" w:cstheme="minorHAnsi"/>
          <w:color w:val="000000"/>
          <w:sz w:val="20"/>
          <w:lang w:val="en-AU"/>
        </w:rPr>
      </w:pPr>
    </w:p>
    <w:p w14:paraId="69160FE2" w14:textId="2CBFABDD" w:rsidR="00B3180D" w:rsidRPr="0071677E" w:rsidRDefault="00B3180D" w:rsidP="00B3180D">
      <w:pPr>
        <w:pStyle w:val="Heading3"/>
        <w:numPr>
          <w:ilvl w:val="2"/>
          <w:numId w:val="0"/>
        </w:numPr>
        <w:ind w:left="357"/>
        <w:rPr>
          <w:rFonts w:eastAsiaTheme="majorEastAsia"/>
        </w:rPr>
      </w:pPr>
      <w:bookmarkStart w:id="46" w:name="_Toc313646672"/>
      <w:r w:rsidRPr="6DD22D10">
        <w:rPr>
          <w:rFonts w:eastAsiaTheme="majorEastAsia"/>
        </w:rPr>
        <w:t>Bronze Zone</w:t>
      </w:r>
      <w:bookmarkEnd w:id="46"/>
      <w:r w:rsidRPr="6DD22D10">
        <w:rPr>
          <w:rFonts w:eastAsiaTheme="majorEastAsia"/>
        </w:rPr>
        <w:t xml:space="preserve"> </w:t>
      </w:r>
    </w:p>
    <w:p w14:paraId="0E6C39A1" w14:textId="555756D0" w:rsidR="00B3180D" w:rsidRPr="00F127E2" w:rsidRDefault="00B3180D" w:rsidP="00B3180D">
      <w:pPr>
        <w:spacing w:after="240" w:line="240" w:lineRule="auto"/>
        <w:ind w:left="360"/>
        <w:textAlignment w:val="baseline"/>
        <w:rPr>
          <w:rFonts w:cstheme="minorBidi"/>
          <w:lang w:eastAsia="en-GB"/>
        </w:rPr>
      </w:pPr>
      <w:r w:rsidRPr="6DD22D10">
        <w:rPr>
          <w:rFonts w:cstheme="minorBidi"/>
          <w:lang w:eastAsia="en-GB"/>
        </w:rPr>
        <w:t>During the Bronze to Silver zone processing, DQ checks that are performed. Below is the list of DQ checks performed for the entity: ITEM</w:t>
      </w:r>
      <w:r>
        <w:rPr>
          <w:rFonts w:cstheme="minorBidi"/>
          <w:lang w:eastAsia="en-GB"/>
        </w:rPr>
        <w:t>LOCCUST</w:t>
      </w:r>
      <w:r w:rsidRPr="6DD22D10">
        <w:rPr>
          <w:rFonts w:cstheme="minorBidi"/>
          <w:lang w:eastAsia="en-GB"/>
        </w:rPr>
        <w:t xml:space="preserve">. Any rows that fail DQ rules are written </w:t>
      </w:r>
      <w:proofErr w:type="gramStart"/>
      <w:r w:rsidRPr="6DD22D10">
        <w:rPr>
          <w:rFonts w:cstheme="minorBidi"/>
          <w:lang w:eastAsia="en-GB"/>
        </w:rPr>
        <w:t>to</w:t>
      </w:r>
      <w:proofErr w:type="gramEnd"/>
      <w:r w:rsidRPr="6DD22D10">
        <w:rPr>
          <w:rFonts w:cstheme="minorBidi"/>
          <w:lang w:eastAsia="en-GB"/>
        </w:rPr>
        <w:t xml:space="preserve"> the </w:t>
      </w:r>
      <w:r w:rsidRPr="6DD22D10">
        <w:rPr>
          <w:rFonts w:cstheme="minorBidi"/>
          <w:lang w:eastAsia="en-GB"/>
        </w:rPr>
        <w:t>bronze</w:t>
      </w:r>
      <w:r w:rsidRPr="6DD22D10">
        <w:rPr>
          <w:rFonts w:cstheme="minorBidi"/>
          <w:lang w:eastAsia="en-GB"/>
        </w:rPr>
        <w:t xml:space="preserve"> zone delta table.</w:t>
      </w:r>
    </w:p>
    <w:p w14:paraId="181B4440" w14:textId="77777777" w:rsidR="00B3180D" w:rsidRPr="00F127E2" w:rsidRDefault="00B3180D" w:rsidP="00DF35CE">
      <w:pPr>
        <w:pStyle w:val="paragraph"/>
        <w:spacing w:before="0" w:beforeAutospacing="0" w:after="0" w:afterAutospacing="0"/>
        <w:jc w:val="both"/>
        <w:textAlignment w:val="baseline"/>
        <w:rPr>
          <w:rFonts w:asciiTheme="minorHAnsi" w:hAnsiTheme="minorHAnsi" w:cstheme="minorHAnsi"/>
          <w:color w:val="000000"/>
          <w:sz w:val="20"/>
          <w:lang w:val="en-AU"/>
        </w:rPr>
      </w:pPr>
    </w:p>
    <w:p w14:paraId="01B37EFD" w14:textId="554B2FBB" w:rsidR="00B3180D" w:rsidRDefault="00B3180D" w:rsidP="00B3180D">
      <w:pPr>
        <w:spacing w:after="240" w:line="240" w:lineRule="auto"/>
        <w:rPr>
          <w:rFonts w:cstheme="minorBidi"/>
          <w:sz w:val="28"/>
          <w:szCs w:val="28"/>
          <w:lang w:eastAsia="en-GB"/>
        </w:rPr>
      </w:pPr>
      <w:r w:rsidRPr="6DD22D10">
        <w:rPr>
          <w:rFonts w:cstheme="minorBidi"/>
          <w:sz w:val="28"/>
          <w:szCs w:val="28"/>
          <w:lang w:eastAsia="en-GB"/>
        </w:rPr>
        <w:t>GDE1</w:t>
      </w:r>
      <w:r>
        <w:rPr>
          <w:rFonts w:cstheme="minorBidi"/>
          <w:sz w:val="28"/>
          <w:szCs w:val="28"/>
          <w:lang w:eastAsia="en-GB"/>
        </w:rPr>
        <w:t>4</w:t>
      </w:r>
      <w:r w:rsidRPr="6DD22D10">
        <w:rPr>
          <w:rFonts w:cstheme="minorBidi"/>
          <w:sz w:val="28"/>
          <w:szCs w:val="28"/>
          <w:lang w:eastAsia="en-GB"/>
        </w:rPr>
        <w:t xml:space="preserve"> – DQ Technical Rules</w:t>
      </w:r>
    </w:p>
    <w:p w14:paraId="5E1B615D" w14:textId="0935A06F" w:rsidR="00B3180D" w:rsidRDefault="00B3180D" w:rsidP="00B3180D">
      <w:pPr>
        <w:keepNext/>
        <w:keepLines/>
        <w:spacing w:after="240" w:line="240" w:lineRule="auto"/>
        <w:rPr>
          <w:rFonts w:cstheme="minorBidi"/>
          <w:sz w:val="28"/>
          <w:szCs w:val="28"/>
          <w:lang w:eastAsia="en-GB"/>
        </w:rPr>
      </w:pPr>
      <w:r w:rsidRPr="6DD22D10">
        <w:rPr>
          <w:rFonts w:cstheme="minorBidi"/>
          <w:sz w:val="28"/>
          <w:szCs w:val="28"/>
          <w:lang w:eastAsia="en-GB"/>
        </w:rPr>
        <w:t>GDE1</w:t>
      </w:r>
      <w:r>
        <w:rPr>
          <w:rFonts w:cstheme="minorBidi"/>
          <w:sz w:val="28"/>
          <w:szCs w:val="28"/>
          <w:lang w:eastAsia="en-GB"/>
        </w:rPr>
        <w:t>4</w:t>
      </w:r>
      <w:r w:rsidRPr="6DD22D10">
        <w:rPr>
          <w:rFonts w:cstheme="minorBidi"/>
          <w:sz w:val="28"/>
          <w:szCs w:val="28"/>
          <w:lang w:eastAsia="en-GB"/>
        </w:rPr>
        <w:t xml:space="preserve"> – DQ Business Functional Rules </w:t>
      </w:r>
    </w:p>
    <w:p w14:paraId="5F2B83D6" w14:textId="20E3655B" w:rsidR="00DF35CE" w:rsidRPr="00DF35CE" w:rsidRDefault="00DF35CE" w:rsidP="00DF35CE">
      <w:pPr>
        <w:rPr>
          <w:rFonts w:eastAsiaTheme="majorEastAsia"/>
        </w:rPr>
      </w:pPr>
    </w:p>
    <w:p w14:paraId="5E877E00" w14:textId="6A979536" w:rsidR="006D0D33" w:rsidRPr="002152EB" w:rsidRDefault="00256D8A" w:rsidP="007862E7">
      <w:pPr>
        <w:pStyle w:val="paragraph"/>
        <w:spacing w:before="0" w:beforeAutospacing="0" w:after="0" w:afterAutospacing="0"/>
        <w:ind w:left="360"/>
        <w:jc w:val="both"/>
        <w:textAlignment w:val="baseline"/>
        <w:rPr>
          <w:rFonts w:asciiTheme="minorHAnsi" w:hAnsiTheme="minorHAnsi" w:cstheme="minorHAnsi"/>
          <w:color w:val="000000" w:themeColor="text1"/>
          <w:sz w:val="20"/>
          <w:szCs w:val="20"/>
          <w:lang w:val="en-AU"/>
        </w:rPr>
      </w:pPr>
      <w:r w:rsidRPr="002152EB">
        <w:rPr>
          <w:rFonts w:asciiTheme="minorHAnsi" w:hAnsiTheme="minorHAnsi" w:cstheme="minorHAnsi"/>
          <w:color w:val="000000"/>
          <w:sz w:val="20"/>
          <w:lang w:val="en-AU"/>
        </w:rPr>
        <w:t> </w:t>
      </w:r>
    </w:p>
    <w:p w14:paraId="3EA7A118" w14:textId="290E801B" w:rsidR="00D03E21" w:rsidRPr="002152EB" w:rsidRDefault="72796923" w:rsidP="007862E7">
      <w:pPr>
        <w:pStyle w:val="Heading2"/>
        <w:rPr>
          <w:iCs/>
        </w:rPr>
      </w:pPr>
      <w:bookmarkStart w:id="47" w:name="_Toc2131974356"/>
      <w:r w:rsidRPr="002152EB">
        <w:t>ITEM</w:t>
      </w:r>
      <w:bookmarkEnd w:id="47"/>
      <w:r w:rsidR="002A09B3" w:rsidRPr="002152EB">
        <w:t>LOCCUST</w:t>
      </w:r>
      <w:r w:rsidR="002172B4" w:rsidRPr="002152EB">
        <w:rPr>
          <w:sz w:val="24"/>
          <w:szCs w:val="32"/>
        </w:rPr>
        <w:t xml:space="preserve"> </w:t>
      </w:r>
      <w:r w:rsidR="002172B4" w:rsidRPr="002152EB">
        <w:t xml:space="preserve">- </w:t>
      </w:r>
      <w:r w:rsidR="5E3C05FF" w:rsidRPr="002152EB">
        <w:t>Technical DQ Checks</w:t>
      </w:r>
    </w:p>
    <w:p w14:paraId="793DA52D" w14:textId="32F849E1" w:rsidR="00D03E21" w:rsidRPr="002152EB" w:rsidRDefault="00D03E21" w:rsidP="18DF313F">
      <w:pPr>
        <w:rPr>
          <w:rFonts w:eastAsiaTheme="majorEastAsia" w:cstheme="minorHAnsi"/>
        </w:rPr>
      </w:pP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2551"/>
        <w:gridCol w:w="1559"/>
        <w:gridCol w:w="1843"/>
        <w:gridCol w:w="941"/>
      </w:tblGrid>
      <w:tr w:rsidR="0001382B" w:rsidRPr="002152EB" w14:paraId="30392F08" w14:textId="7E835BDD" w:rsidTr="0001382B">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22" w:type="dxa"/>
            <w:shd w:val="clear" w:color="auto" w:fill="FFFFFF" w:themeFill="background1"/>
            <w:noWrap/>
            <w:hideMark/>
          </w:tcPr>
          <w:p w14:paraId="7F6D5F6C" w14:textId="43639EEB" w:rsidR="0001382B" w:rsidRPr="00B3180D" w:rsidRDefault="0001382B" w:rsidP="008C4848">
            <w:pPr>
              <w:rPr>
                <w:rFonts w:eastAsiaTheme="majorEastAsia" w:cstheme="minorHAnsi"/>
                <w:color w:val="000000" w:themeColor="text1"/>
                <w:lang w:val="en-IN"/>
              </w:rPr>
            </w:pPr>
            <w:r w:rsidRPr="00B3180D">
              <w:rPr>
                <w:rFonts w:eastAsiaTheme="majorEastAsia" w:cstheme="minorHAnsi"/>
                <w:color w:val="000000" w:themeColor="text1"/>
                <w:lang w:val="en-IN"/>
              </w:rPr>
              <w:t>DQ Rule</w:t>
            </w:r>
            <w:r>
              <w:rPr>
                <w:rFonts w:eastAsiaTheme="majorEastAsia" w:cstheme="minorHAnsi"/>
                <w:color w:val="000000" w:themeColor="text1"/>
                <w:lang w:val="en-IN"/>
              </w:rPr>
              <w:t xml:space="preserve"> – Null Check</w:t>
            </w:r>
          </w:p>
        </w:tc>
        <w:tc>
          <w:tcPr>
            <w:tcW w:w="2551" w:type="dxa"/>
            <w:shd w:val="clear" w:color="auto" w:fill="FFFFFF" w:themeFill="background1"/>
            <w:noWrap/>
            <w:hideMark/>
          </w:tcPr>
          <w:p w14:paraId="21F2A5C7" w14:textId="2D1F0FE7" w:rsidR="0001382B" w:rsidRPr="00B3180D" w:rsidRDefault="0001382B" w:rsidP="008C4848">
            <w:pPr>
              <w:cnfStyle w:val="100000000000" w:firstRow="1" w:lastRow="0" w:firstColumn="0" w:lastColumn="0" w:oddVBand="0" w:evenVBand="0" w:oddHBand="0" w:evenHBand="0" w:firstRowFirstColumn="0" w:firstRowLastColumn="0" w:lastRowFirstColumn="0" w:lastRowLastColumn="0"/>
              <w:rPr>
                <w:rFonts w:eastAsiaTheme="majorEastAsia" w:cstheme="minorHAnsi"/>
                <w:color w:val="000000" w:themeColor="text1"/>
                <w:lang w:val="en-IN"/>
              </w:rPr>
            </w:pPr>
            <w:r>
              <w:rPr>
                <w:rFonts w:eastAsiaTheme="majorEastAsia" w:cstheme="minorHAnsi"/>
                <w:color w:val="000000" w:themeColor="text1"/>
                <w:lang w:val="en-IN"/>
              </w:rPr>
              <w:t xml:space="preserve">              </w:t>
            </w:r>
            <w:r w:rsidRPr="00B3180D">
              <w:rPr>
                <w:rFonts w:eastAsiaTheme="majorEastAsia" w:cstheme="minorHAnsi"/>
                <w:color w:val="000000" w:themeColor="text1"/>
                <w:lang w:val="en-IN"/>
              </w:rPr>
              <w:t>Rule Detail</w:t>
            </w:r>
            <w:r>
              <w:rPr>
                <w:rFonts w:eastAsiaTheme="majorEastAsia" w:cstheme="minorHAnsi"/>
                <w:color w:val="000000" w:themeColor="text1"/>
                <w:lang w:val="en-IN"/>
              </w:rPr>
              <w:t>s</w:t>
            </w:r>
          </w:p>
        </w:tc>
        <w:tc>
          <w:tcPr>
            <w:tcW w:w="1559" w:type="dxa"/>
            <w:shd w:val="clear" w:color="auto" w:fill="FFFFFF" w:themeFill="background1"/>
          </w:tcPr>
          <w:p w14:paraId="065BC707" w14:textId="096114C8" w:rsidR="0001382B" w:rsidRPr="00B3180D" w:rsidRDefault="0001382B" w:rsidP="008C4848">
            <w:pPr>
              <w:cnfStyle w:val="100000000000" w:firstRow="1" w:lastRow="0" w:firstColumn="0" w:lastColumn="0" w:oddVBand="0" w:evenVBand="0" w:oddHBand="0" w:evenHBand="0" w:firstRowFirstColumn="0" w:firstRowLastColumn="0" w:lastRowFirstColumn="0" w:lastRowLastColumn="0"/>
              <w:rPr>
                <w:rFonts w:eastAsiaTheme="majorEastAsia" w:cstheme="minorHAnsi"/>
                <w:color w:val="000000" w:themeColor="text1"/>
                <w:lang w:val="en-IN"/>
              </w:rPr>
            </w:pPr>
            <w:r>
              <w:rPr>
                <w:rFonts w:eastAsiaTheme="majorEastAsia" w:cstheme="minorHAnsi"/>
                <w:color w:val="000000" w:themeColor="text1"/>
                <w:lang w:val="en-IN"/>
              </w:rPr>
              <w:t>Data Hub</w:t>
            </w:r>
          </w:p>
        </w:tc>
        <w:tc>
          <w:tcPr>
            <w:tcW w:w="1843" w:type="dxa"/>
            <w:shd w:val="clear" w:color="auto" w:fill="FFFFFF" w:themeFill="background1"/>
          </w:tcPr>
          <w:p w14:paraId="3E2FC101" w14:textId="5E455E81" w:rsidR="0001382B" w:rsidRPr="00B3180D" w:rsidRDefault="0001382B" w:rsidP="003B2193">
            <w:pPr>
              <w:jc w:val="center"/>
              <w:cnfStyle w:val="100000000000" w:firstRow="1" w:lastRow="0" w:firstColumn="0" w:lastColumn="0" w:oddVBand="0" w:evenVBand="0" w:oddHBand="0" w:evenHBand="0" w:firstRowFirstColumn="0" w:firstRowLastColumn="0" w:lastRowFirstColumn="0" w:lastRowLastColumn="0"/>
              <w:rPr>
                <w:rFonts w:eastAsiaTheme="majorEastAsia" w:cstheme="minorHAnsi"/>
                <w:color w:val="000000" w:themeColor="text1"/>
                <w:lang w:val="en-IN"/>
              </w:rPr>
            </w:pPr>
            <w:r w:rsidRPr="00B3180D">
              <w:rPr>
                <w:rFonts w:eastAsiaTheme="majorEastAsia" w:cstheme="minorHAnsi"/>
                <w:color w:val="000000" w:themeColor="text1"/>
                <w:lang w:val="en-IN"/>
              </w:rPr>
              <w:t xml:space="preserve">Comments </w:t>
            </w:r>
          </w:p>
        </w:tc>
        <w:tc>
          <w:tcPr>
            <w:tcW w:w="941" w:type="dxa"/>
            <w:shd w:val="clear" w:color="auto" w:fill="FFFFFF" w:themeFill="background1"/>
          </w:tcPr>
          <w:p w14:paraId="106826F9" w14:textId="48B2D800" w:rsidR="0001382B" w:rsidRPr="00B3180D" w:rsidRDefault="0001382B" w:rsidP="003B2193">
            <w:pPr>
              <w:jc w:val="center"/>
              <w:cnfStyle w:val="100000000000" w:firstRow="1" w:lastRow="0" w:firstColumn="0" w:lastColumn="0" w:oddVBand="0" w:evenVBand="0" w:oddHBand="0" w:evenHBand="0" w:firstRowFirstColumn="0" w:firstRowLastColumn="0" w:lastRowFirstColumn="0" w:lastRowLastColumn="0"/>
              <w:rPr>
                <w:rFonts w:eastAsiaTheme="majorEastAsia" w:cstheme="minorHAnsi"/>
                <w:color w:val="000000" w:themeColor="text1"/>
                <w:lang w:val="en-IN"/>
              </w:rPr>
            </w:pPr>
            <w:r>
              <w:rPr>
                <w:rFonts w:eastAsiaTheme="majorEastAsia" w:cstheme="minorHAnsi"/>
                <w:color w:val="000000" w:themeColor="text1"/>
                <w:lang w:val="en-IN"/>
              </w:rPr>
              <w:t>Implemented (Y/N)</w:t>
            </w:r>
          </w:p>
        </w:tc>
      </w:tr>
      <w:tr w:rsidR="0001382B" w:rsidRPr="002152EB" w14:paraId="7863C14C" w14:textId="06ABD156" w:rsidTr="0001382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22" w:type="dxa"/>
            <w:shd w:val="clear" w:color="auto" w:fill="FFFFFF" w:themeFill="background1"/>
            <w:noWrap/>
          </w:tcPr>
          <w:p w14:paraId="1CCE1974" w14:textId="77777777" w:rsidR="0001382B" w:rsidRPr="002152EB" w:rsidRDefault="0001382B" w:rsidP="008C4848">
            <w:pPr>
              <w:rPr>
                <w:rFonts w:eastAsiaTheme="majorEastAsia" w:cstheme="minorHAnsi"/>
                <w:b w:val="0"/>
                <w:bCs w:val="0"/>
                <w:lang w:val="en-IN"/>
              </w:rPr>
            </w:pPr>
            <w:r w:rsidRPr="002152EB">
              <w:rPr>
                <w:rFonts w:eastAsiaTheme="majorEastAsia" w:cstheme="minorHAnsi"/>
                <w:b w:val="0"/>
                <w:bCs w:val="0"/>
                <w:lang w:val="en-IN"/>
              </w:rPr>
              <w:t>RETAIL_SKU_CODE is not NULL</w:t>
            </w:r>
          </w:p>
        </w:tc>
        <w:tc>
          <w:tcPr>
            <w:tcW w:w="2551" w:type="dxa"/>
            <w:shd w:val="clear" w:color="auto" w:fill="FFFFFF" w:themeFill="background1"/>
            <w:noWrap/>
          </w:tcPr>
          <w:p w14:paraId="29B33EEC" w14:textId="77777777" w:rsidR="0001382B" w:rsidRPr="002152EB" w:rsidRDefault="0001382B" w:rsidP="008C4848">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sidRPr="002152EB">
              <w:rPr>
                <w:rFonts w:eastAsiaTheme="majorEastAsia" w:cstheme="minorHAnsi"/>
                <w:lang w:val="en-IN"/>
              </w:rPr>
              <w:t>Check and remove records that have RETAIL_SKU_CODE as NULL</w:t>
            </w:r>
          </w:p>
        </w:tc>
        <w:tc>
          <w:tcPr>
            <w:tcW w:w="1559" w:type="dxa"/>
            <w:shd w:val="clear" w:color="auto" w:fill="FFFFFF" w:themeFill="background1"/>
          </w:tcPr>
          <w:p w14:paraId="348ED915" w14:textId="77777777" w:rsidR="0001382B" w:rsidRPr="002152EB" w:rsidRDefault="0001382B" w:rsidP="008C4848">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c>
          <w:tcPr>
            <w:tcW w:w="1843" w:type="dxa"/>
            <w:shd w:val="clear" w:color="auto" w:fill="FFFFFF" w:themeFill="background1"/>
          </w:tcPr>
          <w:p w14:paraId="6FBAF1B7" w14:textId="77777777" w:rsidR="0001382B" w:rsidRPr="002152EB" w:rsidRDefault="0001382B" w:rsidP="008C4848">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c>
          <w:tcPr>
            <w:tcW w:w="941" w:type="dxa"/>
            <w:shd w:val="clear" w:color="auto" w:fill="FFFFFF" w:themeFill="background1"/>
          </w:tcPr>
          <w:p w14:paraId="088A9089" w14:textId="77777777" w:rsidR="0001382B" w:rsidRPr="002152EB" w:rsidRDefault="0001382B" w:rsidP="008C4848">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0001382B" w:rsidRPr="002152EB" w14:paraId="1646656D" w14:textId="46D78567" w:rsidTr="0001382B">
        <w:trPr>
          <w:trHeight w:val="290"/>
        </w:trPr>
        <w:tc>
          <w:tcPr>
            <w:cnfStyle w:val="001000000000" w:firstRow="0" w:lastRow="0" w:firstColumn="1" w:lastColumn="0" w:oddVBand="0" w:evenVBand="0" w:oddHBand="0" w:evenHBand="0" w:firstRowFirstColumn="0" w:firstRowLastColumn="0" w:lastRowFirstColumn="0" w:lastRowLastColumn="0"/>
            <w:tcW w:w="2122" w:type="dxa"/>
            <w:noWrap/>
          </w:tcPr>
          <w:p w14:paraId="25FB67A3" w14:textId="77777777" w:rsidR="0001382B" w:rsidRPr="002152EB" w:rsidRDefault="0001382B" w:rsidP="008C4848">
            <w:pPr>
              <w:rPr>
                <w:rFonts w:eastAsiaTheme="majorEastAsia" w:cstheme="minorHAnsi"/>
                <w:b w:val="0"/>
                <w:bCs w:val="0"/>
                <w:lang w:val="en-IN"/>
              </w:rPr>
            </w:pPr>
            <w:r w:rsidRPr="002152EB">
              <w:rPr>
                <w:rFonts w:eastAsiaTheme="majorEastAsia" w:cstheme="minorHAnsi"/>
                <w:lang w:val="en-IN"/>
              </w:rPr>
              <w:t xml:space="preserve">RETAIL_SKU_CODE </w:t>
            </w:r>
            <w:r w:rsidRPr="002152EB">
              <w:rPr>
                <w:rFonts w:eastAsiaTheme="majorEastAsia" w:cstheme="minorHAnsi"/>
                <w:b w:val="0"/>
                <w:bCs w:val="0"/>
                <w:lang w:val="en-IN"/>
              </w:rPr>
              <w:t>should be present in ITEM table as PRODUCTID</w:t>
            </w:r>
          </w:p>
        </w:tc>
        <w:tc>
          <w:tcPr>
            <w:tcW w:w="2551" w:type="dxa"/>
            <w:noWrap/>
          </w:tcPr>
          <w:p w14:paraId="38C3A8C3" w14:textId="77777777" w:rsidR="0001382B" w:rsidRPr="002152EB" w:rsidRDefault="0001382B" w:rsidP="008C4848">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sidRPr="002152EB">
              <w:rPr>
                <w:rFonts w:eastAsiaTheme="majorEastAsia" w:cstheme="minorHAnsi"/>
                <w:lang w:val="en-IN"/>
              </w:rPr>
              <w:t>Referential Integrity check from ITEMLOCCUST to ITEM table</w:t>
            </w:r>
          </w:p>
        </w:tc>
        <w:tc>
          <w:tcPr>
            <w:tcW w:w="1559" w:type="dxa"/>
          </w:tcPr>
          <w:p w14:paraId="6E880F65" w14:textId="77777777" w:rsidR="0001382B" w:rsidRPr="002152EB" w:rsidRDefault="0001382B" w:rsidP="008C4848">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c>
          <w:tcPr>
            <w:tcW w:w="1843" w:type="dxa"/>
          </w:tcPr>
          <w:p w14:paraId="0610FAA2" w14:textId="77777777" w:rsidR="0001382B" w:rsidRPr="002152EB" w:rsidRDefault="0001382B" w:rsidP="008C4848">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c>
          <w:tcPr>
            <w:tcW w:w="941" w:type="dxa"/>
          </w:tcPr>
          <w:p w14:paraId="55258BA5" w14:textId="77777777" w:rsidR="0001382B" w:rsidRPr="002152EB" w:rsidRDefault="0001382B" w:rsidP="008C4848">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0001382B" w:rsidRPr="002152EB" w14:paraId="42D3B876" w14:textId="1C6B20DF" w:rsidTr="0001382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22" w:type="dxa"/>
            <w:shd w:val="clear" w:color="auto" w:fill="FFFFFF" w:themeFill="background1"/>
            <w:noWrap/>
          </w:tcPr>
          <w:p w14:paraId="25ADCCBC" w14:textId="023F809B" w:rsidR="0001382B" w:rsidRPr="002152EB" w:rsidRDefault="0001382B" w:rsidP="008C4848">
            <w:pPr>
              <w:rPr>
                <w:rFonts w:eastAsiaTheme="majorEastAsia" w:cstheme="minorHAnsi"/>
                <w:b w:val="0"/>
                <w:bCs w:val="0"/>
                <w:lang w:val="en-IN"/>
              </w:rPr>
            </w:pPr>
            <w:r w:rsidRPr="002152EB">
              <w:rPr>
                <w:rFonts w:eastAsiaTheme="majorEastAsia" w:cstheme="minorHAnsi"/>
                <w:lang w:val="en-IN"/>
              </w:rPr>
              <w:t xml:space="preserve">UNIQUE_LOC </w:t>
            </w:r>
            <w:r w:rsidRPr="002152EB">
              <w:rPr>
                <w:rFonts w:eastAsiaTheme="majorEastAsia" w:cstheme="minorHAnsi"/>
                <w:b w:val="0"/>
                <w:bCs w:val="0"/>
                <w:lang w:val="en-IN"/>
              </w:rPr>
              <w:t>should be present in LOCATION table as LOCATION</w:t>
            </w:r>
          </w:p>
        </w:tc>
        <w:tc>
          <w:tcPr>
            <w:tcW w:w="2551" w:type="dxa"/>
            <w:shd w:val="clear" w:color="auto" w:fill="FFFFFF" w:themeFill="background1"/>
            <w:noWrap/>
          </w:tcPr>
          <w:p w14:paraId="1793FC60" w14:textId="77777777" w:rsidR="0001382B" w:rsidRPr="002152EB" w:rsidRDefault="0001382B" w:rsidP="008C4848">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sidRPr="002152EB">
              <w:rPr>
                <w:rFonts w:eastAsiaTheme="majorEastAsia" w:cstheme="minorHAnsi"/>
                <w:lang w:val="en-IN"/>
              </w:rPr>
              <w:t>Referential Integrity check from ITEMLOCCUST to LOCATION table</w:t>
            </w:r>
          </w:p>
        </w:tc>
        <w:tc>
          <w:tcPr>
            <w:tcW w:w="1559" w:type="dxa"/>
            <w:shd w:val="clear" w:color="auto" w:fill="FFFFFF" w:themeFill="background1"/>
          </w:tcPr>
          <w:p w14:paraId="0E7422B4" w14:textId="77777777" w:rsidR="0001382B" w:rsidRPr="002152EB" w:rsidRDefault="0001382B" w:rsidP="008C4848">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c>
          <w:tcPr>
            <w:tcW w:w="1843" w:type="dxa"/>
            <w:shd w:val="clear" w:color="auto" w:fill="FFFFFF" w:themeFill="background1"/>
          </w:tcPr>
          <w:p w14:paraId="4919E6B3" w14:textId="77777777" w:rsidR="0001382B" w:rsidRPr="002152EB" w:rsidRDefault="0001382B" w:rsidP="008C4848">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c>
          <w:tcPr>
            <w:tcW w:w="941" w:type="dxa"/>
            <w:shd w:val="clear" w:color="auto" w:fill="FFFFFF" w:themeFill="background1"/>
          </w:tcPr>
          <w:p w14:paraId="54D8BC04" w14:textId="77777777" w:rsidR="0001382B" w:rsidRPr="002152EB" w:rsidRDefault="0001382B" w:rsidP="008C4848">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0001382B" w:rsidRPr="002152EB" w14:paraId="245B7FD2" w14:textId="19B1B75A" w:rsidTr="0001382B">
        <w:trPr>
          <w:trHeight w:val="290"/>
        </w:trPr>
        <w:tc>
          <w:tcPr>
            <w:cnfStyle w:val="001000000000" w:firstRow="0" w:lastRow="0" w:firstColumn="1" w:lastColumn="0" w:oddVBand="0" w:evenVBand="0" w:oddHBand="0" w:evenHBand="0" w:firstRowFirstColumn="0" w:firstRowLastColumn="0" w:lastRowFirstColumn="0" w:lastRowLastColumn="0"/>
            <w:tcW w:w="2122" w:type="dxa"/>
            <w:noWrap/>
          </w:tcPr>
          <w:p w14:paraId="4F585817" w14:textId="77777777" w:rsidR="0001382B" w:rsidRPr="002152EB" w:rsidRDefault="0001382B" w:rsidP="008C4848">
            <w:pPr>
              <w:rPr>
                <w:rFonts w:eastAsiaTheme="majorEastAsia" w:cstheme="minorHAnsi"/>
                <w:b w:val="0"/>
                <w:bCs w:val="0"/>
                <w:lang w:val="en-IN"/>
              </w:rPr>
            </w:pPr>
            <w:r w:rsidRPr="002152EB">
              <w:rPr>
                <w:rFonts w:eastAsiaTheme="majorEastAsia" w:cstheme="minorHAnsi"/>
                <w:b w:val="0"/>
                <w:bCs w:val="0"/>
                <w:lang w:val="en-IN"/>
              </w:rPr>
              <w:t xml:space="preserve">Duplicate Check </w:t>
            </w:r>
          </w:p>
        </w:tc>
        <w:tc>
          <w:tcPr>
            <w:tcW w:w="2551" w:type="dxa"/>
            <w:noWrap/>
          </w:tcPr>
          <w:p w14:paraId="0B38404D" w14:textId="77777777" w:rsidR="0001382B" w:rsidRPr="002152EB" w:rsidRDefault="0001382B" w:rsidP="008C4848">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sidRPr="002152EB">
              <w:rPr>
                <w:rFonts w:eastAsiaTheme="majorEastAsia" w:cstheme="minorHAnsi"/>
                <w:lang w:val="en-IN"/>
              </w:rPr>
              <w:t>Check and remove duplicates based on key columns</w:t>
            </w:r>
          </w:p>
        </w:tc>
        <w:tc>
          <w:tcPr>
            <w:tcW w:w="1559" w:type="dxa"/>
          </w:tcPr>
          <w:p w14:paraId="508AC2C5" w14:textId="77777777" w:rsidR="0001382B" w:rsidRPr="002152EB" w:rsidRDefault="0001382B" w:rsidP="008C4848">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c>
          <w:tcPr>
            <w:tcW w:w="1843" w:type="dxa"/>
          </w:tcPr>
          <w:p w14:paraId="7D1D4778" w14:textId="77777777" w:rsidR="0001382B" w:rsidRPr="002152EB" w:rsidRDefault="0001382B" w:rsidP="008C4848">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c>
          <w:tcPr>
            <w:tcW w:w="941" w:type="dxa"/>
          </w:tcPr>
          <w:p w14:paraId="51D3BFA0" w14:textId="77777777" w:rsidR="0001382B" w:rsidRPr="002152EB" w:rsidRDefault="0001382B" w:rsidP="008C4848">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0001382B" w:rsidRPr="002152EB" w14:paraId="71F98D80" w14:textId="77777777" w:rsidTr="0001382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22" w:type="dxa"/>
            <w:shd w:val="clear" w:color="auto" w:fill="FFFFFF" w:themeFill="background1"/>
            <w:noWrap/>
          </w:tcPr>
          <w:p w14:paraId="3BA41A3E" w14:textId="77777777" w:rsidR="0001382B" w:rsidRDefault="0001382B" w:rsidP="008C4848">
            <w:pPr>
              <w:rPr>
                <w:rFonts w:eastAsiaTheme="majorEastAsia" w:cstheme="minorHAnsi"/>
                <w:b w:val="0"/>
                <w:bCs w:val="0"/>
                <w:lang w:val="en-IN"/>
              </w:rPr>
            </w:pPr>
          </w:p>
          <w:p w14:paraId="7597359B" w14:textId="77777777" w:rsidR="0001382B" w:rsidRPr="002152EB" w:rsidRDefault="0001382B" w:rsidP="008C4848">
            <w:pPr>
              <w:rPr>
                <w:rFonts w:eastAsiaTheme="majorEastAsia" w:cstheme="minorHAnsi"/>
                <w:lang w:val="en-IN"/>
              </w:rPr>
            </w:pPr>
          </w:p>
        </w:tc>
        <w:tc>
          <w:tcPr>
            <w:tcW w:w="2551" w:type="dxa"/>
            <w:shd w:val="clear" w:color="auto" w:fill="FFFFFF" w:themeFill="background1"/>
            <w:noWrap/>
          </w:tcPr>
          <w:p w14:paraId="44F06AF4" w14:textId="77777777" w:rsidR="0001382B" w:rsidRPr="002152EB" w:rsidRDefault="0001382B" w:rsidP="008C4848">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c>
          <w:tcPr>
            <w:tcW w:w="1559" w:type="dxa"/>
            <w:shd w:val="clear" w:color="auto" w:fill="FFFFFF" w:themeFill="background1"/>
          </w:tcPr>
          <w:p w14:paraId="5643DEFE" w14:textId="77777777" w:rsidR="0001382B" w:rsidRPr="002152EB" w:rsidRDefault="0001382B" w:rsidP="008C4848">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c>
          <w:tcPr>
            <w:tcW w:w="1843" w:type="dxa"/>
            <w:shd w:val="clear" w:color="auto" w:fill="FFFFFF" w:themeFill="background1"/>
          </w:tcPr>
          <w:p w14:paraId="04CE93A3" w14:textId="77777777" w:rsidR="0001382B" w:rsidRPr="002152EB" w:rsidRDefault="0001382B" w:rsidP="008C4848">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c>
          <w:tcPr>
            <w:tcW w:w="941" w:type="dxa"/>
            <w:shd w:val="clear" w:color="auto" w:fill="FFFFFF" w:themeFill="background1"/>
          </w:tcPr>
          <w:p w14:paraId="04029422" w14:textId="77777777" w:rsidR="0001382B" w:rsidRPr="002152EB" w:rsidRDefault="0001382B" w:rsidP="008C4848">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0001382B" w:rsidRPr="002152EB" w14:paraId="5A4FE687" w14:textId="77777777" w:rsidTr="0001382B">
        <w:trPr>
          <w:trHeight w:val="290"/>
        </w:trPr>
        <w:tc>
          <w:tcPr>
            <w:cnfStyle w:val="001000000000" w:firstRow="0" w:lastRow="0" w:firstColumn="1" w:lastColumn="0" w:oddVBand="0" w:evenVBand="0" w:oddHBand="0" w:evenHBand="0" w:firstRowFirstColumn="0" w:firstRowLastColumn="0" w:lastRowFirstColumn="0" w:lastRowLastColumn="0"/>
            <w:tcW w:w="2122" w:type="dxa"/>
            <w:shd w:val="clear" w:color="auto" w:fill="FFFFFF" w:themeFill="background1"/>
            <w:noWrap/>
          </w:tcPr>
          <w:p w14:paraId="7EEA8CDE" w14:textId="77777777" w:rsidR="0001382B" w:rsidRDefault="0001382B" w:rsidP="008C4848">
            <w:pPr>
              <w:rPr>
                <w:rFonts w:eastAsiaTheme="majorEastAsia" w:cstheme="minorHAnsi"/>
                <w:b w:val="0"/>
                <w:bCs w:val="0"/>
                <w:lang w:val="en-IN"/>
              </w:rPr>
            </w:pPr>
          </w:p>
          <w:p w14:paraId="0DB66DB3" w14:textId="77777777" w:rsidR="0001382B" w:rsidRPr="002152EB" w:rsidRDefault="0001382B" w:rsidP="008C4848">
            <w:pPr>
              <w:rPr>
                <w:rFonts w:eastAsiaTheme="majorEastAsia" w:cstheme="minorHAnsi"/>
                <w:lang w:val="en-IN"/>
              </w:rPr>
            </w:pPr>
          </w:p>
        </w:tc>
        <w:tc>
          <w:tcPr>
            <w:tcW w:w="2551" w:type="dxa"/>
            <w:shd w:val="clear" w:color="auto" w:fill="FFFFFF" w:themeFill="background1"/>
            <w:noWrap/>
          </w:tcPr>
          <w:p w14:paraId="2A9B2BCB" w14:textId="77777777" w:rsidR="0001382B" w:rsidRPr="002152EB" w:rsidRDefault="0001382B" w:rsidP="008C4848">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c>
          <w:tcPr>
            <w:tcW w:w="1559" w:type="dxa"/>
            <w:shd w:val="clear" w:color="auto" w:fill="FFFFFF" w:themeFill="background1"/>
          </w:tcPr>
          <w:p w14:paraId="1DEBD454" w14:textId="77777777" w:rsidR="0001382B" w:rsidRPr="002152EB" w:rsidRDefault="0001382B" w:rsidP="008C4848">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c>
          <w:tcPr>
            <w:tcW w:w="1843" w:type="dxa"/>
            <w:shd w:val="clear" w:color="auto" w:fill="FFFFFF" w:themeFill="background1"/>
          </w:tcPr>
          <w:p w14:paraId="7B3D5C39" w14:textId="77777777" w:rsidR="0001382B" w:rsidRPr="002152EB" w:rsidRDefault="0001382B" w:rsidP="008C4848">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c>
          <w:tcPr>
            <w:tcW w:w="941" w:type="dxa"/>
            <w:shd w:val="clear" w:color="auto" w:fill="FFFFFF" w:themeFill="background1"/>
          </w:tcPr>
          <w:p w14:paraId="7C08025F" w14:textId="77777777" w:rsidR="0001382B" w:rsidRPr="002152EB" w:rsidRDefault="0001382B" w:rsidP="008C4848">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0001382B" w:rsidRPr="002152EB" w14:paraId="660DF1A9" w14:textId="77777777" w:rsidTr="0001382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22" w:type="dxa"/>
            <w:shd w:val="clear" w:color="auto" w:fill="FFFFFF" w:themeFill="background1"/>
            <w:noWrap/>
          </w:tcPr>
          <w:p w14:paraId="1E78276C" w14:textId="77777777" w:rsidR="0001382B" w:rsidRDefault="0001382B" w:rsidP="008C4848">
            <w:pPr>
              <w:rPr>
                <w:rFonts w:eastAsiaTheme="majorEastAsia" w:cstheme="minorHAnsi"/>
                <w:b w:val="0"/>
                <w:bCs w:val="0"/>
                <w:lang w:val="en-IN"/>
              </w:rPr>
            </w:pPr>
          </w:p>
          <w:p w14:paraId="464BB829" w14:textId="77777777" w:rsidR="0001382B" w:rsidRPr="002152EB" w:rsidRDefault="0001382B" w:rsidP="008C4848">
            <w:pPr>
              <w:rPr>
                <w:rFonts w:eastAsiaTheme="majorEastAsia" w:cstheme="minorHAnsi"/>
                <w:lang w:val="en-IN"/>
              </w:rPr>
            </w:pPr>
          </w:p>
        </w:tc>
        <w:tc>
          <w:tcPr>
            <w:tcW w:w="2551" w:type="dxa"/>
            <w:shd w:val="clear" w:color="auto" w:fill="FFFFFF" w:themeFill="background1"/>
            <w:noWrap/>
          </w:tcPr>
          <w:p w14:paraId="61E4E50B" w14:textId="77777777" w:rsidR="0001382B" w:rsidRPr="002152EB" w:rsidRDefault="0001382B" w:rsidP="008C4848">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c>
          <w:tcPr>
            <w:tcW w:w="1559" w:type="dxa"/>
            <w:shd w:val="clear" w:color="auto" w:fill="FFFFFF" w:themeFill="background1"/>
          </w:tcPr>
          <w:p w14:paraId="2533C345" w14:textId="77777777" w:rsidR="0001382B" w:rsidRPr="002152EB" w:rsidRDefault="0001382B" w:rsidP="008C4848">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c>
          <w:tcPr>
            <w:tcW w:w="1843" w:type="dxa"/>
            <w:shd w:val="clear" w:color="auto" w:fill="FFFFFF" w:themeFill="background1"/>
          </w:tcPr>
          <w:p w14:paraId="4DD6F399" w14:textId="77777777" w:rsidR="0001382B" w:rsidRPr="002152EB" w:rsidRDefault="0001382B" w:rsidP="008C4848">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c>
          <w:tcPr>
            <w:tcW w:w="941" w:type="dxa"/>
            <w:shd w:val="clear" w:color="auto" w:fill="FFFFFF" w:themeFill="background1"/>
          </w:tcPr>
          <w:p w14:paraId="4A4C2400" w14:textId="77777777" w:rsidR="0001382B" w:rsidRPr="002152EB" w:rsidRDefault="0001382B" w:rsidP="008C4848">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0001382B" w:rsidRPr="002152EB" w14:paraId="5E48F9DC" w14:textId="77777777" w:rsidTr="0001382B">
        <w:trPr>
          <w:trHeight w:val="290"/>
        </w:trPr>
        <w:tc>
          <w:tcPr>
            <w:cnfStyle w:val="001000000000" w:firstRow="0" w:lastRow="0" w:firstColumn="1" w:lastColumn="0" w:oddVBand="0" w:evenVBand="0" w:oddHBand="0" w:evenHBand="0" w:firstRowFirstColumn="0" w:firstRowLastColumn="0" w:lastRowFirstColumn="0" w:lastRowLastColumn="0"/>
            <w:tcW w:w="2122" w:type="dxa"/>
            <w:shd w:val="clear" w:color="auto" w:fill="FFFFFF" w:themeFill="background1"/>
            <w:noWrap/>
          </w:tcPr>
          <w:p w14:paraId="7AB2557F" w14:textId="77777777" w:rsidR="0001382B" w:rsidRDefault="0001382B" w:rsidP="008C4848">
            <w:pPr>
              <w:rPr>
                <w:rFonts w:eastAsiaTheme="majorEastAsia" w:cstheme="minorHAnsi"/>
                <w:b w:val="0"/>
                <w:bCs w:val="0"/>
                <w:lang w:val="en-IN"/>
              </w:rPr>
            </w:pPr>
          </w:p>
          <w:p w14:paraId="3FFCBC2F" w14:textId="77777777" w:rsidR="0001382B" w:rsidRPr="002152EB" w:rsidRDefault="0001382B" w:rsidP="008C4848">
            <w:pPr>
              <w:rPr>
                <w:rFonts w:eastAsiaTheme="majorEastAsia" w:cstheme="minorHAnsi"/>
                <w:lang w:val="en-IN"/>
              </w:rPr>
            </w:pPr>
          </w:p>
        </w:tc>
        <w:tc>
          <w:tcPr>
            <w:tcW w:w="2551" w:type="dxa"/>
            <w:shd w:val="clear" w:color="auto" w:fill="FFFFFF" w:themeFill="background1"/>
            <w:noWrap/>
          </w:tcPr>
          <w:p w14:paraId="5DCC1E1B" w14:textId="77777777" w:rsidR="0001382B" w:rsidRPr="002152EB" w:rsidRDefault="0001382B" w:rsidP="008C4848">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c>
          <w:tcPr>
            <w:tcW w:w="1559" w:type="dxa"/>
            <w:shd w:val="clear" w:color="auto" w:fill="FFFFFF" w:themeFill="background1"/>
          </w:tcPr>
          <w:p w14:paraId="7AABD323" w14:textId="77777777" w:rsidR="0001382B" w:rsidRPr="002152EB" w:rsidRDefault="0001382B" w:rsidP="008C4848">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c>
          <w:tcPr>
            <w:tcW w:w="1843" w:type="dxa"/>
            <w:shd w:val="clear" w:color="auto" w:fill="FFFFFF" w:themeFill="background1"/>
          </w:tcPr>
          <w:p w14:paraId="2CCFE40C" w14:textId="77777777" w:rsidR="0001382B" w:rsidRPr="002152EB" w:rsidRDefault="0001382B" w:rsidP="008C4848">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c>
          <w:tcPr>
            <w:tcW w:w="941" w:type="dxa"/>
            <w:shd w:val="clear" w:color="auto" w:fill="FFFFFF" w:themeFill="background1"/>
          </w:tcPr>
          <w:p w14:paraId="3E6C5D6D" w14:textId="77777777" w:rsidR="0001382B" w:rsidRPr="002152EB" w:rsidRDefault="0001382B" w:rsidP="008C4848">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0001382B" w:rsidRPr="002152EB" w14:paraId="0DD1D7E2" w14:textId="77777777" w:rsidTr="0001382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22" w:type="dxa"/>
            <w:shd w:val="clear" w:color="auto" w:fill="FFFFFF" w:themeFill="background1"/>
            <w:noWrap/>
          </w:tcPr>
          <w:p w14:paraId="228CE205" w14:textId="77777777" w:rsidR="0001382B" w:rsidRDefault="0001382B" w:rsidP="008C4848">
            <w:pPr>
              <w:rPr>
                <w:rFonts w:eastAsiaTheme="majorEastAsia" w:cstheme="minorHAnsi"/>
                <w:b w:val="0"/>
                <w:bCs w:val="0"/>
                <w:lang w:val="en-IN"/>
              </w:rPr>
            </w:pPr>
          </w:p>
          <w:p w14:paraId="30A64FE7" w14:textId="77777777" w:rsidR="0001382B" w:rsidRPr="002152EB" w:rsidRDefault="0001382B" w:rsidP="008C4848">
            <w:pPr>
              <w:rPr>
                <w:rFonts w:eastAsiaTheme="majorEastAsia" w:cstheme="minorHAnsi"/>
                <w:lang w:val="en-IN"/>
              </w:rPr>
            </w:pPr>
          </w:p>
        </w:tc>
        <w:tc>
          <w:tcPr>
            <w:tcW w:w="2551" w:type="dxa"/>
            <w:shd w:val="clear" w:color="auto" w:fill="FFFFFF" w:themeFill="background1"/>
            <w:noWrap/>
          </w:tcPr>
          <w:p w14:paraId="775428BB" w14:textId="77777777" w:rsidR="0001382B" w:rsidRPr="002152EB" w:rsidRDefault="0001382B" w:rsidP="008C4848">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c>
          <w:tcPr>
            <w:tcW w:w="1559" w:type="dxa"/>
            <w:shd w:val="clear" w:color="auto" w:fill="FFFFFF" w:themeFill="background1"/>
          </w:tcPr>
          <w:p w14:paraId="72AB89A3" w14:textId="77777777" w:rsidR="0001382B" w:rsidRPr="002152EB" w:rsidRDefault="0001382B" w:rsidP="008C4848">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c>
          <w:tcPr>
            <w:tcW w:w="1843" w:type="dxa"/>
            <w:shd w:val="clear" w:color="auto" w:fill="FFFFFF" w:themeFill="background1"/>
          </w:tcPr>
          <w:p w14:paraId="39CC2E39" w14:textId="77777777" w:rsidR="0001382B" w:rsidRPr="002152EB" w:rsidRDefault="0001382B" w:rsidP="008C4848">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c>
          <w:tcPr>
            <w:tcW w:w="941" w:type="dxa"/>
            <w:shd w:val="clear" w:color="auto" w:fill="FFFFFF" w:themeFill="background1"/>
          </w:tcPr>
          <w:p w14:paraId="69160BDC" w14:textId="77777777" w:rsidR="0001382B" w:rsidRPr="002152EB" w:rsidRDefault="0001382B" w:rsidP="008C4848">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0001382B" w:rsidRPr="002152EB" w14:paraId="3A38B5FC" w14:textId="77777777" w:rsidTr="0001382B">
        <w:trPr>
          <w:trHeight w:val="290"/>
        </w:trPr>
        <w:tc>
          <w:tcPr>
            <w:cnfStyle w:val="001000000000" w:firstRow="0" w:lastRow="0" w:firstColumn="1" w:lastColumn="0" w:oddVBand="0" w:evenVBand="0" w:oddHBand="0" w:evenHBand="0" w:firstRowFirstColumn="0" w:firstRowLastColumn="0" w:lastRowFirstColumn="0" w:lastRowLastColumn="0"/>
            <w:tcW w:w="2122" w:type="dxa"/>
            <w:shd w:val="clear" w:color="auto" w:fill="FFFFFF" w:themeFill="background1"/>
            <w:noWrap/>
          </w:tcPr>
          <w:p w14:paraId="30B7DA15" w14:textId="77777777" w:rsidR="0001382B" w:rsidRDefault="0001382B" w:rsidP="008C4848">
            <w:pPr>
              <w:rPr>
                <w:rFonts w:eastAsiaTheme="majorEastAsia" w:cstheme="minorHAnsi"/>
                <w:b w:val="0"/>
                <w:bCs w:val="0"/>
                <w:lang w:val="en-IN"/>
              </w:rPr>
            </w:pPr>
          </w:p>
          <w:p w14:paraId="04F6E9B5" w14:textId="77777777" w:rsidR="0001382B" w:rsidRPr="002152EB" w:rsidRDefault="0001382B" w:rsidP="008C4848">
            <w:pPr>
              <w:rPr>
                <w:rFonts w:eastAsiaTheme="majorEastAsia" w:cstheme="minorHAnsi"/>
                <w:lang w:val="en-IN"/>
              </w:rPr>
            </w:pPr>
          </w:p>
        </w:tc>
        <w:tc>
          <w:tcPr>
            <w:tcW w:w="2551" w:type="dxa"/>
            <w:shd w:val="clear" w:color="auto" w:fill="FFFFFF" w:themeFill="background1"/>
            <w:noWrap/>
          </w:tcPr>
          <w:p w14:paraId="0F7079E2" w14:textId="77777777" w:rsidR="0001382B" w:rsidRPr="002152EB" w:rsidRDefault="0001382B" w:rsidP="008C4848">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c>
          <w:tcPr>
            <w:tcW w:w="1559" w:type="dxa"/>
            <w:shd w:val="clear" w:color="auto" w:fill="FFFFFF" w:themeFill="background1"/>
          </w:tcPr>
          <w:p w14:paraId="69007E42" w14:textId="77777777" w:rsidR="0001382B" w:rsidRPr="002152EB" w:rsidRDefault="0001382B" w:rsidP="008C4848">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c>
          <w:tcPr>
            <w:tcW w:w="1843" w:type="dxa"/>
            <w:shd w:val="clear" w:color="auto" w:fill="FFFFFF" w:themeFill="background1"/>
          </w:tcPr>
          <w:p w14:paraId="52F89BCB" w14:textId="77777777" w:rsidR="0001382B" w:rsidRPr="002152EB" w:rsidRDefault="0001382B" w:rsidP="008C4848">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c>
          <w:tcPr>
            <w:tcW w:w="941" w:type="dxa"/>
            <w:shd w:val="clear" w:color="auto" w:fill="FFFFFF" w:themeFill="background1"/>
          </w:tcPr>
          <w:p w14:paraId="267D9137" w14:textId="77777777" w:rsidR="0001382B" w:rsidRPr="002152EB" w:rsidRDefault="0001382B" w:rsidP="008C4848">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0001382B" w:rsidRPr="002152EB" w14:paraId="6256422B" w14:textId="77777777" w:rsidTr="0001382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22" w:type="dxa"/>
            <w:shd w:val="clear" w:color="auto" w:fill="FFFFFF" w:themeFill="background1"/>
            <w:noWrap/>
          </w:tcPr>
          <w:p w14:paraId="6F2C1BC2" w14:textId="77777777" w:rsidR="0001382B" w:rsidRDefault="0001382B" w:rsidP="008C4848">
            <w:pPr>
              <w:rPr>
                <w:rFonts w:eastAsiaTheme="majorEastAsia" w:cstheme="minorHAnsi"/>
                <w:b w:val="0"/>
                <w:bCs w:val="0"/>
                <w:lang w:val="en-IN"/>
              </w:rPr>
            </w:pPr>
          </w:p>
          <w:p w14:paraId="2CAA5792" w14:textId="77777777" w:rsidR="0001382B" w:rsidRPr="002152EB" w:rsidRDefault="0001382B" w:rsidP="008C4848">
            <w:pPr>
              <w:rPr>
                <w:rFonts w:eastAsiaTheme="majorEastAsia" w:cstheme="minorHAnsi"/>
                <w:lang w:val="en-IN"/>
              </w:rPr>
            </w:pPr>
          </w:p>
        </w:tc>
        <w:tc>
          <w:tcPr>
            <w:tcW w:w="2551" w:type="dxa"/>
            <w:shd w:val="clear" w:color="auto" w:fill="FFFFFF" w:themeFill="background1"/>
            <w:noWrap/>
          </w:tcPr>
          <w:p w14:paraId="1DEE3968" w14:textId="77777777" w:rsidR="0001382B" w:rsidRPr="002152EB" w:rsidRDefault="0001382B" w:rsidP="008C4848">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c>
          <w:tcPr>
            <w:tcW w:w="1559" w:type="dxa"/>
            <w:shd w:val="clear" w:color="auto" w:fill="FFFFFF" w:themeFill="background1"/>
          </w:tcPr>
          <w:p w14:paraId="571D1B8E" w14:textId="77777777" w:rsidR="0001382B" w:rsidRPr="002152EB" w:rsidRDefault="0001382B" w:rsidP="008C4848">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c>
          <w:tcPr>
            <w:tcW w:w="1843" w:type="dxa"/>
            <w:shd w:val="clear" w:color="auto" w:fill="FFFFFF" w:themeFill="background1"/>
          </w:tcPr>
          <w:p w14:paraId="12B6E916" w14:textId="77777777" w:rsidR="0001382B" w:rsidRPr="002152EB" w:rsidRDefault="0001382B" w:rsidP="008C4848">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c>
          <w:tcPr>
            <w:tcW w:w="941" w:type="dxa"/>
            <w:shd w:val="clear" w:color="auto" w:fill="FFFFFF" w:themeFill="background1"/>
          </w:tcPr>
          <w:p w14:paraId="0E18A3F2" w14:textId="77777777" w:rsidR="0001382B" w:rsidRPr="002152EB" w:rsidRDefault="0001382B" w:rsidP="008C4848">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0001382B" w:rsidRPr="002152EB" w14:paraId="0348F8CB" w14:textId="77777777" w:rsidTr="0001382B">
        <w:trPr>
          <w:trHeight w:val="290"/>
        </w:trPr>
        <w:tc>
          <w:tcPr>
            <w:cnfStyle w:val="001000000000" w:firstRow="0" w:lastRow="0" w:firstColumn="1" w:lastColumn="0" w:oddVBand="0" w:evenVBand="0" w:oddHBand="0" w:evenHBand="0" w:firstRowFirstColumn="0" w:firstRowLastColumn="0" w:lastRowFirstColumn="0" w:lastRowLastColumn="0"/>
            <w:tcW w:w="2122" w:type="dxa"/>
            <w:shd w:val="clear" w:color="auto" w:fill="FFFFFF" w:themeFill="background1"/>
            <w:noWrap/>
          </w:tcPr>
          <w:p w14:paraId="3594CE94" w14:textId="77777777" w:rsidR="0001382B" w:rsidRDefault="0001382B" w:rsidP="008C4848">
            <w:pPr>
              <w:rPr>
                <w:rFonts w:eastAsiaTheme="majorEastAsia" w:cstheme="minorHAnsi"/>
                <w:b w:val="0"/>
                <w:bCs w:val="0"/>
                <w:lang w:val="en-IN"/>
              </w:rPr>
            </w:pPr>
          </w:p>
          <w:p w14:paraId="223561DC" w14:textId="77777777" w:rsidR="0001382B" w:rsidRPr="002152EB" w:rsidRDefault="0001382B" w:rsidP="008C4848">
            <w:pPr>
              <w:rPr>
                <w:rFonts w:eastAsiaTheme="majorEastAsia" w:cstheme="minorHAnsi"/>
                <w:lang w:val="en-IN"/>
              </w:rPr>
            </w:pPr>
          </w:p>
        </w:tc>
        <w:tc>
          <w:tcPr>
            <w:tcW w:w="2551" w:type="dxa"/>
            <w:shd w:val="clear" w:color="auto" w:fill="FFFFFF" w:themeFill="background1"/>
            <w:noWrap/>
          </w:tcPr>
          <w:p w14:paraId="74F80086" w14:textId="77777777" w:rsidR="0001382B" w:rsidRPr="002152EB" w:rsidRDefault="0001382B" w:rsidP="008C4848">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c>
          <w:tcPr>
            <w:tcW w:w="1559" w:type="dxa"/>
            <w:shd w:val="clear" w:color="auto" w:fill="FFFFFF" w:themeFill="background1"/>
          </w:tcPr>
          <w:p w14:paraId="6938F915" w14:textId="77777777" w:rsidR="0001382B" w:rsidRPr="002152EB" w:rsidRDefault="0001382B" w:rsidP="008C4848">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c>
          <w:tcPr>
            <w:tcW w:w="1843" w:type="dxa"/>
            <w:shd w:val="clear" w:color="auto" w:fill="FFFFFF" w:themeFill="background1"/>
          </w:tcPr>
          <w:p w14:paraId="49B883C1" w14:textId="77777777" w:rsidR="0001382B" w:rsidRPr="002152EB" w:rsidRDefault="0001382B" w:rsidP="008C4848">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c>
          <w:tcPr>
            <w:tcW w:w="941" w:type="dxa"/>
            <w:shd w:val="clear" w:color="auto" w:fill="FFFFFF" w:themeFill="background1"/>
          </w:tcPr>
          <w:p w14:paraId="46A356E2" w14:textId="77777777" w:rsidR="0001382B" w:rsidRPr="002152EB" w:rsidRDefault="0001382B" w:rsidP="008C4848">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0001382B" w:rsidRPr="002152EB" w14:paraId="519490F9" w14:textId="77777777" w:rsidTr="0001382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22" w:type="dxa"/>
            <w:shd w:val="clear" w:color="auto" w:fill="FFFFFF" w:themeFill="background1"/>
            <w:noWrap/>
          </w:tcPr>
          <w:p w14:paraId="4883041D" w14:textId="77777777" w:rsidR="0001382B" w:rsidRDefault="0001382B" w:rsidP="008C4848">
            <w:pPr>
              <w:rPr>
                <w:rFonts w:eastAsiaTheme="majorEastAsia" w:cstheme="minorHAnsi"/>
                <w:b w:val="0"/>
                <w:bCs w:val="0"/>
                <w:lang w:val="en-IN"/>
              </w:rPr>
            </w:pPr>
          </w:p>
          <w:p w14:paraId="217D2B4F" w14:textId="77777777" w:rsidR="0001382B" w:rsidRPr="002152EB" w:rsidRDefault="0001382B" w:rsidP="008C4848">
            <w:pPr>
              <w:rPr>
                <w:rFonts w:eastAsiaTheme="majorEastAsia" w:cstheme="minorHAnsi"/>
                <w:lang w:val="en-IN"/>
              </w:rPr>
            </w:pPr>
          </w:p>
        </w:tc>
        <w:tc>
          <w:tcPr>
            <w:tcW w:w="2551" w:type="dxa"/>
            <w:shd w:val="clear" w:color="auto" w:fill="FFFFFF" w:themeFill="background1"/>
            <w:noWrap/>
          </w:tcPr>
          <w:p w14:paraId="59F34BF1" w14:textId="77777777" w:rsidR="0001382B" w:rsidRPr="002152EB" w:rsidRDefault="0001382B" w:rsidP="008C4848">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c>
          <w:tcPr>
            <w:tcW w:w="1559" w:type="dxa"/>
            <w:shd w:val="clear" w:color="auto" w:fill="FFFFFF" w:themeFill="background1"/>
          </w:tcPr>
          <w:p w14:paraId="65B55003" w14:textId="77777777" w:rsidR="0001382B" w:rsidRPr="002152EB" w:rsidRDefault="0001382B" w:rsidP="008C4848">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c>
          <w:tcPr>
            <w:tcW w:w="1843" w:type="dxa"/>
            <w:shd w:val="clear" w:color="auto" w:fill="FFFFFF" w:themeFill="background1"/>
          </w:tcPr>
          <w:p w14:paraId="77CB7FC4" w14:textId="77777777" w:rsidR="0001382B" w:rsidRPr="002152EB" w:rsidRDefault="0001382B" w:rsidP="008C4848">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c>
          <w:tcPr>
            <w:tcW w:w="941" w:type="dxa"/>
            <w:shd w:val="clear" w:color="auto" w:fill="FFFFFF" w:themeFill="background1"/>
          </w:tcPr>
          <w:p w14:paraId="54F18BFF" w14:textId="77777777" w:rsidR="0001382B" w:rsidRPr="002152EB" w:rsidRDefault="0001382B" w:rsidP="008C4848">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0001382B" w:rsidRPr="002152EB" w14:paraId="37E92E40" w14:textId="77777777" w:rsidTr="0001382B">
        <w:trPr>
          <w:trHeight w:val="290"/>
        </w:trPr>
        <w:tc>
          <w:tcPr>
            <w:cnfStyle w:val="001000000000" w:firstRow="0" w:lastRow="0" w:firstColumn="1" w:lastColumn="0" w:oddVBand="0" w:evenVBand="0" w:oddHBand="0" w:evenHBand="0" w:firstRowFirstColumn="0" w:firstRowLastColumn="0" w:lastRowFirstColumn="0" w:lastRowLastColumn="0"/>
            <w:tcW w:w="2122" w:type="dxa"/>
            <w:shd w:val="clear" w:color="auto" w:fill="FFFFFF" w:themeFill="background1"/>
            <w:noWrap/>
          </w:tcPr>
          <w:p w14:paraId="200BFFE8" w14:textId="77777777" w:rsidR="0001382B" w:rsidRDefault="0001382B" w:rsidP="008C4848">
            <w:pPr>
              <w:rPr>
                <w:rFonts w:eastAsiaTheme="majorEastAsia" w:cstheme="minorHAnsi"/>
                <w:b w:val="0"/>
                <w:bCs w:val="0"/>
                <w:lang w:val="en-IN"/>
              </w:rPr>
            </w:pPr>
          </w:p>
          <w:p w14:paraId="4B8A8A68" w14:textId="77777777" w:rsidR="0001382B" w:rsidRPr="002152EB" w:rsidRDefault="0001382B" w:rsidP="008C4848">
            <w:pPr>
              <w:rPr>
                <w:rFonts w:eastAsiaTheme="majorEastAsia" w:cstheme="minorHAnsi"/>
                <w:lang w:val="en-IN"/>
              </w:rPr>
            </w:pPr>
          </w:p>
        </w:tc>
        <w:tc>
          <w:tcPr>
            <w:tcW w:w="2551" w:type="dxa"/>
            <w:shd w:val="clear" w:color="auto" w:fill="FFFFFF" w:themeFill="background1"/>
            <w:noWrap/>
          </w:tcPr>
          <w:p w14:paraId="1CEC8B7B" w14:textId="77777777" w:rsidR="0001382B" w:rsidRPr="002152EB" w:rsidRDefault="0001382B" w:rsidP="008C4848">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c>
          <w:tcPr>
            <w:tcW w:w="1559" w:type="dxa"/>
            <w:shd w:val="clear" w:color="auto" w:fill="FFFFFF" w:themeFill="background1"/>
          </w:tcPr>
          <w:p w14:paraId="39AF9D0A" w14:textId="77777777" w:rsidR="0001382B" w:rsidRPr="002152EB" w:rsidRDefault="0001382B" w:rsidP="008C4848">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c>
          <w:tcPr>
            <w:tcW w:w="1843" w:type="dxa"/>
            <w:shd w:val="clear" w:color="auto" w:fill="FFFFFF" w:themeFill="background1"/>
          </w:tcPr>
          <w:p w14:paraId="21285AAE" w14:textId="77777777" w:rsidR="0001382B" w:rsidRPr="002152EB" w:rsidRDefault="0001382B" w:rsidP="008C4848">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c>
          <w:tcPr>
            <w:tcW w:w="941" w:type="dxa"/>
            <w:shd w:val="clear" w:color="auto" w:fill="FFFFFF" w:themeFill="background1"/>
          </w:tcPr>
          <w:p w14:paraId="242B9B15" w14:textId="77777777" w:rsidR="0001382B" w:rsidRPr="002152EB" w:rsidRDefault="0001382B" w:rsidP="008C4848">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bl>
    <w:p w14:paraId="1C7F4250" w14:textId="77777777" w:rsidR="006E4C6F" w:rsidRPr="002152EB" w:rsidRDefault="006E4C6F" w:rsidP="18DF313F">
      <w:pPr>
        <w:rPr>
          <w:rFonts w:eastAsiaTheme="majorEastAsia" w:cstheme="minorHAnsi"/>
        </w:rPr>
      </w:pPr>
    </w:p>
    <w:p w14:paraId="25C59A4F" w14:textId="77777777" w:rsidR="00DD662C" w:rsidRDefault="00DD662C" w:rsidP="37D7D32A">
      <w:pPr>
        <w:rPr>
          <w:rFonts w:eastAsiaTheme="majorEastAsia" w:cstheme="minorHAnsi"/>
          <w:b/>
          <w:bCs/>
          <w:sz w:val="22"/>
          <w:szCs w:val="28"/>
        </w:rPr>
      </w:pPr>
    </w:p>
    <w:p w14:paraId="02D78870" w14:textId="77777777" w:rsidR="00DD662C" w:rsidRDefault="00DD662C" w:rsidP="37D7D32A">
      <w:pPr>
        <w:rPr>
          <w:rFonts w:eastAsiaTheme="majorEastAsia" w:cstheme="minorHAnsi"/>
          <w:b/>
          <w:bCs/>
          <w:sz w:val="22"/>
          <w:szCs w:val="28"/>
        </w:rPr>
      </w:pPr>
    </w:p>
    <w:p w14:paraId="67DCD6B2" w14:textId="77777777" w:rsidR="00DD662C" w:rsidRDefault="00DD662C" w:rsidP="37D7D32A">
      <w:pPr>
        <w:rPr>
          <w:rFonts w:eastAsiaTheme="majorEastAsia" w:cstheme="minorHAnsi"/>
          <w:b/>
          <w:bCs/>
          <w:sz w:val="22"/>
          <w:szCs w:val="28"/>
        </w:rPr>
      </w:pPr>
    </w:p>
    <w:p w14:paraId="1B8A6372" w14:textId="77777777" w:rsidR="00DD662C" w:rsidRDefault="00DD662C" w:rsidP="37D7D32A">
      <w:pPr>
        <w:rPr>
          <w:rFonts w:eastAsiaTheme="majorEastAsia" w:cstheme="minorHAnsi"/>
          <w:b/>
          <w:bCs/>
          <w:sz w:val="22"/>
          <w:szCs w:val="28"/>
        </w:rPr>
      </w:pPr>
    </w:p>
    <w:p w14:paraId="57DB2DB3" w14:textId="4F564641" w:rsidR="00DD662C" w:rsidRPr="00DD662C" w:rsidRDefault="00DD662C" w:rsidP="00DD662C">
      <w:pPr>
        <w:spacing w:after="240" w:line="240" w:lineRule="auto"/>
        <w:rPr>
          <w:rFonts w:cstheme="minorBidi"/>
          <w:sz w:val="40"/>
          <w:szCs w:val="40"/>
          <w:u w:val="single"/>
          <w:lang w:eastAsia="en-GB"/>
        </w:rPr>
      </w:pPr>
      <w:r w:rsidRPr="6DD22D10">
        <w:rPr>
          <w:rFonts w:cstheme="minorBidi"/>
          <w:sz w:val="40"/>
          <w:szCs w:val="40"/>
          <w:u w:val="single"/>
          <w:lang w:eastAsia="en-GB"/>
        </w:rPr>
        <w:t>Functional DQ Rules</w:t>
      </w:r>
    </w:p>
    <w:p w14:paraId="498D01E6" w14:textId="2425C3F4" w:rsidR="650EDAD4" w:rsidRPr="002152EB" w:rsidRDefault="650EDAD4" w:rsidP="37D7D32A">
      <w:pPr>
        <w:rPr>
          <w:rFonts w:eastAsiaTheme="majorEastAsia" w:cstheme="minorHAnsi"/>
          <w:sz w:val="22"/>
          <w:szCs w:val="22"/>
        </w:rPr>
      </w:pPr>
      <w:r w:rsidRPr="002152EB">
        <w:rPr>
          <w:rFonts w:eastAsiaTheme="majorEastAsia" w:cstheme="minorHAnsi"/>
          <w:sz w:val="22"/>
          <w:szCs w:val="22"/>
        </w:rPr>
        <w:t>Regularly perform backup and recovery tests to ensure that</w:t>
      </w:r>
      <w:r w:rsidR="3F71E3F7" w:rsidRPr="002152EB">
        <w:rPr>
          <w:rFonts w:eastAsiaTheme="majorEastAsia" w:cstheme="minorHAnsi"/>
          <w:sz w:val="22"/>
          <w:szCs w:val="22"/>
        </w:rPr>
        <w:t xml:space="preserve"> data in the item table can be restored in case of system failure or data loss.</w:t>
      </w:r>
    </w:p>
    <w:p w14:paraId="668F6918" w14:textId="023476ED" w:rsidR="37D7D32A" w:rsidRPr="002152EB" w:rsidRDefault="37D7D32A" w:rsidP="37D7D32A">
      <w:pPr>
        <w:rPr>
          <w:rFonts w:eastAsiaTheme="majorEastAsia" w:cstheme="minorHAnsi"/>
          <w:sz w:val="22"/>
          <w:szCs w:val="22"/>
        </w:rPr>
      </w:pPr>
    </w:p>
    <w:tbl>
      <w:tblPr>
        <w:tblStyle w:val="GridTable4-Accent1"/>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2"/>
        <w:gridCol w:w="2495"/>
        <w:gridCol w:w="2551"/>
        <w:gridCol w:w="1843"/>
      </w:tblGrid>
      <w:tr w:rsidR="00BE5302" w:rsidRPr="002152EB" w14:paraId="197E5C25" w14:textId="77777777" w:rsidTr="00DD662C">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462" w:type="dxa"/>
            <w:shd w:val="clear" w:color="auto" w:fill="FFFFFF" w:themeFill="background1"/>
          </w:tcPr>
          <w:p w14:paraId="14D6C4D9" w14:textId="717EA306" w:rsidR="00BE5302" w:rsidRPr="002152EB" w:rsidRDefault="00DD662C" w:rsidP="5A3F07BF">
            <w:pPr>
              <w:rPr>
                <w:rFonts w:eastAsia="Aptos Narrow" w:cstheme="minorHAnsi"/>
                <w:b w:val="0"/>
                <w:bCs w:val="0"/>
                <w:color w:val="000000" w:themeColor="text1"/>
                <w:sz w:val="22"/>
                <w:szCs w:val="22"/>
                <w:lang w:val="en-IN"/>
              </w:rPr>
            </w:pPr>
            <w:r>
              <w:rPr>
                <w:rFonts w:eastAsiaTheme="majorEastAsia" w:cstheme="minorHAnsi"/>
                <w:color w:val="000000" w:themeColor="text1"/>
                <w:lang w:val="en-IN"/>
              </w:rPr>
              <w:t xml:space="preserve">                 </w:t>
            </w:r>
            <w:r w:rsidRPr="00DD662C">
              <w:rPr>
                <w:rFonts w:eastAsiaTheme="majorEastAsia" w:cstheme="minorHAnsi"/>
                <w:color w:val="000000" w:themeColor="text1"/>
                <w:lang w:val="en-IN"/>
              </w:rPr>
              <w:t>DQ Rule</w:t>
            </w:r>
          </w:p>
        </w:tc>
        <w:tc>
          <w:tcPr>
            <w:tcW w:w="2495" w:type="dxa"/>
            <w:shd w:val="clear" w:color="auto" w:fill="FFFFFF" w:themeFill="background1"/>
          </w:tcPr>
          <w:p w14:paraId="781E4B7B" w14:textId="247002A1" w:rsidR="00BE5302" w:rsidRPr="00DD662C" w:rsidRDefault="00DD662C" w:rsidP="52867EC6">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sidRPr="00DD662C">
              <w:rPr>
                <w:rFonts w:eastAsiaTheme="majorEastAsia" w:cstheme="minorHAnsi"/>
                <w:color w:val="000000" w:themeColor="text1"/>
                <w:lang w:val="en-IN"/>
              </w:rPr>
              <w:t xml:space="preserve">           Rule Detail</w:t>
            </w:r>
          </w:p>
        </w:tc>
        <w:tc>
          <w:tcPr>
            <w:tcW w:w="2551" w:type="dxa"/>
            <w:shd w:val="clear" w:color="auto" w:fill="FFFFFF" w:themeFill="background1"/>
          </w:tcPr>
          <w:p w14:paraId="07CFF9F7" w14:textId="7ABD1455" w:rsidR="00BE5302" w:rsidRPr="00DD662C" w:rsidRDefault="00DD662C" w:rsidP="5A3F07BF">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sidRPr="00DD662C">
              <w:rPr>
                <w:rFonts w:eastAsiaTheme="majorEastAsia" w:cstheme="minorHAnsi"/>
                <w:color w:val="000000" w:themeColor="text1"/>
                <w:lang w:val="en-IN"/>
              </w:rPr>
              <w:t xml:space="preserve"> </w:t>
            </w:r>
            <w:r w:rsidRPr="00DD662C">
              <w:rPr>
                <w:rFonts w:eastAsiaTheme="majorEastAsia"/>
                <w:color w:val="000000" w:themeColor="text1"/>
                <w:lang w:val="en-IN"/>
              </w:rPr>
              <w:t xml:space="preserve">      Location</w:t>
            </w:r>
            <w:r w:rsidRPr="00DD662C">
              <w:rPr>
                <w:rFonts w:eastAsiaTheme="majorEastAsia"/>
                <w:color w:val="000000" w:themeColor="text1"/>
                <w:lang w:val="en-IN"/>
              </w:rPr>
              <w:t xml:space="preserve"> – Data Hub</w:t>
            </w:r>
          </w:p>
        </w:tc>
        <w:tc>
          <w:tcPr>
            <w:tcW w:w="1843" w:type="dxa"/>
            <w:shd w:val="clear" w:color="auto" w:fill="FFFFFF" w:themeFill="background1"/>
          </w:tcPr>
          <w:p w14:paraId="377094E9" w14:textId="378B2427" w:rsidR="00BE5302" w:rsidRPr="00DD662C" w:rsidRDefault="00DD662C" w:rsidP="5A3F07BF">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sidRPr="00DD662C">
              <w:rPr>
                <w:rFonts w:eastAsiaTheme="majorEastAsia" w:cstheme="minorHAnsi"/>
                <w:color w:val="000000" w:themeColor="text1"/>
                <w:lang w:val="en-IN"/>
              </w:rPr>
              <w:t xml:space="preserve">    </w:t>
            </w:r>
            <w:r w:rsidRPr="00DD662C">
              <w:rPr>
                <w:rFonts w:eastAsiaTheme="majorEastAsia" w:cstheme="minorHAnsi"/>
                <w:color w:val="000000" w:themeColor="text1"/>
                <w:lang w:val="en-IN"/>
              </w:rPr>
              <w:t>Comments</w:t>
            </w:r>
          </w:p>
        </w:tc>
      </w:tr>
      <w:tr w:rsidR="00BE5302" w:rsidRPr="002152EB" w14:paraId="705910F0" w14:textId="77777777" w:rsidTr="00DD662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462" w:type="dxa"/>
            <w:shd w:val="clear" w:color="auto" w:fill="FFFFFF" w:themeFill="background1"/>
          </w:tcPr>
          <w:p w14:paraId="64E65A69" w14:textId="77777777" w:rsidR="00BE5302" w:rsidRDefault="00BE5302" w:rsidP="5A3F07BF">
            <w:pPr>
              <w:rPr>
                <w:rFonts w:eastAsiaTheme="majorEastAsia" w:cstheme="minorHAnsi"/>
                <w:lang w:val="en-IN"/>
              </w:rPr>
            </w:pPr>
          </w:p>
          <w:p w14:paraId="62B9C10C" w14:textId="09A57ED3" w:rsidR="0001382B" w:rsidRPr="002152EB" w:rsidRDefault="0001382B" w:rsidP="5A3F07BF">
            <w:pPr>
              <w:rPr>
                <w:rFonts w:eastAsiaTheme="majorEastAsia" w:cstheme="minorHAnsi"/>
                <w:b w:val="0"/>
                <w:bCs w:val="0"/>
                <w:lang w:val="en-IN"/>
              </w:rPr>
            </w:pPr>
          </w:p>
        </w:tc>
        <w:tc>
          <w:tcPr>
            <w:tcW w:w="2495" w:type="dxa"/>
            <w:shd w:val="clear" w:color="auto" w:fill="FFFFFF" w:themeFill="background1"/>
          </w:tcPr>
          <w:p w14:paraId="2E3F8E3B" w14:textId="0EF6F54B" w:rsidR="00BE5302" w:rsidRPr="002152EB" w:rsidRDefault="00BE5302" w:rsidP="5A3F07BF">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c>
          <w:tcPr>
            <w:tcW w:w="2551" w:type="dxa"/>
            <w:shd w:val="clear" w:color="auto" w:fill="FFFFFF" w:themeFill="background1"/>
          </w:tcPr>
          <w:p w14:paraId="59397518" w14:textId="77777777" w:rsidR="00BE5302" w:rsidRPr="002152EB" w:rsidRDefault="00BE5302" w:rsidP="5A3F07BF">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c>
          <w:tcPr>
            <w:tcW w:w="1843" w:type="dxa"/>
            <w:shd w:val="clear" w:color="auto" w:fill="FFFFFF" w:themeFill="background1"/>
          </w:tcPr>
          <w:p w14:paraId="4F2F3AE7" w14:textId="163A64CB" w:rsidR="00BE5302" w:rsidRPr="002152EB" w:rsidRDefault="00BE5302" w:rsidP="5A3F07BF">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00DD662C" w:rsidRPr="002152EB" w14:paraId="3C494391" w14:textId="77777777" w:rsidTr="00DD662C">
        <w:trPr>
          <w:trHeight w:val="290"/>
        </w:trPr>
        <w:tc>
          <w:tcPr>
            <w:cnfStyle w:val="001000000000" w:firstRow="0" w:lastRow="0" w:firstColumn="1" w:lastColumn="0" w:oddVBand="0" w:evenVBand="0" w:oddHBand="0" w:evenHBand="0" w:firstRowFirstColumn="0" w:firstRowLastColumn="0" w:lastRowFirstColumn="0" w:lastRowLastColumn="0"/>
            <w:tcW w:w="2462" w:type="dxa"/>
            <w:shd w:val="clear" w:color="auto" w:fill="FFFFFF" w:themeFill="background1"/>
          </w:tcPr>
          <w:p w14:paraId="22B39834" w14:textId="77777777" w:rsidR="00DD662C" w:rsidRDefault="00DD662C" w:rsidP="5A3F07BF">
            <w:pPr>
              <w:rPr>
                <w:rFonts w:eastAsiaTheme="majorEastAsia" w:cstheme="minorHAnsi"/>
                <w:lang w:val="en-IN"/>
              </w:rPr>
            </w:pPr>
          </w:p>
          <w:p w14:paraId="18AC4AA5" w14:textId="77777777" w:rsidR="0001382B" w:rsidRPr="002152EB" w:rsidRDefault="0001382B" w:rsidP="5A3F07BF">
            <w:pPr>
              <w:rPr>
                <w:rFonts w:eastAsiaTheme="majorEastAsia" w:cstheme="minorHAnsi"/>
                <w:b w:val="0"/>
                <w:bCs w:val="0"/>
                <w:lang w:val="en-IN"/>
              </w:rPr>
            </w:pPr>
          </w:p>
        </w:tc>
        <w:tc>
          <w:tcPr>
            <w:tcW w:w="2495" w:type="dxa"/>
            <w:shd w:val="clear" w:color="auto" w:fill="FFFFFF" w:themeFill="background1"/>
          </w:tcPr>
          <w:p w14:paraId="24B85C4F" w14:textId="77777777" w:rsidR="00DD662C" w:rsidRPr="002152EB" w:rsidRDefault="00DD662C" w:rsidP="5A3F07BF">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c>
          <w:tcPr>
            <w:tcW w:w="2551" w:type="dxa"/>
            <w:shd w:val="clear" w:color="auto" w:fill="FFFFFF" w:themeFill="background1"/>
          </w:tcPr>
          <w:p w14:paraId="4FB9F74C" w14:textId="77777777" w:rsidR="00DD662C" w:rsidRPr="002152EB" w:rsidRDefault="00DD662C" w:rsidP="5A3F07BF">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c>
          <w:tcPr>
            <w:tcW w:w="1843" w:type="dxa"/>
            <w:shd w:val="clear" w:color="auto" w:fill="FFFFFF" w:themeFill="background1"/>
          </w:tcPr>
          <w:p w14:paraId="2C510C15" w14:textId="77777777" w:rsidR="00DD662C" w:rsidRPr="002152EB" w:rsidRDefault="00DD662C" w:rsidP="5A3F07BF">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00DD662C" w:rsidRPr="002152EB" w14:paraId="78946F68" w14:textId="77777777" w:rsidTr="00DD662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462" w:type="dxa"/>
            <w:shd w:val="clear" w:color="auto" w:fill="FFFFFF" w:themeFill="background1"/>
          </w:tcPr>
          <w:p w14:paraId="3C5DF018" w14:textId="77777777" w:rsidR="00DD662C" w:rsidRDefault="00DD662C" w:rsidP="5A3F07BF">
            <w:pPr>
              <w:rPr>
                <w:rFonts w:eastAsiaTheme="majorEastAsia" w:cstheme="minorHAnsi"/>
                <w:lang w:val="en-IN"/>
              </w:rPr>
            </w:pPr>
          </w:p>
          <w:p w14:paraId="61B1E585" w14:textId="77777777" w:rsidR="0001382B" w:rsidRPr="002152EB" w:rsidRDefault="0001382B" w:rsidP="5A3F07BF">
            <w:pPr>
              <w:rPr>
                <w:rFonts w:eastAsiaTheme="majorEastAsia" w:cstheme="minorHAnsi"/>
                <w:b w:val="0"/>
                <w:bCs w:val="0"/>
                <w:lang w:val="en-IN"/>
              </w:rPr>
            </w:pPr>
          </w:p>
        </w:tc>
        <w:tc>
          <w:tcPr>
            <w:tcW w:w="2495" w:type="dxa"/>
            <w:shd w:val="clear" w:color="auto" w:fill="FFFFFF" w:themeFill="background1"/>
          </w:tcPr>
          <w:p w14:paraId="00BF02FA" w14:textId="77777777" w:rsidR="00DD662C" w:rsidRPr="002152EB" w:rsidRDefault="00DD662C" w:rsidP="5A3F07BF">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c>
          <w:tcPr>
            <w:tcW w:w="2551" w:type="dxa"/>
            <w:shd w:val="clear" w:color="auto" w:fill="FFFFFF" w:themeFill="background1"/>
          </w:tcPr>
          <w:p w14:paraId="3AE1D443" w14:textId="77777777" w:rsidR="00DD662C" w:rsidRPr="002152EB" w:rsidRDefault="00DD662C" w:rsidP="5A3F07BF">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c>
          <w:tcPr>
            <w:tcW w:w="1843" w:type="dxa"/>
            <w:shd w:val="clear" w:color="auto" w:fill="FFFFFF" w:themeFill="background1"/>
          </w:tcPr>
          <w:p w14:paraId="0498E4F6" w14:textId="77777777" w:rsidR="00DD662C" w:rsidRPr="002152EB" w:rsidRDefault="00DD662C" w:rsidP="5A3F07BF">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00DD662C" w:rsidRPr="002152EB" w14:paraId="2D8184E0" w14:textId="77777777" w:rsidTr="00DD662C">
        <w:trPr>
          <w:trHeight w:val="290"/>
        </w:trPr>
        <w:tc>
          <w:tcPr>
            <w:cnfStyle w:val="001000000000" w:firstRow="0" w:lastRow="0" w:firstColumn="1" w:lastColumn="0" w:oddVBand="0" w:evenVBand="0" w:oddHBand="0" w:evenHBand="0" w:firstRowFirstColumn="0" w:firstRowLastColumn="0" w:lastRowFirstColumn="0" w:lastRowLastColumn="0"/>
            <w:tcW w:w="2462" w:type="dxa"/>
            <w:shd w:val="clear" w:color="auto" w:fill="FFFFFF" w:themeFill="background1"/>
          </w:tcPr>
          <w:p w14:paraId="30A2DD81" w14:textId="77777777" w:rsidR="00DD662C" w:rsidRDefault="00DD662C" w:rsidP="5A3F07BF">
            <w:pPr>
              <w:rPr>
                <w:rFonts w:eastAsiaTheme="majorEastAsia" w:cstheme="minorHAnsi"/>
                <w:lang w:val="en-IN"/>
              </w:rPr>
            </w:pPr>
          </w:p>
          <w:p w14:paraId="7182D1E7" w14:textId="77777777" w:rsidR="0001382B" w:rsidRPr="002152EB" w:rsidRDefault="0001382B" w:rsidP="5A3F07BF">
            <w:pPr>
              <w:rPr>
                <w:rFonts w:eastAsiaTheme="majorEastAsia" w:cstheme="minorHAnsi"/>
                <w:b w:val="0"/>
                <w:bCs w:val="0"/>
                <w:lang w:val="en-IN"/>
              </w:rPr>
            </w:pPr>
          </w:p>
        </w:tc>
        <w:tc>
          <w:tcPr>
            <w:tcW w:w="2495" w:type="dxa"/>
            <w:shd w:val="clear" w:color="auto" w:fill="FFFFFF" w:themeFill="background1"/>
          </w:tcPr>
          <w:p w14:paraId="42BB8520" w14:textId="77777777" w:rsidR="00DD662C" w:rsidRPr="002152EB" w:rsidRDefault="00DD662C" w:rsidP="5A3F07BF">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c>
          <w:tcPr>
            <w:tcW w:w="2551" w:type="dxa"/>
            <w:shd w:val="clear" w:color="auto" w:fill="FFFFFF" w:themeFill="background1"/>
          </w:tcPr>
          <w:p w14:paraId="2EEF005B" w14:textId="77777777" w:rsidR="00DD662C" w:rsidRPr="002152EB" w:rsidRDefault="00DD662C" w:rsidP="5A3F07BF">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c>
          <w:tcPr>
            <w:tcW w:w="1843" w:type="dxa"/>
            <w:shd w:val="clear" w:color="auto" w:fill="FFFFFF" w:themeFill="background1"/>
          </w:tcPr>
          <w:p w14:paraId="21ED73D5" w14:textId="77777777" w:rsidR="00DD662C" w:rsidRPr="002152EB" w:rsidRDefault="00DD662C" w:rsidP="5A3F07BF">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bl>
    <w:p w14:paraId="14ADEF0C" w14:textId="7C15ECF8" w:rsidR="5A3F07BF" w:rsidRPr="002152EB" w:rsidRDefault="5A3F07BF" w:rsidP="37D7D32A">
      <w:pPr>
        <w:rPr>
          <w:rFonts w:eastAsiaTheme="majorEastAsia" w:cstheme="minorHAnsi"/>
          <w:sz w:val="40"/>
          <w:szCs w:val="40"/>
          <w:u w:val="single"/>
        </w:rPr>
      </w:pPr>
    </w:p>
    <w:sectPr w:rsidR="5A3F07BF" w:rsidRPr="002152EB">
      <w:headerReference w:type="default" r:id="rId17"/>
      <w:footerReference w:type="default" r:id="rId1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6" w:author="Harini" w:date="2023-10-27T12:02:00Z" w:initials="TH">
    <w:p w14:paraId="2E711321" w14:textId="77777777" w:rsidR="00457443" w:rsidRDefault="00457443" w:rsidP="00457443">
      <w:pPr>
        <w:pStyle w:val="CommentText"/>
        <w:jc w:val="left"/>
      </w:pPr>
      <w:r>
        <w:rPr>
          <w:rStyle w:val="CommentReference"/>
        </w:rPr>
        <w:annotationRef/>
      </w:r>
      <w:r>
        <w:t xml:space="preserve">Until the first sign-off it would all initial draft as discussed with Lalit. </w:t>
      </w:r>
    </w:p>
  </w:comment>
  <w:comment w:id="23" w:author="Harini" w:date="2023-10-27T12:14:00Z" w:initials="TH">
    <w:p w14:paraId="45895476" w14:textId="77777777" w:rsidR="007862E7" w:rsidRDefault="007862E7" w:rsidP="007862E7">
      <w:pPr>
        <w:pStyle w:val="CommentText"/>
        <w:jc w:val="left"/>
      </w:pPr>
      <w:r>
        <w:rPr>
          <w:rStyle w:val="CommentReference"/>
        </w:rPr>
        <w:annotationRef/>
      </w:r>
      <w:r>
        <w:t>Assumptions to include DP perspective point. Please check Item location and update similarly</w:t>
      </w:r>
    </w:p>
  </w:comment>
  <w:comment w:id="24" w:author="Balbeer Singh" w:date="2023-10-31T20:40:00Z" w:initials="BS">
    <w:p w14:paraId="4079F9F9" w14:textId="77777777" w:rsidR="007862E7" w:rsidRDefault="007862E7" w:rsidP="007862E7">
      <w:pPr>
        <w:pStyle w:val="CommentText"/>
        <w:jc w:val="left"/>
      </w:pPr>
      <w:r>
        <w:rPr>
          <w:rStyle w:val="CommentReference"/>
        </w:rPr>
        <w:annotationRef/>
      </w:r>
      <w:r>
        <w:t>done</w:t>
      </w:r>
    </w:p>
  </w:comment>
  <w:comment w:id="38" w:author="Shah, Ramesh" w:date="2023-10-05T16:53:00Z" w:initials="SR">
    <w:p w14:paraId="2E585BD7" w14:textId="77777777" w:rsidR="007862E7" w:rsidRDefault="007862E7" w:rsidP="007862E7">
      <w:pPr>
        <w:pStyle w:val="CommentText"/>
      </w:pPr>
      <w:r>
        <w:t>Link is opening D05 GDE43 FORECAST. Which one to refer?</w:t>
      </w:r>
      <w:r>
        <w:rPr>
          <w:rStyle w:val="CommentReference"/>
        </w:rPr>
        <w:annotationRef/>
      </w:r>
    </w:p>
  </w:comment>
  <w:comment w:id="39" w:author="Singh, Balbeer" w:date="2023-10-05T12:55:00Z" w:initials="SB">
    <w:p w14:paraId="0EC81D80" w14:textId="77777777" w:rsidR="007862E7" w:rsidRDefault="007862E7" w:rsidP="007862E7">
      <w:pPr>
        <w:pStyle w:val="CommentText"/>
        <w:jc w:val="left"/>
      </w:pPr>
      <w:r>
        <w:rPr>
          <w:rStyle w:val="CommentReference"/>
        </w:rPr>
        <w:annotationRef/>
      </w:r>
      <w:r>
        <w:t>The link is pointing to renamed file, as per A02.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E711321" w15:done="1"/>
  <w15:commentEx w15:paraId="45895476" w15:done="1"/>
  <w15:commentEx w15:paraId="4079F9F9" w15:paraIdParent="45895476" w15:done="1"/>
  <w15:commentEx w15:paraId="2E585BD7" w15:done="1"/>
  <w15:commentEx w15:paraId="0EC81D80" w15:paraIdParent="2E585BD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8E62570" w16cex:dateUtc="2023-10-27T11:02:00Z"/>
  <w16cex:commentExtensible w16cex:durableId="28E62837" w16cex:dateUtc="2023-10-27T11:14:00Z"/>
  <w16cex:commentExtensible w16cex:durableId="25829565" w16cex:dateUtc="2023-10-31T20: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E711321" w16cid:durableId="28E62570"/>
  <w16cid:commentId w16cid:paraId="45895476" w16cid:durableId="28E62837"/>
  <w16cid:commentId w16cid:paraId="4079F9F9" w16cid:durableId="25829565"/>
  <w16cid:commentId w16cid:paraId="2E585BD7" w16cid:durableId="1BBEC277"/>
  <w16cid:commentId w16cid:paraId="0EC81D80" w16cid:durableId="754250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15D000" w14:textId="77777777" w:rsidR="00FE43CB" w:rsidRDefault="00FE43CB" w:rsidP="007C3641">
      <w:r>
        <w:separator/>
      </w:r>
    </w:p>
  </w:endnote>
  <w:endnote w:type="continuationSeparator" w:id="0">
    <w:p w14:paraId="38BAF7E3" w14:textId="77777777" w:rsidR="00FE43CB" w:rsidRDefault="00FE43CB" w:rsidP="007C3641">
      <w:r>
        <w:continuationSeparator/>
      </w:r>
    </w:p>
  </w:endnote>
  <w:endnote w:type="continuationNotice" w:id="1">
    <w:p w14:paraId="4C14B8B0" w14:textId="77777777" w:rsidR="00FE43CB" w:rsidRDefault="00FE43CB" w:rsidP="007C36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2A15A2AA" w14:paraId="0EEC4A6F" w14:textId="77777777" w:rsidTr="2A15A2AA">
      <w:trPr>
        <w:trHeight w:val="300"/>
      </w:trPr>
      <w:tc>
        <w:tcPr>
          <w:tcW w:w="3005" w:type="dxa"/>
        </w:tcPr>
        <w:p w14:paraId="66BF8BF2" w14:textId="649AE617" w:rsidR="2A15A2AA" w:rsidRDefault="2A15A2AA" w:rsidP="2A15A2AA">
          <w:pPr>
            <w:pStyle w:val="Header"/>
            <w:ind w:left="-115"/>
            <w:jc w:val="left"/>
          </w:pPr>
        </w:p>
      </w:tc>
      <w:tc>
        <w:tcPr>
          <w:tcW w:w="3005" w:type="dxa"/>
        </w:tcPr>
        <w:p w14:paraId="6C73A492" w14:textId="43FA32DD" w:rsidR="2A15A2AA" w:rsidRDefault="2A15A2AA" w:rsidP="2A15A2AA">
          <w:pPr>
            <w:pStyle w:val="Header"/>
            <w:jc w:val="center"/>
          </w:pPr>
        </w:p>
      </w:tc>
      <w:tc>
        <w:tcPr>
          <w:tcW w:w="3005" w:type="dxa"/>
        </w:tcPr>
        <w:p w14:paraId="141CE23C" w14:textId="6464D537" w:rsidR="2A15A2AA" w:rsidRDefault="2A15A2AA" w:rsidP="2A15A2AA">
          <w:pPr>
            <w:pStyle w:val="Header"/>
            <w:ind w:right="-115"/>
            <w:jc w:val="right"/>
          </w:pPr>
          <w:r>
            <w:fldChar w:fldCharType="begin"/>
          </w:r>
          <w:r>
            <w:instrText>PAGE</w:instrText>
          </w:r>
          <w:r>
            <w:fldChar w:fldCharType="separate"/>
          </w:r>
          <w:r w:rsidR="00613B73">
            <w:rPr>
              <w:noProof/>
            </w:rPr>
            <w:t>1</w:t>
          </w:r>
          <w:r>
            <w:fldChar w:fldCharType="end"/>
          </w:r>
        </w:p>
      </w:tc>
    </w:tr>
  </w:tbl>
  <w:p w14:paraId="1EE0430D" w14:textId="2BBD3232" w:rsidR="00EB7DB5" w:rsidRDefault="00EB7D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883DCE" w14:textId="77777777" w:rsidR="00FE43CB" w:rsidRDefault="00FE43CB" w:rsidP="007C3641">
      <w:r>
        <w:separator/>
      </w:r>
    </w:p>
  </w:footnote>
  <w:footnote w:type="continuationSeparator" w:id="0">
    <w:p w14:paraId="70917524" w14:textId="77777777" w:rsidR="00FE43CB" w:rsidRDefault="00FE43CB" w:rsidP="007C3641">
      <w:r>
        <w:continuationSeparator/>
      </w:r>
    </w:p>
  </w:footnote>
  <w:footnote w:type="continuationNotice" w:id="1">
    <w:p w14:paraId="3915AF76" w14:textId="77777777" w:rsidR="00FE43CB" w:rsidRDefault="00FE43CB" w:rsidP="007C364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CDCA9" w14:textId="7B510194" w:rsidR="00A44528" w:rsidRPr="00341364" w:rsidRDefault="007D3AE8" w:rsidP="007C3641">
    <w:pPr>
      <w:pStyle w:val="Header"/>
      <w:rPr>
        <w:color w:val="000000"/>
        <w:szCs w:val="20"/>
      </w:rPr>
    </w:pPr>
    <w:r w:rsidRPr="00A44528">
      <w:rPr>
        <w:color w:val="000000"/>
        <w:szCs w:val="20"/>
      </w:rPr>
      <w:t xml:space="preserve">E2E Solution Design and </w:t>
    </w:r>
    <w:r w:rsidR="00A44528" w:rsidRPr="00A44528">
      <w:rPr>
        <w:color w:val="000000"/>
        <w:szCs w:val="20"/>
      </w:rPr>
      <w:t xml:space="preserve">DQ </w:t>
    </w:r>
    <w:r w:rsidRPr="00A44528">
      <w:rPr>
        <w:color w:val="000000"/>
        <w:szCs w:val="20"/>
      </w:rPr>
      <w:t xml:space="preserve">Technical Specification – </w:t>
    </w:r>
    <w:r w:rsidR="00A44528" w:rsidRPr="00A44528">
      <w:rPr>
        <w:color w:val="000000"/>
        <w:szCs w:val="20"/>
      </w:rPr>
      <w:t>ITEMLOCCUST</w:t>
    </w:r>
    <w:r w:rsidR="004F0697" w:rsidRPr="00A44528">
      <w:rPr>
        <w:color w:val="000000"/>
        <w:szCs w:val="20"/>
      </w:rPr>
      <w:tab/>
    </w:r>
    <w:r w:rsidR="00A44528">
      <w:rPr>
        <w:color w:val="000000"/>
        <w:sz w:val="27"/>
        <w:szCs w:val="27"/>
      </w:rPr>
      <w:t xml:space="preserve">    </w:t>
    </w:r>
    <w:r w:rsidR="004F0697" w:rsidRPr="004F0697">
      <w:rPr>
        <w:color w:val="000000"/>
        <w:sz w:val="27"/>
        <w:szCs w:val="27"/>
      </w:rPr>
      <w:drawing>
        <wp:inline distT="0" distB="0" distL="0" distR="0" wp14:anchorId="48A5D699" wp14:editId="768F2595">
          <wp:extent cx="577850" cy="232228"/>
          <wp:effectExtent l="0" t="0" r="0" b="0"/>
          <wp:docPr id="1974599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99382" name=""/>
                  <pic:cNvPicPr/>
                </pic:nvPicPr>
                <pic:blipFill>
                  <a:blip r:embed="rId1"/>
                  <a:stretch>
                    <a:fillRect/>
                  </a:stretch>
                </pic:blipFill>
                <pic:spPr>
                  <a:xfrm>
                    <a:off x="0" y="0"/>
                    <a:ext cx="582383" cy="234050"/>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y6Nc00wAsugs7a" int2:id="Ozas2hxB">
      <int2:state int2:value="Rejected" int2:type="AugLoop_Text_Critique"/>
    </int2:textHash>
    <int2:textHash int2:hashCode="kxRALgpZ4e4s3Y" int2:id="TaA3aAgO">
      <int2:state int2:value="Rejected" int2:type="AugLoop_Text_Critique"/>
    </int2:textHash>
    <int2:textHash int2:hashCode="wfMTcS85x6LWO3" int2:id="qNhVWeBi">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E7E90"/>
    <w:multiLevelType w:val="hybridMultilevel"/>
    <w:tmpl w:val="FF3C3B5E"/>
    <w:lvl w:ilvl="0" w:tplc="BF6E5BC4">
      <w:start w:val="2"/>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8F43919"/>
    <w:multiLevelType w:val="multilevel"/>
    <w:tmpl w:val="CA8E485C"/>
    <w:lvl w:ilvl="0">
      <w:start w:val="6"/>
      <w:numFmt w:val="decimal"/>
      <w:pStyle w:val="Heading1"/>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F404643"/>
    <w:multiLevelType w:val="hybridMultilevel"/>
    <w:tmpl w:val="56A6B16C"/>
    <w:lvl w:ilvl="0" w:tplc="FFFFFFFF">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31698C"/>
    <w:multiLevelType w:val="hybridMultilevel"/>
    <w:tmpl w:val="9274DE50"/>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1145D0E"/>
    <w:multiLevelType w:val="multilevel"/>
    <w:tmpl w:val="4D9A6584"/>
    <w:styleLink w:val="Style3"/>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F74EE3"/>
    <w:multiLevelType w:val="multilevel"/>
    <w:tmpl w:val="E512A70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6" w15:restartNumberingAfterBreak="0">
    <w:nsid w:val="211C6CD1"/>
    <w:multiLevelType w:val="hybridMultilevel"/>
    <w:tmpl w:val="77F8D87C"/>
    <w:lvl w:ilvl="0" w:tplc="862EF736">
      <w:start w:val="6"/>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2C1974C9"/>
    <w:multiLevelType w:val="multilevel"/>
    <w:tmpl w:val="E79852C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8" w15:restartNumberingAfterBreak="0">
    <w:nsid w:val="31AA0083"/>
    <w:multiLevelType w:val="hybridMultilevel"/>
    <w:tmpl w:val="7F4873C2"/>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BA13377"/>
    <w:multiLevelType w:val="hybridMultilevel"/>
    <w:tmpl w:val="83AE25FC"/>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C6E55CB"/>
    <w:multiLevelType w:val="multilevel"/>
    <w:tmpl w:val="FFFFFFFF"/>
    <w:styleLink w:val="Style1"/>
    <w:lvl w:ilvl="0">
      <w:start w:val="1"/>
      <w:numFmt w:val="bullet"/>
      <w:lvlText w:val=""/>
      <w:lvlJc w:val="left"/>
      <w:pPr>
        <w:ind w:left="775"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5FE46D35"/>
    <w:multiLevelType w:val="multilevel"/>
    <w:tmpl w:val="D7465B5C"/>
    <w:lvl w:ilvl="0">
      <w:start w:val="1"/>
      <w:numFmt w:val="bullet"/>
      <w:lvlText w:val="­"/>
      <w:lvlJc w:val="left"/>
      <w:pPr>
        <w:ind w:left="720" w:hanging="360"/>
      </w:pPr>
      <w:rPr>
        <w:rFonts w:ascii="Courier New" w:hAnsi="Courier New"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2" w15:restartNumberingAfterBreak="0">
    <w:nsid w:val="68DC14E1"/>
    <w:multiLevelType w:val="hybridMultilevel"/>
    <w:tmpl w:val="BB5A0A16"/>
    <w:lvl w:ilvl="0" w:tplc="42006A10">
      <w:start w:val="1"/>
      <w:numFmt w:val="decimal"/>
      <w:lvlText w:val="[%1]"/>
      <w:lvlJc w:val="left"/>
      <w:pPr>
        <w:ind w:left="360" w:hanging="360"/>
      </w:pPr>
      <w:rPr>
        <w:rFonts w:hint="default"/>
      </w:rPr>
    </w:lvl>
    <w:lvl w:ilvl="1" w:tplc="5FDA828E">
      <w:start w:val="1"/>
      <w:numFmt w:val="decimal"/>
      <w:lvlText w:val="%2)"/>
      <w:lvlJc w:val="left"/>
      <w:pPr>
        <w:ind w:left="1080" w:hanging="36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6AE52B87"/>
    <w:multiLevelType w:val="multilevel"/>
    <w:tmpl w:val="3F34FBC8"/>
    <w:styleLink w:val="Styl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2BAFCF2"/>
    <w:multiLevelType w:val="multilevel"/>
    <w:tmpl w:val="FFFFFFFF"/>
    <w:styleLink w:val="Style2"/>
    <w:lvl w:ilvl="0">
      <w:start w:val="1"/>
      <w:numFmt w:val="decimal"/>
      <w:lvlText w:val="%1."/>
      <w:lvlJc w:val="left"/>
      <w:pPr>
        <w:ind w:left="720" w:hanging="360"/>
      </w:pPr>
    </w:lvl>
    <w:lvl w:ilvl="1">
      <w:start w:val="1"/>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8620996"/>
    <w:multiLevelType w:val="multilevel"/>
    <w:tmpl w:val="A7D2942E"/>
    <w:lvl w:ilvl="0">
      <w:start w:val="1"/>
      <w:numFmt w:val="decimal"/>
      <w:lvlText w:val="%1."/>
      <w:lvlJc w:val="left"/>
      <w:pPr>
        <w:ind w:left="357" w:hanging="357"/>
      </w:pPr>
      <w:rPr>
        <w:rFonts w:hint="default"/>
      </w:rPr>
    </w:lvl>
    <w:lvl w:ilvl="1">
      <w:start w:val="1"/>
      <w:numFmt w:val="decimal"/>
      <w:isLgl/>
      <w:lvlText w:val="%1.%2"/>
      <w:lvlJc w:val="left"/>
      <w:pPr>
        <w:ind w:left="357" w:hanging="357"/>
      </w:pPr>
      <w:rPr>
        <w:rFonts w:hint="default"/>
        <w:i w:val="0"/>
        <w:iCs/>
      </w:rPr>
    </w:lvl>
    <w:lvl w:ilvl="2">
      <w:start w:val="1"/>
      <w:numFmt w:val="decimal"/>
      <w:pStyle w:val="Heading3"/>
      <w:isLgl/>
      <w:lvlText w:val="%1.%2.%3"/>
      <w:lvlJc w:val="left"/>
      <w:pPr>
        <w:ind w:left="357" w:hanging="357"/>
      </w:pPr>
      <w:rPr>
        <w:rFonts w:hint="default"/>
      </w:rPr>
    </w:lvl>
    <w:lvl w:ilvl="3">
      <w:start w:val="1"/>
      <w:numFmt w:val="decimal"/>
      <w:pStyle w:val="Heading4"/>
      <w:isLgl/>
      <w:lvlText w:val="%1.%2.%3.%4"/>
      <w:lvlJc w:val="left"/>
      <w:pPr>
        <w:ind w:left="357" w:hanging="357"/>
      </w:pPr>
      <w:rPr>
        <w:rFonts w:hint="default"/>
      </w:rPr>
    </w:lvl>
    <w:lvl w:ilvl="4">
      <w:start w:val="1"/>
      <w:numFmt w:val="decimal"/>
      <w:isLgl/>
      <w:lvlText w:val="%1.%2.%3.%4.%5"/>
      <w:lvlJc w:val="left"/>
      <w:pPr>
        <w:ind w:left="357" w:hanging="357"/>
      </w:pPr>
      <w:rPr>
        <w:rFonts w:hint="default"/>
      </w:rPr>
    </w:lvl>
    <w:lvl w:ilvl="5">
      <w:start w:val="1"/>
      <w:numFmt w:val="decimal"/>
      <w:isLgl/>
      <w:lvlText w:val="%1.%2.%3.%4.%5.%6"/>
      <w:lvlJc w:val="left"/>
      <w:pPr>
        <w:ind w:left="357" w:hanging="357"/>
      </w:pPr>
      <w:rPr>
        <w:rFonts w:hint="default"/>
      </w:rPr>
    </w:lvl>
    <w:lvl w:ilvl="6">
      <w:start w:val="1"/>
      <w:numFmt w:val="decimal"/>
      <w:isLgl/>
      <w:lvlText w:val="%1.%2.%3.%4.%5.%6.%7"/>
      <w:lvlJc w:val="left"/>
      <w:pPr>
        <w:ind w:left="357" w:hanging="357"/>
      </w:pPr>
      <w:rPr>
        <w:rFonts w:hint="default"/>
      </w:rPr>
    </w:lvl>
    <w:lvl w:ilvl="7">
      <w:start w:val="1"/>
      <w:numFmt w:val="decimal"/>
      <w:isLgl/>
      <w:lvlText w:val="%1.%2.%3.%4.%5.%6.%7.%8"/>
      <w:lvlJc w:val="left"/>
      <w:pPr>
        <w:ind w:left="357" w:hanging="357"/>
      </w:pPr>
      <w:rPr>
        <w:rFonts w:hint="default"/>
      </w:rPr>
    </w:lvl>
    <w:lvl w:ilvl="8">
      <w:start w:val="1"/>
      <w:numFmt w:val="decimal"/>
      <w:isLgl/>
      <w:lvlText w:val="%1.%2.%3.%4.%5.%6.%7.%8.%9"/>
      <w:lvlJc w:val="left"/>
      <w:pPr>
        <w:ind w:left="357" w:hanging="357"/>
      </w:pPr>
      <w:rPr>
        <w:rFonts w:hint="default"/>
      </w:rPr>
    </w:lvl>
  </w:abstractNum>
  <w:abstractNum w:abstractNumId="16" w15:restartNumberingAfterBreak="0">
    <w:nsid w:val="7BAB3017"/>
    <w:multiLevelType w:val="hybridMultilevel"/>
    <w:tmpl w:val="939AE42E"/>
    <w:lvl w:ilvl="0" w:tplc="713EED3A">
      <w:start w:val="10"/>
      <w:numFmt w:val="bullet"/>
      <w:lvlText w:val="-"/>
      <w:lvlJc w:val="left"/>
      <w:pPr>
        <w:ind w:left="720" w:hanging="360"/>
      </w:pPr>
      <w:rPr>
        <w:rFonts w:ascii="Arial" w:eastAsia="Times New Roman"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53646185">
    <w:abstractNumId w:val="7"/>
  </w:num>
  <w:num w:numId="2" w16cid:durableId="2081322856">
    <w:abstractNumId w:val="16"/>
  </w:num>
  <w:num w:numId="3" w16cid:durableId="1148087659">
    <w:abstractNumId w:val="10"/>
  </w:num>
  <w:num w:numId="4" w16cid:durableId="667444629">
    <w:abstractNumId w:val="14"/>
  </w:num>
  <w:num w:numId="5" w16cid:durableId="1155680562">
    <w:abstractNumId w:val="4"/>
  </w:num>
  <w:num w:numId="6" w16cid:durableId="1085567440">
    <w:abstractNumId w:val="13"/>
  </w:num>
  <w:num w:numId="7" w16cid:durableId="1980526773">
    <w:abstractNumId w:val="15"/>
  </w:num>
  <w:num w:numId="8" w16cid:durableId="46474330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79458428">
    <w:abstractNumId w:val="2"/>
  </w:num>
  <w:num w:numId="10" w16cid:durableId="505557650">
    <w:abstractNumId w:val="1"/>
  </w:num>
  <w:num w:numId="11" w16cid:durableId="1563832748">
    <w:abstractNumId w:val="5"/>
  </w:num>
  <w:num w:numId="12" w16cid:durableId="1636595015">
    <w:abstractNumId w:val="11"/>
  </w:num>
  <w:num w:numId="13" w16cid:durableId="1625573596">
    <w:abstractNumId w:val="0"/>
  </w:num>
  <w:num w:numId="14" w16cid:durableId="1774352266">
    <w:abstractNumId w:val="9"/>
  </w:num>
  <w:num w:numId="15" w16cid:durableId="1579166264">
    <w:abstractNumId w:val="12"/>
  </w:num>
  <w:num w:numId="16" w16cid:durableId="2084450061">
    <w:abstractNumId w:val="6"/>
  </w:num>
  <w:num w:numId="17" w16cid:durableId="19430920">
    <w:abstractNumId w:val="8"/>
  </w:num>
  <w:num w:numId="18" w16cid:durableId="422991969">
    <w:abstractNumId w:val="3"/>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Harini">
    <w15:presenceInfo w15:providerId="AD" w15:userId="S::PCAPHAT@imptobnet.com::0d96e6e8-54fa-4fea-8fdb-5338553bf754"/>
  </w15:person>
  <w15:person w15:author="Balbeer Singh">
    <w15:presenceInfo w15:providerId="AD" w15:userId="S::PCAPBIS@imptobnet.com::0a59fc78-c534-4b38-80d3-2d78b70d180c"/>
  </w15:person>
  <w15:person w15:author="Shah, Ramesh">
    <w15:presenceInfo w15:providerId="AD" w15:userId="S::pconrhs@imptobnet.com::ea020286-65b6-4cf1-ae53-d9b46ae32850"/>
  </w15:person>
  <w15:person w15:author="Singh, Balbeer">
    <w15:presenceInfo w15:providerId="AD" w15:userId="S::pcapbis@imptobnet.com::0a59fc78-c534-4b38-80d3-2d78b70d18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8"/>
  <w:proofState w:spelling="clean" w:grammar="clean"/>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88B"/>
    <w:rsid w:val="0000004D"/>
    <w:rsid w:val="00000896"/>
    <w:rsid w:val="00000A88"/>
    <w:rsid w:val="00000D2B"/>
    <w:rsid w:val="0000123E"/>
    <w:rsid w:val="0000146E"/>
    <w:rsid w:val="00001AD0"/>
    <w:rsid w:val="00001BCF"/>
    <w:rsid w:val="00002774"/>
    <w:rsid w:val="00002780"/>
    <w:rsid w:val="00003455"/>
    <w:rsid w:val="0000396C"/>
    <w:rsid w:val="00003AF5"/>
    <w:rsid w:val="00003BA6"/>
    <w:rsid w:val="00003CDC"/>
    <w:rsid w:val="000045B8"/>
    <w:rsid w:val="00005190"/>
    <w:rsid w:val="0000566B"/>
    <w:rsid w:val="000056C3"/>
    <w:rsid w:val="00005C88"/>
    <w:rsid w:val="000060D7"/>
    <w:rsid w:val="000062DA"/>
    <w:rsid w:val="000065EA"/>
    <w:rsid w:val="00006ED4"/>
    <w:rsid w:val="00007775"/>
    <w:rsid w:val="00007C15"/>
    <w:rsid w:val="0001026C"/>
    <w:rsid w:val="000103E9"/>
    <w:rsid w:val="00010701"/>
    <w:rsid w:val="000110A9"/>
    <w:rsid w:val="0001160A"/>
    <w:rsid w:val="000121EE"/>
    <w:rsid w:val="00012393"/>
    <w:rsid w:val="00012A42"/>
    <w:rsid w:val="00012DDE"/>
    <w:rsid w:val="00012DF2"/>
    <w:rsid w:val="0001333A"/>
    <w:rsid w:val="0001333B"/>
    <w:rsid w:val="0001337A"/>
    <w:rsid w:val="00013776"/>
    <w:rsid w:val="0001382B"/>
    <w:rsid w:val="00013E1A"/>
    <w:rsid w:val="00014094"/>
    <w:rsid w:val="000140C4"/>
    <w:rsid w:val="00014553"/>
    <w:rsid w:val="000146CD"/>
    <w:rsid w:val="00014A74"/>
    <w:rsid w:val="00014C17"/>
    <w:rsid w:val="00014DA4"/>
    <w:rsid w:val="0001508C"/>
    <w:rsid w:val="000154C1"/>
    <w:rsid w:val="00015959"/>
    <w:rsid w:val="00015A5F"/>
    <w:rsid w:val="00016343"/>
    <w:rsid w:val="0001683A"/>
    <w:rsid w:val="000169DC"/>
    <w:rsid w:val="00017260"/>
    <w:rsid w:val="000175FA"/>
    <w:rsid w:val="00017618"/>
    <w:rsid w:val="000178CC"/>
    <w:rsid w:val="000207E3"/>
    <w:rsid w:val="000225E6"/>
    <w:rsid w:val="0002270E"/>
    <w:rsid w:val="000227DA"/>
    <w:rsid w:val="00023114"/>
    <w:rsid w:val="000236AD"/>
    <w:rsid w:val="00023873"/>
    <w:rsid w:val="00023CEA"/>
    <w:rsid w:val="000241E3"/>
    <w:rsid w:val="0002420D"/>
    <w:rsid w:val="00024899"/>
    <w:rsid w:val="00024B2C"/>
    <w:rsid w:val="000250D0"/>
    <w:rsid w:val="00025F49"/>
    <w:rsid w:val="0002632B"/>
    <w:rsid w:val="0002688F"/>
    <w:rsid w:val="000271D1"/>
    <w:rsid w:val="000275F2"/>
    <w:rsid w:val="00027632"/>
    <w:rsid w:val="00027780"/>
    <w:rsid w:val="000301E3"/>
    <w:rsid w:val="00030505"/>
    <w:rsid w:val="00030DE4"/>
    <w:rsid w:val="0003101D"/>
    <w:rsid w:val="000314E3"/>
    <w:rsid w:val="0003152E"/>
    <w:rsid w:val="00031551"/>
    <w:rsid w:val="00031ACB"/>
    <w:rsid w:val="00031F2E"/>
    <w:rsid w:val="00031F80"/>
    <w:rsid w:val="00032256"/>
    <w:rsid w:val="00032603"/>
    <w:rsid w:val="00032D64"/>
    <w:rsid w:val="00032DA7"/>
    <w:rsid w:val="00032DF2"/>
    <w:rsid w:val="00033578"/>
    <w:rsid w:val="00033ACC"/>
    <w:rsid w:val="00033F67"/>
    <w:rsid w:val="00033FAF"/>
    <w:rsid w:val="000344E2"/>
    <w:rsid w:val="000346D3"/>
    <w:rsid w:val="00034DD7"/>
    <w:rsid w:val="00034F4D"/>
    <w:rsid w:val="000353AB"/>
    <w:rsid w:val="0003582D"/>
    <w:rsid w:val="00035D2F"/>
    <w:rsid w:val="00035E50"/>
    <w:rsid w:val="000367F0"/>
    <w:rsid w:val="000403C4"/>
    <w:rsid w:val="00040663"/>
    <w:rsid w:val="00041063"/>
    <w:rsid w:val="00041691"/>
    <w:rsid w:val="00041A3F"/>
    <w:rsid w:val="00041B38"/>
    <w:rsid w:val="000426AB"/>
    <w:rsid w:val="00042DFA"/>
    <w:rsid w:val="0004337D"/>
    <w:rsid w:val="00043E79"/>
    <w:rsid w:val="0004435A"/>
    <w:rsid w:val="000448A8"/>
    <w:rsid w:val="00044B27"/>
    <w:rsid w:val="00044B2B"/>
    <w:rsid w:val="00044B64"/>
    <w:rsid w:val="00044DB0"/>
    <w:rsid w:val="00044E35"/>
    <w:rsid w:val="00044FA6"/>
    <w:rsid w:val="000451B7"/>
    <w:rsid w:val="000452C1"/>
    <w:rsid w:val="00045314"/>
    <w:rsid w:val="000453E8"/>
    <w:rsid w:val="0004543C"/>
    <w:rsid w:val="000456A1"/>
    <w:rsid w:val="000456AA"/>
    <w:rsid w:val="00045DB3"/>
    <w:rsid w:val="00045ED4"/>
    <w:rsid w:val="00045F27"/>
    <w:rsid w:val="00045F92"/>
    <w:rsid w:val="00046B0F"/>
    <w:rsid w:val="00046B60"/>
    <w:rsid w:val="00046CAD"/>
    <w:rsid w:val="00047308"/>
    <w:rsid w:val="00047417"/>
    <w:rsid w:val="00047A84"/>
    <w:rsid w:val="00050A36"/>
    <w:rsid w:val="00050BBD"/>
    <w:rsid w:val="00050BE3"/>
    <w:rsid w:val="00050E76"/>
    <w:rsid w:val="000510B5"/>
    <w:rsid w:val="0005122F"/>
    <w:rsid w:val="00051C06"/>
    <w:rsid w:val="00051EDB"/>
    <w:rsid w:val="000520BD"/>
    <w:rsid w:val="00052420"/>
    <w:rsid w:val="00052770"/>
    <w:rsid w:val="0005288A"/>
    <w:rsid w:val="0005295E"/>
    <w:rsid w:val="00052A82"/>
    <w:rsid w:val="00052D08"/>
    <w:rsid w:val="00052D1C"/>
    <w:rsid w:val="00053222"/>
    <w:rsid w:val="0005338A"/>
    <w:rsid w:val="000536AF"/>
    <w:rsid w:val="00053962"/>
    <w:rsid w:val="00053AC9"/>
    <w:rsid w:val="00053FB5"/>
    <w:rsid w:val="0005464C"/>
    <w:rsid w:val="0005479A"/>
    <w:rsid w:val="00054B2A"/>
    <w:rsid w:val="0005518D"/>
    <w:rsid w:val="00055274"/>
    <w:rsid w:val="000558AB"/>
    <w:rsid w:val="00055DA5"/>
    <w:rsid w:val="00055E00"/>
    <w:rsid w:val="00055FAB"/>
    <w:rsid w:val="00056314"/>
    <w:rsid w:val="000565A0"/>
    <w:rsid w:val="0006017A"/>
    <w:rsid w:val="0006038B"/>
    <w:rsid w:val="000603CF"/>
    <w:rsid w:val="000603DC"/>
    <w:rsid w:val="00060ECC"/>
    <w:rsid w:val="0006102F"/>
    <w:rsid w:val="00061394"/>
    <w:rsid w:val="000618B9"/>
    <w:rsid w:val="00061DF5"/>
    <w:rsid w:val="00062264"/>
    <w:rsid w:val="00062346"/>
    <w:rsid w:val="000628AF"/>
    <w:rsid w:val="0006344C"/>
    <w:rsid w:val="000636E2"/>
    <w:rsid w:val="000639D7"/>
    <w:rsid w:val="000655B2"/>
    <w:rsid w:val="00065A62"/>
    <w:rsid w:val="00065B62"/>
    <w:rsid w:val="00065C4C"/>
    <w:rsid w:val="00065E08"/>
    <w:rsid w:val="00065F07"/>
    <w:rsid w:val="0006618A"/>
    <w:rsid w:val="000664D1"/>
    <w:rsid w:val="000666BE"/>
    <w:rsid w:val="00066BAD"/>
    <w:rsid w:val="00066F43"/>
    <w:rsid w:val="00067084"/>
    <w:rsid w:val="0006790A"/>
    <w:rsid w:val="00067935"/>
    <w:rsid w:val="00067C21"/>
    <w:rsid w:val="00067CCE"/>
    <w:rsid w:val="00070399"/>
    <w:rsid w:val="00070490"/>
    <w:rsid w:val="000707B2"/>
    <w:rsid w:val="00070DC5"/>
    <w:rsid w:val="000711BC"/>
    <w:rsid w:val="00071389"/>
    <w:rsid w:val="00071692"/>
    <w:rsid w:val="00071AA2"/>
    <w:rsid w:val="0007208D"/>
    <w:rsid w:val="00072381"/>
    <w:rsid w:val="00072530"/>
    <w:rsid w:val="0007274F"/>
    <w:rsid w:val="00072893"/>
    <w:rsid w:val="000729A2"/>
    <w:rsid w:val="00073241"/>
    <w:rsid w:val="00073977"/>
    <w:rsid w:val="00073E58"/>
    <w:rsid w:val="00074D52"/>
    <w:rsid w:val="00074E32"/>
    <w:rsid w:val="00074FAD"/>
    <w:rsid w:val="00074FB0"/>
    <w:rsid w:val="000750B8"/>
    <w:rsid w:val="000753C1"/>
    <w:rsid w:val="00075F3D"/>
    <w:rsid w:val="0007608A"/>
    <w:rsid w:val="00076AAE"/>
    <w:rsid w:val="00080217"/>
    <w:rsid w:val="00080D92"/>
    <w:rsid w:val="00081041"/>
    <w:rsid w:val="000813E2"/>
    <w:rsid w:val="000816A0"/>
    <w:rsid w:val="00081872"/>
    <w:rsid w:val="00081879"/>
    <w:rsid w:val="00081969"/>
    <w:rsid w:val="000819B0"/>
    <w:rsid w:val="00082033"/>
    <w:rsid w:val="000820C8"/>
    <w:rsid w:val="00082176"/>
    <w:rsid w:val="00082628"/>
    <w:rsid w:val="000830E3"/>
    <w:rsid w:val="00083A47"/>
    <w:rsid w:val="00083DC1"/>
    <w:rsid w:val="00084532"/>
    <w:rsid w:val="000846D8"/>
    <w:rsid w:val="000848AE"/>
    <w:rsid w:val="00084AA5"/>
    <w:rsid w:val="00084D7E"/>
    <w:rsid w:val="00085038"/>
    <w:rsid w:val="00085244"/>
    <w:rsid w:val="00085845"/>
    <w:rsid w:val="0008599A"/>
    <w:rsid w:val="00085E08"/>
    <w:rsid w:val="00085F5E"/>
    <w:rsid w:val="00086372"/>
    <w:rsid w:val="00086576"/>
    <w:rsid w:val="000865AA"/>
    <w:rsid w:val="000867B8"/>
    <w:rsid w:val="00086862"/>
    <w:rsid w:val="00086D89"/>
    <w:rsid w:val="00087196"/>
    <w:rsid w:val="0008752F"/>
    <w:rsid w:val="00087DEB"/>
    <w:rsid w:val="00087EB7"/>
    <w:rsid w:val="000900C3"/>
    <w:rsid w:val="000902BA"/>
    <w:rsid w:val="0009058B"/>
    <w:rsid w:val="00090710"/>
    <w:rsid w:val="000908A8"/>
    <w:rsid w:val="000908F6"/>
    <w:rsid w:val="00090AE2"/>
    <w:rsid w:val="00090E5E"/>
    <w:rsid w:val="00091533"/>
    <w:rsid w:val="000915E5"/>
    <w:rsid w:val="00091D90"/>
    <w:rsid w:val="0009208F"/>
    <w:rsid w:val="000920D0"/>
    <w:rsid w:val="0009218E"/>
    <w:rsid w:val="00093316"/>
    <w:rsid w:val="00094004"/>
    <w:rsid w:val="00094036"/>
    <w:rsid w:val="00094145"/>
    <w:rsid w:val="000948D9"/>
    <w:rsid w:val="000956DA"/>
    <w:rsid w:val="00095D2E"/>
    <w:rsid w:val="00095FB3"/>
    <w:rsid w:val="000965F6"/>
    <w:rsid w:val="00096DEC"/>
    <w:rsid w:val="0009729C"/>
    <w:rsid w:val="00097BBE"/>
    <w:rsid w:val="00097CE5"/>
    <w:rsid w:val="000A00DE"/>
    <w:rsid w:val="000A0599"/>
    <w:rsid w:val="000A08CE"/>
    <w:rsid w:val="000A097B"/>
    <w:rsid w:val="000A0ED8"/>
    <w:rsid w:val="000A14FC"/>
    <w:rsid w:val="000A2786"/>
    <w:rsid w:val="000A2B44"/>
    <w:rsid w:val="000A2D4A"/>
    <w:rsid w:val="000A2E80"/>
    <w:rsid w:val="000A316A"/>
    <w:rsid w:val="000A3252"/>
    <w:rsid w:val="000A375A"/>
    <w:rsid w:val="000A3DD2"/>
    <w:rsid w:val="000A44D9"/>
    <w:rsid w:val="000A6D33"/>
    <w:rsid w:val="000A78B0"/>
    <w:rsid w:val="000A78C8"/>
    <w:rsid w:val="000A7A4D"/>
    <w:rsid w:val="000A7B5B"/>
    <w:rsid w:val="000A7D06"/>
    <w:rsid w:val="000A7F29"/>
    <w:rsid w:val="000B0705"/>
    <w:rsid w:val="000B0A6A"/>
    <w:rsid w:val="000B0D8F"/>
    <w:rsid w:val="000B127A"/>
    <w:rsid w:val="000B14DB"/>
    <w:rsid w:val="000B1640"/>
    <w:rsid w:val="000B1875"/>
    <w:rsid w:val="000B1937"/>
    <w:rsid w:val="000B33ED"/>
    <w:rsid w:val="000B3459"/>
    <w:rsid w:val="000B3520"/>
    <w:rsid w:val="000B3643"/>
    <w:rsid w:val="000B3DFF"/>
    <w:rsid w:val="000B4778"/>
    <w:rsid w:val="000B4E30"/>
    <w:rsid w:val="000B4ECC"/>
    <w:rsid w:val="000B53A2"/>
    <w:rsid w:val="000B5503"/>
    <w:rsid w:val="000B5AC9"/>
    <w:rsid w:val="000B5BD6"/>
    <w:rsid w:val="000B6362"/>
    <w:rsid w:val="000B6746"/>
    <w:rsid w:val="000B6F61"/>
    <w:rsid w:val="000B7497"/>
    <w:rsid w:val="000B7541"/>
    <w:rsid w:val="000B760D"/>
    <w:rsid w:val="000B7F79"/>
    <w:rsid w:val="000C0015"/>
    <w:rsid w:val="000C043A"/>
    <w:rsid w:val="000C08E0"/>
    <w:rsid w:val="000C0C28"/>
    <w:rsid w:val="000C0CC8"/>
    <w:rsid w:val="000C10F4"/>
    <w:rsid w:val="000C130C"/>
    <w:rsid w:val="000C1385"/>
    <w:rsid w:val="000C1631"/>
    <w:rsid w:val="000C172C"/>
    <w:rsid w:val="000C1983"/>
    <w:rsid w:val="000C1D97"/>
    <w:rsid w:val="000C2504"/>
    <w:rsid w:val="000C2A1E"/>
    <w:rsid w:val="000C2F0C"/>
    <w:rsid w:val="000C31B8"/>
    <w:rsid w:val="000C34DA"/>
    <w:rsid w:val="000C3656"/>
    <w:rsid w:val="000C37D0"/>
    <w:rsid w:val="000C39F0"/>
    <w:rsid w:val="000C3AF6"/>
    <w:rsid w:val="000C3D30"/>
    <w:rsid w:val="000C3D7A"/>
    <w:rsid w:val="000C3D9E"/>
    <w:rsid w:val="000C4622"/>
    <w:rsid w:val="000C4B7C"/>
    <w:rsid w:val="000C5553"/>
    <w:rsid w:val="000C57A1"/>
    <w:rsid w:val="000C5A52"/>
    <w:rsid w:val="000C5AA4"/>
    <w:rsid w:val="000C5B26"/>
    <w:rsid w:val="000C754E"/>
    <w:rsid w:val="000C7F4D"/>
    <w:rsid w:val="000D08B3"/>
    <w:rsid w:val="000D0B4D"/>
    <w:rsid w:val="000D0C16"/>
    <w:rsid w:val="000D14BB"/>
    <w:rsid w:val="000D14EA"/>
    <w:rsid w:val="000D16F2"/>
    <w:rsid w:val="000D2580"/>
    <w:rsid w:val="000D261D"/>
    <w:rsid w:val="000D2AD4"/>
    <w:rsid w:val="000D2FE1"/>
    <w:rsid w:val="000D341F"/>
    <w:rsid w:val="000D3626"/>
    <w:rsid w:val="000D476D"/>
    <w:rsid w:val="000D4AEA"/>
    <w:rsid w:val="000D54AD"/>
    <w:rsid w:val="000D55C4"/>
    <w:rsid w:val="000D585C"/>
    <w:rsid w:val="000D5CE8"/>
    <w:rsid w:val="000D6698"/>
    <w:rsid w:val="000D69E9"/>
    <w:rsid w:val="000D6B59"/>
    <w:rsid w:val="000D7654"/>
    <w:rsid w:val="000E0346"/>
    <w:rsid w:val="000E067A"/>
    <w:rsid w:val="000E117B"/>
    <w:rsid w:val="000E2295"/>
    <w:rsid w:val="000E2763"/>
    <w:rsid w:val="000E27D3"/>
    <w:rsid w:val="000E296C"/>
    <w:rsid w:val="000E2D0D"/>
    <w:rsid w:val="000E3311"/>
    <w:rsid w:val="000E3782"/>
    <w:rsid w:val="000E655B"/>
    <w:rsid w:val="000E6687"/>
    <w:rsid w:val="000E6968"/>
    <w:rsid w:val="000E69BC"/>
    <w:rsid w:val="000E7217"/>
    <w:rsid w:val="000E78F1"/>
    <w:rsid w:val="000E79A5"/>
    <w:rsid w:val="000E7D1B"/>
    <w:rsid w:val="000F00F7"/>
    <w:rsid w:val="000F0553"/>
    <w:rsid w:val="000F05EF"/>
    <w:rsid w:val="000F0667"/>
    <w:rsid w:val="000F0C7D"/>
    <w:rsid w:val="000F0EA1"/>
    <w:rsid w:val="000F1A75"/>
    <w:rsid w:val="000F24D0"/>
    <w:rsid w:val="000F2BAD"/>
    <w:rsid w:val="000F2DE7"/>
    <w:rsid w:val="000F2DEC"/>
    <w:rsid w:val="000F31FA"/>
    <w:rsid w:val="000F337E"/>
    <w:rsid w:val="000F3E9D"/>
    <w:rsid w:val="000F45F1"/>
    <w:rsid w:val="000F4900"/>
    <w:rsid w:val="000F4CDB"/>
    <w:rsid w:val="000F4D15"/>
    <w:rsid w:val="000F5787"/>
    <w:rsid w:val="000F59C0"/>
    <w:rsid w:val="000F5BCE"/>
    <w:rsid w:val="000F5E06"/>
    <w:rsid w:val="000F6046"/>
    <w:rsid w:val="000F62A5"/>
    <w:rsid w:val="000F651C"/>
    <w:rsid w:val="000F665E"/>
    <w:rsid w:val="000F6814"/>
    <w:rsid w:val="000F6BC9"/>
    <w:rsid w:val="000F6DEF"/>
    <w:rsid w:val="000F73D0"/>
    <w:rsid w:val="000F75D9"/>
    <w:rsid w:val="000F7940"/>
    <w:rsid w:val="000F7C11"/>
    <w:rsid w:val="001000ED"/>
    <w:rsid w:val="00100709"/>
    <w:rsid w:val="00101112"/>
    <w:rsid w:val="001017E0"/>
    <w:rsid w:val="00101B42"/>
    <w:rsid w:val="001022C8"/>
    <w:rsid w:val="001023B1"/>
    <w:rsid w:val="00102468"/>
    <w:rsid w:val="00102BBC"/>
    <w:rsid w:val="00103030"/>
    <w:rsid w:val="0010387C"/>
    <w:rsid w:val="001050FC"/>
    <w:rsid w:val="001051A6"/>
    <w:rsid w:val="001051CE"/>
    <w:rsid w:val="001053A1"/>
    <w:rsid w:val="00105603"/>
    <w:rsid w:val="0010577B"/>
    <w:rsid w:val="001058BF"/>
    <w:rsid w:val="00105B33"/>
    <w:rsid w:val="00105FF8"/>
    <w:rsid w:val="001067FA"/>
    <w:rsid w:val="00106FE5"/>
    <w:rsid w:val="001071C7"/>
    <w:rsid w:val="001074AD"/>
    <w:rsid w:val="00107D8C"/>
    <w:rsid w:val="00110017"/>
    <w:rsid w:val="0011051C"/>
    <w:rsid w:val="001106F5"/>
    <w:rsid w:val="001109F6"/>
    <w:rsid w:val="00111228"/>
    <w:rsid w:val="00111513"/>
    <w:rsid w:val="00111558"/>
    <w:rsid w:val="00111D97"/>
    <w:rsid w:val="00111DA7"/>
    <w:rsid w:val="0011287E"/>
    <w:rsid w:val="00112FBE"/>
    <w:rsid w:val="00113432"/>
    <w:rsid w:val="001135C1"/>
    <w:rsid w:val="00114000"/>
    <w:rsid w:val="0011403A"/>
    <w:rsid w:val="0011429C"/>
    <w:rsid w:val="001145F3"/>
    <w:rsid w:val="00115027"/>
    <w:rsid w:val="00115649"/>
    <w:rsid w:val="001156C0"/>
    <w:rsid w:val="00115D84"/>
    <w:rsid w:val="001163E9"/>
    <w:rsid w:val="0011641E"/>
    <w:rsid w:val="00116EE9"/>
    <w:rsid w:val="00116F64"/>
    <w:rsid w:val="00116FB7"/>
    <w:rsid w:val="00117EA0"/>
    <w:rsid w:val="00120561"/>
    <w:rsid w:val="00120984"/>
    <w:rsid w:val="00120D21"/>
    <w:rsid w:val="00120F36"/>
    <w:rsid w:val="00120FC1"/>
    <w:rsid w:val="0012170C"/>
    <w:rsid w:val="00121A1D"/>
    <w:rsid w:val="00121A8A"/>
    <w:rsid w:val="00122012"/>
    <w:rsid w:val="001223EF"/>
    <w:rsid w:val="00122C35"/>
    <w:rsid w:val="00123645"/>
    <w:rsid w:val="00123691"/>
    <w:rsid w:val="00125316"/>
    <w:rsid w:val="0012537F"/>
    <w:rsid w:val="001259CB"/>
    <w:rsid w:val="00125B0D"/>
    <w:rsid w:val="00125C62"/>
    <w:rsid w:val="00125E72"/>
    <w:rsid w:val="00125F30"/>
    <w:rsid w:val="00125F92"/>
    <w:rsid w:val="001260C4"/>
    <w:rsid w:val="00126408"/>
    <w:rsid w:val="00126529"/>
    <w:rsid w:val="00126A30"/>
    <w:rsid w:val="00126EFD"/>
    <w:rsid w:val="00127195"/>
    <w:rsid w:val="00127878"/>
    <w:rsid w:val="00127A37"/>
    <w:rsid w:val="00127CB0"/>
    <w:rsid w:val="0013070C"/>
    <w:rsid w:val="00131228"/>
    <w:rsid w:val="001312B9"/>
    <w:rsid w:val="001312BF"/>
    <w:rsid w:val="001318D1"/>
    <w:rsid w:val="00131A9D"/>
    <w:rsid w:val="00132590"/>
    <w:rsid w:val="00132B84"/>
    <w:rsid w:val="00132CDA"/>
    <w:rsid w:val="00132F8A"/>
    <w:rsid w:val="00133974"/>
    <w:rsid w:val="00133CBE"/>
    <w:rsid w:val="00133DDB"/>
    <w:rsid w:val="00133F90"/>
    <w:rsid w:val="0013422A"/>
    <w:rsid w:val="00134234"/>
    <w:rsid w:val="001342B1"/>
    <w:rsid w:val="0013484D"/>
    <w:rsid w:val="0013590E"/>
    <w:rsid w:val="00135F0A"/>
    <w:rsid w:val="00136388"/>
    <w:rsid w:val="0013692D"/>
    <w:rsid w:val="001369B9"/>
    <w:rsid w:val="00136A67"/>
    <w:rsid w:val="00136C41"/>
    <w:rsid w:val="001372F9"/>
    <w:rsid w:val="001377FB"/>
    <w:rsid w:val="00137C05"/>
    <w:rsid w:val="00137D6F"/>
    <w:rsid w:val="0014038F"/>
    <w:rsid w:val="001409CB"/>
    <w:rsid w:val="001409DC"/>
    <w:rsid w:val="00140B3B"/>
    <w:rsid w:val="00141E76"/>
    <w:rsid w:val="00141E98"/>
    <w:rsid w:val="00142612"/>
    <w:rsid w:val="00142956"/>
    <w:rsid w:val="001429F9"/>
    <w:rsid w:val="001434DE"/>
    <w:rsid w:val="001435EE"/>
    <w:rsid w:val="00143BD8"/>
    <w:rsid w:val="00143F23"/>
    <w:rsid w:val="001442B0"/>
    <w:rsid w:val="0014488E"/>
    <w:rsid w:val="00144B9E"/>
    <w:rsid w:val="00144D5B"/>
    <w:rsid w:val="00144EDB"/>
    <w:rsid w:val="0014569B"/>
    <w:rsid w:val="00145A10"/>
    <w:rsid w:val="001466E2"/>
    <w:rsid w:val="001468A0"/>
    <w:rsid w:val="001477E7"/>
    <w:rsid w:val="00147CFD"/>
    <w:rsid w:val="00147FB3"/>
    <w:rsid w:val="001500E5"/>
    <w:rsid w:val="00150482"/>
    <w:rsid w:val="001506C0"/>
    <w:rsid w:val="0015111D"/>
    <w:rsid w:val="0015134D"/>
    <w:rsid w:val="00151803"/>
    <w:rsid w:val="00151851"/>
    <w:rsid w:val="00151CA0"/>
    <w:rsid w:val="00151E3B"/>
    <w:rsid w:val="00152E54"/>
    <w:rsid w:val="00153040"/>
    <w:rsid w:val="00153929"/>
    <w:rsid w:val="00154128"/>
    <w:rsid w:val="00154540"/>
    <w:rsid w:val="001545FB"/>
    <w:rsid w:val="001550EB"/>
    <w:rsid w:val="0015532A"/>
    <w:rsid w:val="0015578A"/>
    <w:rsid w:val="001557D8"/>
    <w:rsid w:val="00155A72"/>
    <w:rsid w:val="00156002"/>
    <w:rsid w:val="0015616A"/>
    <w:rsid w:val="00156463"/>
    <w:rsid w:val="00156692"/>
    <w:rsid w:val="00156843"/>
    <w:rsid w:val="00156C79"/>
    <w:rsid w:val="0015715B"/>
    <w:rsid w:val="001573ED"/>
    <w:rsid w:val="001601B0"/>
    <w:rsid w:val="001603A2"/>
    <w:rsid w:val="00160B35"/>
    <w:rsid w:val="00160BC1"/>
    <w:rsid w:val="001611E2"/>
    <w:rsid w:val="0016125D"/>
    <w:rsid w:val="0016155D"/>
    <w:rsid w:val="001619D8"/>
    <w:rsid w:val="00161A88"/>
    <w:rsid w:val="00161B0D"/>
    <w:rsid w:val="00161B33"/>
    <w:rsid w:val="00162666"/>
    <w:rsid w:val="00162C18"/>
    <w:rsid w:val="00162D44"/>
    <w:rsid w:val="0016326A"/>
    <w:rsid w:val="001634C0"/>
    <w:rsid w:val="00163517"/>
    <w:rsid w:val="00163BA4"/>
    <w:rsid w:val="00163C0D"/>
    <w:rsid w:val="001642F8"/>
    <w:rsid w:val="00164948"/>
    <w:rsid w:val="00164A45"/>
    <w:rsid w:val="00164F27"/>
    <w:rsid w:val="001652EA"/>
    <w:rsid w:val="00165392"/>
    <w:rsid w:val="0016548A"/>
    <w:rsid w:val="001659AC"/>
    <w:rsid w:val="00165A52"/>
    <w:rsid w:val="00165AE4"/>
    <w:rsid w:val="00165CF0"/>
    <w:rsid w:val="00166037"/>
    <w:rsid w:val="00166321"/>
    <w:rsid w:val="001664C6"/>
    <w:rsid w:val="0016699A"/>
    <w:rsid w:val="00166BAC"/>
    <w:rsid w:val="00166CA2"/>
    <w:rsid w:val="001677A6"/>
    <w:rsid w:val="001677FD"/>
    <w:rsid w:val="001679C1"/>
    <w:rsid w:val="00167A5D"/>
    <w:rsid w:val="00167CB9"/>
    <w:rsid w:val="00167F47"/>
    <w:rsid w:val="00167FF5"/>
    <w:rsid w:val="00170A45"/>
    <w:rsid w:val="00171E23"/>
    <w:rsid w:val="00171F8D"/>
    <w:rsid w:val="00172365"/>
    <w:rsid w:val="00172459"/>
    <w:rsid w:val="00173557"/>
    <w:rsid w:val="0017452E"/>
    <w:rsid w:val="00174D87"/>
    <w:rsid w:val="00175325"/>
    <w:rsid w:val="00175618"/>
    <w:rsid w:val="0017567E"/>
    <w:rsid w:val="00176157"/>
    <w:rsid w:val="001761F7"/>
    <w:rsid w:val="00176730"/>
    <w:rsid w:val="001767F8"/>
    <w:rsid w:val="00176C01"/>
    <w:rsid w:val="00176C61"/>
    <w:rsid w:val="001770C1"/>
    <w:rsid w:val="001801DD"/>
    <w:rsid w:val="0018033C"/>
    <w:rsid w:val="00181039"/>
    <w:rsid w:val="00181541"/>
    <w:rsid w:val="0018175F"/>
    <w:rsid w:val="00181795"/>
    <w:rsid w:val="00181E0A"/>
    <w:rsid w:val="00181FB6"/>
    <w:rsid w:val="001820B2"/>
    <w:rsid w:val="001822DF"/>
    <w:rsid w:val="0018230F"/>
    <w:rsid w:val="00182858"/>
    <w:rsid w:val="00182B0E"/>
    <w:rsid w:val="00182B19"/>
    <w:rsid w:val="00182D7F"/>
    <w:rsid w:val="0018308B"/>
    <w:rsid w:val="00183D44"/>
    <w:rsid w:val="00183F9F"/>
    <w:rsid w:val="00184180"/>
    <w:rsid w:val="0018428E"/>
    <w:rsid w:val="001845E1"/>
    <w:rsid w:val="0018481B"/>
    <w:rsid w:val="00184896"/>
    <w:rsid w:val="00184965"/>
    <w:rsid w:val="001852C8"/>
    <w:rsid w:val="001854FE"/>
    <w:rsid w:val="00185FC7"/>
    <w:rsid w:val="001861F0"/>
    <w:rsid w:val="001862AF"/>
    <w:rsid w:val="00186396"/>
    <w:rsid w:val="00186946"/>
    <w:rsid w:val="001875BA"/>
    <w:rsid w:val="00187C3A"/>
    <w:rsid w:val="00190111"/>
    <w:rsid w:val="0019036B"/>
    <w:rsid w:val="00191285"/>
    <w:rsid w:val="001913EF"/>
    <w:rsid w:val="00191BE9"/>
    <w:rsid w:val="0019205F"/>
    <w:rsid w:val="0019274B"/>
    <w:rsid w:val="00192828"/>
    <w:rsid w:val="00192A64"/>
    <w:rsid w:val="00192B6A"/>
    <w:rsid w:val="00192E34"/>
    <w:rsid w:val="001930A7"/>
    <w:rsid w:val="0019318E"/>
    <w:rsid w:val="00193359"/>
    <w:rsid w:val="00193738"/>
    <w:rsid w:val="0019392B"/>
    <w:rsid w:val="00193B53"/>
    <w:rsid w:val="00195143"/>
    <w:rsid w:val="00195825"/>
    <w:rsid w:val="00195889"/>
    <w:rsid w:val="00195B72"/>
    <w:rsid w:val="00196858"/>
    <w:rsid w:val="001968AB"/>
    <w:rsid w:val="00196FF4"/>
    <w:rsid w:val="00197241"/>
    <w:rsid w:val="001A00C5"/>
    <w:rsid w:val="001A04EB"/>
    <w:rsid w:val="001A0A98"/>
    <w:rsid w:val="001A10AE"/>
    <w:rsid w:val="001A175D"/>
    <w:rsid w:val="001A18D7"/>
    <w:rsid w:val="001A1FD6"/>
    <w:rsid w:val="001A2257"/>
    <w:rsid w:val="001A22C0"/>
    <w:rsid w:val="001A2AEB"/>
    <w:rsid w:val="001A2DE6"/>
    <w:rsid w:val="001A30BA"/>
    <w:rsid w:val="001A3129"/>
    <w:rsid w:val="001A32BF"/>
    <w:rsid w:val="001A34E2"/>
    <w:rsid w:val="001A35B7"/>
    <w:rsid w:val="001A37DF"/>
    <w:rsid w:val="001A3A55"/>
    <w:rsid w:val="001A3C5A"/>
    <w:rsid w:val="001A3D4B"/>
    <w:rsid w:val="001A3FA5"/>
    <w:rsid w:val="001A476F"/>
    <w:rsid w:val="001A496E"/>
    <w:rsid w:val="001A4B6D"/>
    <w:rsid w:val="001A50BB"/>
    <w:rsid w:val="001A5595"/>
    <w:rsid w:val="001A5755"/>
    <w:rsid w:val="001A5FE3"/>
    <w:rsid w:val="001A704F"/>
    <w:rsid w:val="001A7074"/>
    <w:rsid w:val="001A71E7"/>
    <w:rsid w:val="001A7305"/>
    <w:rsid w:val="001A7373"/>
    <w:rsid w:val="001A756A"/>
    <w:rsid w:val="001A7AB3"/>
    <w:rsid w:val="001A7B0E"/>
    <w:rsid w:val="001A7C5B"/>
    <w:rsid w:val="001B06BB"/>
    <w:rsid w:val="001B0768"/>
    <w:rsid w:val="001B0897"/>
    <w:rsid w:val="001B0CF2"/>
    <w:rsid w:val="001B158D"/>
    <w:rsid w:val="001B15CD"/>
    <w:rsid w:val="001B1CDF"/>
    <w:rsid w:val="001B218E"/>
    <w:rsid w:val="001B2343"/>
    <w:rsid w:val="001B2456"/>
    <w:rsid w:val="001B34DD"/>
    <w:rsid w:val="001B3540"/>
    <w:rsid w:val="001B3AD1"/>
    <w:rsid w:val="001B3D79"/>
    <w:rsid w:val="001B3EC6"/>
    <w:rsid w:val="001B40FF"/>
    <w:rsid w:val="001B4988"/>
    <w:rsid w:val="001B4A5B"/>
    <w:rsid w:val="001B4D05"/>
    <w:rsid w:val="001B5130"/>
    <w:rsid w:val="001B53A5"/>
    <w:rsid w:val="001B5C3E"/>
    <w:rsid w:val="001B629E"/>
    <w:rsid w:val="001B6AD8"/>
    <w:rsid w:val="001B6FDB"/>
    <w:rsid w:val="001B7252"/>
    <w:rsid w:val="001B7619"/>
    <w:rsid w:val="001C098D"/>
    <w:rsid w:val="001C0BEB"/>
    <w:rsid w:val="001C0E19"/>
    <w:rsid w:val="001C1ACC"/>
    <w:rsid w:val="001C2843"/>
    <w:rsid w:val="001C29F5"/>
    <w:rsid w:val="001C30DB"/>
    <w:rsid w:val="001C3434"/>
    <w:rsid w:val="001C359F"/>
    <w:rsid w:val="001C3BA1"/>
    <w:rsid w:val="001C3E5A"/>
    <w:rsid w:val="001C4104"/>
    <w:rsid w:val="001C469C"/>
    <w:rsid w:val="001C4FEB"/>
    <w:rsid w:val="001C5041"/>
    <w:rsid w:val="001C553E"/>
    <w:rsid w:val="001C5BC5"/>
    <w:rsid w:val="001C61EB"/>
    <w:rsid w:val="001C622E"/>
    <w:rsid w:val="001C64A7"/>
    <w:rsid w:val="001C76F6"/>
    <w:rsid w:val="001C77CE"/>
    <w:rsid w:val="001C7EB7"/>
    <w:rsid w:val="001D05D0"/>
    <w:rsid w:val="001D0824"/>
    <w:rsid w:val="001D08BD"/>
    <w:rsid w:val="001D0994"/>
    <w:rsid w:val="001D0B14"/>
    <w:rsid w:val="001D1300"/>
    <w:rsid w:val="001D27E3"/>
    <w:rsid w:val="001D309C"/>
    <w:rsid w:val="001D34BC"/>
    <w:rsid w:val="001D36B5"/>
    <w:rsid w:val="001D4100"/>
    <w:rsid w:val="001D46F0"/>
    <w:rsid w:val="001D4B72"/>
    <w:rsid w:val="001D587B"/>
    <w:rsid w:val="001D5E57"/>
    <w:rsid w:val="001D6725"/>
    <w:rsid w:val="001D6C6D"/>
    <w:rsid w:val="001D6CF0"/>
    <w:rsid w:val="001D7248"/>
    <w:rsid w:val="001D7898"/>
    <w:rsid w:val="001D7A64"/>
    <w:rsid w:val="001DDAC8"/>
    <w:rsid w:val="001E0295"/>
    <w:rsid w:val="001E048F"/>
    <w:rsid w:val="001E0584"/>
    <w:rsid w:val="001E070C"/>
    <w:rsid w:val="001E0ADB"/>
    <w:rsid w:val="001E0C93"/>
    <w:rsid w:val="001E137D"/>
    <w:rsid w:val="001E16DE"/>
    <w:rsid w:val="001E1745"/>
    <w:rsid w:val="001E1893"/>
    <w:rsid w:val="001E19C4"/>
    <w:rsid w:val="001E1FFE"/>
    <w:rsid w:val="001E22BF"/>
    <w:rsid w:val="001E28AC"/>
    <w:rsid w:val="001E2A29"/>
    <w:rsid w:val="001E2C12"/>
    <w:rsid w:val="001E2F9F"/>
    <w:rsid w:val="001E3552"/>
    <w:rsid w:val="001E36AD"/>
    <w:rsid w:val="001E3A06"/>
    <w:rsid w:val="001E4370"/>
    <w:rsid w:val="001E4636"/>
    <w:rsid w:val="001E46DF"/>
    <w:rsid w:val="001E4D59"/>
    <w:rsid w:val="001E53DE"/>
    <w:rsid w:val="001E59E8"/>
    <w:rsid w:val="001E59FC"/>
    <w:rsid w:val="001E5D56"/>
    <w:rsid w:val="001E5D75"/>
    <w:rsid w:val="001E61AE"/>
    <w:rsid w:val="001E61E0"/>
    <w:rsid w:val="001E636D"/>
    <w:rsid w:val="001E680D"/>
    <w:rsid w:val="001E689F"/>
    <w:rsid w:val="001E6949"/>
    <w:rsid w:val="001E694F"/>
    <w:rsid w:val="001E6C7D"/>
    <w:rsid w:val="001E71C6"/>
    <w:rsid w:val="001E7355"/>
    <w:rsid w:val="001E7A4F"/>
    <w:rsid w:val="001F0066"/>
    <w:rsid w:val="001F0A20"/>
    <w:rsid w:val="001F0A65"/>
    <w:rsid w:val="001F0E60"/>
    <w:rsid w:val="001F10A8"/>
    <w:rsid w:val="001F10DE"/>
    <w:rsid w:val="001F19E2"/>
    <w:rsid w:val="001F1DC5"/>
    <w:rsid w:val="001F229E"/>
    <w:rsid w:val="001F2518"/>
    <w:rsid w:val="001F2AAC"/>
    <w:rsid w:val="001F32E1"/>
    <w:rsid w:val="001F3981"/>
    <w:rsid w:val="001F4285"/>
    <w:rsid w:val="001F4C31"/>
    <w:rsid w:val="001F4F56"/>
    <w:rsid w:val="001F60C2"/>
    <w:rsid w:val="001F6111"/>
    <w:rsid w:val="001F61C2"/>
    <w:rsid w:val="001F682F"/>
    <w:rsid w:val="001F6A07"/>
    <w:rsid w:val="001F6AE2"/>
    <w:rsid w:val="001F6D40"/>
    <w:rsid w:val="001F6FD0"/>
    <w:rsid w:val="001F71D6"/>
    <w:rsid w:val="001F7945"/>
    <w:rsid w:val="001F7B90"/>
    <w:rsid w:val="001F7F7D"/>
    <w:rsid w:val="002001D2"/>
    <w:rsid w:val="00200B14"/>
    <w:rsid w:val="00200BBF"/>
    <w:rsid w:val="00200D5F"/>
    <w:rsid w:val="00201483"/>
    <w:rsid w:val="00201492"/>
    <w:rsid w:val="00201499"/>
    <w:rsid w:val="002014F5"/>
    <w:rsid w:val="0020176A"/>
    <w:rsid w:val="00201A26"/>
    <w:rsid w:val="00202510"/>
    <w:rsid w:val="00202AC0"/>
    <w:rsid w:val="00202DC6"/>
    <w:rsid w:val="00202DF7"/>
    <w:rsid w:val="00202F62"/>
    <w:rsid w:val="00203565"/>
    <w:rsid w:val="00203645"/>
    <w:rsid w:val="002036E5"/>
    <w:rsid w:val="00203E77"/>
    <w:rsid w:val="00203ED7"/>
    <w:rsid w:val="002049D9"/>
    <w:rsid w:val="00204FFB"/>
    <w:rsid w:val="00205255"/>
    <w:rsid w:val="002057D4"/>
    <w:rsid w:val="002068FB"/>
    <w:rsid w:val="0020697E"/>
    <w:rsid w:val="00206C3D"/>
    <w:rsid w:val="00206C72"/>
    <w:rsid w:val="00206ED2"/>
    <w:rsid w:val="002079BA"/>
    <w:rsid w:val="00207B4B"/>
    <w:rsid w:val="002101EA"/>
    <w:rsid w:val="00210275"/>
    <w:rsid w:val="00210684"/>
    <w:rsid w:val="002106C0"/>
    <w:rsid w:val="002108ED"/>
    <w:rsid w:val="00211394"/>
    <w:rsid w:val="00211591"/>
    <w:rsid w:val="00212522"/>
    <w:rsid w:val="00212A7A"/>
    <w:rsid w:val="00213622"/>
    <w:rsid w:val="002136E9"/>
    <w:rsid w:val="0021407B"/>
    <w:rsid w:val="002147B9"/>
    <w:rsid w:val="002147BF"/>
    <w:rsid w:val="00214DFB"/>
    <w:rsid w:val="002150E2"/>
    <w:rsid w:val="002152EB"/>
    <w:rsid w:val="00215FDD"/>
    <w:rsid w:val="002162D2"/>
    <w:rsid w:val="00216738"/>
    <w:rsid w:val="002169C3"/>
    <w:rsid w:val="00216A26"/>
    <w:rsid w:val="00216DC9"/>
    <w:rsid w:val="0021716D"/>
    <w:rsid w:val="002172B4"/>
    <w:rsid w:val="00217970"/>
    <w:rsid w:val="00217DED"/>
    <w:rsid w:val="002201B4"/>
    <w:rsid w:val="00220205"/>
    <w:rsid w:val="002206EF"/>
    <w:rsid w:val="00220A8A"/>
    <w:rsid w:val="00221331"/>
    <w:rsid w:val="00221502"/>
    <w:rsid w:val="00221B48"/>
    <w:rsid w:val="00221C23"/>
    <w:rsid w:val="002226B8"/>
    <w:rsid w:val="00222888"/>
    <w:rsid w:val="00222A1B"/>
    <w:rsid w:val="00222B1A"/>
    <w:rsid w:val="00222D9C"/>
    <w:rsid w:val="002230D9"/>
    <w:rsid w:val="00223404"/>
    <w:rsid w:val="002238EB"/>
    <w:rsid w:val="002243EF"/>
    <w:rsid w:val="0022449A"/>
    <w:rsid w:val="00224A33"/>
    <w:rsid w:val="00224CAB"/>
    <w:rsid w:val="002252B6"/>
    <w:rsid w:val="00225FCA"/>
    <w:rsid w:val="002261DB"/>
    <w:rsid w:val="0022653D"/>
    <w:rsid w:val="0022661C"/>
    <w:rsid w:val="00226749"/>
    <w:rsid w:val="002267E3"/>
    <w:rsid w:val="00226ABE"/>
    <w:rsid w:val="00226B9F"/>
    <w:rsid w:val="00226C03"/>
    <w:rsid w:val="00227FE8"/>
    <w:rsid w:val="002304B2"/>
    <w:rsid w:val="002307D5"/>
    <w:rsid w:val="00230E4E"/>
    <w:rsid w:val="0023151E"/>
    <w:rsid w:val="00231618"/>
    <w:rsid w:val="00231BCE"/>
    <w:rsid w:val="0023267E"/>
    <w:rsid w:val="00233020"/>
    <w:rsid w:val="0023318A"/>
    <w:rsid w:val="002331FB"/>
    <w:rsid w:val="0023339A"/>
    <w:rsid w:val="002338E5"/>
    <w:rsid w:val="002338EE"/>
    <w:rsid w:val="00233AF3"/>
    <w:rsid w:val="002345F3"/>
    <w:rsid w:val="00234852"/>
    <w:rsid w:val="0023494A"/>
    <w:rsid w:val="00234BA8"/>
    <w:rsid w:val="00234DA7"/>
    <w:rsid w:val="002351B7"/>
    <w:rsid w:val="00235644"/>
    <w:rsid w:val="00236C5A"/>
    <w:rsid w:val="002377EB"/>
    <w:rsid w:val="00237A98"/>
    <w:rsid w:val="00240767"/>
    <w:rsid w:val="0024095C"/>
    <w:rsid w:val="00240DEB"/>
    <w:rsid w:val="002417E9"/>
    <w:rsid w:val="0024191A"/>
    <w:rsid w:val="00241921"/>
    <w:rsid w:val="002421C1"/>
    <w:rsid w:val="00242565"/>
    <w:rsid w:val="0024262B"/>
    <w:rsid w:val="00242969"/>
    <w:rsid w:val="00242BE8"/>
    <w:rsid w:val="002431D6"/>
    <w:rsid w:val="00243A62"/>
    <w:rsid w:val="00243E3A"/>
    <w:rsid w:val="00244143"/>
    <w:rsid w:val="002447B9"/>
    <w:rsid w:val="002447F2"/>
    <w:rsid w:val="0024513F"/>
    <w:rsid w:val="002455BA"/>
    <w:rsid w:val="00245988"/>
    <w:rsid w:val="00245FAA"/>
    <w:rsid w:val="00245FC8"/>
    <w:rsid w:val="002470BD"/>
    <w:rsid w:val="0024713A"/>
    <w:rsid w:val="00247890"/>
    <w:rsid w:val="00247E13"/>
    <w:rsid w:val="00247E68"/>
    <w:rsid w:val="0025010C"/>
    <w:rsid w:val="00250372"/>
    <w:rsid w:val="00250915"/>
    <w:rsid w:val="00250D32"/>
    <w:rsid w:val="002513BA"/>
    <w:rsid w:val="00251CEF"/>
    <w:rsid w:val="00251E71"/>
    <w:rsid w:val="002521CA"/>
    <w:rsid w:val="002522EC"/>
    <w:rsid w:val="0025271E"/>
    <w:rsid w:val="00252EF0"/>
    <w:rsid w:val="00253107"/>
    <w:rsid w:val="002533DE"/>
    <w:rsid w:val="0025340B"/>
    <w:rsid w:val="002534DC"/>
    <w:rsid w:val="00253965"/>
    <w:rsid w:val="002539F8"/>
    <w:rsid w:val="00254715"/>
    <w:rsid w:val="00255107"/>
    <w:rsid w:val="002557C9"/>
    <w:rsid w:val="002559C8"/>
    <w:rsid w:val="00255A9B"/>
    <w:rsid w:val="00256434"/>
    <w:rsid w:val="00256D8A"/>
    <w:rsid w:val="00256FFD"/>
    <w:rsid w:val="00257418"/>
    <w:rsid w:val="002578A7"/>
    <w:rsid w:val="0026026A"/>
    <w:rsid w:val="00260399"/>
    <w:rsid w:val="00260971"/>
    <w:rsid w:val="00261514"/>
    <w:rsid w:val="0026152C"/>
    <w:rsid w:val="002618DC"/>
    <w:rsid w:val="00261DA8"/>
    <w:rsid w:val="00261F68"/>
    <w:rsid w:val="00261FEB"/>
    <w:rsid w:val="00262134"/>
    <w:rsid w:val="002631F5"/>
    <w:rsid w:val="00263A6F"/>
    <w:rsid w:val="002647B5"/>
    <w:rsid w:val="00265802"/>
    <w:rsid w:val="00265B41"/>
    <w:rsid w:val="00265D6E"/>
    <w:rsid w:val="00265EDC"/>
    <w:rsid w:val="00266158"/>
    <w:rsid w:val="0026619A"/>
    <w:rsid w:val="00266367"/>
    <w:rsid w:val="00266BE8"/>
    <w:rsid w:val="00266EFF"/>
    <w:rsid w:val="00267255"/>
    <w:rsid w:val="00267921"/>
    <w:rsid w:val="00270254"/>
    <w:rsid w:val="0027050E"/>
    <w:rsid w:val="00270CD6"/>
    <w:rsid w:val="00270DD1"/>
    <w:rsid w:val="00270F00"/>
    <w:rsid w:val="00270F5C"/>
    <w:rsid w:val="00270F7A"/>
    <w:rsid w:val="002710FA"/>
    <w:rsid w:val="0027111C"/>
    <w:rsid w:val="0027129F"/>
    <w:rsid w:val="002717A8"/>
    <w:rsid w:val="00271809"/>
    <w:rsid w:val="00271A17"/>
    <w:rsid w:val="00272574"/>
    <w:rsid w:val="00272771"/>
    <w:rsid w:val="00272857"/>
    <w:rsid w:val="0027291C"/>
    <w:rsid w:val="00273164"/>
    <w:rsid w:val="002734B2"/>
    <w:rsid w:val="00273C80"/>
    <w:rsid w:val="00273C92"/>
    <w:rsid w:val="00273CB3"/>
    <w:rsid w:val="0027438D"/>
    <w:rsid w:val="00275C94"/>
    <w:rsid w:val="00276433"/>
    <w:rsid w:val="00276547"/>
    <w:rsid w:val="0027676F"/>
    <w:rsid w:val="002771ED"/>
    <w:rsid w:val="00277945"/>
    <w:rsid w:val="00277A5B"/>
    <w:rsid w:val="00277AFC"/>
    <w:rsid w:val="0028046F"/>
    <w:rsid w:val="00280472"/>
    <w:rsid w:val="00280762"/>
    <w:rsid w:val="00280A4F"/>
    <w:rsid w:val="00280BD6"/>
    <w:rsid w:val="0028103A"/>
    <w:rsid w:val="00281127"/>
    <w:rsid w:val="002816FF"/>
    <w:rsid w:val="00281A5A"/>
    <w:rsid w:val="00281B9E"/>
    <w:rsid w:val="00281E44"/>
    <w:rsid w:val="00282D39"/>
    <w:rsid w:val="00282DA0"/>
    <w:rsid w:val="002836D2"/>
    <w:rsid w:val="0028379F"/>
    <w:rsid w:val="00283A23"/>
    <w:rsid w:val="00283A9A"/>
    <w:rsid w:val="00283B7D"/>
    <w:rsid w:val="00283DD8"/>
    <w:rsid w:val="00284610"/>
    <w:rsid w:val="0028495C"/>
    <w:rsid w:val="00284D27"/>
    <w:rsid w:val="00284DA0"/>
    <w:rsid w:val="00284DA6"/>
    <w:rsid w:val="002850F4"/>
    <w:rsid w:val="002850FF"/>
    <w:rsid w:val="002857CD"/>
    <w:rsid w:val="00285E61"/>
    <w:rsid w:val="00286CAA"/>
    <w:rsid w:val="00286F59"/>
    <w:rsid w:val="00287048"/>
    <w:rsid w:val="0028712E"/>
    <w:rsid w:val="002874D6"/>
    <w:rsid w:val="002876F2"/>
    <w:rsid w:val="002877C0"/>
    <w:rsid w:val="00287D8B"/>
    <w:rsid w:val="00287EAB"/>
    <w:rsid w:val="00287FA3"/>
    <w:rsid w:val="00290172"/>
    <w:rsid w:val="0029021C"/>
    <w:rsid w:val="0029095B"/>
    <w:rsid w:val="00290B54"/>
    <w:rsid w:val="00291E46"/>
    <w:rsid w:val="00292252"/>
    <w:rsid w:val="0029227F"/>
    <w:rsid w:val="002930D1"/>
    <w:rsid w:val="0029382F"/>
    <w:rsid w:val="00293B0B"/>
    <w:rsid w:val="00293E03"/>
    <w:rsid w:val="00293E06"/>
    <w:rsid w:val="002940CE"/>
    <w:rsid w:val="0029443A"/>
    <w:rsid w:val="00294BB3"/>
    <w:rsid w:val="00294F5E"/>
    <w:rsid w:val="002954A6"/>
    <w:rsid w:val="002957F8"/>
    <w:rsid w:val="00296290"/>
    <w:rsid w:val="00296C23"/>
    <w:rsid w:val="00296F97"/>
    <w:rsid w:val="00297216"/>
    <w:rsid w:val="00297260"/>
    <w:rsid w:val="002974B1"/>
    <w:rsid w:val="0029774C"/>
    <w:rsid w:val="002A0309"/>
    <w:rsid w:val="002A03A4"/>
    <w:rsid w:val="002A075A"/>
    <w:rsid w:val="002A085B"/>
    <w:rsid w:val="002A09B3"/>
    <w:rsid w:val="002A0D0C"/>
    <w:rsid w:val="002A20BD"/>
    <w:rsid w:val="002A267D"/>
    <w:rsid w:val="002A2EC2"/>
    <w:rsid w:val="002A40A3"/>
    <w:rsid w:val="002A43C5"/>
    <w:rsid w:val="002A45E2"/>
    <w:rsid w:val="002A469E"/>
    <w:rsid w:val="002A46FF"/>
    <w:rsid w:val="002A56D5"/>
    <w:rsid w:val="002A5937"/>
    <w:rsid w:val="002A5D7C"/>
    <w:rsid w:val="002A619F"/>
    <w:rsid w:val="002A6578"/>
    <w:rsid w:val="002A6765"/>
    <w:rsid w:val="002A703A"/>
    <w:rsid w:val="002A761C"/>
    <w:rsid w:val="002A7628"/>
    <w:rsid w:val="002A7728"/>
    <w:rsid w:val="002A78D7"/>
    <w:rsid w:val="002A7A67"/>
    <w:rsid w:val="002A7B05"/>
    <w:rsid w:val="002B0055"/>
    <w:rsid w:val="002B15AD"/>
    <w:rsid w:val="002B1611"/>
    <w:rsid w:val="002B179C"/>
    <w:rsid w:val="002B199C"/>
    <w:rsid w:val="002B1B63"/>
    <w:rsid w:val="002B1CFD"/>
    <w:rsid w:val="002B1F6D"/>
    <w:rsid w:val="002B2ABA"/>
    <w:rsid w:val="002B352B"/>
    <w:rsid w:val="002B3585"/>
    <w:rsid w:val="002B37BB"/>
    <w:rsid w:val="002B3B4E"/>
    <w:rsid w:val="002B4032"/>
    <w:rsid w:val="002B48A8"/>
    <w:rsid w:val="002B48E6"/>
    <w:rsid w:val="002B5109"/>
    <w:rsid w:val="002B5180"/>
    <w:rsid w:val="002B56E3"/>
    <w:rsid w:val="002B5755"/>
    <w:rsid w:val="002B5A9F"/>
    <w:rsid w:val="002B5AAE"/>
    <w:rsid w:val="002B5FE8"/>
    <w:rsid w:val="002B6201"/>
    <w:rsid w:val="002B6B86"/>
    <w:rsid w:val="002B6EF1"/>
    <w:rsid w:val="002B71AC"/>
    <w:rsid w:val="002B730B"/>
    <w:rsid w:val="002B7486"/>
    <w:rsid w:val="002B7597"/>
    <w:rsid w:val="002B76DD"/>
    <w:rsid w:val="002B7922"/>
    <w:rsid w:val="002B7B4C"/>
    <w:rsid w:val="002C0099"/>
    <w:rsid w:val="002C0189"/>
    <w:rsid w:val="002C021B"/>
    <w:rsid w:val="002C0274"/>
    <w:rsid w:val="002C052A"/>
    <w:rsid w:val="002C07BB"/>
    <w:rsid w:val="002C1472"/>
    <w:rsid w:val="002C198C"/>
    <w:rsid w:val="002C1DA7"/>
    <w:rsid w:val="002C1F99"/>
    <w:rsid w:val="002C2318"/>
    <w:rsid w:val="002C2AA8"/>
    <w:rsid w:val="002C2B53"/>
    <w:rsid w:val="002C2C16"/>
    <w:rsid w:val="002C3022"/>
    <w:rsid w:val="002C31E4"/>
    <w:rsid w:val="002C34AB"/>
    <w:rsid w:val="002C3658"/>
    <w:rsid w:val="002C3907"/>
    <w:rsid w:val="002C3B3F"/>
    <w:rsid w:val="002C4ADC"/>
    <w:rsid w:val="002C5325"/>
    <w:rsid w:val="002C5768"/>
    <w:rsid w:val="002C5BA1"/>
    <w:rsid w:val="002C631C"/>
    <w:rsid w:val="002C6CF5"/>
    <w:rsid w:val="002C6D6F"/>
    <w:rsid w:val="002C6D8A"/>
    <w:rsid w:val="002C6F8D"/>
    <w:rsid w:val="002C757F"/>
    <w:rsid w:val="002C7B26"/>
    <w:rsid w:val="002C7D6C"/>
    <w:rsid w:val="002C7E10"/>
    <w:rsid w:val="002C7FA7"/>
    <w:rsid w:val="002D0211"/>
    <w:rsid w:val="002D0478"/>
    <w:rsid w:val="002D0C66"/>
    <w:rsid w:val="002D0EFB"/>
    <w:rsid w:val="002D1FD5"/>
    <w:rsid w:val="002D1FF2"/>
    <w:rsid w:val="002D22BB"/>
    <w:rsid w:val="002D2C70"/>
    <w:rsid w:val="002D31DE"/>
    <w:rsid w:val="002D3875"/>
    <w:rsid w:val="002D3F9C"/>
    <w:rsid w:val="002D404C"/>
    <w:rsid w:val="002D4109"/>
    <w:rsid w:val="002D44E6"/>
    <w:rsid w:val="002D4984"/>
    <w:rsid w:val="002D4D21"/>
    <w:rsid w:val="002D55A2"/>
    <w:rsid w:val="002D5637"/>
    <w:rsid w:val="002D5C74"/>
    <w:rsid w:val="002D5DF0"/>
    <w:rsid w:val="002D5FF7"/>
    <w:rsid w:val="002D6735"/>
    <w:rsid w:val="002D68A6"/>
    <w:rsid w:val="002D7101"/>
    <w:rsid w:val="002D7C74"/>
    <w:rsid w:val="002D7DCB"/>
    <w:rsid w:val="002E0286"/>
    <w:rsid w:val="002E0367"/>
    <w:rsid w:val="002E091F"/>
    <w:rsid w:val="002E1709"/>
    <w:rsid w:val="002E1ACF"/>
    <w:rsid w:val="002E1BA7"/>
    <w:rsid w:val="002E1D05"/>
    <w:rsid w:val="002E1E79"/>
    <w:rsid w:val="002E1F16"/>
    <w:rsid w:val="002E23D3"/>
    <w:rsid w:val="002E2523"/>
    <w:rsid w:val="002E273C"/>
    <w:rsid w:val="002E2E92"/>
    <w:rsid w:val="002E2EB3"/>
    <w:rsid w:val="002E2F96"/>
    <w:rsid w:val="002E30F0"/>
    <w:rsid w:val="002E354C"/>
    <w:rsid w:val="002E375B"/>
    <w:rsid w:val="002E39BF"/>
    <w:rsid w:val="002E47FF"/>
    <w:rsid w:val="002E4AB3"/>
    <w:rsid w:val="002E4E12"/>
    <w:rsid w:val="002E543B"/>
    <w:rsid w:val="002E5C72"/>
    <w:rsid w:val="002E5F01"/>
    <w:rsid w:val="002E6017"/>
    <w:rsid w:val="002E64D1"/>
    <w:rsid w:val="002E6C12"/>
    <w:rsid w:val="002E6E8F"/>
    <w:rsid w:val="002E7195"/>
    <w:rsid w:val="002E71BC"/>
    <w:rsid w:val="002E7799"/>
    <w:rsid w:val="002E7CA6"/>
    <w:rsid w:val="002E7DF1"/>
    <w:rsid w:val="002E7E38"/>
    <w:rsid w:val="002F0331"/>
    <w:rsid w:val="002F0A10"/>
    <w:rsid w:val="002F0FC5"/>
    <w:rsid w:val="002F1BF7"/>
    <w:rsid w:val="002F2081"/>
    <w:rsid w:val="002F210B"/>
    <w:rsid w:val="002F2433"/>
    <w:rsid w:val="002F24C4"/>
    <w:rsid w:val="002F27F0"/>
    <w:rsid w:val="002F2A56"/>
    <w:rsid w:val="002F318A"/>
    <w:rsid w:val="002F33AE"/>
    <w:rsid w:val="002F33E6"/>
    <w:rsid w:val="002F39AD"/>
    <w:rsid w:val="002F4241"/>
    <w:rsid w:val="002F4759"/>
    <w:rsid w:val="002F4CBA"/>
    <w:rsid w:val="002F5059"/>
    <w:rsid w:val="002F5813"/>
    <w:rsid w:val="002F5DE9"/>
    <w:rsid w:val="002F5F2F"/>
    <w:rsid w:val="002F69C4"/>
    <w:rsid w:val="002F6CEA"/>
    <w:rsid w:val="002F7182"/>
    <w:rsid w:val="002F72D0"/>
    <w:rsid w:val="002F7B58"/>
    <w:rsid w:val="003001B6"/>
    <w:rsid w:val="003001D7"/>
    <w:rsid w:val="003002EA"/>
    <w:rsid w:val="003015C8"/>
    <w:rsid w:val="0030179C"/>
    <w:rsid w:val="003022C8"/>
    <w:rsid w:val="003022F0"/>
    <w:rsid w:val="0030238F"/>
    <w:rsid w:val="00302505"/>
    <w:rsid w:val="0030330E"/>
    <w:rsid w:val="0030375C"/>
    <w:rsid w:val="00303981"/>
    <w:rsid w:val="003039AA"/>
    <w:rsid w:val="00303B83"/>
    <w:rsid w:val="00303B97"/>
    <w:rsid w:val="00303C64"/>
    <w:rsid w:val="0030403C"/>
    <w:rsid w:val="003043BB"/>
    <w:rsid w:val="00304418"/>
    <w:rsid w:val="0030525B"/>
    <w:rsid w:val="00305783"/>
    <w:rsid w:val="00305C32"/>
    <w:rsid w:val="0030658B"/>
    <w:rsid w:val="00306662"/>
    <w:rsid w:val="00306DEF"/>
    <w:rsid w:val="00306EC3"/>
    <w:rsid w:val="003070DB"/>
    <w:rsid w:val="003074F3"/>
    <w:rsid w:val="00310337"/>
    <w:rsid w:val="0031079D"/>
    <w:rsid w:val="003108DF"/>
    <w:rsid w:val="00310EEE"/>
    <w:rsid w:val="00310FCC"/>
    <w:rsid w:val="00311209"/>
    <w:rsid w:val="003120AD"/>
    <w:rsid w:val="0031243A"/>
    <w:rsid w:val="003130D8"/>
    <w:rsid w:val="00313568"/>
    <w:rsid w:val="0031374B"/>
    <w:rsid w:val="00313C9D"/>
    <w:rsid w:val="00314A22"/>
    <w:rsid w:val="00314A7D"/>
    <w:rsid w:val="003151D4"/>
    <w:rsid w:val="003154CF"/>
    <w:rsid w:val="003155FC"/>
    <w:rsid w:val="00315CF0"/>
    <w:rsid w:val="00315D11"/>
    <w:rsid w:val="00315F34"/>
    <w:rsid w:val="00316178"/>
    <w:rsid w:val="003161A2"/>
    <w:rsid w:val="00316876"/>
    <w:rsid w:val="0031698D"/>
    <w:rsid w:val="00316A3E"/>
    <w:rsid w:val="00316A40"/>
    <w:rsid w:val="00317779"/>
    <w:rsid w:val="00317959"/>
    <w:rsid w:val="00317F95"/>
    <w:rsid w:val="00317FDF"/>
    <w:rsid w:val="003202C1"/>
    <w:rsid w:val="00320389"/>
    <w:rsid w:val="0032069C"/>
    <w:rsid w:val="003207B3"/>
    <w:rsid w:val="00321262"/>
    <w:rsid w:val="00321447"/>
    <w:rsid w:val="003216FF"/>
    <w:rsid w:val="003219D4"/>
    <w:rsid w:val="00321B8B"/>
    <w:rsid w:val="00321E2F"/>
    <w:rsid w:val="00321E63"/>
    <w:rsid w:val="003220FF"/>
    <w:rsid w:val="003225C2"/>
    <w:rsid w:val="00322763"/>
    <w:rsid w:val="00323000"/>
    <w:rsid w:val="00323B54"/>
    <w:rsid w:val="00323B97"/>
    <w:rsid w:val="00323E0A"/>
    <w:rsid w:val="003247B3"/>
    <w:rsid w:val="0032564E"/>
    <w:rsid w:val="00325CEA"/>
    <w:rsid w:val="00325F74"/>
    <w:rsid w:val="00325FD1"/>
    <w:rsid w:val="003262D0"/>
    <w:rsid w:val="00326856"/>
    <w:rsid w:val="0032695E"/>
    <w:rsid w:val="0032701B"/>
    <w:rsid w:val="00327509"/>
    <w:rsid w:val="00327BA3"/>
    <w:rsid w:val="0033039E"/>
    <w:rsid w:val="003310B6"/>
    <w:rsid w:val="003310D8"/>
    <w:rsid w:val="003310F5"/>
    <w:rsid w:val="003312A9"/>
    <w:rsid w:val="00331B93"/>
    <w:rsid w:val="00331E6D"/>
    <w:rsid w:val="003329E6"/>
    <w:rsid w:val="003334D8"/>
    <w:rsid w:val="00333B96"/>
    <w:rsid w:val="00333BB2"/>
    <w:rsid w:val="00333BE9"/>
    <w:rsid w:val="00333EB9"/>
    <w:rsid w:val="0033418B"/>
    <w:rsid w:val="003342F5"/>
    <w:rsid w:val="00334760"/>
    <w:rsid w:val="00334892"/>
    <w:rsid w:val="0033495C"/>
    <w:rsid w:val="00334AC2"/>
    <w:rsid w:val="0033510C"/>
    <w:rsid w:val="003351EC"/>
    <w:rsid w:val="003353DB"/>
    <w:rsid w:val="00336196"/>
    <w:rsid w:val="003365B0"/>
    <w:rsid w:val="00336628"/>
    <w:rsid w:val="00336744"/>
    <w:rsid w:val="00336890"/>
    <w:rsid w:val="00336B6E"/>
    <w:rsid w:val="00336BDD"/>
    <w:rsid w:val="00337A88"/>
    <w:rsid w:val="00340341"/>
    <w:rsid w:val="00340C0E"/>
    <w:rsid w:val="00340FF7"/>
    <w:rsid w:val="00341061"/>
    <w:rsid w:val="00341364"/>
    <w:rsid w:val="00341A55"/>
    <w:rsid w:val="00341D1C"/>
    <w:rsid w:val="00341E4D"/>
    <w:rsid w:val="00342289"/>
    <w:rsid w:val="00342326"/>
    <w:rsid w:val="00342AD8"/>
    <w:rsid w:val="003435D3"/>
    <w:rsid w:val="00343C1E"/>
    <w:rsid w:val="0034482C"/>
    <w:rsid w:val="00344A51"/>
    <w:rsid w:val="00344F95"/>
    <w:rsid w:val="003454A0"/>
    <w:rsid w:val="00345575"/>
    <w:rsid w:val="00345D7A"/>
    <w:rsid w:val="0034661F"/>
    <w:rsid w:val="003466E2"/>
    <w:rsid w:val="0034684A"/>
    <w:rsid w:val="00346AF1"/>
    <w:rsid w:val="00346C87"/>
    <w:rsid w:val="00346F09"/>
    <w:rsid w:val="00347670"/>
    <w:rsid w:val="003479E4"/>
    <w:rsid w:val="00350162"/>
    <w:rsid w:val="003501C5"/>
    <w:rsid w:val="00350353"/>
    <w:rsid w:val="0035047B"/>
    <w:rsid w:val="003506DB"/>
    <w:rsid w:val="00350A1C"/>
    <w:rsid w:val="00350DFF"/>
    <w:rsid w:val="003511C1"/>
    <w:rsid w:val="003518EF"/>
    <w:rsid w:val="00351A0E"/>
    <w:rsid w:val="00352333"/>
    <w:rsid w:val="00352F53"/>
    <w:rsid w:val="00353385"/>
    <w:rsid w:val="003535CC"/>
    <w:rsid w:val="00353699"/>
    <w:rsid w:val="00353945"/>
    <w:rsid w:val="00354327"/>
    <w:rsid w:val="00354F69"/>
    <w:rsid w:val="00355A73"/>
    <w:rsid w:val="0035716E"/>
    <w:rsid w:val="003573F6"/>
    <w:rsid w:val="0035754A"/>
    <w:rsid w:val="00357821"/>
    <w:rsid w:val="00360057"/>
    <w:rsid w:val="003602F1"/>
    <w:rsid w:val="003606FD"/>
    <w:rsid w:val="00360A7E"/>
    <w:rsid w:val="003618FB"/>
    <w:rsid w:val="00362114"/>
    <w:rsid w:val="00362133"/>
    <w:rsid w:val="00362240"/>
    <w:rsid w:val="00362273"/>
    <w:rsid w:val="003625C2"/>
    <w:rsid w:val="003626DC"/>
    <w:rsid w:val="003627D5"/>
    <w:rsid w:val="00362A36"/>
    <w:rsid w:val="00362C63"/>
    <w:rsid w:val="00362D0A"/>
    <w:rsid w:val="00362D89"/>
    <w:rsid w:val="00363301"/>
    <w:rsid w:val="003635FE"/>
    <w:rsid w:val="00363639"/>
    <w:rsid w:val="0036395E"/>
    <w:rsid w:val="00363ACA"/>
    <w:rsid w:val="00363CF4"/>
    <w:rsid w:val="00364DC0"/>
    <w:rsid w:val="003652CB"/>
    <w:rsid w:val="003653B4"/>
    <w:rsid w:val="00366110"/>
    <w:rsid w:val="00366159"/>
    <w:rsid w:val="00366273"/>
    <w:rsid w:val="00366343"/>
    <w:rsid w:val="003666B2"/>
    <w:rsid w:val="00366ED2"/>
    <w:rsid w:val="00366F28"/>
    <w:rsid w:val="00370117"/>
    <w:rsid w:val="003701EC"/>
    <w:rsid w:val="003705F2"/>
    <w:rsid w:val="0037063E"/>
    <w:rsid w:val="00370E43"/>
    <w:rsid w:val="00370F8A"/>
    <w:rsid w:val="003716B4"/>
    <w:rsid w:val="00371F17"/>
    <w:rsid w:val="00372000"/>
    <w:rsid w:val="00372272"/>
    <w:rsid w:val="00372363"/>
    <w:rsid w:val="00373167"/>
    <w:rsid w:val="00373A0D"/>
    <w:rsid w:val="00373A4F"/>
    <w:rsid w:val="00373BE6"/>
    <w:rsid w:val="003745CC"/>
    <w:rsid w:val="003756D6"/>
    <w:rsid w:val="00376159"/>
    <w:rsid w:val="00376955"/>
    <w:rsid w:val="00376985"/>
    <w:rsid w:val="00376C57"/>
    <w:rsid w:val="00376D10"/>
    <w:rsid w:val="003777E6"/>
    <w:rsid w:val="00377EDE"/>
    <w:rsid w:val="00377FCD"/>
    <w:rsid w:val="0038028B"/>
    <w:rsid w:val="003806F1"/>
    <w:rsid w:val="00380EB5"/>
    <w:rsid w:val="003818E3"/>
    <w:rsid w:val="0038190F"/>
    <w:rsid w:val="003826C2"/>
    <w:rsid w:val="00382918"/>
    <w:rsid w:val="00382E2F"/>
    <w:rsid w:val="0038334A"/>
    <w:rsid w:val="003839A7"/>
    <w:rsid w:val="00383EEC"/>
    <w:rsid w:val="003845B1"/>
    <w:rsid w:val="00384C05"/>
    <w:rsid w:val="003855CB"/>
    <w:rsid w:val="00385926"/>
    <w:rsid w:val="00385E8F"/>
    <w:rsid w:val="00386083"/>
    <w:rsid w:val="00386EDC"/>
    <w:rsid w:val="003872E2"/>
    <w:rsid w:val="003874AB"/>
    <w:rsid w:val="003879EA"/>
    <w:rsid w:val="00387E2B"/>
    <w:rsid w:val="00387EB0"/>
    <w:rsid w:val="00390660"/>
    <w:rsid w:val="00390775"/>
    <w:rsid w:val="0039095E"/>
    <w:rsid w:val="00390B15"/>
    <w:rsid w:val="00390B67"/>
    <w:rsid w:val="00390F50"/>
    <w:rsid w:val="003911C4"/>
    <w:rsid w:val="0039141F"/>
    <w:rsid w:val="00391BD4"/>
    <w:rsid w:val="0039215A"/>
    <w:rsid w:val="003930B5"/>
    <w:rsid w:val="003945F1"/>
    <w:rsid w:val="00394770"/>
    <w:rsid w:val="00394C30"/>
    <w:rsid w:val="003957E8"/>
    <w:rsid w:val="00395E73"/>
    <w:rsid w:val="00396150"/>
    <w:rsid w:val="00396162"/>
    <w:rsid w:val="00396593"/>
    <w:rsid w:val="0039703F"/>
    <w:rsid w:val="0039782C"/>
    <w:rsid w:val="003979B4"/>
    <w:rsid w:val="003A0055"/>
    <w:rsid w:val="003A086D"/>
    <w:rsid w:val="003A0990"/>
    <w:rsid w:val="003A09E0"/>
    <w:rsid w:val="003A1182"/>
    <w:rsid w:val="003A1357"/>
    <w:rsid w:val="003A148A"/>
    <w:rsid w:val="003A1643"/>
    <w:rsid w:val="003A1843"/>
    <w:rsid w:val="003A2EA9"/>
    <w:rsid w:val="003A38FC"/>
    <w:rsid w:val="003A392F"/>
    <w:rsid w:val="003A41E0"/>
    <w:rsid w:val="003A4F37"/>
    <w:rsid w:val="003A5EB8"/>
    <w:rsid w:val="003A5EF5"/>
    <w:rsid w:val="003A6266"/>
    <w:rsid w:val="003A672D"/>
    <w:rsid w:val="003A6E6C"/>
    <w:rsid w:val="003A758E"/>
    <w:rsid w:val="003A772B"/>
    <w:rsid w:val="003A784D"/>
    <w:rsid w:val="003A7948"/>
    <w:rsid w:val="003A79BD"/>
    <w:rsid w:val="003A7EF6"/>
    <w:rsid w:val="003A7F18"/>
    <w:rsid w:val="003B0023"/>
    <w:rsid w:val="003B00AA"/>
    <w:rsid w:val="003B0379"/>
    <w:rsid w:val="003B05A6"/>
    <w:rsid w:val="003B06B8"/>
    <w:rsid w:val="003B0B4A"/>
    <w:rsid w:val="003B0DEF"/>
    <w:rsid w:val="003B12F9"/>
    <w:rsid w:val="003B1629"/>
    <w:rsid w:val="003B170E"/>
    <w:rsid w:val="003B1BEF"/>
    <w:rsid w:val="003B2193"/>
    <w:rsid w:val="003B254F"/>
    <w:rsid w:val="003B2605"/>
    <w:rsid w:val="003B2670"/>
    <w:rsid w:val="003B2C5B"/>
    <w:rsid w:val="003B2CB3"/>
    <w:rsid w:val="003B2CB6"/>
    <w:rsid w:val="003B304B"/>
    <w:rsid w:val="003B3796"/>
    <w:rsid w:val="003B3898"/>
    <w:rsid w:val="003B3EA9"/>
    <w:rsid w:val="003B4291"/>
    <w:rsid w:val="003B4E08"/>
    <w:rsid w:val="003B5039"/>
    <w:rsid w:val="003B5F5C"/>
    <w:rsid w:val="003B60D8"/>
    <w:rsid w:val="003B6830"/>
    <w:rsid w:val="003B6BCB"/>
    <w:rsid w:val="003B735C"/>
    <w:rsid w:val="003B76F1"/>
    <w:rsid w:val="003C086F"/>
    <w:rsid w:val="003C0CC5"/>
    <w:rsid w:val="003C103F"/>
    <w:rsid w:val="003C160C"/>
    <w:rsid w:val="003C17DB"/>
    <w:rsid w:val="003C19A8"/>
    <w:rsid w:val="003C2125"/>
    <w:rsid w:val="003C24D9"/>
    <w:rsid w:val="003C2A92"/>
    <w:rsid w:val="003C2AF4"/>
    <w:rsid w:val="003C2B6B"/>
    <w:rsid w:val="003C2E08"/>
    <w:rsid w:val="003C350C"/>
    <w:rsid w:val="003C35CE"/>
    <w:rsid w:val="003C45AA"/>
    <w:rsid w:val="003C4D8F"/>
    <w:rsid w:val="003C4DA6"/>
    <w:rsid w:val="003C5549"/>
    <w:rsid w:val="003C5554"/>
    <w:rsid w:val="003C555D"/>
    <w:rsid w:val="003C55A9"/>
    <w:rsid w:val="003C5B6E"/>
    <w:rsid w:val="003C60BB"/>
    <w:rsid w:val="003C639B"/>
    <w:rsid w:val="003C6510"/>
    <w:rsid w:val="003C6B6C"/>
    <w:rsid w:val="003C797B"/>
    <w:rsid w:val="003C7AB0"/>
    <w:rsid w:val="003C7D35"/>
    <w:rsid w:val="003D050E"/>
    <w:rsid w:val="003D0EDA"/>
    <w:rsid w:val="003D1183"/>
    <w:rsid w:val="003D134B"/>
    <w:rsid w:val="003D1822"/>
    <w:rsid w:val="003D1F2E"/>
    <w:rsid w:val="003D21A6"/>
    <w:rsid w:val="003D2518"/>
    <w:rsid w:val="003D264A"/>
    <w:rsid w:val="003D293E"/>
    <w:rsid w:val="003D30BD"/>
    <w:rsid w:val="003D3206"/>
    <w:rsid w:val="003D32AD"/>
    <w:rsid w:val="003D33D6"/>
    <w:rsid w:val="003D35B0"/>
    <w:rsid w:val="003D3905"/>
    <w:rsid w:val="003D3B02"/>
    <w:rsid w:val="003D3B1D"/>
    <w:rsid w:val="003D4023"/>
    <w:rsid w:val="003D4281"/>
    <w:rsid w:val="003D4FB9"/>
    <w:rsid w:val="003D505F"/>
    <w:rsid w:val="003D5F9E"/>
    <w:rsid w:val="003D6028"/>
    <w:rsid w:val="003D6418"/>
    <w:rsid w:val="003D6800"/>
    <w:rsid w:val="003D706C"/>
    <w:rsid w:val="003D7151"/>
    <w:rsid w:val="003D71B6"/>
    <w:rsid w:val="003D7736"/>
    <w:rsid w:val="003E04FF"/>
    <w:rsid w:val="003E0E7A"/>
    <w:rsid w:val="003E10AB"/>
    <w:rsid w:val="003E123E"/>
    <w:rsid w:val="003E190D"/>
    <w:rsid w:val="003E1AF8"/>
    <w:rsid w:val="003E2223"/>
    <w:rsid w:val="003E274A"/>
    <w:rsid w:val="003E2A56"/>
    <w:rsid w:val="003E2C8B"/>
    <w:rsid w:val="003E2F2F"/>
    <w:rsid w:val="003E31BE"/>
    <w:rsid w:val="003E3B3D"/>
    <w:rsid w:val="003E3BE1"/>
    <w:rsid w:val="003E3DD4"/>
    <w:rsid w:val="003E3F9E"/>
    <w:rsid w:val="003E45D5"/>
    <w:rsid w:val="003E50DA"/>
    <w:rsid w:val="003E558E"/>
    <w:rsid w:val="003E5674"/>
    <w:rsid w:val="003E61A2"/>
    <w:rsid w:val="003E6437"/>
    <w:rsid w:val="003E68FC"/>
    <w:rsid w:val="003E6D6C"/>
    <w:rsid w:val="003E7207"/>
    <w:rsid w:val="003E7319"/>
    <w:rsid w:val="003E76A7"/>
    <w:rsid w:val="003E7926"/>
    <w:rsid w:val="003E7B4B"/>
    <w:rsid w:val="003E7E8A"/>
    <w:rsid w:val="003F03FE"/>
    <w:rsid w:val="003F0663"/>
    <w:rsid w:val="003F0959"/>
    <w:rsid w:val="003F0D2B"/>
    <w:rsid w:val="003F16DD"/>
    <w:rsid w:val="003F1F3C"/>
    <w:rsid w:val="003F2118"/>
    <w:rsid w:val="003F2249"/>
    <w:rsid w:val="003F24C3"/>
    <w:rsid w:val="003F2FBA"/>
    <w:rsid w:val="003F375E"/>
    <w:rsid w:val="003F46A0"/>
    <w:rsid w:val="003F46C9"/>
    <w:rsid w:val="003F480D"/>
    <w:rsid w:val="003F4BCF"/>
    <w:rsid w:val="003F4DD5"/>
    <w:rsid w:val="003F53E9"/>
    <w:rsid w:val="003F5C56"/>
    <w:rsid w:val="003F5EE4"/>
    <w:rsid w:val="003F5FA6"/>
    <w:rsid w:val="003F6187"/>
    <w:rsid w:val="003F67C2"/>
    <w:rsid w:val="003F6BBA"/>
    <w:rsid w:val="003F6D82"/>
    <w:rsid w:val="003F71AC"/>
    <w:rsid w:val="003F766F"/>
    <w:rsid w:val="003F7DD8"/>
    <w:rsid w:val="003F7FCA"/>
    <w:rsid w:val="0040085F"/>
    <w:rsid w:val="00400AD6"/>
    <w:rsid w:val="00400BC2"/>
    <w:rsid w:val="00400E11"/>
    <w:rsid w:val="0040128A"/>
    <w:rsid w:val="0040192F"/>
    <w:rsid w:val="0040199F"/>
    <w:rsid w:val="00401E70"/>
    <w:rsid w:val="0040200B"/>
    <w:rsid w:val="00402055"/>
    <w:rsid w:val="0040236F"/>
    <w:rsid w:val="004023F0"/>
    <w:rsid w:val="00403173"/>
    <w:rsid w:val="00403BEF"/>
    <w:rsid w:val="00404288"/>
    <w:rsid w:val="00404AD8"/>
    <w:rsid w:val="00404CA7"/>
    <w:rsid w:val="004051EA"/>
    <w:rsid w:val="004057FF"/>
    <w:rsid w:val="00405884"/>
    <w:rsid w:val="00405E2F"/>
    <w:rsid w:val="00405F0F"/>
    <w:rsid w:val="00406074"/>
    <w:rsid w:val="00406346"/>
    <w:rsid w:val="004064D0"/>
    <w:rsid w:val="00406BBD"/>
    <w:rsid w:val="00407017"/>
    <w:rsid w:val="004070ED"/>
    <w:rsid w:val="00407216"/>
    <w:rsid w:val="00407BB0"/>
    <w:rsid w:val="00410C16"/>
    <w:rsid w:val="00411382"/>
    <w:rsid w:val="0041145A"/>
    <w:rsid w:val="0041159B"/>
    <w:rsid w:val="0041165F"/>
    <w:rsid w:val="00412160"/>
    <w:rsid w:val="00412742"/>
    <w:rsid w:val="004128D1"/>
    <w:rsid w:val="00412943"/>
    <w:rsid w:val="00413A05"/>
    <w:rsid w:val="00413A2A"/>
    <w:rsid w:val="0041420C"/>
    <w:rsid w:val="004148FB"/>
    <w:rsid w:val="004149E9"/>
    <w:rsid w:val="00414A98"/>
    <w:rsid w:val="004152FE"/>
    <w:rsid w:val="00415EC6"/>
    <w:rsid w:val="00416637"/>
    <w:rsid w:val="004167E1"/>
    <w:rsid w:val="00416AC6"/>
    <w:rsid w:val="00416CE1"/>
    <w:rsid w:val="00416CE3"/>
    <w:rsid w:val="00416E6B"/>
    <w:rsid w:val="004174DB"/>
    <w:rsid w:val="00417602"/>
    <w:rsid w:val="00417FFB"/>
    <w:rsid w:val="004200CB"/>
    <w:rsid w:val="0042054E"/>
    <w:rsid w:val="0042097D"/>
    <w:rsid w:val="00420AE4"/>
    <w:rsid w:val="00420C1E"/>
    <w:rsid w:val="00420E91"/>
    <w:rsid w:val="00421393"/>
    <w:rsid w:val="00421A12"/>
    <w:rsid w:val="00421D52"/>
    <w:rsid w:val="00421DBA"/>
    <w:rsid w:val="00422E15"/>
    <w:rsid w:val="004236E1"/>
    <w:rsid w:val="00423964"/>
    <w:rsid w:val="004245E2"/>
    <w:rsid w:val="00424A18"/>
    <w:rsid w:val="00425004"/>
    <w:rsid w:val="004252E9"/>
    <w:rsid w:val="004254EA"/>
    <w:rsid w:val="004261B5"/>
    <w:rsid w:val="004264B8"/>
    <w:rsid w:val="00426DB5"/>
    <w:rsid w:val="00426E26"/>
    <w:rsid w:val="00426E85"/>
    <w:rsid w:val="00427524"/>
    <w:rsid w:val="00427925"/>
    <w:rsid w:val="00427AFB"/>
    <w:rsid w:val="0043030E"/>
    <w:rsid w:val="00430337"/>
    <w:rsid w:val="00430564"/>
    <w:rsid w:val="004309FA"/>
    <w:rsid w:val="004314C8"/>
    <w:rsid w:val="0043169C"/>
    <w:rsid w:val="004317FA"/>
    <w:rsid w:val="00431C97"/>
    <w:rsid w:val="00431E72"/>
    <w:rsid w:val="0043216A"/>
    <w:rsid w:val="004323C3"/>
    <w:rsid w:val="00432416"/>
    <w:rsid w:val="0043251B"/>
    <w:rsid w:val="00432E59"/>
    <w:rsid w:val="00432FF1"/>
    <w:rsid w:val="0043323B"/>
    <w:rsid w:val="004334BE"/>
    <w:rsid w:val="004334C9"/>
    <w:rsid w:val="004337BF"/>
    <w:rsid w:val="004337FC"/>
    <w:rsid w:val="0043394A"/>
    <w:rsid w:val="00433A59"/>
    <w:rsid w:val="00434582"/>
    <w:rsid w:val="004348CE"/>
    <w:rsid w:val="00435031"/>
    <w:rsid w:val="00436A73"/>
    <w:rsid w:val="00436AF2"/>
    <w:rsid w:val="0043747D"/>
    <w:rsid w:val="00437813"/>
    <w:rsid w:val="00437E89"/>
    <w:rsid w:val="00440106"/>
    <w:rsid w:val="004402C2"/>
    <w:rsid w:val="00440321"/>
    <w:rsid w:val="00441D59"/>
    <w:rsid w:val="0044222A"/>
    <w:rsid w:val="004423CC"/>
    <w:rsid w:val="00442A69"/>
    <w:rsid w:val="00442B3D"/>
    <w:rsid w:val="00442C75"/>
    <w:rsid w:val="00443182"/>
    <w:rsid w:val="004432B3"/>
    <w:rsid w:val="004432E4"/>
    <w:rsid w:val="00443A39"/>
    <w:rsid w:val="00443D91"/>
    <w:rsid w:val="004445CA"/>
    <w:rsid w:val="00444802"/>
    <w:rsid w:val="00444F86"/>
    <w:rsid w:val="004451E9"/>
    <w:rsid w:val="00445344"/>
    <w:rsid w:val="0044542F"/>
    <w:rsid w:val="00445473"/>
    <w:rsid w:val="00445E8B"/>
    <w:rsid w:val="00445F84"/>
    <w:rsid w:val="004461A7"/>
    <w:rsid w:val="00446716"/>
    <w:rsid w:val="00446B74"/>
    <w:rsid w:val="004501B7"/>
    <w:rsid w:val="00450474"/>
    <w:rsid w:val="00450554"/>
    <w:rsid w:val="00450613"/>
    <w:rsid w:val="00450790"/>
    <w:rsid w:val="00450BBA"/>
    <w:rsid w:val="004518E5"/>
    <w:rsid w:val="004519E0"/>
    <w:rsid w:val="00451FB4"/>
    <w:rsid w:val="00452BA0"/>
    <w:rsid w:val="00452D6F"/>
    <w:rsid w:val="0045328F"/>
    <w:rsid w:val="004532B9"/>
    <w:rsid w:val="00453497"/>
    <w:rsid w:val="0045352D"/>
    <w:rsid w:val="004536B4"/>
    <w:rsid w:val="00453878"/>
    <w:rsid w:val="00453908"/>
    <w:rsid w:val="00453931"/>
    <w:rsid w:val="004542D5"/>
    <w:rsid w:val="00454717"/>
    <w:rsid w:val="004547DA"/>
    <w:rsid w:val="00454C3E"/>
    <w:rsid w:val="00454F83"/>
    <w:rsid w:val="0045538F"/>
    <w:rsid w:val="00455474"/>
    <w:rsid w:val="0045608A"/>
    <w:rsid w:val="00457443"/>
    <w:rsid w:val="004606A9"/>
    <w:rsid w:val="004607C5"/>
    <w:rsid w:val="004609CC"/>
    <w:rsid w:val="00460E3C"/>
    <w:rsid w:val="00461046"/>
    <w:rsid w:val="00462373"/>
    <w:rsid w:val="0046249E"/>
    <w:rsid w:val="00462590"/>
    <w:rsid w:val="004627B7"/>
    <w:rsid w:val="00462F7F"/>
    <w:rsid w:val="004634F1"/>
    <w:rsid w:val="004634FF"/>
    <w:rsid w:val="004636E0"/>
    <w:rsid w:val="00463D3F"/>
    <w:rsid w:val="00463E8E"/>
    <w:rsid w:val="0046413C"/>
    <w:rsid w:val="00464473"/>
    <w:rsid w:val="00464B74"/>
    <w:rsid w:val="00464DBA"/>
    <w:rsid w:val="004653FF"/>
    <w:rsid w:val="0046560C"/>
    <w:rsid w:val="00465D27"/>
    <w:rsid w:val="00465D8A"/>
    <w:rsid w:val="00465E0B"/>
    <w:rsid w:val="004662C4"/>
    <w:rsid w:val="004662F7"/>
    <w:rsid w:val="00466341"/>
    <w:rsid w:val="004663DB"/>
    <w:rsid w:val="004670B4"/>
    <w:rsid w:val="0046722A"/>
    <w:rsid w:val="00467621"/>
    <w:rsid w:val="00467F6F"/>
    <w:rsid w:val="004702D6"/>
    <w:rsid w:val="004703EE"/>
    <w:rsid w:val="004704F2"/>
    <w:rsid w:val="004705CA"/>
    <w:rsid w:val="00470937"/>
    <w:rsid w:val="00470AE1"/>
    <w:rsid w:val="00470B1A"/>
    <w:rsid w:val="00470C42"/>
    <w:rsid w:val="0047144A"/>
    <w:rsid w:val="004717F1"/>
    <w:rsid w:val="00471E5E"/>
    <w:rsid w:val="00472253"/>
    <w:rsid w:val="004723C5"/>
    <w:rsid w:val="00473024"/>
    <w:rsid w:val="004734EA"/>
    <w:rsid w:val="0047381D"/>
    <w:rsid w:val="0047392E"/>
    <w:rsid w:val="00473FE8"/>
    <w:rsid w:val="004740C5"/>
    <w:rsid w:val="004747E4"/>
    <w:rsid w:val="00474807"/>
    <w:rsid w:val="00474F07"/>
    <w:rsid w:val="004754A8"/>
    <w:rsid w:val="004754B7"/>
    <w:rsid w:val="004757CD"/>
    <w:rsid w:val="00475C5E"/>
    <w:rsid w:val="00475CE1"/>
    <w:rsid w:val="00475E21"/>
    <w:rsid w:val="00475E8E"/>
    <w:rsid w:val="00476663"/>
    <w:rsid w:val="004767DA"/>
    <w:rsid w:val="00476B1C"/>
    <w:rsid w:val="00477082"/>
    <w:rsid w:val="00477645"/>
    <w:rsid w:val="00477B10"/>
    <w:rsid w:val="00477DA6"/>
    <w:rsid w:val="00477E2A"/>
    <w:rsid w:val="00480198"/>
    <w:rsid w:val="0048020F"/>
    <w:rsid w:val="00480337"/>
    <w:rsid w:val="00480578"/>
    <w:rsid w:val="00480A5D"/>
    <w:rsid w:val="00480D32"/>
    <w:rsid w:val="0048100E"/>
    <w:rsid w:val="00481128"/>
    <w:rsid w:val="00481643"/>
    <w:rsid w:val="00481C65"/>
    <w:rsid w:val="00481D7A"/>
    <w:rsid w:val="004826B6"/>
    <w:rsid w:val="004829C1"/>
    <w:rsid w:val="00482F67"/>
    <w:rsid w:val="00483130"/>
    <w:rsid w:val="0048328A"/>
    <w:rsid w:val="00484062"/>
    <w:rsid w:val="00484301"/>
    <w:rsid w:val="004845E9"/>
    <w:rsid w:val="00484FA5"/>
    <w:rsid w:val="0048507F"/>
    <w:rsid w:val="00486438"/>
    <w:rsid w:val="00486E40"/>
    <w:rsid w:val="00487441"/>
    <w:rsid w:val="0048745C"/>
    <w:rsid w:val="0048777E"/>
    <w:rsid w:val="00487941"/>
    <w:rsid w:val="00487CFA"/>
    <w:rsid w:val="00487EE5"/>
    <w:rsid w:val="004903DC"/>
    <w:rsid w:val="00490EF4"/>
    <w:rsid w:val="00491C49"/>
    <w:rsid w:val="00492481"/>
    <w:rsid w:val="00492492"/>
    <w:rsid w:val="004927B2"/>
    <w:rsid w:val="004928FE"/>
    <w:rsid w:val="00492D87"/>
    <w:rsid w:val="004931F7"/>
    <w:rsid w:val="00493290"/>
    <w:rsid w:val="0049355F"/>
    <w:rsid w:val="0049367A"/>
    <w:rsid w:val="00493D4B"/>
    <w:rsid w:val="00494347"/>
    <w:rsid w:val="00494DC7"/>
    <w:rsid w:val="004955BB"/>
    <w:rsid w:val="00495689"/>
    <w:rsid w:val="00495EBF"/>
    <w:rsid w:val="00496103"/>
    <w:rsid w:val="00496732"/>
    <w:rsid w:val="00496CCA"/>
    <w:rsid w:val="0049785B"/>
    <w:rsid w:val="00497FE7"/>
    <w:rsid w:val="004A020A"/>
    <w:rsid w:val="004A0B2E"/>
    <w:rsid w:val="004A12D4"/>
    <w:rsid w:val="004A15FE"/>
    <w:rsid w:val="004A2010"/>
    <w:rsid w:val="004A28BA"/>
    <w:rsid w:val="004A2F8A"/>
    <w:rsid w:val="004A30F8"/>
    <w:rsid w:val="004A31DA"/>
    <w:rsid w:val="004A38D2"/>
    <w:rsid w:val="004A3C9F"/>
    <w:rsid w:val="004A3D7D"/>
    <w:rsid w:val="004A3EC1"/>
    <w:rsid w:val="004A5766"/>
    <w:rsid w:val="004A5853"/>
    <w:rsid w:val="004A6235"/>
    <w:rsid w:val="004A6339"/>
    <w:rsid w:val="004A7070"/>
    <w:rsid w:val="004A7872"/>
    <w:rsid w:val="004A7B6E"/>
    <w:rsid w:val="004B0098"/>
    <w:rsid w:val="004B00F4"/>
    <w:rsid w:val="004B01F2"/>
    <w:rsid w:val="004B07EE"/>
    <w:rsid w:val="004B0907"/>
    <w:rsid w:val="004B1E8E"/>
    <w:rsid w:val="004B219C"/>
    <w:rsid w:val="004B2415"/>
    <w:rsid w:val="004B24A6"/>
    <w:rsid w:val="004B2526"/>
    <w:rsid w:val="004B2A45"/>
    <w:rsid w:val="004B2FCA"/>
    <w:rsid w:val="004B32AC"/>
    <w:rsid w:val="004B415E"/>
    <w:rsid w:val="004B422A"/>
    <w:rsid w:val="004B4696"/>
    <w:rsid w:val="004B49C8"/>
    <w:rsid w:val="004B4C72"/>
    <w:rsid w:val="004B4DB5"/>
    <w:rsid w:val="004B4DFD"/>
    <w:rsid w:val="004B521F"/>
    <w:rsid w:val="004B522C"/>
    <w:rsid w:val="004B5525"/>
    <w:rsid w:val="004B564B"/>
    <w:rsid w:val="004B6A33"/>
    <w:rsid w:val="004B70EC"/>
    <w:rsid w:val="004B7974"/>
    <w:rsid w:val="004B7BC3"/>
    <w:rsid w:val="004B7C8D"/>
    <w:rsid w:val="004B7D50"/>
    <w:rsid w:val="004B7F52"/>
    <w:rsid w:val="004C02B8"/>
    <w:rsid w:val="004C02F8"/>
    <w:rsid w:val="004C09CC"/>
    <w:rsid w:val="004C0D17"/>
    <w:rsid w:val="004C0E1F"/>
    <w:rsid w:val="004C13E2"/>
    <w:rsid w:val="004C15AB"/>
    <w:rsid w:val="004C189C"/>
    <w:rsid w:val="004C1AED"/>
    <w:rsid w:val="004C208A"/>
    <w:rsid w:val="004C2324"/>
    <w:rsid w:val="004C3108"/>
    <w:rsid w:val="004C36F6"/>
    <w:rsid w:val="004C375A"/>
    <w:rsid w:val="004C392A"/>
    <w:rsid w:val="004C39AB"/>
    <w:rsid w:val="004C3FFA"/>
    <w:rsid w:val="004C40D5"/>
    <w:rsid w:val="004C4D65"/>
    <w:rsid w:val="004C4FB6"/>
    <w:rsid w:val="004C54DB"/>
    <w:rsid w:val="004C5689"/>
    <w:rsid w:val="004C5886"/>
    <w:rsid w:val="004C65B9"/>
    <w:rsid w:val="004C6966"/>
    <w:rsid w:val="004C6AED"/>
    <w:rsid w:val="004C6CD6"/>
    <w:rsid w:val="004C730A"/>
    <w:rsid w:val="004D06C2"/>
    <w:rsid w:val="004D1530"/>
    <w:rsid w:val="004D171F"/>
    <w:rsid w:val="004D1C12"/>
    <w:rsid w:val="004D1FD2"/>
    <w:rsid w:val="004D21F7"/>
    <w:rsid w:val="004D2379"/>
    <w:rsid w:val="004D2EE3"/>
    <w:rsid w:val="004D2F4B"/>
    <w:rsid w:val="004D3387"/>
    <w:rsid w:val="004D3466"/>
    <w:rsid w:val="004D36EA"/>
    <w:rsid w:val="004D3D48"/>
    <w:rsid w:val="004D3D83"/>
    <w:rsid w:val="004D4015"/>
    <w:rsid w:val="004D428B"/>
    <w:rsid w:val="004D4F16"/>
    <w:rsid w:val="004D58ED"/>
    <w:rsid w:val="004D5D1B"/>
    <w:rsid w:val="004D6385"/>
    <w:rsid w:val="004D6B37"/>
    <w:rsid w:val="004D6D6A"/>
    <w:rsid w:val="004D6DE6"/>
    <w:rsid w:val="004D728B"/>
    <w:rsid w:val="004E024D"/>
    <w:rsid w:val="004E0450"/>
    <w:rsid w:val="004E06E7"/>
    <w:rsid w:val="004E0C6A"/>
    <w:rsid w:val="004E1A55"/>
    <w:rsid w:val="004E1CB3"/>
    <w:rsid w:val="004E20FD"/>
    <w:rsid w:val="004E25FE"/>
    <w:rsid w:val="004E34C3"/>
    <w:rsid w:val="004E3B56"/>
    <w:rsid w:val="004E425E"/>
    <w:rsid w:val="004E4B7F"/>
    <w:rsid w:val="004E4FF7"/>
    <w:rsid w:val="004E5212"/>
    <w:rsid w:val="004E5409"/>
    <w:rsid w:val="004E5D1C"/>
    <w:rsid w:val="004E5D49"/>
    <w:rsid w:val="004E697B"/>
    <w:rsid w:val="004E6D0E"/>
    <w:rsid w:val="004E7016"/>
    <w:rsid w:val="004E7BA5"/>
    <w:rsid w:val="004F0697"/>
    <w:rsid w:val="004F0995"/>
    <w:rsid w:val="004F0A2D"/>
    <w:rsid w:val="004F0F3C"/>
    <w:rsid w:val="004F0FA2"/>
    <w:rsid w:val="004F16DD"/>
    <w:rsid w:val="004F1792"/>
    <w:rsid w:val="004F1975"/>
    <w:rsid w:val="004F2618"/>
    <w:rsid w:val="004F3110"/>
    <w:rsid w:val="004F31D4"/>
    <w:rsid w:val="004F3DA2"/>
    <w:rsid w:val="004F46ED"/>
    <w:rsid w:val="004F4F7F"/>
    <w:rsid w:val="004F503D"/>
    <w:rsid w:val="004F54AF"/>
    <w:rsid w:val="004F5B22"/>
    <w:rsid w:val="004F5DFB"/>
    <w:rsid w:val="004F63F4"/>
    <w:rsid w:val="004F69EE"/>
    <w:rsid w:val="004F6D9F"/>
    <w:rsid w:val="004F7697"/>
    <w:rsid w:val="004F7ADE"/>
    <w:rsid w:val="004F7CED"/>
    <w:rsid w:val="0050049F"/>
    <w:rsid w:val="005007BC"/>
    <w:rsid w:val="00501067"/>
    <w:rsid w:val="00501715"/>
    <w:rsid w:val="00501773"/>
    <w:rsid w:val="00502187"/>
    <w:rsid w:val="0050222F"/>
    <w:rsid w:val="005026FC"/>
    <w:rsid w:val="00502E5B"/>
    <w:rsid w:val="005031EA"/>
    <w:rsid w:val="0050327A"/>
    <w:rsid w:val="00503939"/>
    <w:rsid w:val="00504204"/>
    <w:rsid w:val="0050454C"/>
    <w:rsid w:val="0050473B"/>
    <w:rsid w:val="0050514C"/>
    <w:rsid w:val="0050526E"/>
    <w:rsid w:val="00505747"/>
    <w:rsid w:val="005057F8"/>
    <w:rsid w:val="00506424"/>
    <w:rsid w:val="0050675C"/>
    <w:rsid w:val="00506AAF"/>
    <w:rsid w:val="00506B18"/>
    <w:rsid w:val="00506BA5"/>
    <w:rsid w:val="00507C34"/>
    <w:rsid w:val="0051034A"/>
    <w:rsid w:val="00510357"/>
    <w:rsid w:val="0051049E"/>
    <w:rsid w:val="00510D92"/>
    <w:rsid w:val="005111AA"/>
    <w:rsid w:val="005112AC"/>
    <w:rsid w:val="00511938"/>
    <w:rsid w:val="00511A20"/>
    <w:rsid w:val="0051223C"/>
    <w:rsid w:val="005128F1"/>
    <w:rsid w:val="00512D26"/>
    <w:rsid w:val="00512D44"/>
    <w:rsid w:val="00512EDA"/>
    <w:rsid w:val="00513447"/>
    <w:rsid w:val="00513ADF"/>
    <w:rsid w:val="005143A4"/>
    <w:rsid w:val="005146B0"/>
    <w:rsid w:val="00514BA8"/>
    <w:rsid w:val="00515D91"/>
    <w:rsid w:val="00515F71"/>
    <w:rsid w:val="005161A8"/>
    <w:rsid w:val="005162A4"/>
    <w:rsid w:val="0051640C"/>
    <w:rsid w:val="00516567"/>
    <w:rsid w:val="00516D2B"/>
    <w:rsid w:val="005174AD"/>
    <w:rsid w:val="00517588"/>
    <w:rsid w:val="00517D59"/>
    <w:rsid w:val="005205E4"/>
    <w:rsid w:val="005207F1"/>
    <w:rsid w:val="00521001"/>
    <w:rsid w:val="00521559"/>
    <w:rsid w:val="005215EB"/>
    <w:rsid w:val="00521B34"/>
    <w:rsid w:val="005221C4"/>
    <w:rsid w:val="005221DD"/>
    <w:rsid w:val="0052233C"/>
    <w:rsid w:val="0052253E"/>
    <w:rsid w:val="0052278E"/>
    <w:rsid w:val="005228B0"/>
    <w:rsid w:val="00522A97"/>
    <w:rsid w:val="00522DEA"/>
    <w:rsid w:val="005236CD"/>
    <w:rsid w:val="005238D3"/>
    <w:rsid w:val="00523A7C"/>
    <w:rsid w:val="00523A8E"/>
    <w:rsid w:val="00523C07"/>
    <w:rsid w:val="0052401E"/>
    <w:rsid w:val="00524596"/>
    <w:rsid w:val="00524740"/>
    <w:rsid w:val="00524866"/>
    <w:rsid w:val="00524DDD"/>
    <w:rsid w:val="005254CC"/>
    <w:rsid w:val="00525805"/>
    <w:rsid w:val="00525966"/>
    <w:rsid w:val="00525D05"/>
    <w:rsid w:val="00526385"/>
    <w:rsid w:val="00526396"/>
    <w:rsid w:val="00526587"/>
    <w:rsid w:val="005267CF"/>
    <w:rsid w:val="005271F9"/>
    <w:rsid w:val="00527C76"/>
    <w:rsid w:val="0053013C"/>
    <w:rsid w:val="005303BB"/>
    <w:rsid w:val="00530B70"/>
    <w:rsid w:val="00530D0D"/>
    <w:rsid w:val="005311A2"/>
    <w:rsid w:val="00531888"/>
    <w:rsid w:val="0053203C"/>
    <w:rsid w:val="005320CE"/>
    <w:rsid w:val="005323B0"/>
    <w:rsid w:val="005327FA"/>
    <w:rsid w:val="00532D4B"/>
    <w:rsid w:val="0053309F"/>
    <w:rsid w:val="00533517"/>
    <w:rsid w:val="005342B4"/>
    <w:rsid w:val="00534419"/>
    <w:rsid w:val="005349D7"/>
    <w:rsid w:val="00534E5C"/>
    <w:rsid w:val="00534FF3"/>
    <w:rsid w:val="005352B8"/>
    <w:rsid w:val="00535D8B"/>
    <w:rsid w:val="0053631E"/>
    <w:rsid w:val="00536EF0"/>
    <w:rsid w:val="00537C0D"/>
    <w:rsid w:val="00537E8D"/>
    <w:rsid w:val="00537FFB"/>
    <w:rsid w:val="005413D3"/>
    <w:rsid w:val="005416C0"/>
    <w:rsid w:val="00541C3F"/>
    <w:rsid w:val="00542003"/>
    <w:rsid w:val="0054200E"/>
    <w:rsid w:val="005423EF"/>
    <w:rsid w:val="0054293E"/>
    <w:rsid w:val="00542A88"/>
    <w:rsid w:val="0054388B"/>
    <w:rsid w:val="00543929"/>
    <w:rsid w:val="00544707"/>
    <w:rsid w:val="0054497C"/>
    <w:rsid w:val="00544AD1"/>
    <w:rsid w:val="00545EF0"/>
    <w:rsid w:val="00546BAA"/>
    <w:rsid w:val="00546DD2"/>
    <w:rsid w:val="00546F52"/>
    <w:rsid w:val="0054717E"/>
    <w:rsid w:val="0054756B"/>
    <w:rsid w:val="00547CF9"/>
    <w:rsid w:val="00550776"/>
    <w:rsid w:val="00550F67"/>
    <w:rsid w:val="0055143B"/>
    <w:rsid w:val="0055150F"/>
    <w:rsid w:val="0055267F"/>
    <w:rsid w:val="00552ADE"/>
    <w:rsid w:val="00552B83"/>
    <w:rsid w:val="00553454"/>
    <w:rsid w:val="0055372F"/>
    <w:rsid w:val="005537B6"/>
    <w:rsid w:val="00553B1D"/>
    <w:rsid w:val="00553BA9"/>
    <w:rsid w:val="00553D26"/>
    <w:rsid w:val="00553F97"/>
    <w:rsid w:val="00554764"/>
    <w:rsid w:val="005547F3"/>
    <w:rsid w:val="00554976"/>
    <w:rsid w:val="00554F0D"/>
    <w:rsid w:val="00555492"/>
    <w:rsid w:val="00555AA7"/>
    <w:rsid w:val="00555C75"/>
    <w:rsid w:val="0055624D"/>
    <w:rsid w:val="0055687D"/>
    <w:rsid w:val="00556964"/>
    <w:rsid w:val="00556AA6"/>
    <w:rsid w:val="005570A4"/>
    <w:rsid w:val="00557258"/>
    <w:rsid w:val="005576D5"/>
    <w:rsid w:val="00557D2D"/>
    <w:rsid w:val="00557DBD"/>
    <w:rsid w:val="00557F1E"/>
    <w:rsid w:val="005601FF"/>
    <w:rsid w:val="0056028E"/>
    <w:rsid w:val="00560AF2"/>
    <w:rsid w:val="00560E22"/>
    <w:rsid w:val="0056100D"/>
    <w:rsid w:val="00561584"/>
    <w:rsid w:val="005615A0"/>
    <w:rsid w:val="0056179D"/>
    <w:rsid w:val="00561EF8"/>
    <w:rsid w:val="005620B9"/>
    <w:rsid w:val="005622BE"/>
    <w:rsid w:val="005622DE"/>
    <w:rsid w:val="005627B4"/>
    <w:rsid w:val="005628AB"/>
    <w:rsid w:val="00562AD1"/>
    <w:rsid w:val="00562DDB"/>
    <w:rsid w:val="00563116"/>
    <w:rsid w:val="0056369E"/>
    <w:rsid w:val="005637B5"/>
    <w:rsid w:val="00563AFC"/>
    <w:rsid w:val="00563B75"/>
    <w:rsid w:val="00563D76"/>
    <w:rsid w:val="005644A0"/>
    <w:rsid w:val="00564BBF"/>
    <w:rsid w:val="005653CD"/>
    <w:rsid w:val="00565870"/>
    <w:rsid w:val="00565A1C"/>
    <w:rsid w:val="00566003"/>
    <w:rsid w:val="00566411"/>
    <w:rsid w:val="005664BE"/>
    <w:rsid w:val="0056676B"/>
    <w:rsid w:val="00566987"/>
    <w:rsid w:val="00566DCB"/>
    <w:rsid w:val="00566DE5"/>
    <w:rsid w:val="00567621"/>
    <w:rsid w:val="00567AB9"/>
    <w:rsid w:val="00567CBB"/>
    <w:rsid w:val="0057052A"/>
    <w:rsid w:val="00570941"/>
    <w:rsid w:val="00570D47"/>
    <w:rsid w:val="005712EC"/>
    <w:rsid w:val="005712FE"/>
    <w:rsid w:val="00571F5F"/>
    <w:rsid w:val="0057205A"/>
    <w:rsid w:val="0057253D"/>
    <w:rsid w:val="00572658"/>
    <w:rsid w:val="00572825"/>
    <w:rsid w:val="00572AB9"/>
    <w:rsid w:val="00572D3E"/>
    <w:rsid w:val="00573094"/>
    <w:rsid w:val="00573435"/>
    <w:rsid w:val="0057362B"/>
    <w:rsid w:val="005736F7"/>
    <w:rsid w:val="0057388C"/>
    <w:rsid w:val="00573B44"/>
    <w:rsid w:val="00573DC8"/>
    <w:rsid w:val="00573E21"/>
    <w:rsid w:val="00574105"/>
    <w:rsid w:val="005748DF"/>
    <w:rsid w:val="00574DCB"/>
    <w:rsid w:val="0057504A"/>
    <w:rsid w:val="00575ABF"/>
    <w:rsid w:val="0057620D"/>
    <w:rsid w:val="005762F1"/>
    <w:rsid w:val="00576747"/>
    <w:rsid w:val="005767F0"/>
    <w:rsid w:val="00576E55"/>
    <w:rsid w:val="00576FFA"/>
    <w:rsid w:val="00577A14"/>
    <w:rsid w:val="00577C6F"/>
    <w:rsid w:val="00577DE7"/>
    <w:rsid w:val="00577F80"/>
    <w:rsid w:val="005806A7"/>
    <w:rsid w:val="00580F1D"/>
    <w:rsid w:val="00581376"/>
    <w:rsid w:val="0058181E"/>
    <w:rsid w:val="00581B50"/>
    <w:rsid w:val="0058207F"/>
    <w:rsid w:val="00582348"/>
    <w:rsid w:val="00582A47"/>
    <w:rsid w:val="00582E0F"/>
    <w:rsid w:val="00582E2B"/>
    <w:rsid w:val="00583175"/>
    <w:rsid w:val="00583849"/>
    <w:rsid w:val="00584269"/>
    <w:rsid w:val="005851A2"/>
    <w:rsid w:val="005853A6"/>
    <w:rsid w:val="005853AE"/>
    <w:rsid w:val="00585B19"/>
    <w:rsid w:val="00586279"/>
    <w:rsid w:val="0058680E"/>
    <w:rsid w:val="00586A5E"/>
    <w:rsid w:val="00586B37"/>
    <w:rsid w:val="00586DAC"/>
    <w:rsid w:val="00586FD8"/>
    <w:rsid w:val="0058709D"/>
    <w:rsid w:val="005873AD"/>
    <w:rsid w:val="00587553"/>
    <w:rsid w:val="0058788B"/>
    <w:rsid w:val="00587D25"/>
    <w:rsid w:val="00590298"/>
    <w:rsid w:val="00590875"/>
    <w:rsid w:val="0059088B"/>
    <w:rsid w:val="00590B13"/>
    <w:rsid w:val="00590DC9"/>
    <w:rsid w:val="0059153F"/>
    <w:rsid w:val="005919B6"/>
    <w:rsid w:val="00591F1F"/>
    <w:rsid w:val="005927DD"/>
    <w:rsid w:val="00592F5D"/>
    <w:rsid w:val="005932FB"/>
    <w:rsid w:val="0059344D"/>
    <w:rsid w:val="00593495"/>
    <w:rsid w:val="005943D9"/>
    <w:rsid w:val="00594CDB"/>
    <w:rsid w:val="00594F6B"/>
    <w:rsid w:val="00595006"/>
    <w:rsid w:val="0059524B"/>
    <w:rsid w:val="005955AD"/>
    <w:rsid w:val="00596333"/>
    <w:rsid w:val="0059637C"/>
    <w:rsid w:val="00596A24"/>
    <w:rsid w:val="00596E7F"/>
    <w:rsid w:val="00597755"/>
    <w:rsid w:val="00597875"/>
    <w:rsid w:val="00597A40"/>
    <w:rsid w:val="00597F93"/>
    <w:rsid w:val="005A0279"/>
    <w:rsid w:val="005A0307"/>
    <w:rsid w:val="005A0406"/>
    <w:rsid w:val="005A089A"/>
    <w:rsid w:val="005A0998"/>
    <w:rsid w:val="005A141E"/>
    <w:rsid w:val="005A1497"/>
    <w:rsid w:val="005A181E"/>
    <w:rsid w:val="005A196E"/>
    <w:rsid w:val="005A2A2C"/>
    <w:rsid w:val="005A2A5A"/>
    <w:rsid w:val="005A2B63"/>
    <w:rsid w:val="005A2C87"/>
    <w:rsid w:val="005A3055"/>
    <w:rsid w:val="005A3F8C"/>
    <w:rsid w:val="005A4BA7"/>
    <w:rsid w:val="005A4FA2"/>
    <w:rsid w:val="005A5237"/>
    <w:rsid w:val="005A52B2"/>
    <w:rsid w:val="005A540A"/>
    <w:rsid w:val="005A59B2"/>
    <w:rsid w:val="005A60F9"/>
    <w:rsid w:val="005A63BF"/>
    <w:rsid w:val="005A63C0"/>
    <w:rsid w:val="005A640A"/>
    <w:rsid w:val="005A6D01"/>
    <w:rsid w:val="005A7395"/>
    <w:rsid w:val="005A7563"/>
    <w:rsid w:val="005A76AF"/>
    <w:rsid w:val="005A77E6"/>
    <w:rsid w:val="005A7990"/>
    <w:rsid w:val="005A79FF"/>
    <w:rsid w:val="005A7D4E"/>
    <w:rsid w:val="005B01C6"/>
    <w:rsid w:val="005B04E2"/>
    <w:rsid w:val="005B059B"/>
    <w:rsid w:val="005B0672"/>
    <w:rsid w:val="005B0DD9"/>
    <w:rsid w:val="005B12CC"/>
    <w:rsid w:val="005B1ED4"/>
    <w:rsid w:val="005B22E1"/>
    <w:rsid w:val="005B2924"/>
    <w:rsid w:val="005B30E3"/>
    <w:rsid w:val="005B3234"/>
    <w:rsid w:val="005B324D"/>
    <w:rsid w:val="005B3295"/>
    <w:rsid w:val="005B3C4A"/>
    <w:rsid w:val="005B42D4"/>
    <w:rsid w:val="005B4B5E"/>
    <w:rsid w:val="005B4BFA"/>
    <w:rsid w:val="005B55B3"/>
    <w:rsid w:val="005B60E5"/>
    <w:rsid w:val="005B62A4"/>
    <w:rsid w:val="005B6617"/>
    <w:rsid w:val="005B66D8"/>
    <w:rsid w:val="005B6FDD"/>
    <w:rsid w:val="005B71D0"/>
    <w:rsid w:val="005B7346"/>
    <w:rsid w:val="005B7559"/>
    <w:rsid w:val="005B7636"/>
    <w:rsid w:val="005B7CBD"/>
    <w:rsid w:val="005B7EB0"/>
    <w:rsid w:val="005C0FC7"/>
    <w:rsid w:val="005C137C"/>
    <w:rsid w:val="005C1855"/>
    <w:rsid w:val="005C28F9"/>
    <w:rsid w:val="005C2B4B"/>
    <w:rsid w:val="005C3A81"/>
    <w:rsid w:val="005C3FC0"/>
    <w:rsid w:val="005C4838"/>
    <w:rsid w:val="005C4B1C"/>
    <w:rsid w:val="005C4C02"/>
    <w:rsid w:val="005C4EF2"/>
    <w:rsid w:val="005C513E"/>
    <w:rsid w:val="005C5168"/>
    <w:rsid w:val="005C57BF"/>
    <w:rsid w:val="005C5DA3"/>
    <w:rsid w:val="005C62EC"/>
    <w:rsid w:val="005C6479"/>
    <w:rsid w:val="005C66D2"/>
    <w:rsid w:val="005C68AC"/>
    <w:rsid w:val="005C6B96"/>
    <w:rsid w:val="005C72D5"/>
    <w:rsid w:val="005C7403"/>
    <w:rsid w:val="005C7BFE"/>
    <w:rsid w:val="005D03DA"/>
    <w:rsid w:val="005D0C97"/>
    <w:rsid w:val="005D15AD"/>
    <w:rsid w:val="005D1A7A"/>
    <w:rsid w:val="005D1FD6"/>
    <w:rsid w:val="005D2DFB"/>
    <w:rsid w:val="005D2F77"/>
    <w:rsid w:val="005D2F87"/>
    <w:rsid w:val="005D3183"/>
    <w:rsid w:val="005D321D"/>
    <w:rsid w:val="005D371C"/>
    <w:rsid w:val="005D3955"/>
    <w:rsid w:val="005D40C2"/>
    <w:rsid w:val="005D4648"/>
    <w:rsid w:val="005D4D2A"/>
    <w:rsid w:val="005D52EC"/>
    <w:rsid w:val="005D5484"/>
    <w:rsid w:val="005D563A"/>
    <w:rsid w:val="005D56DE"/>
    <w:rsid w:val="005D5814"/>
    <w:rsid w:val="005D61C2"/>
    <w:rsid w:val="005D65AB"/>
    <w:rsid w:val="005D66BD"/>
    <w:rsid w:val="005D7126"/>
    <w:rsid w:val="005D7BA3"/>
    <w:rsid w:val="005E0575"/>
    <w:rsid w:val="005E14D7"/>
    <w:rsid w:val="005E1581"/>
    <w:rsid w:val="005E1C66"/>
    <w:rsid w:val="005E1D62"/>
    <w:rsid w:val="005E27BA"/>
    <w:rsid w:val="005E2F06"/>
    <w:rsid w:val="005E3448"/>
    <w:rsid w:val="005E3C3D"/>
    <w:rsid w:val="005E4F01"/>
    <w:rsid w:val="005E5690"/>
    <w:rsid w:val="005E5F8F"/>
    <w:rsid w:val="005E6007"/>
    <w:rsid w:val="005E6026"/>
    <w:rsid w:val="005E6683"/>
    <w:rsid w:val="005E6A20"/>
    <w:rsid w:val="005E6C63"/>
    <w:rsid w:val="005E75B4"/>
    <w:rsid w:val="005E766E"/>
    <w:rsid w:val="005E7A4B"/>
    <w:rsid w:val="005F065C"/>
    <w:rsid w:val="005F07B5"/>
    <w:rsid w:val="005F0943"/>
    <w:rsid w:val="005F0EC7"/>
    <w:rsid w:val="005F0F51"/>
    <w:rsid w:val="005F17F3"/>
    <w:rsid w:val="005F1940"/>
    <w:rsid w:val="005F1975"/>
    <w:rsid w:val="005F1B83"/>
    <w:rsid w:val="005F1DBE"/>
    <w:rsid w:val="005F2384"/>
    <w:rsid w:val="005F2895"/>
    <w:rsid w:val="005F2AD3"/>
    <w:rsid w:val="005F2B88"/>
    <w:rsid w:val="005F33C2"/>
    <w:rsid w:val="005F3466"/>
    <w:rsid w:val="005F3B90"/>
    <w:rsid w:val="005F41E1"/>
    <w:rsid w:val="005F4606"/>
    <w:rsid w:val="005F4F19"/>
    <w:rsid w:val="005F50B0"/>
    <w:rsid w:val="005F54F2"/>
    <w:rsid w:val="005F58E0"/>
    <w:rsid w:val="005F6D5D"/>
    <w:rsid w:val="005F7C63"/>
    <w:rsid w:val="00600126"/>
    <w:rsid w:val="006003DF"/>
    <w:rsid w:val="00600437"/>
    <w:rsid w:val="0060068C"/>
    <w:rsid w:val="00601407"/>
    <w:rsid w:val="006018D3"/>
    <w:rsid w:val="00601D73"/>
    <w:rsid w:val="00601EE0"/>
    <w:rsid w:val="006020D8"/>
    <w:rsid w:val="00602638"/>
    <w:rsid w:val="00602ACE"/>
    <w:rsid w:val="00602CBB"/>
    <w:rsid w:val="006031D8"/>
    <w:rsid w:val="00603697"/>
    <w:rsid w:val="006036E6"/>
    <w:rsid w:val="00603723"/>
    <w:rsid w:val="006044FF"/>
    <w:rsid w:val="00604B11"/>
    <w:rsid w:val="00604FCB"/>
    <w:rsid w:val="00605274"/>
    <w:rsid w:val="006055FE"/>
    <w:rsid w:val="006056CF"/>
    <w:rsid w:val="0060583C"/>
    <w:rsid w:val="0060598B"/>
    <w:rsid w:val="00605D52"/>
    <w:rsid w:val="006060E0"/>
    <w:rsid w:val="0060623C"/>
    <w:rsid w:val="006064E4"/>
    <w:rsid w:val="00606852"/>
    <w:rsid w:val="00606D50"/>
    <w:rsid w:val="00606F9D"/>
    <w:rsid w:val="006072E4"/>
    <w:rsid w:val="0060732B"/>
    <w:rsid w:val="006074BB"/>
    <w:rsid w:val="00607B8D"/>
    <w:rsid w:val="00607C83"/>
    <w:rsid w:val="00607CA3"/>
    <w:rsid w:val="00610086"/>
    <w:rsid w:val="0061024F"/>
    <w:rsid w:val="006108C4"/>
    <w:rsid w:val="00610EFE"/>
    <w:rsid w:val="00610FC5"/>
    <w:rsid w:val="00611682"/>
    <w:rsid w:val="00611770"/>
    <w:rsid w:val="00611818"/>
    <w:rsid w:val="006119A0"/>
    <w:rsid w:val="00611C0B"/>
    <w:rsid w:val="00612474"/>
    <w:rsid w:val="006131E4"/>
    <w:rsid w:val="006133CC"/>
    <w:rsid w:val="00613418"/>
    <w:rsid w:val="006135E6"/>
    <w:rsid w:val="00613A86"/>
    <w:rsid w:val="00613B73"/>
    <w:rsid w:val="0061440F"/>
    <w:rsid w:val="0061486F"/>
    <w:rsid w:val="00614FA9"/>
    <w:rsid w:val="0061520D"/>
    <w:rsid w:val="00615536"/>
    <w:rsid w:val="00615804"/>
    <w:rsid w:val="00615C2F"/>
    <w:rsid w:val="00616114"/>
    <w:rsid w:val="00616BD3"/>
    <w:rsid w:val="006201B6"/>
    <w:rsid w:val="006201E2"/>
    <w:rsid w:val="006201EA"/>
    <w:rsid w:val="006207E2"/>
    <w:rsid w:val="00620B7B"/>
    <w:rsid w:val="00621E97"/>
    <w:rsid w:val="0062216A"/>
    <w:rsid w:val="006226DE"/>
    <w:rsid w:val="00622A42"/>
    <w:rsid w:val="00622BCC"/>
    <w:rsid w:val="006232AD"/>
    <w:rsid w:val="006236F1"/>
    <w:rsid w:val="0062383C"/>
    <w:rsid w:val="00623B66"/>
    <w:rsid w:val="00623C02"/>
    <w:rsid w:val="00623E6C"/>
    <w:rsid w:val="00623FBC"/>
    <w:rsid w:val="00624171"/>
    <w:rsid w:val="00624213"/>
    <w:rsid w:val="006242FA"/>
    <w:rsid w:val="00624E69"/>
    <w:rsid w:val="00624E97"/>
    <w:rsid w:val="00625353"/>
    <w:rsid w:val="006254C2"/>
    <w:rsid w:val="00625622"/>
    <w:rsid w:val="00625803"/>
    <w:rsid w:val="006260E8"/>
    <w:rsid w:val="00626E58"/>
    <w:rsid w:val="00626EC5"/>
    <w:rsid w:val="006270E5"/>
    <w:rsid w:val="0062711B"/>
    <w:rsid w:val="006278BE"/>
    <w:rsid w:val="00627D9C"/>
    <w:rsid w:val="0063007F"/>
    <w:rsid w:val="0063091B"/>
    <w:rsid w:val="00630A0A"/>
    <w:rsid w:val="00631619"/>
    <w:rsid w:val="00631623"/>
    <w:rsid w:val="00631671"/>
    <w:rsid w:val="006317F3"/>
    <w:rsid w:val="0063255C"/>
    <w:rsid w:val="006325EA"/>
    <w:rsid w:val="00632910"/>
    <w:rsid w:val="00632CC8"/>
    <w:rsid w:val="006344E4"/>
    <w:rsid w:val="0063478E"/>
    <w:rsid w:val="00635268"/>
    <w:rsid w:val="00635DD7"/>
    <w:rsid w:val="0063617A"/>
    <w:rsid w:val="006364F5"/>
    <w:rsid w:val="00636A09"/>
    <w:rsid w:val="00636B33"/>
    <w:rsid w:val="00636E5F"/>
    <w:rsid w:val="00637379"/>
    <w:rsid w:val="00637641"/>
    <w:rsid w:val="0063774A"/>
    <w:rsid w:val="00637F7D"/>
    <w:rsid w:val="0064045F"/>
    <w:rsid w:val="006407A0"/>
    <w:rsid w:val="00641207"/>
    <w:rsid w:val="00641249"/>
    <w:rsid w:val="00641278"/>
    <w:rsid w:val="0064141F"/>
    <w:rsid w:val="0064157F"/>
    <w:rsid w:val="00641D04"/>
    <w:rsid w:val="006420FA"/>
    <w:rsid w:val="00642127"/>
    <w:rsid w:val="0064362B"/>
    <w:rsid w:val="00643BC4"/>
    <w:rsid w:val="00643C99"/>
    <w:rsid w:val="00643D87"/>
    <w:rsid w:val="00643DB5"/>
    <w:rsid w:val="00643F95"/>
    <w:rsid w:val="00644160"/>
    <w:rsid w:val="006441DB"/>
    <w:rsid w:val="00644F1F"/>
    <w:rsid w:val="0064528A"/>
    <w:rsid w:val="00645406"/>
    <w:rsid w:val="00645585"/>
    <w:rsid w:val="00645721"/>
    <w:rsid w:val="006457DF"/>
    <w:rsid w:val="006458DF"/>
    <w:rsid w:val="006459DC"/>
    <w:rsid w:val="006459EF"/>
    <w:rsid w:val="00645A00"/>
    <w:rsid w:val="00645F58"/>
    <w:rsid w:val="006460DC"/>
    <w:rsid w:val="0064655A"/>
    <w:rsid w:val="00646650"/>
    <w:rsid w:val="0064685A"/>
    <w:rsid w:val="00646C17"/>
    <w:rsid w:val="00647025"/>
    <w:rsid w:val="006473F3"/>
    <w:rsid w:val="00647653"/>
    <w:rsid w:val="00647A2A"/>
    <w:rsid w:val="006502D0"/>
    <w:rsid w:val="006503C1"/>
    <w:rsid w:val="006503ED"/>
    <w:rsid w:val="00650587"/>
    <w:rsid w:val="00650E59"/>
    <w:rsid w:val="00651822"/>
    <w:rsid w:val="006523CC"/>
    <w:rsid w:val="00652410"/>
    <w:rsid w:val="0065271C"/>
    <w:rsid w:val="0065306E"/>
    <w:rsid w:val="00653283"/>
    <w:rsid w:val="0065335B"/>
    <w:rsid w:val="0065347C"/>
    <w:rsid w:val="0065347E"/>
    <w:rsid w:val="006536CB"/>
    <w:rsid w:val="006536FE"/>
    <w:rsid w:val="00653C58"/>
    <w:rsid w:val="006541F4"/>
    <w:rsid w:val="00654681"/>
    <w:rsid w:val="006549F1"/>
    <w:rsid w:val="00654AA1"/>
    <w:rsid w:val="00655174"/>
    <w:rsid w:val="0065542E"/>
    <w:rsid w:val="00655531"/>
    <w:rsid w:val="00655584"/>
    <w:rsid w:val="00655DD1"/>
    <w:rsid w:val="00655F2C"/>
    <w:rsid w:val="00656029"/>
    <w:rsid w:val="006560FB"/>
    <w:rsid w:val="006562AF"/>
    <w:rsid w:val="0065645B"/>
    <w:rsid w:val="006564F4"/>
    <w:rsid w:val="00656BC4"/>
    <w:rsid w:val="006573CE"/>
    <w:rsid w:val="00657701"/>
    <w:rsid w:val="006601D4"/>
    <w:rsid w:val="00660397"/>
    <w:rsid w:val="00660891"/>
    <w:rsid w:val="00660A8F"/>
    <w:rsid w:val="0066118D"/>
    <w:rsid w:val="00661516"/>
    <w:rsid w:val="006615C1"/>
    <w:rsid w:val="006621DC"/>
    <w:rsid w:val="00662701"/>
    <w:rsid w:val="006628CC"/>
    <w:rsid w:val="0066310C"/>
    <w:rsid w:val="006631E4"/>
    <w:rsid w:val="00663DC6"/>
    <w:rsid w:val="00663E5C"/>
    <w:rsid w:val="00664350"/>
    <w:rsid w:val="00664895"/>
    <w:rsid w:val="00664DB5"/>
    <w:rsid w:val="00664E65"/>
    <w:rsid w:val="00664FAA"/>
    <w:rsid w:val="00665652"/>
    <w:rsid w:val="00665C4E"/>
    <w:rsid w:val="006666EB"/>
    <w:rsid w:val="0066672F"/>
    <w:rsid w:val="00666B72"/>
    <w:rsid w:val="00666BBF"/>
    <w:rsid w:val="00666EB0"/>
    <w:rsid w:val="00666FCD"/>
    <w:rsid w:val="00667C26"/>
    <w:rsid w:val="00667CB3"/>
    <w:rsid w:val="0067169D"/>
    <w:rsid w:val="00671AAB"/>
    <w:rsid w:val="00671B4D"/>
    <w:rsid w:val="00671BD1"/>
    <w:rsid w:val="00671DF3"/>
    <w:rsid w:val="006723B6"/>
    <w:rsid w:val="006725FD"/>
    <w:rsid w:val="006735E0"/>
    <w:rsid w:val="00674329"/>
    <w:rsid w:val="00674926"/>
    <w:rsid w:val="00675A85"/>
    <w:rsid w:val="006760A3"/>
    <w:rsid w:val="0067685C"/>
    <w:rsid w:val="006768E9"/>
    <w:rsid w:val="006770DB"/>
    <w:rsid w:val="00677D3B"/>
    <w:rsid w:val="00677F0B"/>
    <w:rsid w:val="0068057C"/>
    <w:rsid w:val="006807AC"/>
    <w:rsid w:val="00681DA7"/>
    <w:rsid w:val="006823C3"/>
    <w:rsid w:val="00682966"/>
    <w:rsid w:val="00682C39"/>
    <w:rsid w:val="00683114"/>
    <w:rsid w:val="00683155"/>
    <w:rsid w:val="0068323E"/>
    <w:rsid w:val="00683555"/>
    <w:rsid w:val="00683637"/>
    <w:rsid w:val="00683E12"/>
    <w:rsid w:val="006844EE"/>
    <w:rsid w:val="006845D6"/>
    <w:rsid w:val="006845EF"/>
    <w:rsid w:val="00685167"/>
    <w:rsid w:val="00685342"/>
    <w:rsid w:val="00685CB7"/>
    <w:rsid w:val="00686122"/>
    <w:rsid w:val="00686B0C"/>
    <w:rsid w:val="00686E13"/>
    <w:rsid w:val="00686E14"/>
    <w:rsid w:val="0068798F"/>
    <w:rsid w:val="006901FC"/>
    <w:rsid w:val="00690465"/>
    <w:rsid w:val="006907CB"/>
    <w:rsid w:val="00690BD3"/>
    <w:rsid w:val="00690FA3"/>
    <w:rsid w:val="00691178"/>
    <w:rsid w:val="006916D5"/>
    <w:rsid w:val="00691729"/>
    <w:rsid w:val="00691762"/>
    <w:rsid w:val="00691AC2"/>
    <w:rsid w:val="00691BCB"/>
    <w:rsid w:val="0069278A"/>
    <w:rsid w:val="00693D49"/>
    <w:rsid w:val="00693E63"/>
    <w:rsid w:val="006940DB"/>
    <w:rsid w:val="00694CFF"/>
    <w:rsid w:val="00694DB4"/>
    <w:rsid w:val="0069505C"/>
    <w:rsid w:val="006958D9"/>
    <w:rsid w:val="00695A00"/>
    <w:rsid w:val="00695DF4"/>
    <w:rsid w:val="00696780"/>
    <w:rsid w:val="006969A4"/>
    <w:rsid w:val="006969C3"/>
    <w:rsid w:val="00696B87"/>
    <w:rsid w:val="00697B72"/>
    <w:rsid w:val="006A0230"/>
    <w:rsid w:val="006A037B"/>
    <w:rsid w:val="006A0477"/>
    <w:rsid w:val="006A06A5"/>
    <w:rsid w:val="006A1069"/>
    <w:rsid w:val="006A1B03"/>
    <w:rsid w:val="006A1B83"/>
    <w:rsid w:val="006A1C29"/>
    <w:rsid w:val="006A2438"/>
    <w:rsid w:val="006A2731"/>
    <w:rsid w:val="006A348A"/>
    <w:rsid w:val="006A3654"/>
    <w:rsid w:val="006A4077"/>
    <w:rsid w:val="006A46B2"/>
    <w:rsid w:val="006A4921"/>
    <w:rsid w:val="006A4AF7"/>
    <w:rsid w:val="006A4DC9"/>
    <w:rsid w:val="006A51F8"/>
    <w:rsid w:val="006A58B5"/>
    <w:rsid w:val="006A5905"/>
    <w:rsid w:val="006A5BA3"/>
    <w:rsid w:val="006A5D08"/>
    <w:rsid w:val="006A5FA2"/>
    <w:rsid w:val="006A6063"/>
    <w:rsid w:val="006A6B7A"/>
    <w:rsid w:val="006A72D2"/>
    <w:rsid w:val="006A7830"/>
    <w:rsid w:val="006A7EB7"/>
    <w:rsid w:val="006B04CF"/>
    <w:rsid w:val="006B06F2"/>
    <w:rsid w:val="006B084F"/>
    <w:rsid w:val="006B0977"/>
    <w:rsid w:val="006B13C3"/>
    <w:rsid w:val="006B202F"/>
    <w:rsid w:val="006B20A2"/>
    <w:rsid w:val="006B2874"/>
    <w:rsid w:val="006B2A15"/>
    <w:rsid w:val="006B2F25"/>
    <w:rsid w:val="006B310C"/>
    <w:rsid w:val="006B32DE"/>
    <w:rsid w:val="006B3A97"/>
    <w:rsid w:val="006B3B85"/>
    <w:rsid w:val="006B3C86"/>
    <w:rsid w:val="006B3DA9"/>
    <w:rsid w:val="006B4033"/>
    <w:rsid w:val="006B44D1"/>
    <w:rsid w:val="006B477B"/>
    <w:rsid w:val="006B49E1"/>
    <w:rsid w:val="006B4BB7"/>
    <w:rsid w:val="006B5347"/>
    <w:rsid w:val="006B5708"/>
    <w:rsid w:val="006B6062"/>
    <w:rsid w:val="006B6234"/>
    <w:rsid w:val="006B62F1"/>
    <w:rsid w:val="006B72BF"/>
    <w:rsid w:val="006B751A"/>
    <w:rsid w:val="006B7565"/>
    <w:rsid w:val="006B785F"/>
    <w:rsid w:val="006B7882"/>
    <w:rsid w:val="006B78ED"/>
    <w:rsid w:val="006C01C8"/>
    <w:rsid w:val="006C03B1"/>
    <w:rsid w:val="006C0446"/>
    <w:rsid w:val="006C04D3"/>
    <w:rsid w:val="006C05BE"/>
    <w:rsid w:val="006C1D31"/>
    <w:rsid w:val="006C2464"/>
    <w:rsid w:val="006C25CF"/>
    <w:rsid w:val="006C2E92"/>
    <w:rsid w:val="006C30AC"/>
    <w:rsid w:val="006C3250"/>
    <w:rsid w:val="006C349C"/>
    <w:rsid w:val="006C3635"/>
    <w:rsid w:val="006C36C2"/>
    <w:rsid w:val="006C3884"/>
    <w:rsid w:val="006C3BB7"/>
    <w:rsid w:val="006C4106"/>
    <w:rsid w:val="006C4471"/>
    <w:rsid w:val="006C4609"/>
    <w:rsid w:val="006C466B"/>
    <w:rsid w:val="006C4D45"/>
    <w:rsid w:val="006C4E3C"/>
    <w:rsid w:val="006C50F3"/>
    <w:rsid w:val="006C5619"/>
    <w:rsid w:val="006C56E2"/>
    <w:rsid w:val="006C57FB"/>
    <w:rsid w:val="006C657C"/>
    <w:rsid w:val="006C7E12"/>
    <w:rsid w:val="006D0406"/>
    <w:rsid w:val="006D0625"/>
    <w:rsid w:val="006D0D33"/>
    <w:rsid w:val="006D1779"/>
    <w:rsid w:val="006D19E7"/>
    <w:rsid w:val="006D1A96"/>
    <w:rsid w:val="006D2528"/>
    <w:rsid w:val="006D2AB1"/>
    <w:rsid w:val="006D2D3F"/>
    <w:rsid w:val="006D2FBF"/>
    <w:rsid w:val="006D34DF"/>
    <w:rsid w:val="006D36EC"/>
    <w:rsid w:val="006D3B0B"/>
    <w:rsid w:val="006D3CD1"/>
    <w:rsid w:val="006D4115"/>
    <w:rsid w:val="006D45E3"/>
    <w:rsid w:val="006D4AAF"/>
    <w:rsid w:val="006D4EED"/>
    <w:rsid w:val="006D516A"/>
    <w:rsid w:val="006D517A"/>
    <w:rsid w:val="006D5A84"/>
    <w:rsid w:val="006D5B1E"/>
    <w:rsid w:val="006D6079"/>
    <w:rsid w:val="006D612B"/>
    <w:rsid w:val="006D63EB"/>
    <w:rsid w:val="006D641D"/>
    <w:rsid w:val="006D659E"/>
    <w:rsid w:val="006D6984"/>
    <w:rsid w:val="006D6999"/>
    <w:rsid w:val="006D7306"/>
    <w:rsid w:val="006D7323"/>
    <w:rsid w:val="006D7564"/>
    <w:rsid w:val="006D7B8A"/>
    <w:rsid w:val="006D7D06"/>
    <w:rsid w:val="006E0042"/>
    <w:rsid w:val="006E006A"/>
    <w:rsid w:val="006E0162"/>
    <w:rsid w:val="006E0617"/>
    <w:rsid w:val="006E06D5"/>
    <w:rsid w:val="006E080F"/>
    <w:rsid w:val="006E0DE9"/>
    <w:rsid w:val="006E17C4"/>
    <w:rsid w:val="006E1878"/>
    <w:rsid w:val="006E187F"/>
    <w:rsid w:val="006E19C1"/>
    <w:rsid w:val="006E1A6C"/>
    <w:rsid w:val="006E1DC3"/>
    <w:rsid w:val="006E20C2"/>
    <w:rsid w:val="006E2250"/>
    <w:rsid w:val="006E228F"/>
    <w:rsid w:val="006E251A"/>
    <w:rsid w:val="006E26D9"/>
    <w:rsid w:val="006E2C39"/>
    <w:rsid w:val="006E2DE9"/>
    <w:rsid w:val="006E36C6"/>
    <w:rsid w:val="006E3D25"/>
    <w:rsid w:val="006E405D"/>
    <w:rsid w:val="006E4889"/>
    <w:rsid w:val="006E4C6F"/>
    <w:rsid w:val="006E4EB0"/>
    <w:rsid w:val="006E56AB"/>
    <w:rsid w:val="006E59E5"/>
    <w:rsid w:val="006E5C64"/>
    <w:rsid w:val="006E5D80"/>
    <w:rsid w:val="006E609E"/>
    <w:rsid w:val="006E6B67"/>
    <w:rsid w:val="006E76B3"/>
    <w:rsid w:val="006E7A4A"/>
    <w:rsid w:val="006E7C5F"/>
    <w:rsid w:val="006F094F"/>
    <w:rsid w:val="006F0DC9"/>
    <w:rsid w:val="006F1018"/>
    <w:rsid w:val="006F12C3"/>
    <w:rsid w:val="006F14C5"/>
    <w:rsid w:val="006F14F8"/>
    <w:rsid w:val="006F17C5"/>
    <w:rsid w:val="006F23CA"/>
    <w:rsid w:val="006F3650"/>
    <w:rsid w:val="006F3770"/>
    <w:rsid w:val="006F3A47"/>
    <w:rsid w:val="006F3CAB"/>
    <w:rsid w:val="006F3D19"/>
    <w:rsid w:val="006F421B"/>
    <w:rsid w:val="006F42EB"/>
    <w:rsid w:val="006F4B19"/>
    <w:rsid w:val="006F4FE8"/>
    <w:rsid w:val="006F5565"/>
    <w:rsid w:val="006F58A7"/>
    <w:rsid w:val="006F5922"/>
    <w:rsid w:val="006F5AE7"/>
    <w:rsid w:val="006F5DAE"/>
    <w:rsid w:val="006F65E0"/>
    <w:rsid w:val="006F6C30"/>
    <w:rsid w:val="006F7424"/>
    <w:rsid w:val="006F7688"/>
    <w:rsid w:val="006F76A2"/>
    <w:rsid w:val="006F7C96"/>
    <w:rsid w:val="007008E5"/>
    <w:rsid w:val="00700F92"/>
    <w:rsid w:val="007011B0"/>
    <w:rsid w:val="007016B7"/>
    <w:rsid w:val="00701D96"/>
    <w:rsid w:val="00701F93"/>
    <w:rsid w:val="007023D2"/>
    <w:rsid w:val="00702B39"/>
    <w:rsid w:val="0070354E"/>
    <w:rsid w:val="00703B75"/>
    <w:rsid w:val="00703D76"/>
    <w:rsid w:val="00703F36"/>
    <w:rsid w:val="0070506E"/>
    <w:rsid w:val="007052E7"/>
    <w:rsid w:val="00705387"/>
    <w:rsid w:val="007053D3"/>
    <w:rsid w:val="00705918"/>
    <w:rsid w:val="00705A51"/>
    <w:rsid w:val="00705A94"/>
    <w:rsid w:val="00705FC4"/>
    <w:rsid w:val="00706401"/>
    <w:rsid w:val="0070641E"/>
    <w:rsid w:val="00706712"/>
    <w:rsid w:val="007073B8"/>
    <w:rsid w:val="00707634"/>
    <w:rsid w:val="007076B6"/>
    <w:rsid w:val="0071074D"/>
    <w:rsid w:val="00710937"/>
    <w:rsid w:val="00710B1C"/>
    <w:rsid w:val="00710DA1"/>
    <w:rsid w:val="007110EE"/>
    <w:rsid w:val="00711104"/>
    <w:rsid w:val="00711BC6"/>
    <w:rsid w:val="00712793"/>
    <w:rsid w:val="007128C7"/>
    <w:rsid w:val="0071291E"/>
    <w:rsid w:val="00712D7F"/>
    <w:rsid w:val="00712E66"/>
    <w:rsid w:val="00713857"/>
    <w:rsid w:val="007139E9"/>
    <w:rsid w:val="00713A3E"/>
    <w:rsid w:val="00713E4C"/>
    <w:rsid w:val="0071427D"/>
    <w:rsid w:val="00714D8E"/>
    <w:rsid w:val="00714EB4"/>
    <w:rsid w:val="007152F4"/>
    <w:rsid w:val="0071548A"/>
    <w:rsid w:val="007156DA"/>
    <w:rsid w:val="00715D1C"/>
    <w:rsid w:val="00715DC7"/>
    <w:rsid w:val="007161A4"/>
    <w:rsid w:val="00716499"/>
    <w:rsid w:val="007165E8"/>
    <w:rsid w:val="0071677E"/>
    <w:rsid w:val="007178BD"/>
    <w:rsid w:val="00717AFF"/>
    <w:rsid w:val="00717D37"/>
    <w:rsid w:val="00720204"/>
    <w:rsid w:val="00720440"/>
    <w:rsid w:val="0072127E"/>
    <w:rsid w:val="0072146A"/>
    <w:rsid w:val="00721496"/>
    <w:rsid w:val="007215BC"/>
    <w:rsid w:val="00721696"/>
    <w:rsid w:val="00721912"/>
    <w:rsid w:val="00721977"/>
    <w:rsid w:val="007220F5"/>
    <w:rsid w:val="0072236B"/>
    <w:rsid w:val="00722C4A"/>
    <w:rsid w:val="00723C37"/>
    <w:rsid w:val="00723C8C"/>
    <w:rsid w:val="0072449E"/>
    <w:rsid w:val="00724A78"/>
    <w:rsid w:val="00724B0B"/>
    <w:rsid w:val="00724DEA"/>
    <w:rsid w:val="0072563A"/>
    <w:rsid w:val="00725666"/>
    <w:rsid w:val="00725899"/>
    <w:rsid w:val="007259BD"/>
    <w:rsid w:val="00726038"/>
    <w:rsid w:val="007266E6"/>
    <w:rsid w:val="00726DD3"/>
    <w:rsid w:val="00727104"/>
    <w:rsid w:val="007272A3"/>
    <w:rsid w:val="0072730A"/>
    <w:rsid w:val="00727A4E"/>
    <w:rsid w:val="00727F14"/>
    <w:rsid w:val="007316C9"/>
    <w:rsid w:val="007317D0"/>
    <w:rsid w:val="00731FE0"/>
    <w:rsid w:val="007325E5"/>
    <w:rsid w:val="00732913"/>
    <w:rsid w:val="0073310D"/>
    <w:rsid w:val="0073336F"/>
    <w:rsid w:val="007335AF"/>
    <w:rsid w:val="007339F5"/>
    <w:rsid w:val="00733DB8"/>
    <w:rsid w:val="00733F14"/>
    <w:rsid w:val="007349BD"/>
    <w:rsid w:val="007351A6"/>
    <w:rsid w:val="007356C0"/>
    <w:rsid w:val="00736220"/>
    <w:rsid w:val="00736BD7"/>
    <w:rsid w:val="00740A5E"/>
    <w:rsid w:val="00740A88"/>
    <w:rsid w:val="00740AD0"/>
    <w:rsid w:val="00741851"/>
    <w:rsid w:val="00741881"/>
    <w:rsid w:val="007419BE"/>
    <w:rsid w:val="007419F3"/>
    <w:rsid w:val="00741C1F"/>
    <w:rsid w:val="007423CD"/>
    <w:rsid w:val="007425F6"/>
    <w:rsid w:val="00742E17"/>
    <w:rsid w:val="0074303B"/>
    <w:rsid w:val="0074383E"/>
    <w:rsid w:val="00743D12"/>
    <w:rsid w:val="00743E8B"/>
    <w:rsid w:val="00744D5B"/>
    <w:rsid w:val="007452D7"/>
    <w:rsid w:val="0074554B"/>
    <w:rsid w:val="007458CB"/>
    <w:rsid w:val="00745998"/>
    <w:rsid w:val="007459C5"/>
    <w:rsid w:val="00745BBB"/>
    <w:rsid w:val="007466A5"/>
    <w:rsid w:val="00746795"/>
    <w:rsid w:val="00746894"/>
    <w:rsid w:val="00746C17"/>
    <w:rsid w:val="007476D5"/>
    <w:rsid w:val="0075033F"/>
    <w:rsid w:val="007509CE"/>
    <w:rsid w:val="00750EF2"/>
    <w:rsid w:val="0075199B"/>
    <w:rsid w:val="0075237D"/>
    <w:rsid w:val="00752A9C"/>
    <w:rsid w:val="00753123"/>
    <w:rsid w:val="00753712"/>
    <w:rsid w:val="00753C94"/>
    <w:rsid w:val="00753E0E"/>
    <w:rsid w:val="007540E0"/>
    <w:rsid w:val="007547A1"/>
    <w:rsid w:val="00754C2C"/>
    <w:rsid w:val="00754D5D"/>
    <w:rsid w:val="00755755"/>
    <w:rsid w:val="007558C5"/>
    <w:rsid w:val="00755DD4"/>
    <w:rsid w:val="00756093"/>
    <w:rsid w:val="0075628B"/>
    <w:rsid w:val="007562D2"/>
    <w:rsid w:val="007568AA"/>
    <w:rsid w:val="00756C6D"/>
    <w:rsid w:val="00756EB2"/>
    <w:rsid w:val="00756FE7"/>
    <w:rsid w:val="00757015"/>
    <w:rsid w:val="0075711A"/>
    <w:rsid w:val="00757947"/>
    <w:rsid w:val="00757AA3"/>
    <w:rsid w:val="00760337"/>
    <w:rsid w:val="00760524"/>
    <w:rsid w:val="0076066B"/>
    <w:rsid w:val="00760E05"/>
    <w:rsid w:val="00761967"/>
    <w:rsid w:val="00761A54"/>
    <w:rsid w:val="00761CDE"/>
    <w:rsid w:val="00761D6C"/>
    <w:rsid w:val="0076202C"/>
    <w:rsid w:val="00762073"/>
    <w:rsid w:val="00762A54"/>
    <w:rsid w:val="007631C0"/>
    <w:rsid w:val="007632C0"/>
    <w:rsid w:val="007633DB"/>
    <w:rsid w:val="00763CE1"/>
    <w:rsid w:val="00764986"/>
    <w:rsid w:val="00764C1E"/>
    <w:rsid w:val="00765966"/>
    <w:rsid w:val="00765ACE"/>
    <w:rsid w:val="00765D60"/>
    <w:rsid w:val="00765E75"/>
    <w:rsid w:val="00766B98"/>
    <w:rsid w:val="00766E71"/>
    <w:rsid w:val="00767081"/>
    <w:rsid w:val="007670B9"/>
    <w:rsid w:val="00770508"/>
    <w:rsid w:val="007705B7"/>
    <w:rsid w:val="00772176"/>
    <w:rsid w:val="00772E48"/>
    <w:rsid w:val="0077304B"/>
    <w:rsid w:val="00773077"/>
    <w:rsid w:val="007730EB"/>
    <w:rsid w:val="00773613"/>
    <w:rsid w:val="00773885"/>
    <w:rsid w:val="007739D0"/>
    <w:rsid w:val="00773A37"/>
    <w:rsid w:val="00773CBB"/>
    <w:rsid w:val="00774039"/>
    <w:rsid w:val="00774B6E"/>
    <w:rsid w:val="00774B8A"/>
    <w:rsid w:val="00775450"/>
    <w:rsid w:val="0077578A"/>
    <w:rsid w:val="00776135"/>
    <w:rsid w:val="007763E7"/>
    <w:rsid w:val="00776489"/>
    <w:rsid w:val="0077691B"/>
    <w:rsid w:val="00776B77"/>
    <w:rsid w:val="00777101"/>
    <w:rsid w:val="00777838"/>
    <w:rsid w:val="00777BB1"/>
    <w:rsid w:val="00777BDA"/>
    <w:rsid w:val="00777CB6"/>
    <w:rsid w:val="00777E1C"/>
    <w:rsid w:val="00777E90"/>
    <w:rsid w:val="00777F91"/>
    <w:rsid w:val="007800A7"/>
    <w:rsid w:val="007800BD"/>
    <w:rsid w:val="007804D7"/>
    <w:rsid w:val="00780567"/>
    <w:rsid w:val="00780619"/>
    <w:rsid w:val="0078062A"/>
    <w:rsid w:val="0078079A"/>
    <w:rsid w:val="0078083D"/>
    <w:rsid w:val="00780D31"/>
    <w:rsid w:val="0078105A"/>
    <w:rsid w:val="007810BE"/>
    <w:rsid w:val="00781155"/>
    <w:rsid w:val="0078153D"/>
    <w:rsid w:val="007818D9"/>
    <w:rsid w:val="007826AD"/>
    <w:rsid w:val="00782DAF"/>
    <w:rsid w:val="0078310B"/>
    <w:rsid w:val="007839D2"/>
    <w:rsid w:val="007839D9"/>
    <w:rsid w:val="00783CD7"/>
    <w:rsid w:val="00783FB6"/>
    <w:rsid w:val="007842EC"/>
    <w:rsid w:val="0078432F"/>
    <w:rsid w:val="00784706"/>
    <w:rsid w:val="00784B0A"/>
    <w:rsid w:val="00784FFA"/>
    <w:rsid w:val="007862E7"/>
    <w:rsid w:val="00786944"/>
    <w:rsid w:val="00786965"/>
    <w:rsid w:val="00786F40"/>
    <w:rsid w:val="007870ED"/>
    <w:rsid w:val="00787894"/>
    <w:rsid w:val="00787919"/>
    <w:rsid w:val="00787973"/>
    <w:rsid w:val="007904EA"/>
    <w:rsid w:val="00790895"/>
    <w:rsid w:val="00790A74"/>
    <w:rsid w:val="00790DF7"/>
    <w:rsid w:val="00791082"/>
    <w:rsid w:val="007922A9"/>
    <w:rsid w:val="007928FC"/>
    <w:rsid w:val="00792A33"/>
    <w:rsid w:val="00792B79"/>
    <w:rsid w:val="007932E5"/>
    <w:rsid w:val="00793638"/>
    <w:rsid w:val="00793C3C"/>
    <w:rsid w:val="0079404B"/>
    <w:rsid w:val="00794777"/>
    <w:rsid w:val="00795661"/>
    <w:rsid w:val="0079586F"/>
    <w:rsid w:val="00795A7B"/>
    <w:rsid w:val="00795DFC"/>
    <w:rsid w:val="00795E1B"/>
    <w:rsid w:val="00796083"/>
    <w:rsid w:val="00796BB2"/>
    <w:rsid w:val="00796D3B"/>
    <w:rsid w:val="0079769A"/>
    <w:rsid w:val="007A002A"/>
    <w:rsid w:val="007A00F3"/>
    <w:rsid w:val="007A02A5"/>
    <w:rsid w:val="007A0551"/>
    <w:rsid w:val="007A0DE0"/>
    <w:rsid w:val="007A0F20"/>
    <w:rsid w:val="007A114D"/>
    <w:rsid w:val="007A1C72"/>
    <w:rsid w:val="007A206A"/>
    <w:rsid w:val="007A2732"/>
    <w:rsid w:val="007A2C14"/>
    <w:rsid w:val="007A3BB8"/>
    <w:rsid w:val="007A3D58"/>
    <w:rsid w:val="007A4F91"/>
    <w:rsid w:val="007A5034"/>
    <w:rsid w:val="007A5247"/>
    <w:rsid w:val="007A5C54"/>
    <w:rsid w:val="007A5D0C"/>
    <w:rsid w:val="007A5FAD"/>
    <w:rsid w:val="007A6298"/>
    <w:rsid w:val="007A6A4C"/>
    <w:rsid w:val="007A7406"/>
    <w:rsid w:val="007B0064"/>
    <w:rsid w:val="007B0D7C"/>
    <w:rsid w:val="007B1041"/>
    <w:rsid w:val="007B13FC"/>
    <w:rsid w:val="007B14C9"/>
    <w:rsid w:val="007B166A"/>
    <w:rsid w:val="007B1782"/>
    <w:rsid w:val="007B1F57"/>
    <w:rsid w:val="007B2619"/>
    <w:rsid w:val="007B38AC"/>
    <w:rsid w:val="007B3948"/>
    <w:rsid w:val="007B45CA"/>
    <w:rsid w:val="007B48A4"/>
    <w:rsid w:val="007B4AB5"/>
    <w:rsid w:val="007B4BE6"/>
    <w:rsid w:val="007B4D72"/>
    <w:rsid w:val="007B4D9B"/>
    <w:rsid w:val="007B525B"/>
    <w:rsid w:val="007B583D"/>
    <w:rsid w:val="007B5A72"/>
    <w:rsid w:val="007B5AED"/>
    <w:rsid w:val="007B6BCE"/>
    <w:rsid w:val="007B75F3"/>
    <w:rsid w:val="007B7C0F"/>
    <w:rsid w:val="007B7FA1"/>
    <w:rsid w:val="007C0146"/>
    <w:rsid w:val="007C0535"/>
    <w:rsid w:val="007C07F9"/>
    <w:rsid w:val="007C0B1C"/>
    <w:rsid w:val="007C0C3B"/>
    <w:rsid w:val="007C23E2"/>
    <w:rsid w:val="007C2612"/>
    <w:rsid w:val="007C3641"/>
    <w:rsid w:val="007C45A6"/>
    <w:rsid w:val="007C4646"/>
    <w:rsid w:val="007C4729"/>
    <w:rsid w:val="007C4894"/>
    <w:rsid w:val="007C48EA"/>
    <w:rsid w:val="007C4A03"/>
    <w:rsid w:val="007C4C5D"/>
    <w:rsid w:val="007C514B"/>
    <w:rsid w:val="007C52DE"/>
    <w:rsid w:val="007C5797"/>
    <w:rsid w:val="007C5D51"/>
    <w:rsid w:val="007C5DDB"/>
    <w:rsid w:val="007C6673"/>
    <w:rsid w:val="007C6731"/>
    <w:rsid w:val="007C6951"/>
    <w:rsid w:val="007C6C70"/>
    <w:rsid w:val="007C732F"/>
    <w:rsid w:val="007C755C"/>
    <w:rsid w:val="007C755D"/>
    <w:rsid w:val="007C7B16"/>
    <w:rsid w:val="007C7D5D"/>
    <w:rsid w:val="007D0DEF"/>
    <w:rsid w:val="007D1188"/>
    <w:rsid w:val="007D1668"/>
    <w:rsid w:val="007D1D7D"/>
    <w:rsid w:val="007D20CD"/>
    <w:rsid w:val="007D21B5"/>
    <w:rsid w:val="007D2506"/>
    <w:rsid w:val="007D2593"/>
    <w:rsid w:val="007D2739"/>
    <w:rsid w:val="007D2871"/>
    <w:rsid w:val="007D2CBB"/>
    <w:rsid w:val="007D2F14"/>
    <w:rsid w:val="007D3538"/>
    <w:rsid w:val="007D379C"/>
    <w:rsid w:val="007D3A1E"/>
    <w:rsid w:val="007D3AE8"/>
    <w:rsid w:val="007D41FB"/>
    <w:rsid w:val="007D45B4"/>
    <w:rsid w:val="007D4748"/>
    <w:rsid w:val="007D486F"/>
    <w:rsid w:val="007D4990"/>
    <w:rsid w:val="007D49DA"/>
    <w:rsid w:val="007D4B7E"/>
    <w:rsid w:val="007D539B"/>
    <w:rsid w:val="007D59A8"/>
    <w:rsid w:val="007D5CAC"/>
    <w:rsid w:val="007D6053"/>
    <w:rsid w:val="007D71CC"/>
    <w:rsid w:val="007D7561"/>
    <w:rsid w:val="007D79CE"/>
    <w:rsid w:val="007D7C21"/>
    <w:rsid w:val="007E0A1B"/>
    <w:rsid w:val="007E0AD3"/>
    <w:rsid w:val="007E189D"/>
    <w:rsid w:val="007E1B43"/>
    <w:rsid w:val="007E1BB0"/>
    <w:rsid w:val="007E1BF4"/>
    <w:rsid w:val="007E21BD"/>
    <w:rsid w:val="007E2DE0"/>
    <w:rsid w:val="007E2FDE"/>
    <w:rsid w:val="007E3122"/>
    <w:rsid w:val="007E318B"/>
    <w:rsid w:val="007E34D6"/>
    <w:rsid w:val="007E3687"/>
    <w:rsid w:val="007E3977"/>
    <w:rsid w:val="007E3A51"/>
    <w:rsid w:val="007E42D0"/>
    <w:rsid w:val="007E4948"/>
    <w:rsid w:val="007E514F"/>
    <w:rsid w:val="007E52D6"/>
    <w:rsid w:val="007E5441"/>
    <w:rsid w:val="007E55EA"/>
    <w:rsid w:val="007E573C"/>
    <w:rsid w:val="007E5814"/>
    <w:rsid w:val="007E5826"/>
    <w:rsid w:val="007E5A31"/>
    <w:rsid w:val="007E5AB6"/>
    <w:rsid w:val="007E5CFA"/>
    <w:rsid w:val="007E5E05"/>
    <w:rsid w:val="007E6089"/>
    <w:rsid w:val="007E674E"/>
    <w:rsid w:val="007E6F0C"/>
    <w:rsid w:val="007E7211"/>
    <w:rsid w:val="007E75CE"/>
    <w:rsid w:val="007E774B"/>
    <w:rsid w:val="007E795B"/>
    <w:rsid w:val="007E7A9B"/>
    <w:rsid w:val="007E7C92"/>
    <w:rsid w:val="007E7FD5"/>
    <w:rsid w:val="007F02D9"/>
    <w:rsid w:val="007F033F"/>
    <w:rsid w:val="007F03BD"/>
    <w:rsid w:val="007F03FD"/>
    <w:rsid w:val="007F07F3"/>
    <w:rsid w:val="007F08DB"/>
    <w:rsid w:val="007F0AFE"/>
    <w:rsid w:val="007F0C4C"/>
    <w:rsid w:val="007F0F9B"/>
    <w:rsid w:val="007F13D5"/>
    <w:rsid w:val="007F1A07"/>
    <w:rsid w:val="007F1A2A"/>
    <w:rsid w:val="007F1A4E"/>
    <w:rsid w:val="007F2C29"/>
    <w:rsid w:val="007F2C92"/>
    <w:rsid w:val="007F2D38"/>
    <w:rsid w:val="007F369D"/>
    <w:rsid w:val="007F3E54"/>
    <w:rsid w:val="007F4096"/>
    <w:rsid w:val="007F4829"/>
    <w:rsid w:val="007F5751"/>
    <w:rsid w:val="007F58C3"/>
    <w:rsid w:val="007F6111"/>
    <w:rsid w:val="007F6295"/>
    <w:rsid w:val="007F6F8F"/>
    <w:rsid w:val="007F6FDC"/>
    <w:rsid w:val="007F7FE6"/>
    <w:rsid w:val="00800B33"/>
    <w:rsid w:val="00800B37"/>
    <w:rsid w:val="008011CD"/>
    <w:rsid w:val="0080158F"/>
    <w:rsid w:val="00801800"/>
    <w:rsid w:val="00801DAD"/>
    <w:rsid w:val="008023DC"/>
    <w:rsid w:val="008023E8"/>
    <w:rsid w:val="0080269A"/>
    <w:rsid w:val="00802A66"/>
    <w:rsid w:val="00802B6C"/>
    <w:rsid w:val="00802C38"/>
    <w:rsid w:val="00802D76"/>
    <w:rsid w:val="00802F1F"/>
    <w:rsid w:val="0080309E"/>
    <w:rsid w:val="008036B0"/>
    <w:rsid w:val="008037BD"/>
    <w:rsid w:val="0080390B"/>
    <w:rsid w:val="00803AFF"/>
    <w:rsid w:val="00803B1D"/>
    <w:rsid w:val="008040FE"/>
    <w:rsid w:val="00804265"/>
    <w:rsid w:val="00804754"/>
    <w:rsid w:val="008051BE"/>
    <w:rsid w:val="008056B8"/>
    <w:rsid w:val="00805D63"/>
    <w:rsid w:val="00806B1C"/>
    <w:rsid w:val="00806C42"/>
    <w:rsid w:val="0081004C"/>
    <w:rsid w:val="00810271"/>
    <w:rsid w:val="008102AA"/>
    <w:rsid w:val="00810689"/>
    <w:rsid w:val="0081091E"/>
    <w:rsid w:val="00810C20"/>
    <w:rsid w:val="0081190D"/>
    <w:rsid w:val="0081195A"/>
    <w:rsid w:val="00811A1E"/>
    <w:rsid w:val="00811CBF"/>
    <w:rsid w:val="00812E25"/>
    <w:rsid w:val="00812FF5"/>
    <w:rsid w:val="008131D0"/>
    <w:rsid w:val="00813980"/>
    <w:rsid w:val="00813C9B"/>
    <w:rsid w:val="00814135"/>
    <w:rsid w:val="0081419E"/>
    <w:rsid w:val="00814992"/>
    <w:rsid w:val="00814C18"/>
    <w:rsid w:val="00815601"/>
    <w:rsid w:val="00815976"/>
    <w:rsid w:val="008160E6"/>
    <w:rsid w:val="0081685D"/>
    <w:rsid w:val="00817039"/>
    <w:rsid w:val="00817920"/>
    <w:rsid w:val="00817F1F"/>
    <w:rsid w:val="00817FF7"/>
    <w:rsid w:val="008204ED"/>
    <w:rsid w:val="00820BAD"/>
    <w:rsid w:val="00821209"/>
    <w:rsid w:val="00822045"/>
    <w:rsid w:val="00822EF1"/>
    <w:rsid w:val="00823D3B"/>
    <w:rsid w:val="00824073"/>
    <w:rsid w:val="00824584"/>
    <w:rsid w:val="008245A0"/>
    <w:rsid w:val="00824730"/>
    <w:rsid w:val="00824AC6"/>
    <w:rsid w:val="008254E1"/>
    <w:rsid w:val="00825691"/>
    <w:rsid w:val="008256C0"/>
    <w:rsid w:val="008256D1"/>
    <w:rsid w:val="00825830"/>
    <w:rsid w:val="00825971"/>
    <w:rsid w:val="00825D2A"/>
    <w:rsid w:val="008261FC"/>
    <w:rsid w:val="00827362"/>
    <w:rsid w:val="00827AF5"/>
    <w:rsid w:val="00827C1E"/>
    <w:rsid w:val="00830F15"/>
    <w:rsid w:val="00831557"/>
    <w:rsid w:val="00831A41"/>
    <w:rsid w:val="00831E90"/>
    <w:rsid w:val="00831E95"/>
    <w:rsid w:val="00832075"/>
    <w:rsid w:val="0083212E"/>
    <w:rsid w:val="008327F4"/>
    <w:rsid w:val="008328FB"/>
    <w:rsid w:val="00832D30"/>
    <w:rsid w:val="00832EDC"/>
    <w:rsid w:val="00834263"/>
    <w:rsid w:val="0083451B"/>
    <w:rsid w:val="00834A52"/>
    <w:rsid w:val="00834C89"/>
    <w:rsid w:val="00834CE2"/>
    <w:rsid w:val="0083549E"/>
    <w:rsid w:val="008359CF"/>
    <w:rsid w:val="00835ABE"/>
    <w:rsid w:val="00835E5B"/>
    <w:rsid w:val="00835F51"/>
    <w:rsid w:val="0083605C"/>
    <w:rsid w:val="0083610E"/>
    <w:rsid w:val="008362D0"/>
    <w:rsid w:val="00836531"/>
    <w:rsid w:val="008369F4"/>
    <w:rsid w:val="00837542"/>
    <w:rsid w:val="00837AAA"/>
    <w:rsid w:val="00837D8D"/>
    <w:rsid w:val="00837FAF"/>
    <w:rsid w:val="00840757"/>
    <w:rsid w:val="00840C56"/>
    <w:rsid w:val="00840FB4"/>
    <w:rsid w:val="0084142E"/>
    <w:rsid w:val="00841943"/>
    <w:rsid w:val="00841C2F"/>
    <w:rsid w:val="00841C84"/>
    <w:rsid w:val="00842194"/>
    <w:rsid w:val="00843289"/>
    <w:rsid w:val="00843F79"/>
    <w:rsid w:val="0084405C"/>
    <w:rsid w:val="00844356"/>
    <w:rsid w:val="0084516B"/>
    <w:rsid w:val="00845341"/>
    <w:rsid w:val="00845808"/>
    <w:rsid w:val="00845C22"/>
    <w:rsid w:val="008464BF"/>
    <w:rsid w:val="00846739"/>
    <w:rsid w:val="00846CB0"/>
    <w:rsid w:val="008472FB"/>
    <w:rsid w:val="0084799E"/>
    <w:rsid w:val="008502D3"/>
    <w:rsid w:val="00850420"/>
    <w:rsid w:val="0085115F"/>
    <w:rsid w:val="00851212"/>
    <w:rsid w:val="008513FE"/>
    <w:rsid w:val="00851F41"/>
    <w:rsid w:val="00851F7F"/>
    <w:rsid w:val="0085207A"/>
    <w:rsid w:val="008528D0"/>
    <w:rsid w:val="00852E88"/>
    <w:rsid w:val="008531C3"/>
    <w:rsid w:val="00853636"/>
    <w:rsid w:val="00853643"/>
    <w:rsid w:val="00853939"/>
    <w:rsid w:val="00853C9F"/>
    <w:rsid w:val="00853E52"/>
    <w:rsid w:val="00853FC9"/>
    <w:rsid w:val="00853FF6"/>
    <w:rsid w:val="00854357"/>
    <w:rsid w:val="008543C8"/>
    <w:rsid w:val="00854450"/>
    <w:rsid w:val="008547D5"/>
    <w:rsid w:val="00854FD0"/>
    <w:rsid w:val="00855566"/>
    <w:rsid w:val="0085593D"/>
    <w:rsid w:val="00855F85"/>
    <w:rsid w:val="0085633A"/>
    <w:rsid w:val="0085667E"/>
    <w:rsid w:val="00856909"/>
    <w:rsid w:val="00856B7F"/>
    <w:rsid w:val="00856F08"/>
    <w:rsid w:val="00857644"/>
    <w:rsid w:val="00860281"/>
    <w:rsid w:val="0086136C"/>
    <w:rsid w:val="00861938"/>
    <w:rsid w:val="008619D9"/>
    <w:rsid w:val="00861A3C"/>
    <w:rsid w:val="0086227D"/>
    <w:rsid w:val="008623BA"/>
    <w:rsid w:val="00862588"/>
    <w:rsid w:val="0086260E"/>
    <w:rsid w:val="00862C98"/>
    <w:rsid w:val="00862CD3"/>
    <w:rsid w:val="00862ED3"/>
    <w:rsid w:val="00863AC2"/>
    <w:rsid w:val="00863B60"/>
    <w:rsid w:val="008641D0"/>
    <w:rsid w:val="008644F5"/>
    <w:rsid w:val="008645E8"/>
    <w:rsid w:val="00864E16"/>
    <w:rsid w:val="00865240"/>
    <w:rsid w:val="008655F4"/>
    <w:rsid w:val="0086659D"/>
    <w:rsid w:val="00866800"/>
    <w:rsid w:val="00866A26"/>
    <w:rsid w:val="00866BBE"/>
    <w:rsid w:val="00867288"/>
    <w:rsid w:val="00867D85"/>
    <w:rsid w:val="008700F3"/>
    <w:rsid w:val="00870381"/>
    <w:rsid w:val="008705F0"/>
    <w:rsid w:val="0087063F"/>
    <w:rsid w:val="00870AE1"/>
    <w:rsid w:val="00870CE1"/>
    <w:rsid w:val="00870FAB"/>
    <w:rsid w:val="00871936"/>
    <w:rsid w:val="00871E4A"/>
    <w:rsid w:val="00872308"/>
    <w:rsid w:val="0087354F"/>
    <w:rsid w:val="00874278"/>
    <w:rsid w:val="008743C6"/>
    <w:rsid w:val="00874B8A"/>
    <w:rsid w:val="00874C1E"/>
    <w:rsid w:val="00874E50"/>
    <w:rsid w:val="008762E9"/>
    <w:rsid w:val="008764A4"/>
    <w:rsid w:val="008764CF"/>
    <w:rsid w:val="008765E7"/>
    <w:rsid w:val="00876747"/>
    <w:rsid w:val="0087674B"/>
    <w:rsid w:val="008767A8"/>
    <w:rsid w:val="00877BAC"/>
    <w:rsid w:val="00877CEB"/>
    <w:rsid w:val="00877F82"/>
    <w:rsid w:val="00880C1D"/>
    <w:rsid w:val="00881426"/>
    <w:rsid w:val="00881DE6"/>
    <w:rsid w:val="00881E30"/>
    <w:rsid w:val="00882604"/>
    <w:rsid w:val="00882B64"/>
    <w:rsid w:val="0088305F"/>
    <w:rsid w:val="00883112"/>
    <w:rsid w:val="008831E9"/>
    <w:rsid w:val="0088324A"/>
    <w:rsid w:val="00883295"/>
    <w:rsid w:val="008836C7"/>
    <w:rsid w:val="00883D89"/>
    <w:rsid w:val="00883D95"/>
    <w:rsid w:val="008846CE"/>
    <w:rsid w:val="008849D8"/>
    <w:rsid w:val="00884AEC"/>
    <w:rsid w:val="00884C62"/>
    <w:rsid w:val="008851D9"/>
    <w:rsid w:val="008858AD"/>
    <w:rsid w:val="00885B78"/>
    <w:rsid w:val="00886215"/>
    <w:rsid w:val="00886B0D"/>
    <w:rsid w:val="00886C46"/>
    <w:rsid w:val="00886DCF"/>
    <w:rsid w:val="00886F96"/>
    <w:rsid w:val="00887C6C"/>
    <w:rsid w:val="00887E4D"/>
    <w:rsid w:val="00890C82"/>
    <w:rsid w:val="00890C90"/>
    <w:rsid w:val="00891923"/>
    <w:rsid w:val="00891AC1"/>
    <w:rsid w:val="00891BF3"/>
    <w:rsid w:val="00891D70"/>
    <w:rsid w:val="00892098"/>
    <w:rsid w:val="008925AD"/>
    <w:rsid w:val="008928FD"/>
    <w:rsid w:val="008929C2"/>
    <w:rsid w:val="00892A8F"/>
    <w:rsid w:val="00893311"/>
    <w:rsid w:val="00893565"/>
    <w:rsid w:val="00893777"/>
    <w:rsid w:val="0089382E"/>
    <w:rsid w:val="00893FA4"/>
    <w:rsid w:val="0089476C"/>
    <w:rsid w:val="00894847"/>
    <w:rsid w:val="008949AA"/>
    <w:rsid w:val="00894BC5"/>
    <w:rsid w:val="008957B8"/>
    <w:rsid w:val="00896354"/>
    <w:rsid w:val="008968C6"/>
    <w:rsid w:val="00896A3E"/>
    <w:rsid w:val="00896FCD"/>
    <w:rsid w:val="008970C6"/>
    <w:rsid w:val="0089735F"/>
    <w:rsid w:val="008976C4"/>
    <w:rsid w:val="00897887"/>
    <w:rsid w:val="008979CE"/>
    <w:rsid w:val="00897B44"/>
    <w:rsid w:val="00897CB8"/>
    <w:rsid w:val="00897F32"/>
    <w:rsid w:val="008A03DF"/>
    <w:rsid w:val="008A0F8F"/>
    <w:rsid w:val="008A11BE"/>
    <w:rsid w:val="008A1599"/>
    <w:rsid w:val="008A1F82"/>
    <w:rsid w:val="008A1FEF"/>
    <w:rsid w:val="008A2282"/>
    <w:rsid w:val="008A29E1"/>
    <w:rsid w:val="008A2A2D"/>
    <w:rsid w:val="008A2DFF"/>
    <w:rsid w:val="008A2F3C"/>
    <w:rsid w:val="008A39BE"/>
    <w:rsid w:val="008A3DE5"/>
    <w:rsid w:val="008A44AA"/>
    <w:rsid w:val="008A44BC"/>
    <w:rsid w:val="008A4BBC"/>
    <w:rsid w:val="008A4BE4"/>
    <w:rsid w:val="008A4FB3"/>
    <w:rsid w:val="008A518E"/>
    <w:rsid w:val="008A5E07"/>
    <w:rsid w:val="008A611D"/>
    <w:rsid w:val="008A6D9C"/>
    <w:rsid w:val="008A6E97"/>
    <w:rsid w:val="008A7657"/>
    <w:rsid w:val="008A76D9"/>
    <w:rsid w:val="008A77AB"/>
    <w:rsid w:val="008A782F"/>
    <w:rsid w:val="008A79BC"/>
    <w:rsid w:val="008A7B05"/>
    <w:rsid w:val="008B0032"/>
    <w:rsid w:val="008B0186"/>
    <w:rsid w:val="008B0F98"/>
    <w:rsid w:val="008B1733"/>
    <w:rsid w:val="008B1C88"/>
    <w:rsid w:val="008B2E6F"/>
    <w:rsid w:val="008B3673"/>
    <w:rsid w:val="008B38B3"/>
    <w:rsid w:val="008B3A9E"/>
    <w:rsid w:val="008B3B30"/>
    <w:rsid w:val="008B4594"/>
    <w:rsid w:val="008B4749"/>
    <w:rsid w:val="008B4AE8"/>
    <w:rsid w:val="008B50D0"/>
    <w:rsid w:val="008B52A7"/>
    <w:rsid w:val="008B595E"/>
    <w:rsid w:val="008B5B64"/>
    <w:rsid w:val="008B626A"/>
    <w:rsid w:val="008B67DE"/>
    <w:rsid w:val="008B6E32"/>
    <w:rsid w:val="008B75BE"/>
    <w:rsid w:val="008B7C3F"/>
    <w:rsid w:val="008B7E43"/>
    <w:rsid w:val="008B7EEF"/>
    <w:rsid w:val="008C02D7"/>
    <w:rsid w:val="008C03D8"/>
    <w:rsid w:val="008C0422"/>
    <w:rsid w:val="008C0483"/>
    <w:rsid w:val="008C04F1"/>
    <w:rsid w:val="008C0D4D"/>
    <w:rsid w:val="008C1AA0"/>
    <w:rsid w:val="008C1E02"/>
    <w:rsid w:val="008C26DC"/>
    <w:rsid w:val="008C2B56"/>
    <w:rsid w:val="008C2C1E"/>
    <w:rsid w:val="008C31C6"/>
    <w:rsid w:val="008C381A"/>
    <w:rsid w:val="008C3A6A"/>
    <w:rsid w:val="008C3FED"/>
    <w:rsid w:val="008C4201"/>
    <w:rsid w:val="008C4409"/>
    <w:rsid w:val="008C55AC"/>
    <w:rsid w:val="008C6C2F"/>
    <w:rsid w:val="008C7004"/>
    <w:rsid w:val="008C757C"/>
    <w:rsid w:val="008C7FD1"/>
    <w:rsid w:val="008D0141"/>
    <w:rsid w:val="008D0C7A"/>
    <w:rsid w:val="008D1914"/>
    <w:rsid w:val="008D1B6E"/>
    <w:rsid w:val="008D202C"/>
    <w:rsid w:val="008D21AC"/>
    <w:rsid w:val="008D2620"/>
    <w:rsid w:val="008D2660"/>
    <w:rsid w:val="008D274C"/>
    <w:rsid w:val="008D2AE0"/>
    <w:rsid w:val="008D2DCB"/>
    <w:rsid w:val="008D355B"/>
    <w:rsid w:val="008D3715"/>
    <w:rsid w:val="008D388F"/>
    <w:rsid w:val="008D3BCF"/>
    <w:rsid w:val="008D3C5A"/>
    <w:rsid w:val="008D4367"/>
    <w:rsid w:val="008D43CE"/>
    <w:rsid w:val="008D444D"/>
    <w:rsid w:val="008D4936"/>
    <w:rsid w:val="008D4B3F"/>
    <w:rsid w:val="008D51BE"/>
    <w:rsid w:val="008D56B3"/>
    <w:rsid w:val="008D588A"/>
    <w:rsid w:val="008D5B9E"/>
    <w:rsid w:val="008D5D0F"/>
    <w:rsid w:val="008D5FDA"/>
    <w:rsid w:val="008D6305"/>
    <w:rsid w:val="008D72D4"/>
    <w:rsid w:val="008D7347"/>
    <w:rsid w:val="008D7880"/>
    <w:rsid w:val="008D7AEA"/>
    <w:rsid w:val="008E0519"/>
    <w:rsid w:val="008E099D"/>
    <w:rsid w:val="008E0D62"/>
    <w:rsid w:val="008E12B4"/>
    <w:rsid w:val="008E156B"/>
    <w:rsid w:val="008E1590"/>
    <w:rsid w:val="008E178E"/>
    <w:rsid w:val="008E2BC5"/>
    <w:rsid w:val="008E2E83"/>
    <w:rsid w:val="008E3CDF"/>
    <w:rsid w:val="008E3DD5"/>
    <w:rsid w:val="008E431B"/>
    <w:rsid w:val="008E470D"/>
    <w:rsid w:val="008E502E"/>
    <w:rsid w:val="008E5388"/>
    <w:rsid w:val="008E568C"/>
    <w:rsid w:val="008E5982"/>
    <w:rsid w:val="008E5ABB"/>
    <w:rsid w:val="008E5D41"/>
    <w:rsid w:val="008E5EAE"/>
    <w:rsid w:val="008E604A"/>
    <w:rsid w:val="008E62DE"/>
    <w:rsid w:val="008E6430"/>
    <w:rsid w:val="008E7929"/>
    <w:rsid w:val="008E7C20"/>
    <w:rsid w:val="008E7D56"/>
    <w:rsid w:val="008F0012"/>
    <w:rsid w:val="008F002A"/>
    <w:rsid w:val="008F0045"/>
    <w:rsid w:val="008F02D0"/>
    <w:rsid w:val="008F036F"/>
    <w:rsid w:val="008F03B4"/>
    <w:rsid w:val="008F0E8B"/>
    <w:rsid w:val="008F1198"/>
    <w:rsid w:val="008F12C9"/>
    <w:rsid w:val="008F161B"/>
    <w:rsid w:val="008F19E6"/>
    <w:rsid w:val="008F1C42"/>
    <w:rsid w:val="008F2ADA"/>
    <w:rsid w:val="008F312A"/>
    <w:rsid w:val="008F34AE"/>
    <w:rsid w:val="008F3889"/>
    <w:rsid w:val="008F41EB"/>
    <w:rsid w:val="008F4753"/>
    <w:rsid w:val="008F4E23"/>
    <w:rsid w:val="008F568F"/>
    <w:rsid w:val="008F5FC1"/>
    <w:rsid w:val="008F6140"/>
    <w:rsid w:val="008F62E1"/>
    <w:rsid w:val="008F6835"/>
    <w:rsid w:val="008F7508"/>
    <w:rsid w:val="008F7612"/>
    <w:rsid w:val="008F7991"/>
    <w:rsid w:val="009002C6"/>
    <w:rsid w:val="00900768"/>
    <w:rsid w:val="00900CE7"/>
    <w:rsid w:val="00901632"/>
    <w:rsid w:val="00902DF7"/>
    <w:rsid w:val="0090333A"/>
    <w:rsid w:val="009034ED"/>
    <w:rsid w:val="0090360C"/>
    <w:rsid w:val="00903782"/>
    <w:rsid w:val="00903A32"/>
    <w:rsid w:val="00903D9A"/>
    <w:rsid w:val="00904153"/>
    <w:rsid w:val="009046E2"/>
    <w:rsid w:val="009053C6"/>
    <w:rsid w:val="00905858"/>
    <w:rsid w:val="00905E65"/>
    <w:rsid w:val="00905EA5"/>
    <w:rsid w:val="00906147"/>
    <w:rsid w:val="00906488"/>
    <w:rsid w:val="00906C0D"/>
    <w:rsid w:val="00906D6B"/>
    <w:rsid w:val="00906FEB"/>
    <w:rsid w:val="009071A7"/>
    <w:rsid w:val="0090762D"/>
    <w:rsid w:val="00907D93"/>
    <w:rsid w:val="009110B6"/>
    <w:rsid w:val="009111CA"/>
    <w:rsid w:val="009112B1"/>
    <w:rsid w:val="00911551"/>
    <w:rsid w:val="00911A53"/>
    <w:rsid w:val="00912170"/>
    <w:rsid w:val="00912ED8"/>
    <w:rsid w:val="00913542"/>
    <w:rsid w:val="009135F4"/>
    <w:rsid w:val="00913ED1"/>
    <w:rsid w:val="00914579"/>
    <w:rsid w:val="00914B63"/>
    <w:rsid w:val="00914C47"/>
    <w:rsid w:val="00915443"/>
    <w:rsid w:val="0091557D"/>
    <w:rsid w:val="009156A2"/>
    <w:rsid w:val="009161A8"/>
    <w:rsid w:val="0091621C"/>
    <w:rsid w:val="00916272"/>
    <w:rsid w:val="00916391"/>
    <w:rsid w:val="009163BE"/>
    <w:rsid w:val="009167E6"/>
    <w:rsid w:val="00916C5D"/>
    <w:rsid w:val="00917533"/>
    <w:rsid w:val="00917656"/>
    <w:rsid w:val="0091765A"/>
    <w:rsid w:val="009201CD"/>
    <w:rsid w:val="00920BB5"/>
    <w:rsid w:val="00920FCF"/>
    <w:rsid w:val="0092117E"/>
    <w:rsid w:val="00921406"/>
    <w:rsid w:val="009214A1"/>
    <w:rsid w:val="00921519"/>
    <w:rsid w:val="009215CB"/>
    <w:rsid w:val="00921BFE"/>
    <w:rsid w:val="009220AE"/>
    <w:rsid w:val="00922786"/>
    <w:rsid w:val="00922968"/>
    <w:rsid w:val="00922EEF"/>
    <w:rsid w:val="00923262"/>
    <w:rsid w:val="00923314"/>
    <w:rsid w:val="009234EC"/>
    <w:rsid w:val="0092430F"/>
    <w:rsid w:val="00924EFC"/>
    <w:rsid w:val="00924F07"/>
    <w:rsid w:val="00924F12"/>
    <w:rsid w:val="00924FFC"/>
    <w:rsid w:val="009251D6"/>
    <w:rsid w:val="0092558A"/>
    <w:rsid w:val="009258B9"/>
    <w:rsid w:val="00925968"/>
    <w:rsid w:val="00925D8D"/>
    <w:rsid w:val="00925E06"/>
    <w:rsid w:val="009262FE"/>
    <w:rsid w:val="0092688C"/>
    <w:rsid w:val="0092698B"/>
    <w:rsid w:val="00926D64"/>
    <w:rsid w:val="00926FB8"/>
    <w:rsid w:val="00927704"/>
    <w:rsid w:val="009277BC"/>
    <w:rsid w:val="009279C2"/>
    <w:rsid w:val="00927DA4"/>
    <w:rsid w:val="00927E0F"/>
    <w:rsid w:val="00930C35"/>
    <w:rsid w:val="00930D8A"/>
    <w:rsid w:val="00930EA7"/>
    <w:rsid w:val="009310E6"/>
    <w:rsid w:val="00931426"/>
    <w:rsid w:val="0093236D"/>
    <w:rsid w:val="00932553"/>
    <w:rsid w:val="0093287F"/>
    <w:rsid w:val="00932BB3"/>
    <w:rsid w:val="0093360E"/>
    <w:rsid w:val="009336DA"/>
    <w:rsid w:val="00933776"/>
    <w:rsid w:val="00933EC3"/>
    <w:rsid w:val="009345EB"/>
    <w:rsid w:val="00934A74"/>
    <w:rsid w:val="00934F2A"/>
    <w:rsid w:val="009358B2"/>
    <w:rsid w:val="00935E0E"/>
    <w:rsid w:val="00935FDB"/>
    <w:rsid w:val="009360FF"/>
    <w:rsid w:val="009361CF"/>
    <w:rsid w:val="009362E9"/>
    <w:rsid w:val="009363A8"/>
    <w:rsid w:val="00936DC2"/>
    <w:rsid w:val="00937238"/>
    <w:rsid w:val="009375EC"/>
    <w:rsid w:val="00937CBB"/>
    <w:rsid w:val="00937D10"/>
    <w:rsid w:val="00937FCA"/>
    <w:rsid w:val="009402C0"/>
    <w:rsid w:val="00940404"/>
    <w:rsid w:val="00940409"/>
    <w:rsid w:val="00941416"/>
    <w:rsid w:val="00941561"/>
    <w:rsid w:val="009416D8"/>
    <w:rsid w:val="0094196C"/>
    <w:rsid w:val="0094199C"/>
    <w:rsid w:val="00941D58"/>
    <w:rsid w:val="00941D6D"/>
    <w:rsid w:val="00941E8A"/>
    <w:rsid w:val="00942301"/>
    <w:rsid w:val="009423CE"/>
    <w:rsid w:val="00942786"/>
    <w:rsid w:val="00942E8E"/>
    <w:rsid w:val="00943289"/>
    <w:rsid w:val="009432B9"/>
    <w:rsid w:val="00943657"/>
    <w:rsid w:val="009439AC"/>
    <w:rsid w:val="00944259"/>
    <w:rsid w:val="00944890"/>
    <w:rsid w:val="00944CCD"/>
    <w:rsid w:val="00945384"/>
    <w:rsid w:val="00945D1C"/>
    <w:rsid w:val="00945E69"/>
    <w:rsid w:val="0094652B"/>
    <w:rsid w:val="00946547"/>
    <w:rsid w:val="00946824"/>
    <w:rsid w:val="00947492"/>
    <w:rsid w:val="009475E5"/>
    <w:rsid w:val="00947DF8"/>
    <w:rsid w:val="00950118"/>
    <w:rsid w:val="00950217"/>
    <w:rsid w:val="009502AF"/>
    <w:rsid w:val="00950405"/>
    <w:rsid w:val="009504A3"/>
    <w:rsid w:val="00950707"/>
    <w:rsid w:val="0095075C"/>
    <w:rsid w:val="00950805"/>
    <w:rsid w:val="009508A7"/>
    <w:rsid w:val="009508A8"/>
    <w:rsid w:val="009508B3"/>
    <w:rsid w:val="009510E7"/>
    <w:rsid w:val="00951400"/>
    <w:rsid w:val="009517D5"/>
    <w:rsid w:val="0095191C"/>
    <w:rsid w:val="00951F67"/>
    <w:rsid w:val="00952115"/>
    <w:rsid w:val="0095264A"/>
    <w:rsid w:val="00952810"/>
    <w:rsid w:val="00952F37"/>
    <w:rsid w:val="009538E0"/>
    <w:rsid w:val="009539FB"/>
    <w:rsid w:val="0095498A"/>
    <w:rsid w:val="00954BE6"/>
    <w:rsid w:val="00954D34"/>
    <w:rsid w:val="00955232"/>
    <w:rsid w:val="009552A1"/>
    <w:rsid w:val="00955A23"/>
    <w:rsid w:val="00955AC1"/>
    <w:rsid w:val="00955B23"/>
    <w:rsid w:val="00955E6A"/>
    <w:rsid w:val="00956721"/>
    <w:rsid w:val="009569E7"/>
    <w:rsid w:val="009572E0"/>
    <w:rsid w:val="0095730D"/>
    <w:rsid w:val="00957504"/>
    <w:rsid w:val="00957B15"/>
    <w:rsid w:val="00957E02"/>
    <w:rsid w:val="00960412"/>
    <w:rsid w:val="00960580"/>
    <w:rsid w:val="00960AA0"/>
    <w:rsid w:val="00960EF2"/>
    <w:rsid w:val="009612D3"/>
    <w:rsid w:val="009613F7"/>
    <w:rsid w:val="0096155C"/>
    <w:rsid w:val="00961881"/>
    <w:rsid w:val="00961E6F"/>
    <w:rsid w:val="00962046"/>
    <w:rsid w:val="00962325"/>
    <w:rsid w:val="0096244C"/>
    <w:rsid w:val="009626A3"/>
    <w:rsid w:val="00962F94"/>
    <w:rsid w:val="009633CE"/>
    <w:rsid w:val="009635BB"/>
    <w:rsid w:val="009637B6"/>
    <w:rsid w:val="00963A53"/>
    <w:rsid w:val="00963C41"/>
    <w:rsid w:val="0096421F"/>
    <w:rsid w:val="00964344"/>
    <w:rsid w:val="00964377"/>
    <w:rsid w:val="009646E6"/>
    <w:rsid w:val="00964BA1"/>
    <w:rsid w:val="00964CE6"/>
    <w:rsid w:val="00964F17"/>
    <w:rsid w:val="009651D9"/>
    <w:rsid w:val="00965911"/>
    <w:rsid w:val="00965995"/>
    <w:rsid w:val="00965C18"/>
    <w:rsid w:val="0096610D"/>
    <w:rsid w:val="00966303"/>
    <w:rsid w:val="00966822"/>
    <w:rsid w:val="00966D67"/>
    <w:rsid w:val="0096724B"/>
    <w:rsid w:val="00967978"/>
    <w:rsid w:val="0097055B"/>
    <w:rsid w:val="00970791"/>
    <w:rsid w:val="009708F2"/>
    <w:rsid w:val="00970DCE"/>
    <w:rsid w:val="009711A9"/>
    <w:rsid w:val="00971B8E"/>
    <w:rsid w:val="00971D4C"/>
    <w:rsid w:val="00971D61"/>
    <w:rsid w:val="00971EC5"/>
    <w:rsid w:val="0097235D"/>
    <w:rsid w:val="0097258A"/>
    <w:rsid w:val="009736F3"/>
    <w:rsid w:val="00973C47"/>
    <w:rsid w:val="00973CFF"/>
    <w:rsid w:val="00974296"/>
    <w:rsid w:val="009743A4"/>
    <w:rsid w:val="00974DFF"/>
    <w:rsid w:val="009762CA"/>
    <w:rsid w:val="0097631C"/>
    <w:rsid w:val="00976CE2"/>
    <w:rsid w:val="00977069"/>
    <w:rsid w:val="009773A1"/>
    <w:rsid w:val="00977580"/>
    <w:rsid w:val="009779F6"/>
    <w:rsid w:val="00977F48"/>
    <w:rsid w:val="00977F50"/>
    <w:rsid w:val="009800DF"/>
    <w:rsid w:val="009801CC"/>
    <w:rsid w:val="009804A9"/>
    <w:rsid w:val="00980F0D"/>
    <w:rsid w:val="009815B1"/>
    <w:rsid w:val="009817F0"/>
    <w:rsid w:val="00981A0D"/>
    <w:rsid w:val="00981DA4"/>
    <w:rsid w:val="0098285F"/>
    <w:rsid w:val="00982C0C"/>
    <w:rsid w:val="009831B1"/>
    <w:rsid w:val="00983312"/>
    <w:rsid w:val="00983CF6"/>
    <w:rsid w:val="00983F9E"/>
    <w:rsid w:val="00983FDD"/>
    <w:rsid w:val="00984B58"/>
    <w:rsid w:val="00984C50"/>
    <w:rsid w:val="00984CEB"/>
    <w:rsid w:val="0098508B"/>
    <w:rsid w:val="009856E7"/>
    <w:rsid w:val="00985B94"/>
    <w:rsid w:val="00986576"/>
    <w:rsid w:val="00986A5D"/>
    <w:rsid w:val="009870BC"/>
    <w:rsid w:val="00987C6B"/>
    <w:rsid w:val="009901FA"/>
    <w:rsid w:val="00990AEA"/>
    <w:rsid w:val="00990BF2"/>
    <w:rsid w:val="00990C51"/>
    <w:rsid w:val="00991121"/>
    <w:rsid w:val="0099151F"/>
    <w:rsid w:val="0099168E"/>
    <w:rsid w:val="0099186A"/>
    <w:rsid w:val="0099188E"/>
    <w:rsid w:val="00991906"/>
    <w:rsid w:val="00991A73"/>
    <w:rsid w:val="00991E78"/>
    <w:rsid w:val="00992B33"/>
    <w:rsid w:val="00992B81"/>
    <w:rsid w:val="0099304F"/>
    <w:rsid w:val="00993266"/>
    <w:rsid w:val="0099397A"/>
    <w:rsid w:val="00993A12"/>
    <w:rsid w:val="00993EDC"/>
    <w:rsid w:val="00993EE8"/>
    <w:rsid w:val="0099491E"/>
    <w:rsid w:val="00995A29"/>
    <w:rsid w:val="009961D0"/>
    <w:rsid w:val="009962F9"/>
    <w:rsid w:val="009966D2"/>
    <w:rsid w:val="00996A3F"/>
    <w:rsid w:val="00996AF8"/>
    <w:rsid w:val="00996ED2"/>
    <w:rsid w:val="00997141"/>
    <w:rsid w:val="00997282"/>
    <w:rsid w:val="00997381"/>
    <w:rsid w:val="00997388"/>
    <w:rsid w:val="009A0427"/>
    <w:rsid w:val="009A0583"/>
    <w:rsid w:val="009A0765"/>
    <w:rsid w:val="009A0BBD"/>
    <w:rsid w:val="009A0E37"/>
    <w:rsid w:val="009A1057"/>
    <w:rsid w:val="009A12FA"/>
    <w:rsid w:val="009A167C"/>
    <w:rsid w:val="009A1906"/>
    <w:rsid w:val="009A1E4D"/>
    <w:rsid w:val="009A1E58"/>
    <w:rsid w:val="009A215A"/>
    <w:rsid w:val="009A2766"/>
    <w:rsid w:val="009A2CC3"/>
    <w:rsid w:val="009A304C"/>
    <w:rsid w:val="009A33C2"/>
    <w:rsid w:val="009A35A3"/>
    <w:rsid w:val="009A47B4"/>
    <w:rsid w:val="009A4943"/>
    <w:rsid w:val="009A5A45"/>
    <w:rsid w:val="009A5CCE"/>
    <w:rsid w:val="009A640F"/>
    <w:rsid w:val="009A6A77"/>
    <w:rsid w:val="009A6D54"/>
    <w:rsid w:val="009A6DD6"/>
    <w:rsid w:val="009A6F1B"/>
    <w:rsid w:val="009A749D"/>
    <w:rsid w:val="009A7500"/>
    <w:rsid w:val="009A75DE"/>
    <w:rsid w:val="009A77FE"/>
    <w:rsid w:val="009A7B0C"/>
    <w:rsid w:val="009A7BA5"/>
    <w:rsid w:val="009B01A3"/>
    <w:rsid w:val="009B0289"/>
    <w:rsid w:val="009B0329"/>
    <w:rsid w:val="009B10D9"/>
    <w:rsid w:val="009B135F"/>
    <w:rsid w:val="009B16C1"/>
    <w:rsid w:val="009B208A"/>
    <w:rsid w:val="009B23D9"/>
    <w:rsid w:val="009B244B"/>
    <w:rsid w:val="009B2462"/>
    <w:rsid w:val="009B266A"/>
    <w:rsid w:val="009B3012"/>
    <w:rsid w:val="009B31BA"/>
    <w:rsid w:val="009B31E5"/>
    <w:rsid w:val="009B3204"/>
    <w:rsid w:val="009B324B"/>
    <w:rsid w:val="009B32BF"/>
    <w:rsid w:val="009B3438"/>
    <w:rsid w:val="009B361C"/>
    <w:rsid w:val="009B38B0"/>
    <w:rsid w:val="009B3BB5"/>
    <w:rsid w:val="009B3BCB"/>
    <w:rsid w:val="009B4700"/>
    <w:rsid w:val="009B47A5"/>
    <w:rsid w:val="009B47D9"/>
    <w:rsid w:val="009B4803"/>
    <w:rsid w:val="009B4A7E"/>
    <w:rsid w:val="009B5136"/>
    <w:rsid w:val="009B574D"/>
    <w:rsid w:val="009B58E8"/>
    <w:rsid w:val="009B5976"/>
    <w:rsid w:val="009B5A26"/>
    <w:rsid w:val="009B5E75"/>
    <w:rsid w:val="009B638E"/>
    <w:rsid w:val="009B6CFA"/>
    <w:rsid w:val="009B7AA4"/>
    <w:rsid w:val="009B7DED"/>
    <w:rsid w:val="009C0403"/>
    <w:rsid w:val="009C0996"/>
    <w:rsid w:val="009C0A83"/>
    <w:rsid w:val="009C0C6D"/>
    <w:rsid w:val="009C0D1D"/>
    <w:rsid w:val="009C105B"/>
    <w:rsid w:val="009C178B"/>
    <w:rsid w:val="009C20E2"/>
    <w:rsid w:val="009C2590"/>
    <w:rsid w:val="009C2892"/>
    <w:rsid w:val="009C28D2"/>
    <w:rsid w:val="009C34A3"/>
    <w:rsid w:val="009C3FEF"/>
    <w:rsid w:val="009C4012"/>
    <w:rsid w:val="009C467A"/>
    <w:rsid w:val="009C493E"/>
    <w:rsid w:val="009C4DEF"/>
    <w:rsid w:val="009C5222"/>
    <w:rsid w:val="009C526A"/>
    <w:rsid w:val="009C638D"/>
    <w:rsid w:val="009C63AC"/>
    <w:rsid w:val="009C6A36"/>
    <w:rsid w:val="009C6BBE"/>
    <w:rsid w:val="009C6F56"/>
    <w:rsid w:val="009C72A7"/>
    <w:rsid w:val="009C7B59"/>
    <w:rsid w:val="009C7F9E"/>
    <w:rsid w:val="009D01DC"/>
    <w:rsid w:val="009D065D"/>
    <w:rsid w:val="009D07FA"/>
    <w:rsid w:val="009D1352"/>
    <w:rsid w:val="009D137B"/>
    <w:rsid w:val="009D13A2"/>
    <w:rsid w:val="009D19C8"/>
    <w:rsid w:val="009D19CB"/>
    <w:rsid w:val="009D24A0"/>
    <w:rsid w:val="009D26C5"/>
    <w:rsid w:val="009D2895"/>
    <w:rsid w:val="009D2A86"/>
    <w:rsid w:val="009D2B40"/>
    <w:rsid w:val="009D2CC7"/>
    <w:rsid w:val="009D2D31"/>
    <w:rsid w:val="009D31A6"/>
    <w:rsid w:val="009D3A2D"/>
    <w:rsid w:val="009D4990"/>
    <w:rsid w:val="009D4ABF"/>
    <w:rsid w:val="009D4B27"/>
    <w:rsid w:val="009D4CBC"/>
    <w:rsid w:val="009D52B5"/>
    <w:rsid w:val="009D5468"/>
    <w:rsid w:val="009D5CB4"/>
    <w:rsid w:val="009D66A5"/>
    <w:rsid w:val="009D6707"/>
    <w:rsid w:val="009D6C08"/>
    <w:rsid w:val="009D759F"/>
    <w:rsid w:val="009D75D7"/>
    <w:rsid w:val="009D7901"/>
    <w:rsid w:val="009D7B80"/>
    <w:rsid w:val="009D7DF5"/>
    <w:rsid w:val="009D7E84"/>
    <w:rsid w:val="009D7F04"/>
    <w:rsid w:val="009E0051"/>
    <w:rsid w:val="009E00BB"/>
    <w:rsid w:val="009E030D"/>
    <w:rsid w:val="009E06B9"/>
    <w:rsid w:val="009E0F3C"/>
    <w:rsid w:val="009E10D1"/>
    <w:rsid w:val="009E1362"/>
    <w:rsid w:val="009E19BF"/>
    <w:rsid w:val="009E2058"/>
    <w:rsid w:val="009E2918"/>
    <w:rsid w:val="009E2AA0"/>
    <w:rsid w:val="009E3032"/>
    <w:rsid w:val="009E31AE"/>
    <w:rsid w:val="009E3512"/>
    <w:rsid w:val="009E3A6F"/>
    <w:rsid w:val="009E3BA3"/>
    <w:rsid w:val="009E47DF"/>
    <w:rsid w:val="009E484B"/>
    <w:rsid w:val="009E4ADA"/>
    <w:rsid w:val="009E588B"/>
    <w:rsid w:val="009E5989"/>
    <w:rsid w:val="009E5E44"/>
    <w:rsid w:val="009E6200"/>
    <w:rsid w:val="009E6533"/>
    <w:rsid w:val="009E6770"/>
    <w:rsid w:val="009E67C3"/>
    <w:rsid w:val="009E6BE0"/>
    <w:rsid w:val="009E736B"/>
    <w:rsid w:val="009E763B"/>
    <w:rsid w:val="009E7DBC"/>
    <w:rsid w:val="009F054B"/>
    <w:rsid w:val="009F057E"/>
    <w:rsid w:val="009F09B1"/>
    <w:rsid w:val="009F1192"/>
    <w:rsid w:val="009F1572"/>
    <w:rsid w:val="009F1DFA"/>
    <w:rsid w:val="009F20BC"/>
    <w:rsid w:val="009F21A6"/>
    <w:rsid w:val="009F2516"/>
    <w:rsid w:val="009F2C7F"/>
    <w:rsid w:val="009F32EA"/>
    <w:rsid w:val="009F3761"/>
    <w:rsid w:val="009F3D29"/>
    <w:rsid w:val="009F4253"/>
    <w:rsid w:val="009F45D6"/>
    <w:rsid w:val="009F4E91"/>
    <w:rsid w:val="009F528C"/>
    <w:rsid w:val="009F5A88"/>
    <w:rsid w:val="009F5ADD"/>
    <w:rsid w:val="009F5CCA"/>
    <w:rsid w:val="009F5CCF"/>
    <w:rsid w:val="009F63C5"/>
    <w:rsid w:val="009F667C"/>
    <w:rsid w:val="009F6AA2"/>
    <w:rsid w:val="009F72A0"/>
    <w:rsid w:val="009F7313"/>
    <w:rsid w:val="009F7509"/>
    <w:rsid w:val="009F7585"/>
    <w:rsid w:val="009F77D6"/>
    <w:rsid w:val="009F7B21"/>
    <w:rsid w:val="009F7C1B"/>
    <w:rsid w:val="009F7C34"/>
    <w:rsid w:val="00A00249"/>
    <w:rsid w:val="00A00277"/>
    <w:rsid w:val="00A0061D"/>
    <w:rsid w:val="00A00650"/>
    <w:rsid w:val="00A008C7"/>
    <w:rsid w:val="00A00E8C"/>
    <w:rsid w:val="00A01067"/>
    <w:rsid w:val="00A0184A"/>
    <w:rsid w:val="00A01AC0"/>
    <w:rsid w:val="00A023E5"/>
    <w:rsid w:val="00A0250B"/>
    <w:rsid w:val="00A0298E"/>
    <w:rsid w:val="00A02EDF"/>
    <w:rsid w:val="00A03118"/>
    <w:rsid w:val="00A03A9B"/>
    <w:rsid w:val="00A03BC4"/>
    <w:rsid w:val="00A041A0"/>
    <w:rsid w:val="00A04218"/>
    <w:rsid w:val="00A0484B"/>
    <w:rsid w:val="00A05124"/>
    <w:rsid w:val="00A0519F"/>
    <w:rsid w:val="00A0529C"/>
    <w:rsid w:val="00A05347"/>
    <w:rsid w:val="00A05E5A"/>
    <w:rsid w:val="00A05E83"/>
    <w:rsid w:val="00A0665F"/>
    <w:rsid w:val="00A0680F"/>
    <w:rsid w:val="00A06C9F"/>
    <w:rsid w:val="00A06F9A"/>
    <w:rsid w:val="00A07726"/>
    <w:rsid w:val="00A07925"/>
    <w:rsid w:val="00A10154"/>
    <w:rsid w:val="00A10371"/>
    <w:rsid w:val="00A103EE"/>
    <w:rsid w:val="00A10BEC"/>
    <w:rsid w:val="00A111FB"/>
    <w:rsid w:val="00A116EF"/>
    <w:rsid w:val="00A11B20"/>
    <w:rsid w:val="00A11D74"/>
    <w:rsid w:val="00A11F0C"/>
    <w:rsid w:val="00A12081"/>
    <w:rsid w:val="00A123CF"/>
    <w:rsid w:val="00A12519"/>
    <w:rsid w:val="00A1292D"/>
    <w:rsid w:val="00A12951"/>
    <w:rsid w:val="00A12E0A"/>
    <w:rsid w:val="00A13704"/>
    <w:rsid w:val="00A1417B"/>
    <w:rsid w:val="00A146DB"/>
    <w:rsid w:val="00A146E9"/>
    <w:rsid w:val="00A158BB"/>
    <w:rsid w:val="00A1630E"/>
    <w:rsid w:val="00A16C44"/>
    <w:rsid w:val="00A16D80"/>
    <w:rsid w:val="00A16DC6"/>
    <w:rsid w:val="00A16FC7"/>
    <w:rsid w:val="00A2074F"/>
    <w:rsid w:val="00A21662"/>
    <w:rsid w:val="00A21EE5"/>
    <w:rsid w:val="00A222A1"/>
    <w:rsid w:val="00A241A0"/>
    <w:rsid w:val="00A247B4"/>
    <w:rsid w:val="00A24C4A"/>
    <w:rsid w:val="00A24E7B"/>
    <w:rsid w:val="00A254CC"/>
    <w:rsid w:val="00A25AF3"/>
    <w:rsid w:val="00A25D2F"/>
    <w:rsid w:val="00A25FC7"/>
    <w:rsid w:val="00A261CB"/>
    <w:rsid w:val="00A26364"/>
    <w:rsid w:val="00A26787"/>
    <w:rsid w:val="00A267AB"/>
    <w:rsid w:val="00A26EE8"/>
    <w:rsid w:val="00A2713C"/>
    <w:rsid w:val="00A2738C"/>
    <w:rsid w:val="00A27392"/>
    <w:rsid w:val="00A275EF"/>
    <w:rsid w:val="00A27F36"/>
    <w:rsid w:val="00A308B4"/>
    <w:rsid w:val="00A309EE"/>
    <w:rsid w:val="00A3158D"/>
    <w:rsid w:val="00A315E4"/>
    <w:rsid w:val="00A31608"/>
    <w:rsid w:val="00A31853"/>
    <w:rsid w:val="00A32652"/>
    <w:rsid w:val="00A328AA"/>
    <w:rsid w:val="00A32C3B"/>
    <w:rsid w:val="00A32E23"/>
    <w:rsid w:val="00A33661"/>
    <w:rsid w:val="00A342B0"/>
    <w:rsid w:val="00A34D4B"/>
    <w:rsid w:val="00A351E9"/>
    <w:rsid w:val="00A35CD8"/>
    <w:rsid w:val="00A36950"/>
    <w:rsid w:val="00A3778C"/>
    <w:rsid w:val="00A37A65"/>
    <w:rsid w:val="00A404E3"/>
    <w:rsid w:val="00A408E9"/>
    <w:rsid w:val="00A40961"/>
    <w:rsid w:val="00A40C1B"/>
    <w:rsid w:val="00A40C56"/>
    <w:rsid w:val="00A40E32"/>
    <w:rsid w:val="00A41A8A"/>
    <w:rsid w:val="00A423AB"/>
    <w:rsid w:val="00A42958"/>
    <w:rsid w:val="00A4388A"/>
    <w:rsid w:val="00A43A53"/>
    <w:rsid w:val="00A44280"/>
    <w:rsid w:val="00A44528"/>
    <w:rsid w:val="00A4453D"/>
    <w:rsid w:val="00A44C48"/>
    <w:rsid w:val="00A44C51"/>
    <w:rsid w:val="00A44CAC"/>
    <w:rsid w:val="00A452D3"/>
    <w:rsid w:val="00A453D1"/>
    <w:rsid w:val="00A4567A"/>
    <w:rsid w:val="00A457EF"/>
    <w:rsid w:val="00A459E6"/>
    <w:rsid w:val="00A45B64"/>
    <w:rsid w:val="00A46048"/>
    <w:rsid w:val="00A461CE"/>
    <w:rsid w:val="00A468F7"/>
    <w:rsid w:val="00A46B59"/>
    <w:rsid w:val="00A46D7F"/>
    <w:rsid w:val="00A4718C"/>
    <w:rsid w:val="00A47B3C"/>
    <w:rsid w:val="00A47BE2"/>
    <w:rsid w:val="00A47C49"/>
    <w:rsid w:val="00A51285"/>
    <w:rsid w:val="00A513AA"/>
    <w:rsid w:val="00A51708"/>
    <w:rsid w:val="00A51824"/>
    <w:rsid w:val="00A51980"/>
    <w:rsid w:val="00A5218F"/>
    <w:rsid w:val="00A52221"/>
    <w:rsid w:val="00A52CB5"/>
    <w:rsid w:val="00A52D79"/>
    <w:rsid w:val="00A52EDB"/>
    <w:rsid w:val="00A53349"/>
    <w:rsid w:val="00A533F5"/>
    <w:rsid w:val="00A53434"/>
    <w:rsid w:val="00A539C6"/>
    <w:rsid w:val="00A53DDB"/>
    <w:rsid w:val="00A54001"/>
    <w:rsid w:val="00A54BB9"/>
    <w:rsid w:val="00A54EEF"/>
    <w:rsid w:val="00A56757"/>
    <w:rsid w:val="00A56826"/>
    <w:rsid w:val="00A56969"/>
    <w:rsid w:val="00A569B1"/>
    <w:rsid w:val="00A576D2"/>
    <w:rsid w:val="00A5795A"/>
    <w:rsid w:val="00A5796C"/>
    <w:rsid w:val="00A57ADB"/>
    <w:rsid w:val="00A57F48"/>
    <w:rsid w:val="00A601D9"/>
    <w:rsid w:val="00A60743"/>
    <w:rsid w:val="00A6074A"/>
    <w:rsid w:val="00A609D0"/>
    <w:rsid w:val="00A626A6"/>
    <w:rsid w:val="00A62852"/>
    <w:rsid w:val="00A632AB"/>
    <w:rsid w:val="00A634EF"/>
    <w:rsid w:val="00A63C5B"/>
    <w:rsid w:val="00A6408F"/>
    <w:rsid w:val="00A646FF"/>
    <w:rsid w:val="00A6472A"/>
    <w:rsid w:val="00A64B7F"/>
    <w:rsid w:val="00A64E59"/>
    <w:rsid w:val="00A64F91"/>
    <w:rsid w:val="00A65294"/>
    <w:rsid w:val="00A653A0"/>
    <w:rsid w:val="00A6569F"/>
    <w:rsid w:val="00A65C92"/>
    <w:rsid w:val="00A65F6C"/>
    <w:rsid w:val="00A66341"/>
    <w:rsid w:val="00A6638F"/>
    <w:rsid w:val="00A66952"/>
    <w:rsid w:val="00A678B9"/>
    <w:rsid w:val="00A67E04"/>
    <w:rsid w:val="00A67EBF"/>
    <w:rsid w:val="00A7094E"/>
    <w:rsid w:val="00A71220"/>
    <w:rsid w:val="00A71785"/>
    <w:rsid w:val="00A72508"/>
    <w:rsid w:val="00A725BA"/>
    <w:rsid w:val="00A72A78"/>
    <w:rsid w:val="00A73103"/>
    <w:rsid w:val="00A73475"/>
    <w:rsid w:val="00A738EA"/>
    <w:rsid w:val="00A73E98"/>
    <w:rsid w:val="00A7480B"/>
    <w:rsid w:val="00A74B3A"/>
    <w:rsid w:val="00A74CE0"/>
    <w:rsid w:val="00A74D0B"/>
    <w:rsid w:val="00A74E95"/>
    <w:rsid w:val="00A74FF8"/>
    <w:rsid w:val="00A752E6"/>
    <w:rsid w:val="00A759F4"/>
    <w:rsid w:val="00A77496"/>
    <w:rsid w:val="00A7794B"/>
    <w:rsid w:val="00A779C4"/>
    <w:rsid w:val="00A77C4D"/>
    <w:rsid w:val="00A77D7F"/>
    <w:rsid w:val="00A782D2"/>
    <w:rsid w:val="00A8002E"/>
    <w:rsid w:val="00A80FC8"/>
    <w:rsid w:val="00A81AA5"/>
    <w:rsid w:val="00A81B9E"/>
    <w:rsid w:val="00A81E52"/>
    <w:rsid w:val="00A81E81"/>
    <w:rsid w:val="00A81E8D"/>
    <w:rsid w:val="00A821D2"/>
    <w:rsid w:val="00A82CCD"/>
    <w:rsid w:val="00A83A60"/>
    <w:rsid w:val="00A8425C"/>
    <w:rsid w:val="00A84384"/>
    <w:rsid w:val="00A843AA"/>
    <w:rsid w:val="00A8452D"/>
    <w:rsid w:val="00A84973"/>
    <w:rsid w:val="00A8500B"/>
    <w:rsid w:val="00A8504E"/>
    <w:rsid w:val="00A85A80"/>
    <w:rsid w:val="00A85BE1"/>
    <w:rsid w:val="00A86D9C"/>
    <w:rsid w:val="00A8735A"/>
    <w:rsid w:val="00A873F4"/>
    <w:rsid w:val="00A8787D"/>
    <w:rsid w:val="00A87929"/>
    <w:rsid w:val="00A87D48"/>
    <w:rsid w:val="00A87FCF"/>
    <w:rsid w:val="00A900C9"/>
    <w:rsid w:val="00A90176"/>
    <w:rsid w:val="00A91205"/>
    <w:rsid w:val="00A91479"/>
    <w:rsid w:val="00A91625"/>
    <w:rsid w:val="00A91795"/>
    <w:rsid w:val="00A91FCD"/>
    <w:rsid w:val="00A921DC"/>
    <w:rsid w:val="00A92698"/>
    <w:rsid w:val="00A92A16"/>
    <w:rsid w:val="00A93EE8"/>
    <w:rsid w:val="00A93F30"/>
    <w:rsid w:val="00A940EC"/>
    <w:rsid w:val="00A94845"/>
    <w:rsid w:val="00A94986"/>
    <w:rsid w:val="00A94988"/>
    <w:rsid w:val="00A94D69"/>
    <w:rsid w:val="00A95351"/>
    <w:rsid w:val="00A95594"/>
    <w:rsid w:val="00A95665"/>
    <w:rsid w:val="00A95774"/>
    <w:rsid w:val="00A958FB"/>
    <w:rsid w:val="00A95A52"/>
    <w:rsid w:val="00A95AF6"/>
    <w:rsid w:val="00A95C44"/>
    <w:rsid w:val="00A95E4D"/>
    <w:rsid w:val="00A9694B"/>
    <w:rsid w:val="00A96CE7"/>
    <w:rsid w:val="00A96DD8"/>
    <w:rsid w:val="00AA01D1"/>
    <w:rsid w:val="00AA06ED"/>
    <w:rsid w:val="00AA12A0"/>
    <w:rsid w:val="00AA2492"/>
    <w:rsid w:val="00AA2650"/>
    <w:rsid w:val="00AA26E7"/>
    <w:rsid w:val="00AA2CF8"/>
    <w:rsid w:val="00AA310C"/>
    <w:rsid w:val="00AA3779"/>
    <w:rsid w:val="00AA3C92"/>
    <w:rsid w:val="00AA4225"/>
    <w:rsid w:val="00AA44AF"/>
    <w:rsid w:val="00AA510E"/>
    <w:rsid w:val="00AA5349"/>
    <w:rsid w:val="00AA53A2"/>
    <w:rsid w:val="00AA5450"/>
    <w:rsid w:val="00AA5585"/>
    <w:rsid w:val="00AA5A87"/>
    <w:rsid w:val="00AA5FCB"/>
    <w:rsid w:val="00AA6777"/>
    <w:rsid w:val="00AA6AFA"/>
    <w:rsid w:val="00AA6DF9"/>
    <w:rsid w:val="00AA6F63"/>
    <w:rsid w:val="00AA70ED"/>
    <w:rsid w:val="00AA76CD"/>
    <w:rsid w:val="00AA787F"/>
    <w:rsid w:val="00AA78D1"/>
    <w:rsid w:val="00AA7A45"/>
    <w:rsid w:val="00AB00E6"/>
    <w:rsid w:val="00AB0193"/>
    <w:rsid w:val="00AB0526"/>
    <w:rsid w:val="00AB05E6"/>
    <w:rsid w:val="00AB19D3"/>
    <w:rsid w:val="00AB1C93"/>
    <w:rsid w:val="00AB210B"/>
    <w:rsid w:val="00AB22E0"/>
    <w:rsid w:val="00AB23C7"/>
    <w:rsid w:val="00AB2BFA"/>
    <w:rsid w:val="00AB2F01"/>
    <w:rsid w:val="00AB2FFC"/>
    <w:rsid w:val="00AB30B5"/>
    <w:rsid w:val="00AB3211"/>
    <w:rsid w:val="00AB383C"/>
    <w:rsid w:val="00AB38B5"/>
    <w:rsid w:val="00AB3E4A"/>
    <w:rsid w:val="00AB4105"/>
    <w:rsid w:val="00AB4136"/>
    <w:rsid w:val="00AB4D6C"/>
    <w:rsid w:val="00AB4D93"/>
    <w:rsid w:val="00AB528D"/>
    <w:rsid w:val="00AB5739"/>
    <w:rsid w:val="00AB5AEB"/>
    <w:rsid w:val="00AB5CBB"/>
    <w:rsid w:val="00AB632B"/>
    <w:rsid w:val="00AB64AB"/>
    <w:rsid w:val="00AB662A"/>
    <w:rsid w:val="00AB69FE"/>
    <w:rsid w:val="00AB6D59"/>
    <w:rsid w:val="00AC0EE8"/>
    <w:rsid w:val="00AC143B"/>
    <w:rsid w:val="00AC143D"/>
    <w:rsid w:val="00AC181D"/>
    <w:rsid w:val="00AC1B68"/>
    <w:rsid w:val="00AC1CC5"/>
    <w:rsid w:val="00AC1E0B"/>
    <w:rsid w:val="00AC1E7B"/>
    <w:rsid w:val="00AC2CB4"/>
    <w:rsid w:val="00AC31CA"/>
    <w:rsid w:val="00AC3364"/>
    <w:rsid w:val="00AC39EB"/>
    <w:rsid w:val="00AC3CF1"/>
    <w:rsid w:val="00AC4E5D"/>
    <w:rsid w:val="00AC54F9"/>
    <w:rsid w:val="00AC5504"/>
    <w:rsid w:val="00AC583C"/>
    <w:rsid w:val="00AC5844"/>
    <w:rsid w:val="00AC5B6F"/>
    <w:rsid w:val="00AC5E93"/>
    <w:rsid w:val="00AC6A32"/>
    <w:rsid w:val="00AC6B98"/>
    <w:rsid w:val="00AC6CD0"/>
    <w:rsid w:val="00AC773A"/>
    <w:rsid w:val="00AC7A2B"/>
    <w:rsid w:val="00AC7DE0"/>
    <w:rsid w:val="00AD00F6"/>
    <w:rsid w:val="00AD03CD"/>
    <w:rsid w:val="00AD04F4"/>
    <w:rsid w:val="00AD0648"/>
    <w:rsid w:val="00AD073C"/>
    <w:rsid w:val="00AD0843"/>
    <w:rsid w:val="00AD1036"/>
    <w:rsid w:val="00AD1163"/>
    <w:rsid w:val="00AD11B3"/>
    <w:rsid w:val="00AD1244"/>
    <w:rsid w:val="00AD131F"/>
    <w:rsid w:val="00AD14DD"/>
    <w:rsid w:val="00AD195C"/>
    <w:rsid w:val="00AD1D07"/>
    <w:rsid w:val="00AD2326"/>
    <w:rsid w:val="00AD256E"/>
    <w:rsid w:val="00AD3495"/>
    <w:rsid w:val="00AD42EE"/>
    <w:rsid w:val="00AD4775"/>
    <w:rsid w:val="00AD4785"/>
    <w:rsid w:val="00AD4C29"/>
    <w:rsid w:val="00AD4D77"/>
    <w:rsid w:val="00AD4E2E"/>
    <w:rsid w:val="00AD5FE6"/>
    <w:rsid w:val="00AD683B"/>
    <w:rsid w:val="00AD752A"/>
    <w:rsid w:val="00AD78C4"/>
    <w:rsid w:val="00AD7B62"/>
    <w:rsid w:val="00AD7E1A"/>
    <w:rsid w:val="00AE04E8"/>
    <w:rsid w:val="00AE0C01"/>
    <w:rsid w:val="00AE13DC"/>
    <w:rsid w:val="00AE15F4"/>
    <w:rsid w:val="00AE1BD4"/>
    <w:rsid w:val="00AE20A1"/>
    <w:rsid w:val="00AE28AE"/>
    <w:rsid w:val="00AE2DF1"/>
    <w:rsid w:val="00AE31E2"/>
    <w:rsid w:val="00AE320E"/>
    <w:rsid w:val="00AE3973"/>
    <w:rsid w:val="00AE3A65"/>
    <w:rsid w:val="00AE3B44"/>
    <w:rsid w:val="00AE3DB5"/>
    <w:rsid w:val="00AE42AC"/>
    <w:rsid w:val="00AE45C1"/>
    <w:rsid w:val="00AE4A97"/>
    <w:rsid w:val="00AE4BCF"/>
    <w:rsid w:val="00AE5002"/>
    <w:rsid w:val="00AE56C0"/>
    <w:rsid w:val="00AE5F3E"/>
    <w:rsid w:val="00AE63A3"/>
    <w:rsid w:val="00AE69AC"/>
    <w:rsid w:val="00AE6EA7"/>
    <w:rsid w:val="00AE7014"/>
    <w:rsid w:val="00AE70C5"/>
    <w:rsid w:val="00AE7333"/>
    <w:rsid w:val="00AE757C"/>
    <w:rsid w:val="00AE75E8"/>
    <w:rsid w:val="00AE7C0C"/>
    <w:rsid w:val="00AF0010"/>
    <w:rsid w:val="00AF00BF"/>
    <w:rsid w:val="00AF00C6"/>
    <w:rsid w:val="00AF0CD5"/>
    <w:rsid w:val="00AF1771"/>
    <w:rsid w:val="00AF1C0E"/>
    <w:rsid w:val="00AF3452"/>
    <w:rsid w:val="00AF3654"/>
    <w:rsid w:val="00AF36B6"/>
    <w:rsid w:val="00AF3729"/>
    <w:rsid w:val="00AF411D"/>
    <w:rsid w:val="00AF4A74"/>
    <w:rsid w:val="00AF517F"/>
    <w:rsid w:val="00AF6134"/>
    <w:rsid w:val="00AF6259"/>
    <w:rsid w:val="00AF62BC"/>
    <w:rsid w:val="00AF62D4"/>
    <w:rsid w:val="00AF697F"/>
    <w:rsid w:val="00AF6AD4"/>
    <w:rsid w:val="00AF6CBF"/>
    <w:rsid w:val="00AF6EFB"/>
    <w:rsid w:val="00AF7C7F"/>
    <w:rsid w:val="00B00188"/>
    <w:rsid w:val="00B00759"/>
    <w:rsid w:val="00B007C3"/>
    <w:rsid w:val="00B007FA"/>
    <w:rsid w:val="00B008F3"/>
    <w:rsid w:val="00B0119B"/>
    <w:rsid w:val="00B01569"/>
    <w:rsid w:val="00B01732"/>
    <w:rsid w:val="00B018FB"/>
    <w:rsid w:val="00B01CAC"/>
    <w:rsid w:val="00B01FBC"/>
    <w:rsid w:val="00B02723"/>
    <w:rsid w:val="00B02AE9"/>
    <w:rsid w:val="00B02D1C"/>
    <w:rsid w:val="00B02E04"/>
    <w:rsid w:val="00B03878"/>
    <w:rsid w:val="00B03C2C"/>
    <w:rsid w:val="00B03DCF"/>
    <w:rsid w:val="00B03EBE"/>
    <w:rsid w:val="00B0454F"/>
    <w:rsid w:val="00B0457E"/>
    <w:rsid w:val="00B0477E"/>
    <w:rsid w:val="00B05144"/>
    <w:rsid w:val="00B0526C"/>
    <w:rsid w:val="00B0562A"/>
    <w:rsid w:val="00B0606A"/>
    <w:rsid w:val="00B063C6"/>
    <w:rsid w:val="00B06603"/>
    <w:rsid w:val="00B06DCF"/>
    <w:rsid w:val="00B06DD5"/>
    <w:rsid w:val="00B06EE8"/>
    <w:rsid w:val="00B06FE3"/>
    <w:rsid w:val="00B07026"/>
    <w:rsid w:val="00B0752E"/>
    <w:rsid w:val="00B079D5"/>
    <w:rsid w:val="00B07ECD"/>
    <w:rsid w:val="00B1022B"/>
    <w:rsid w:val="00B10917"/>
    <w:rsid w:val="00B10E68"/>
    <w:rsid w:val="00B11429"/>
    <w:rsid w:val="00B118BA"/>
    <w:rsid w:val="00B11938"/>
    <w:rsid w:val="00B11D5D"/>
    <w:rsid w:val="00B1219C"/>
    <w:rsid w:val="00B1264D"/>
    <w:rsid w:val="00B12A3E"/>
    <w:rsid w:val="00B12FF9"/>
    <w:rsid w:val="00B1353C"/>
    <w:rsid w:val="00B135A7"/>
    <w:rsid w:val="00B135AC"/>
    <w:rsid w:val="00B13C50"/>
    <w:rsid w:val="00B13DFA"/>
    <w:rsid w:val="00B15114"/>
    <w:rsid w:val="00B15420"/>
    <w:rsid w:val="00B15829"/>
    <w:rsid w:val="00B159B7"/>
    <w:rsid w:val="00B16071"/>
    <w:rsid w:val="00B167D8"/>
    <w:rsid w:val="00B16886"/>
    <w:rsid w:val="00B16D6F"/>
    <w:rsid w:val="00B17CE6"/>
    <w:rsid w:val="00B17EE3"/>
    <w:rsid w:val="00B201B1"/>
    <w:rsid w:val="00B20511"/>
    <w:rsid w:val="00B206CA"/>
    <w:rsid w:val="00B20A31"/>
    <w:rsid w:val="00B21AA6"/>
    <w:rsid w:val="00B21B70"/>
    <w:rsid w:val="00B22C89"/>
    <w:rsid w:val="00B22F34"/>
    <w:rsid w:val="00B22F85"/>
    <w:rsid w:val="00B23052"/>
    <w:rsid w:val="00B231FF"/>
    <w:rsid w:val="00B239DC"/>
    <w:rsid w:val="00B23AA1"/>
    <w:rsid w:val="00B23ADC"/>
    <w:rsid w:val="00B23AF1"/>
    <w:rsid w:val="00B23EF5"/>
    <w:rsid w:val="00B242CD"/>
    <w:rsid w:val="00B25690"/>
    <w:rsid w:val="00B25933"/>
    <w:rsid w:val="00B25993"/>
    <w:rsid w:val="00B26249"/>
    <w:rsid w:val="00B26D39"/>
    <w:rsid w:val="00B26EA5"/>
    <w:rsid w:val="00B26EF9"/>
    <w:rsid w:val="00B2738D"/>
    <w:rsid w:val="00B27776"/>
    <w:rsid w:val="00B27EEB"/>
    <w:rsid w:val="00B303BD"/>
    <w:rsid w:val="00B309FC"/>
    <w:rsid w:val="00B30B37"/>
    <w:rsid w:val="00B312D8"/>
    <w:rsid w:val="00B313F9"/>
    <w:rsid w:val="00B3150D"/>
    <w:rsid w:val="00B31597"/>
    <w:rsid w:val="00B3180D"/>
    <w:rsid w:val="00B31965"/>
    <w:rsid w:val="00B31C89"/>
    <w:rsid w:val="00B32013"/>
    <w:rsid w:val="00B32061"/>
    <w:rsid w:val="00B321BA"/>
    <w:rsid w:val="00B32715"/>
    <w:rsid w:val="00B32723"/>
    <w:rsid w:val="00B328B8"/>
    <w:rsid w:val="00B32BFF"/>
    <w:rsid w:val="00B335AF"/>
    <w:rsid w:val="00B33E6E"/>
    <w:rsid w:val="00B3417C"/>
    <w:rsid w:val="00B3454C"/>
    <w:rsid w:val="00B3476E"/>
    <w:rsid w:val="00B349BA"/>
    <w:rsid w:val="00B36C4E"/>
    <w:rsid w:val="00B36DF8"/>
    <w:rsid w:val="00B36F0F"/>
    <w:rsid w:val="00B3745F"/>
    <w:rsid w:val="00B37879"/>
    <w:rsid w:val="00B4083D"/>
    <w:rsid w:val="00B40DDF"/>
    <w:rsid w:val="00B41174"/>
    <w:rsid w:val="00B412DF"/>
    <w:rsid w:val="00B416D2"/>
    <w:rsid w:val="00B41D47"/>
    <w:rsid w:val="00B42BF9"/>
    <w:rsid w:val="00B42EAE"/>
    <w:rsid w:val="00B43287"/>
    <w:rsid w:val="00B436CD"/>
    <w:rsid w:val="00B4371C"/>
    <w:rsid w:val="00B43B36"/>
    <w:rsid w:val="00B43B86"/>
    <w:rsid w:val="00B43F24"/>
    <w:rsid w:val="00B44669"/>
    <w:rsid w:val="00B453EC"/>
    <w:rsid w:val="00B45784"/>
    <w:rsid w:val="00B4583D"/>
    <w:rsid w:val="00B4609F"/>
    <w:rsid w:val="00B4670D"/>
    <w:rsid w:val="00B46B1E"/>
    <w:rsid w:val="00B46CE2"/>
    <w:rsid w:val="00B474FB"/>
    <w:rsid w:val="00B47945"/>
    <w:rsid w:val="00B4799B"/>
    <w:rsid w:val="00B47DF2"/>
    <w:rsid w:val="00B50C5B"/>
    <w:rsid w:val="00B50DF1"/>
    <w:rsid w:val="00B50F70"/>
    <w:rsid w:val="00B511E4"/>
    <w:rsid w:val="00B513B9"/>
    <w:rsid w:val="00B51406"/>
    <w:rsid w:val="00B51549"/>
    <w:rsid w:val="00B51706"/>
    <w:rsid w:val="00B51807"/>
    <w:rsid w:val="00B51B71"/>
    <w:rsid w:val="00B51C0E"/>
    <w:rsid w:val="00B52363"/>
    <w:rsid w:val="00B524BE"/>
    <w:rsid w:val="00B52556"/>
    <w:rsid w:val="00B52694"/>
    <w:rsid w:val="00B52C73"/>
    <w:rsid w:val="00B52FF4"/>
    <w:rsid w:val="00B53470"/>
    <w:rsid w:val="00B53E8B"/>
    <w:rsid w:val="00B540D8"/>
    <w:rsid w:val="00B54258"/>
    <w:rsid w:val="00B5461F"/>
    <w:rsid w:val="00B54775"/>
    <w:rsid w:val="00B5492D"/>
    <w:rsid w:val="00B558A8"/>
    <w:rsid w:val="00B55A90"/>
    <w:rsid w:val="00B56409"/>
    <w:rsid w:val="00B56920"/>
    <w:rsid w:val="00B569E7"/>
    <w:rsid w:val="00B56AD3"/>
    <w:rsid w:val="00B56CD1"/>
    <w:rsid w:val="00B56E17"/>
    <w:rsid w:val="00B56E65"/>
    <w:rsid w:val="00B57054"/>
    <w:rsid w:val="00B57354"/>
    <w:rsid w:val="00B57B13"/>
    <w:rsid w:val="00B57C74"/>
    <w:rsid w:val="00B57F5E"/>
    <w:rsid w:val="00B6073B"/>
    <w:rsid w:val="00B60ADF"/>
    <w:rsid w:val="00B627C1"/>
    <w:rsid w:val="00B62DB1"/>
    <w:rsid w:val="00B6324F"/>
    <w:rsid w:val="00B632CD"/>
    <w:rsid w:val="00B635B7"/>
    <w:rsid w:val="00B63BA7"/>
    <w:rsid w:val="00B64882"/>
    <w:rsid w:val="00B64C10"/>
    <w:rsid w:val="00B64EA1"/>
    <w:rsid w:val="00B64F0D"/>
    <w:rsid w:val="00B653FB"/>
    <w:rsid w:val="00B667A3"/>
    <w:rsid w:val="00B668C8"/>
    <w:rsid w:val="00B66E45"/>
    <w:rsid w:val="00B6718D"/>
    <w:rsid w:val="00B6761E"/>
    <w:rsid w:val="00B677AB"/>
    <w:rsid w:val="00B7032C"/>
    <w:rsid w:val="00B7183A"/>
    <w:rsid w:val="00B71B40"/>
    <w:rsid w:val="00B71B58"/>
    <w:rsid w:val="00B71C84"/>
    <w:rsid w:val="00B71E53"/>
    <w:rsid w:val="00B7282A"/>
    <w:rsid w:val="00B72BF9"/>
    <w:rsid w:val="00B73644"/>
    <w:rsid w:val="00B74132"/>
    <w:rsid w:val="00B74348"/>
    <w:rsid w:val="00B74532"/>
    <w:rsid w:val="00B746DC"/>
    <w:rsid w:val="00B74715"/>
    <w:rsid w:val="00B74D72"/>
    <w:rsid w:val="00B74FD0"/>
    <w:rsid w:val="00B7553C"/>
    <w:rsid w:val="00B75F41"/>
    <w:rsid w:val="00B76002"/>
    <w:rsid w:val="00B768DF"/>
    <w:rsid w:val="00B7726D"/>
    <w:rsid w:val="00B7747E"/>
    <w:rsid w:val="00B775DF"/>
    <w:rsid w:val="00B77AD8"/>
    <w:rsid w:val="00B807EE"/>
    <w:rsid w:val="00B80860"/>
    <w:rsid w:val="00B80A78"/>
    <w:rsid w:val="00B81263"/>
    <w:rsid w:val="00B81A0E"/>
    <w:rsid w:val="00B82898"/>
    <w:rsid w:val="00B82EAC"/>
    <w:rsid w:val="00B8308A"/>
    <w:rsid w:val="00B8317D"/>
    <w:rsid w:val="00B83456"/>
    <w:rsid w:val="00B8382E"/>
    <w:rsid w:val="00B84310"/>
    <w:rsid w:val="00B84526"/>
    <w:rsid w:val="00B84E67"/>
    <w:rsid w:val="00B84FE7"/>
    <w:rsid w:val="00B85699"/>
    <w:rsid w:val="00B85A03"/>
    <w:rsid w:val="00B85D75"/>
    <w:rsid w:val="00B85ECA"/>
    <w:rsid w:val="00B87456"/>
    <w:rsid w:val="00B87810"/>
    <w:rsid w:val="00B87912"/>
    <w:rsid w:val="00B87A76"/>
    <w:rsid w:val="00B87B76"/>
    <w:rsid w:val="00B87F97"/>
    <w:rsid w:val="00B87FD8"/>
    <w:rsid w:val="00B90056"/>
    <w:rsid w:val="00B912E0"/>
    <w:rsid w:val="00B91484"/>
    <w:rsid w:val="00B9168F"/>
    <w:rsid w:val="00B918B8"/>
    <w:rsid w:val="00B928CD"/>
    <w:rsid w:val="00B92EBA"/>
    <w:rsid w:val="00B936EE"/>
    <w:rsid w:val="00B93B05"/>
    <w:rsid w:val="00B93F4A"/>
    <w:rsid w:val="00B93F77"/>
    <w:rsid w:val="00B940A5"/>
    <w:rsid w:val="00B940E3"/>
    <w:rsid w:val="00B94413"/>
    <w:rsid w:val="00B9478E"/>
    <w:rsid w:val="00B94BC7"/>
    <w:rsid w:val="00B9509C"/>
    <w:rsid w:val="00B95611"/>
    <w:rsid w:val="00B95FA2"/>
    <w:rsid w:val="00B964F1"/>
    <w:rsid w:val="00B97642"/>
    <w:rsid w:val="00B97A8A"/>
    <w:rsid w:val="00B97DE2"/>
    <w:rsid w:val="00BA0B2F"/>
    <w:rsid w:val="00BA0DCD"/>
    <w:rsid w:val="00BA1062"/>
    <w:rsid w:val="00BA1404"/>
    <w:rsid w:val="00BA20A5"/>
    <w:rsid w:val="00BA224E"/>
    <w:rsid w:val="00BA22B6"/>
    <w:rsid w:val="00BA2A2B"/>
    <w:rsid w:val="00BA2A5E"/>
    <w:rsid w:val="00BA2B4B"/>
    <w:rsid w:val="00BA2D18"/>
    <w:rsid w:val="00BA3726"/>
    <w:rsid w:val="00BA3B97"/>
    <w:rsid w:val="00BA4589"/>
    <w:rsid w:val="00BA45CD"/>
    <w:rsid w:val="00BA4D85"/>
    <w:rsid w:val="00BA5A5A"/>
    <w:rsid w:val="00BA5B81"/>
    <w:rsid w:val="00BA63CE"/>
    <w:rsid w:val="00BA6785"/>
    <w:rsid w:val="00BA68B7"/>
    <w:rsid w:val="00BA6B79"/>
    <w:rsid w:val="00BA6EC3"/>
    <w:rsid w:val="00BA7110"/>
    <w:rsid w:val="00BA7340"/>
    <w:rsid w:val="00BA79CF"/>
    <w:rsid w:val="00BB0852"/>
    <w:rsid w:val="00BB09CA"/>
    <w:rsid w:val="00BB1689"/>
    <w:rsid w:val="00BB16A9"/>
    <w:rsid w:val="00BB1969"/>
    <w:rsid w:val="00BB19D2"/>
    <w:rsid w:val="00BB24ED"/>
    <w:rsid w:val="00BB2BC7"/>
    <w:rsid w:val="00BB2C33"/>
    <w:rsid w:val="00BB2C72"/>
    <w:rsid w:val="00BB2FDF"/>
    <w:rsid w:val="00BB3315"/>
    <w:rsid w:val="00BB3B23"/>
    <w:rsid w:val="00BB3B6B"/>
    <w:rsid w:val="00BB3F71"/>
    <w:rsid w:val="00BB51DF"/>
    <w:rsid w:val="00BB55F3"/>
    <w:rsid w:val="00BB5675"/>
    <w:rsid w:val="00BB570A"/>
    <w:rsid w:val="00BB57A0"/>
    <w:rsid w:val="00BB58EA"/>
    <w:rsid w:val="00BB5DF5"/>
    <w:rsid w:val="00BB60D9"/>
    <w:rsid w:val="00BB66A7"/>
    <w:rsid w:val="00BB66F8"/>
    <w:rsid w:val="00BB6C29"/>
    <w:rsid w:val="00BB6D16"/>
    <w:rsid w:val="00BB6D84"/>
    <w:rsid w:val="00BB740C"/>
    <w:rsid w:val="00BB76D6"/>
    <w:rsid w:val="00BB7F10"/>
    <w:rsid w:val="00BC00E5"/>
    <w:rsid w:val="00BC06AB"/>
    <w:rsid w:val="00BC07C8"/>
    <w:rsid w:val="00BC08CF"/>
    <w:rsid w:val="00BC092B"/>
    <w:rsid w:val="00BC0C94"/>
    <w:rsid w:val="00BC0CF3"/>
    <w:rsid w:val="00BC0EA0"/>
    <w:rsid w:val="00BC103E"/>
    <w:rsid w:val="00BC10C3"/>
    <w:rsid w:val="00BC10D3"/>
    <w:rsid w:val="00BC153C"/>
    <w:rsid w:val="00BC1696"/>
    <w:rsid w:val="00BC1825"/>
    <w:rsid w:val="00BC2DF0"/>
    <w:rsid w:val="00BC30D5"/>
    <w:rsid w:val="00BC3946"/>
    <w:rsid w:val="00BC4378"/>
    <w:rsid w:val="00BC4469"/>
    <w:rsid w:val="00BC4EE8"/>
    <w:rsid w:val="00BC548D"/>
    <w:rsid w:val="00BC54F0"/>
    <w:rsid w:val="00BC5603"/>
    <w:rsid w:val="00BC5640"/>
    <w:rsid w:val="00BC5C76"/>
    <w:rsid w:val="00BC6490"/>
    <w:rsid w:val="00BC68A6"/>
    <w:rsid w:val="00BC69BC"/>
    <w:rsid w:val="00BC6C86"/>
    <w:rsid w:val="00BC6EC3"/>
    <w:rsid w:val="00BC7141"/>
    <w:rsid w:val="00BC78AF"/>
    <w:rsid w:val="00BD00A7"/>
    <w:rsid w:val="00BD01F2"/>
    <w:rsid w:val="00BD05DB"/>
    <w:rsid w:val="00BD0773"/>
    <w:rsid w:val="00BD08F8"/>
    <w:rsid w:val="00BD0AB5"/>
    <w:rsid w:val="00BD0BC5"/>
    <w:rsid w:val="00BD1437"/>
    <w:rsid w:val="00BD16E2"/>
    <w:rsid w:val="00BD1843"/>
    <w:rsid w:val="00BD1E51"/>
    <w:rsid w:val="00BD335C"/>
    <w:rsid w:val="00BD3D26"/>
    <w:rsid w:val="00BD421D"/>
    <w:rsid w:val="00BD4AE0"/>
    <w:rsid w:val="00BD4FA9"/>
    <w:rsid w:val="00BD53AC"/>
    <w:rsid w:val="00BD5C08"/>
    <w:rsid w:val="00BD686E"/>
    <w:rsid w:val="00BD6B51"/>
    <w:rsid w:val="00BD7C6D"/>
    <w:rsid w:val="00BD7F0F"/>
    <w:rsid w:val="00BE0DC2"/>
    <w:rsid w:val="00BE0E43"/>
    <w:rsid w:val="00BE193F"/>
    <w:rsid w:val="00BE1ADB"/>
    <w:rsid w:val="00BE286B"/>
    <w:rsid w:val="00BE2A9E"/>
    <w:rsid w:val="00BE2CC8"/>
    <w:rsid w:val="00BE2FB7"/>
    <w:rsid w:val="00BE3036"/>
    <w:rsid w:val="00BE3819"/>
    <w:rsid w:val="00BE39E9"/>
    <w:rsid w:val="00BE3A19"/>
    <w:rsid w:val="00BE3D23"/>
    <w:rsid w:val="00BE4824"/>
    <w:rsid w:val="00BE4D4C"/>
    <w:rsid w:val="00BE4EF5"/>
    <w:rsid w:val="00BE5302"/>
    <w:rsid w:val="00BE54F6"/>
    <w:rsid w:val="00BE5910"/>
    <w:rsid w:val="00BE591D"/>
    <w:rsid w:val="00BE5FBC"/>
    <w:rsid w:val="00BE5FF9"/>
    <w:rsid w:val="00BE6726"/>
    <w:rsid w:val="00BE6C88"/>
    <w:rsid w:val="00BE6CA3"/>
    <w:rsid w:val="00BE71AB"/>
    <w:rsid w:val="00BE739A"/>
    <w:rsid w:val="00BE78EB"/>
    <w:rsid w:val="00BE7C47"/>
    <w:rsid w:val="00BE7F6A"/>
    <w:rsid w:val="00BF039D"/>
    <w:rsid w:val="00BF0525"/>
    <w:rsid w:val="00BF0576"/>
    <w:rsid w:val="00BF08AD"/>
    <w:rsid w:val="00BF108D"/>
    <w:rsid w:val="00BF10AD"/>
    <w:rsid w:val="00BF12FA"/>
    <w:rsid w:val="00BF1579"/>
    <w:rsid w:val="00BF185A"/>
    <w:rsid w:val="00BF18B3"/>
    <w:rsid w:val="00BF18EC"/>
    <w:rsid w:val="00BF1E5D"/>
    <w:rsid w:val="00BF2815"/>
    <w:rsid w:val="00BF310D"/>
    <w:rsid w:val="00BF32DF"/>
    <w:rsid w:val="00BF37C2"/>
    <w:rsid w:val="00BF3D7F"/>
    <w:rsid w:val="00BF3E24"/>
    <w:rsid w:val="00BF4286"/>
    <w:rsid w:val="00BF42C2"/>
    <w:rsid w:val="00BF490B"/>
    <w:rsid w:val="00BF4A19"/>
    <w:rsid w:val="00BF4C3D"/>
    <w:rsid w:val="00BF591F"/>
    <w:rsid w:val="00BF592F"/>
    <w:rsid w:val="00BF5C11"/>
    <w:rsid w:val="00BF5C6C"/>
    <w:rsid w:val="00BF6136"/>
    <w:rsid w:val="00BF6940"/>
    <w:rsid w:val="00BF6984"/>
    <w:rsid w:val="00BF69D6"/>
    <w:rsid w:val="00BF6C9F"/>
    <w:rsid w:val="00BF6DF7"/>
    <w:rsid w:val="00BF70AD"/>
    <w:rsid w:val="00BF7FEE"/>
    <w:rsid w:val="00C00AEF"/>
    <w:rsid w:val="00C00C21"/>
    <w:rsid w:val="00C00F1B"/>
    <w:rsid w:val="00C00F52"/>
    <w:rsid w:val="00C01096"/>
    <w:rsid w:val="00C0137A"/>
    <w:rsid w:val="00C018D3"/>
    <w:rsid w:val="00C02113"/>
    <w:rsid w:val="00C02114"/>
    <w:rsid w:val="00C0258A"/>
    <w:rsid w:val="00C03211"/>
    <w:rsid w:val="00C0347F"/>
    <w:rsid w:val="00C038B0"/>
    <w:rsid w:val="00C038E0"/>
    <w:rsid w:val="00C03B7D"/>
    <w:rsid w:val="00C04942"/>
    <w:rsid w:val="00C0512A"/>
    <w:rsid w:val="00C051E4"/>
    <w:rsid w:val="00C0522B"/>
    <w:rsid w:val="00C054CF"/>
    <w:rsid w:val="00C057C4"/>
    <w:rsid w:val="00C05CB3"/>
    <w:rsid w:val="00C064EA"/>
    <w:rsid w:val="00C06548"/>
    <w:rsid w:val="00C06584"/>
    <w:rsid w:val="00C068D8"/>
    <w:rsid w:val="00C06ED2"/>
    <w:rsid w:val="00C07B6C"/>
    <w:rsid w:val="00C106AC"/>
    <w:rsid w:val="00C109DF"/>
    <w:rsid w:val="00C10EEC"/>
    <w:rsid w:val="00C10EF4"/>
    <w:rsid w:val="00C12406"/>
    <w:rsid w:val="00C125FB"/>
    <w:rsid w:val="00C1274E"/>
    <w:rsid w:val="00C127FA"/>
    <w:rsid w:val="00C129E1"/>
    <w:rsid w:val="00C13745"/>
    <w:rsid w:val="00C13772"/>
    <w:rsid w:val="00C13879"/>
    <w:rsid w:val="00C13A88"/>
    <w:rsid w:val="00C13B24"/>
    <w:rsid w:val="00C13BE3"/>
    <w:rsid w:val="00C148E1"/>
    <w:rsid w:val="00C16028"/>
    <w:rsid w:val="00C164D2"/>
    <w:rsid w:val="00C165B6"/>
    <w:rsid w:val="00C167F7"/>
    <w:rsid w:val="00C16C3B"/>
    <w:rsid w:val="00C16E8D"/>
    <w:rsid w:val="00C17059"/>
    <w:rsid w:val="00C17186"/>
    <w:rsid w:val="00C20C3C"/>
    <w:rsid w:val="00C20C77"/>
    <w:rsid w:val="00C213FC"/>
    <w:rsid w:val="00C21E80"/>
    <w:rsid w:val="00C223CF"/>
    <w:rsid w:val="00C22AD0"/>
    <w:rsid w:val="00C2310B"/>
    <w:rsid w:val="00C23203"/>
    <w:rsid w:val="00C23D94"/>
    <w:rsid w:val="00C24838"/>
    <w:rsid w:val="00C24A1F"/>
    <w:rsid w:val="00C24C8F"/>
    <w:rsid w:val="00C2519D"/>
    <w:rsid w:val="00C25550"/>
    <w:rsid w:val="00C25841"/>
    <w:rsid w:val="00C25D47"/>
    <w:rsid w:val="00C260E1"/>
    <w:rsid w:val="00C26417"/>
    <w:rsid w:val="00C2655F"/>
    <w:rsid w:val="00C26FC5"/>
    <w:rsid w:val="00C2732A"/>
    <w:rsid w:val="00C30342"/>
    <w:rsid w:val="00C313F6"/>
    <w:rsid w:val="00C31550"/>
    <w:rsid w:val="00C31F2A"/>
    <w:rsid w:val="00C31FA2"/>
    <w:rsid w:val="00C32184"/>
    <w:rsid w:val="00C324A2"/>
    <w:rsid w:val="00C3280B"/>
    <w:rsid w:val="00C32C54"/>
    <w:rsid w:val="00C3356E"/>
    <w:rsid w:val="00C338DA"/>
    <w:rsid w:val="00C33F40"/>
    <w:rsid w:val="00C347BF"/>
    <w:rsid w:val="00C34F02"/>
    <w:rsid w:val="00C35888"/>
    <w:rsid w:val="00C36292"/>
    <w:rsid w:val="00C364DF"/>
    <w:rsid w:val="00C368B2"/>
    <w:rsid w:val="00C36C76"/>
    <w:rsid w:val="00C36D2B"/>
    <w:rsid w:val="00C3701E"/>
    <w:rsid w:val="00C37173"/>
    <w:rsid w:val="00C37896"/>
    <w:rsid w:val="00C37BEF"/>
    <w:rsid w:val="00C37CBA"/>
    <w:rsid w:val="00C402F4"/>
    <w:rsid w:val="00C403AA"/>
    <w:rsid w:val="00C41C08"/>
    <w:rsid w:val="00C42AEF"/>
    <w:rsid w:val="00C42BF1"/>
    <w:rsid w:val="00C4313D"/>
    <w:rsid w:val="00C434AE"/>
    <w:rsid w:val="00C4427A"/>
    <w:rsid w:val="00C44528"/>
    <w:rsid w:val="00C44639"/>
    <w:rsid w:val="00C44CF1"/>
    <w:rsid w:val="00C456CA"/>
    <w:rsid w:val="00C45AC8"/>
    <w:rsid w:val="00C45DFE"/>
    <w:rsid w:val="00C45F94"/>
    <w:rsid w:val="00C46312"/>
    <w:rsid w:val="00C46830"/>
    <w:rsid w:val="00C4688A"/>
    <w:rsid w:val="00C46CEA"/>
    <w:rsid w:val="00C477BA"/>
    <w:rsid w:val="00C477C0"/>
    <w:rsid w:val="00C4780F"/>
    <w:rsid w:val="00C47A2B"/>
    <w:rsid w:val="00C47D50"/>
    <w:rsid w:val="00C47FD1"/>
    <w:rsid w:val="00C50277"/>
    <w:rsid w:val="00C5041B"/>
    <w:rsid w:val="00C5064F"/>
    <w:rsid w:val="00C507F2"/>
    <w:rsid w:val="00C5147F"/>
    <w:rsid w:val="00C5258B"/>
    <w:rsid w:val="00C52A93"/>
    <w:rsid w:val="00C52BE3"/>
    <w:rsid w:val="00C52EA2"/>
    <w:rsid w:val="00C54E2E"/>
    <w:rsid w:val="00C5529A"/>
    <w:rsid w:val="00C552D0"/>
    <w:rsid w:val="00C554C9"/>
    <w:rsid w:val="00C5644A"/>
    <w:rsid w:val="00C56E78"/>
    <w:rsid w:val="00C572A3"/>
    <w:rsid w:val="00C572DD"/>
    <w:rsid w:val="00C5748A"/>
    <w:rsid w:val="00C5761C"/>
    <w:rsid w:val="00C61135"/>
    <w:rsid w:val="00C61743"/>
    <w:rsid w:val="00C61C1C"/>
    <w:rsid w:val="00C61CF0"/>
    <w:rsid w:val="00C61E0F"/>
    <w:rsid w:val="00C62FDD"/>
    <w:rsid w:val="00C63679"/>
    <w:rsid w:val="00C6390A"/>
    <w:rsid w:val="00C63CAF"/>
    <w:rsid w:val="00C64AE3"/>
    <w:rsid w:val="00C653C4"/>
    <w:rsid w:val="00C65496"/>
    <w:rsid w:val="00C6571C"/>
    <w:rsid w:val="00C65D28"/>
    <w:rsid w:val="00C66296"/>
    <w:rsid w:val="00C66500"/>
    <w:rsid w:val="00C66F6E"/>
    <w:rsid w:val="00C66FA4"/>
    <w:rsid w:val="00C678D3"/>
    <w:rsid w:val="00C679E0"/>
    <w:rsid w:val="00C67AB0"/>
    <w:rsid w:val="00C67E00"/>
    <w:rsid w:val="00C67EB2"/>
    <w:rsid w:val="00C67F78"/>
    <w:rsid w:val="00C70105"/>
    <w:rsid w:val="00C70273"/>
    <w:rsid w:val="00C7035B"/>
    <w:rsid w:val="00C70724"/>
    <w:rsid w:val="00C708CA"/>
    <w:rsid w:val="00C70E43"/>
    <w:rsid w:val="00C70E83"/>
    <w:rsid w:val="00C710FB"/>
    <w:rsid w:val="00C72577"/>
    <w:rsid w:val="00C72C58"/>
    <w:rsid w:val="00C7324C"/>
    <w:rsid w:val="00C7381D"/>
    <w:rsid w:val="00C73A4E"/>
    <w:rsid w:val="00C743B7"/>
    <w:rsid w:val="00C7454E"/>
    <w:rsid w:val="00C74851"/>
    <w:rsid w:val="00C748E1"/>
    <w:rsid w:val="00C74F5F"/>
    <w:rsid w:val="00C7571A"/>
    <w:rsid w:val="00C75E6D"/>
    <w:rsid w:val="00C75FB6"/>
    <w:rsid w:val="00C7668B"/>
    <w:rsid w:val="00C76EA3"/>
    <w:rsid w:val="00C7716A"/>
    <w:rsid w:val="00C77205"/>
    <w:rsid w:val="00C778F4"/>
    <w:rsid w:val="00C80054"/>
    <w:rsid w:val="00C80600"/>
    <w:rsid w:val="00C808E3"/>
    <w:rsid w:val="00C80CF6"/>
    <w:rsid w:val="00C810DB"/>
    <w:rsid w:val="00C81171"/>
    <w:rsid w:val="00C817AA"/>
    <w:rsid w:val="00C8192D"/>
    <w:rsid w:val="00C81CC2"/>
    <w:rsid w:val="00C823A5"/>
    <w:rsid w:val="00C82F02"/>
    <w:rsid w:val="00C8301C"/>
    <w:rsid w:val="00C830F3"/>
    <w:rsid w:val="00C83161"/>
    <w:rsid w:val="00C83351"/>
    <w:rsid w:val="00C8356D"/>
    <w:rsid w:val="00C83AF3"/>
    <w:rsid w:val="00C84094"/>
    <w:rsid w:val="00C840AC"/>
    <w:rsid w:val="00C84609"/>
    <w:rsid w:val="00C84694"/>
    <w:rsid w:val="00C84A77"/>
    <w:rsid w:val="00C84DFB"/>
    <w:rsid w:val="00C85596"/>
    <w:rsid w:val="00C8568A"/>
    <w:rsid w:val="00C85EA2"/>
    <w:rsid w:val="00C86009"/>
    <w:rsid w:val="00C8606B"/>
    <w:rsid w:val="00C860AC"/>
    <w:rsid w:val="00C86140"/>
    <w:rsid w:val="00C865C4"/>
    <w:rsid w:val="00C868B2"/>
    <w:rsid w:val="00C86CE0"/>
    <w:rsid w:val="00C87714"/>
    <w:rsid w:val="00C87983"/>
    <w:rsid w:val="00C87AC1"/>
    <w:rsid w:val="00C903F3"/>
    <w:rsid w:val="00C905F1"/>
    <w:rsid w:val="00C9068D"/>
    <w:rsid w:val="00C90789"/>
    <w:rsid w:val="00C907C2"/>
    <w:rsid w:val="00C90DE8"/>
    <w:rsid w:val="00C91520"/>
    <w:rsid w:val="00C91AB9"/>
    <w:rsid w:val="00C91BCC"/>
    <w:rsid w:val="00C91D49"/>
    <w:rsid w:val="00C920B3"/>
    <w:rsid w:val="00C921E5"/>
    <w:rsid w:val="00C92784"/>
    <w:rsid w:val="00C92BA8"/>
    <w:rsid w:val="00C92BD2"/>
    <w:rsid w:val="00C930AE"/>
    <w:rsid w:val="00C932D7"/>
    <w:rsid w:val="00C93A80"/>
    <w:rsid w:val="00C93BF4"/>
    <w:rsid w:val="00C93E5F"/>
    <w:rsid w:val="00C94BA1"/>
    <w:rsid w:val="00C94DA0"/>
    <w:rsid w:val="00C959CB"/>
    <w:rsid w:val="00C95C56"/>
    <w:rsid w:val="00C95ED4"/>
    <w:rsid w:val="00C96280"/>
    <w:rsid w:val="00C967E4"/>
    <w:rsid w:val="00C979B8"/>
    <w:rsid w:val="00C97C10"/>
    <w:rsid w:val="00CA040F"/>
    <w:rsid w:val="00CA0A04"/>
    <w:rsid w:val="00CA0C90"/>
    <w:rsid w:val="00CA0E3A"/>
    <w:rsid w:val="00CA0F1D"/>
    <w:rsid w:val="00CA10F7"/>
    <w:rsid w:val="00CA1492"/>
    <w:rsid w:val="00CA1522"/>
    <w:rsid w:val="00CA15CC"/>
    <w:rsid w:val="00CA1986"/>
    <w:rsid w:val="00CA1A23"/>
    <w:rsid w:val="00CA1CAB"/>
    <w:rsid w:val="00CA1E64"/>
    <w:rsid w:val="00CA1FA0"/>
    <w:rsid w:val="00CA2461"/>
    <w:rsid w:val="00CA2608"/>
    <w:rsid w:val="00CA2D91"/>
    <w:rsid w:val="00CA3BC5"/>
    <w:rsid w:val="00CA3CC8"/>
    <w:rsid w:val="00CA3D78"/>
    <w:rsid w:val="00CA4577"/>
    <w:rsid w:val="00CA47A7"/>
    <w:rsid w:val="00CA49B8"/>
    <w:rsid w:val="00CA4BEE"/>
    <w:rsid w:val="00CA4E42"/>
    <w:rsid w:val="00CA51F9"/>
    <w:rsid w:val="00CA53AD"/>
    <w:rsid w:val="00CA6DE0"/>
    <w:rsid w:val="00CA7102"/>
    <w:rsid w:val="00CA73AA"/>
    <w:rsid w:val="00CA7D90"/>
    <w:rsid w:val="00CB025E"/>
    <w:rsid w:val="00CB03C6"/>
    <w:rsid w:val="00CB0A36"/>
    <w:rsid w:val="00CB0BCF"/>
    <w:rsid w:val="00CB0C9A"/>
    <w:rsid w:val="00CB0D3F"/>
    <w:rsid w:val="00CB1116"/>
    <w:rsid w:val="00CB1163"/>
    <w:rsid w:val="00CB13A7"/>
    <w:rsid w:val="00CB1547"/>
    <w:rsid w:val="00CB1B9F"/>
    <w:rsid w:val="00CB2073"/>
    <w:rsid w:val="00CB28AB"/>
    <w:rsid w:val="00CB2E15"/>
    <w:rsid w:val="00CB345A"/>
    <w:rsid w:val="00CB34AC"/>
    <w:rsid w:val="00CB3971"/>
    <w:rsid w:val="00CB3C25"/>
    <w:rsid w:val="00CB442A"/>
    <w:rsid w:val="00CB450D"/>
    <w:rsid w:val="00CB48AC"/>
    <w:rsid w:val="00CB4BC0"/>
    <w:rsid w:val="00CB52D5"/>
    <w:rsid w:val="00CB536A"/>
    <w:rsid w:val="00CB5409"/>
    <w:rsid w:val="00CB5E8F"/>
    <w:rsid w:val="00CB5EA2"/>
    <w:rsid w:val="00CB6109"/>
    <w:rsid w:val="00CB611A"/>
    <w:rsid w:val="00CB6A2A"/>
    <w:rsid w:val="00CB6B62"/>
    <w:rsid w:val="00CB72D0"/>
    <w:rsid w:val="00CB7B31"/>
    <w:rsid w:val="00CB7EDE"/>
    <w:rsid w:val="00CC00B3"/>
    <w:rsid w:val="00CC0310"/>
    <w:rsid w:val="00CC084C"/>
    <w:rsid w:val="00CC099D"/>
    <w:rsid w:val="00CC0ABF"/>
    <w:rsid w:val="00CC131E"/>
    <w:rsid w:val="00CC13C7"/>
    <w:rsid w:val="00CC1707"/>
    <w:rsid w:val="00CC1769"/>
    <w:rsid w:val="00CC1D1C"/>
    <w:rsid w:val="00CC1DB6"/>
    <w:rsid w:val="00CC1E71"/>
    <w:rsid w:val="00CC1EEA"/>
    <w:rsid w:val="00CC28C1"/>
    <w:rsid w:val="00CC2A8C"/>
    <w:rsid w:val="00CC2EC2"/>
    <w:rsid w:val="00CC34E7"/>
    <w:rsid w:val="00CC356B"/>
    <w:rsid w:val="00CC3B3C"/>
    <w:rsid w:val="00CC40E8"/>
    <w:rsid w:val="00CC4183"/>
    <w:rsid w:val="00CC4352"/>
    <w:rsid w:val="00CC4AAE"/>
    <w:rsid w:val="00CC4D76"/>
    <w:rsid w:val="00CC509C"/>
    <w:rsid w:val="00CC5263"/>
    <w:rsid w:val="00CC5BF7"/>
    <w:rsid w:val="00CC5C75"/>
    <w:rsid w:val="00CC60F6"/>
    <w:rsid w:val="00CC6229"/>
    <w:rsid w:val="00CC6A1B"/>
    <w:rsid w:val="00CC6A79"/>
    <w:rsid w:val="00CC751F"/>
    <w:rsid w:val="00CC7B47"/>
    <w:rsid w:val="00CC7B69"/>
    <w:rsid w:val="00CD0AB5"/>
    <w:rsid w:val="00CD0DAF"/>
    <w:rsid w:val="00CD0DCC"/>
    <w:rsid w:val="00CD0DCF"/>
    <w:rsid w:val="00CD0E99"/>
    <w:rsid w:val="00CD14C5"/>
    <w:rsid w:val="00CD1559"/>
    <w:rsid w:val="00CD1AA3"/>
    <w:rsid w:val="00CD1E7B"/>
    <w:rsid w:val="00CD2096"/>
    <w:rsid w:val="00CD2162"/>
    <w:rsid w:val="00CD24C3"/>
    <w:rsid w:val="00CD2704"/>
    <w:rsid w:val="00CD2A93"/>
    <w:rsid w:val="00CD2B8F"/>
    <w:rsid w:val="00CD395E"/>
    <w:rsid w:val="00CD399C"/>
    <w:rsid w:val="00CD3A54"/>
    <w:rsid w:val="00CD40CB"/>
    <w:rsid w:val="00CD455D"/>
    <w:rsid w:val="00CD48AE"/>
    <w:rsid w:val="00CD4D8B"/>
    <w:rsid w:val="00CD57FD"/>
    <w:rsid w:val="00CD5915"/>
    <w:rsid w:val="00CD663E"/>
    <w:rsid w:val="00CD68D2"/>
    <w:rsid w:val="00CD6B2C"/>
    <w:rsid w:val="00CD6EA4"/>
    <w:rsid w:val="00CD6EC2"/>
    <w:rsid w:val="00CD6F94"/>
    <w:rsid w:val="00CD7145"/>
    <w:rsid w:val="00CD717B"/>
    <w:rsid w:val="00CD75F8"/>
    <w:rsid w:val="00CD7AD1"/>
    <w:rsid w:val="00CE0599"/>
    <w:rsid w:val="00CE0E8A"/>
    <w:rsid w:val="00CE0EC6"/>
    <w:rsid w:val="00CE11A4"/>
    <w:rsid w:val="00CE1583"/>
    <w:rsid w:val="00CE19FF"/>
    <w:rsid w:val="00CE1E54"/>
    <w:rsid w:val="00CE2B7B"/>
    <w:rsid w:val="00CE2BF3"/>
    <w:rsid w:val="00CE33C3"/>
    <w:rsid w:val="00CE38B4"/>
    <w:rsid w:val="00CE3F35"/>
    <w:rsid w:val="00CE4EE2"/>
    <w:rsid w:val="00CE502E"/>
    <w:rsid w:val="00CE61AA"/>
    <w:rsid w:val="00CE6374"/>
    <w:rsid w:val="00CE6FF6"/>
    <w:rsid w:val="00CE7123"/>
    <w:rsid w:val="00CE7984"/>
    <w:rsid w:val="00CE7CC9"/>
    <w:rsid w:val="00CF0441"/>
    <w:rsid w:val="00CF0540"/>
    <w:rsid w:val="00CF0DAD"/>
    <w:rsid w:val="00CF1309"/>
    <w:rsid w:val="00CF183A"/>
    <w:rsid w:val="00CF19CB"/>
    <w:rsid w:val="00CF1B74"/>
    <w:rsid w:val="00CF24C6"/>
    <w:rsid w:val="00CF24D9"/>
    <w:rsid w:val="00CF26A9"/>
    <w:rsid w:val="00CF28E0"/>
    <w:rsid w:val="00CF2E9F"/>
    <w:rsid w:val="00CF3144"/>
    <w:rsid w:val="00CF3B08"/>
    <w:rsid w:val="00CF3E4E"/>
    <w:rsid w:val="00CF4046"/>
    <w:rsid w:val="00CF449B"/>
    <w:rsid w:val="00CF4B2B"/>
    <w:rsid w:val="00CF4D79"/>
    <w:rsid w:val="00CF5248"/>
    <w:rsid w:val="00CF5315"/>
    <w:rsid w:val="00CF63A0"/>
    <w:rsid w:val="00CF6A62"/>
    <w:rsid w:val="00CF6AA3"/>
    <w:rsid w:val="00CF727E"/>
    <w:rsid w:val="00CF7407"/>
    <w:rsid w:val="00CF78BE"/>
    <w:rsid w:val="00D00093"/>
    <w:rsid w:val="00D0038A"/>
    <w:rsid w:val="00D00923"/>
    <w:rsid w:val="00D01055"/>
    <w:rsid w:val="00D0138A"/>
    <w:rsid w:val="00D014AD"/>
    <w:rsid w:val="00D01986"/>
    <w:rsid w:val="00D01C50"/>
    <w:rsid w:val="00D01E1E"/>
    <w:rsid w:val="00D01ED5"/>
    <w:rsid w:val="00D02082"/>
    <w:rsid w:val="00D0274F"/>
    <w:rsid w:val="00D029F9"/>
    <w:rsid w:val="00D02DFC"/>
    <w:rsid w:val="00D03016"/>
    <w:rsid w:val="00D03298"/>
    <w:rsid w:val="00D032F9"/>
    <w:rsid w:val="00D033A5"/>
    <w:rsid w:val="00D03497"/>
    <w:rsid w:val="00D03E21"/>
    <w:rsid w:val="00D0481F"/>
    <w:rsid w:val="00D048E1"/>
    <w:rsid w:val="00D04B09"/>
    <w:rsid w:val="00D04C7D"/>
    <w:rsid w:val="00D05352"/>
    <w:rsid w:val="00D05535"/>
    <w:rsid w:val="00D05585"/>
    <w:rsid w:val="00D05FF8"/>
    <w:rsid w:val="00D0626C"/>
    <w:rsid w:val="00D0666F"/>
    <w:rsid w:val="00D06B5B"/>
    <w:rsid w:val="00D06B60"/>
    <w:rsid w:val="00D06D25"/>
    <w:rsid w:val="00D071BE"/>
    <w:rsid w:val="00D073C4"/>
    <w:rsid w:val="00D079C1"/>
    <w:rsid w:val="00D07F75"/>
    <w:rsid w:val="00D10EB6"/>
    <w:rsid w:val="00D1157B"/>
    <w:rsid w:val="00D116AD"/>
    <w:rsid w:val="00D11C43"/>
    <w:rsid w:val="00D12B5A"/>
    <w:rsid w:val="00D12D60"/>
    <w:rsid w:val="00D12DBF"/>
    <w:rsid w:val="00D12EA1"/>
    <w:rsid w:val="00D13564"/>
    <w:rsid w:val="00D14445"/>
    <w:rsid w:val="00D14C73"/>
    <w:rsid w:val="00D15A77"/>
    <w:rsid w:val="00D15EFD"/>
    <w:rsid w:val="00D16463"/>
    <w:rsid w:val="00D16F59"/>
    <w:rsid w:val="00D173B0"/>
    <w:rsid w:val="00D17A0E"/>
    <w:rsid w:val="00D20100"/>
    <w:rsid w:val="00D20157"/>
    <w:rsid w:val="00D202F7"/>
    <w:rsid w:val="00D2077A"/>
    <w:rsid w:val="00D20840"/>
    <w:rsid w:val="00D20AD4"/>
    <w:rsid w:val="00D20DE6"/>
    <w:rsid w:val="00D20FC4"/>
    <w:rsid w:val="00D21153"/>
    <w:rsid w:val="00D21E25"/>
    <w:rsid w:val="00D22338"/>
    <w:rsid w:val="00D22386"/>
    <w:rsid w:val="00D22625"/>
    <w:rsid w:val="00D2264F"/>
    <w:rsid w:val="00D2278C"/>
    <w:rsid w:val="00D228AC"/>
    <w:rsid w:val="00D235D0"/>
    <w:rsid w:val="00D236CC"/>
    <w:rsid w:val="00D23997"/>
    <w:rsid w:val="00D23A6A"/>
    <w:rsid w:val="00D23DB8"/>
    <w:rsid w:val="00D24745"/>
    <w:rsid w:val="00D24889"/>
    <w:rsid w:val="00D24AD5"/>
    <w:rsid w:val="00D25859"/>
    <w:rsid w:val="00D25C7F"/>
    <w:rsid w:val="00D25DD9"/>
    <w:rsid w:val="00D2653E"/>
    <w:rsid w:val="00D26571"/>
    <w:rsid w:val="00D26C79"/>
    <w:rsid w:val="00D26F59"/>
    <w:rsid w:val="00D276FB"/>
    <w:rsid w:val="00D27992"/>
    <w:rsid w:val="00D27B1A"/>
    <w:rsid w:val="00D30170"/>
    <w:rsid w:val="00D30BB5"/>
    <w:rsid w:val="00D3148B"/>
    <w:rsid w:val="00D31EE2"/>
    <w:rsid w:val="00D32383"/>
    <w:rsid w:val="00D3261A"/>
    <w:rsid w:val="00D32E84"/>
    <w:rsid w:val="00D34667"/>
    <w:rsid w:val="00D34A67"/>
    <w:rsid w:val="00D357DA"/>
    <w:rsid w:val="00D359DC"/>
    <w:rsid w:val="00D35FCE"/>
    <w:rsid w:val="00D3651E"/>
    <w:rsid w:val="00D36C04"/>
    <w:rsid w:val="00D370AC"/>
    <w:rsid w:val="00D371F5"/>
    <w:rsid w:val="00D3730E"/>
    <w:rsid w:val="00D37B9E"/>
    <w:rsid w:val="00D37CCF"/>
    <w:rsid w:val="00D37DED"/>
    <w:rsid w:val="00D37EED"/>
    <w:rsid w:val="00D37FD1"/>
    <w:rsid w:val="00D4021A"/>
    <w:rsid w:val="00D40BF1"/>
    <w:rsid w:val="00D410D1"/>
    <w:rsid w:val="00D41879"/>
    <w:rsid w:val="00D41A35"/>
    <w:rsid w:val="00D42318"/>
    <w:rsid w:val="00D42607"/>
    <w:rsid w:val="00D429C1"/>
    <w:rsid w:val="00D42AD9"/>
    <w:rsid w:val="00D430EA"/>
    <w:rsid w:val="00D43180"/>
    <w:rsid w:val="00D43703"/>
    <w:rsid w:val="00D44516"/>
    <w:rsid w:val="00D44975"/>
    <w:rsid w:val="00D44A89"/>
    <w:rsid w:val="00D44F62"/>
    <w:rsid w:val="00D4553E"/>
    <w:rsid w:val="00D45547"/>
    <w:rsid w:val="00D457AF"/>
    <w:rsid w:val="00D459B7"/>
    <w:rsid w:val="00D45D8B"/>
    <w:rsid w:val="00D465BB"/>
    <w:rsid w:val="00D46C5F"/>
    <w:rsid w:val="00D47179"/>
    <w:rsid w:val="00D472D7"/>
    <w:rsid w:val="00D47317"/>
    <w:rsid w:val="00D47641"/>
    <w:rsid w:val="00D47E16"/>
    <w:rsid w:val="00D47F26"/>
    <w:rsid w:val="00D48085"/>
    <w:rsid w:val="00D503C4"/>
    <w:rsid w:val="00D50ABB"/>
    <w:rsid w:val="00D50B22"/>
    <w:rsid w:val="00D50B2F"/>
    <w:rsid w:val="00D50B4B"/>
    <w:rsid w:val="00D50F25"/>
    <w:rsid w:val="00D51186"/>
    <w:rsid w:val="00D51428"/>
    <w:rsid w:val="00D514ED"/>
    <w:rsid w:val="00D5215F"/>
    <w:rsid w:val="00D52827"/>
    <w:rsid w:val="00D52976"/>
    <w:rsid w:val="00D52DF2"/>
    <w:rsid w:val="00D53285"/>
    <w:rsid w:val="00D53338"/>
    <w:rsid w:val="00D533B6"/>
    <w:rsid w:val="00D535B2"/>
    <w:rsid w:val="00D536D8"/>
    <w:rsid w:val="00D53957"/>
    <w:rsid w:val="00D543A6"/>
    <w:rsid w:val="00D5459A"/>
    <w:rsid w:val="00D55006"/>
    <w:rsid w:val="00D55A4D"/>
    <w:rsid w:val="00D55B07"/>
    <w:rsid w:val="00D56900"/>
    <w:rsid w:val="00D5690E"/>
    <w:rsid w:val="00D56CDD"/>
    <w:rsid w:val="00D56E2E"/>
    <w:rsid w:val="00D60071"/>
    <w:rsid w:val="00D60556"/>
    <w:rsid w:val="00D605E6"/>
    <w:rsid w:val="00D60714"/>
    <w:rsid w:val="00D60B90"/>
    <w:rsid w:val="00D61641"/>
    <w:rsid w:val="00D6166B"/>
    <w:rsid w:val="00D618D5"/>
    <w:rsid w:val="00D62308"/>
    <w:rsid w:val="00D626C4"/>
    <w:rsid w:val="00D62737"/>
    <w:rsid w:val="00D62FFF"/>
    <w:rsid w:val="00D64885"/>
    <w:rsid w:val="00D64F6D"/>
    <w:rsid w:val="00D65FA0"/>
    <w:rsid w:val="00D661AF"/>
    <w:rsid w:val="00D66401"/>
    <w:rsid w:val="00D66711"/>
    <w:rsid w:val="00D668D9"/>
    <w:rsid w:val="00D66C1B"/>
    <w:rsid w:val="00D66D21"/>
    <w:rsid w:val="00D66D49"/>
    <w:rsid w:val="00D676D3"/>
    <w:rsid w:val="00D67DE3"/>
    <w:rsid w:val="00D702C5"/>
    <w:rsid w:val="00D70896"/>
    <w:rsid w:val="00D712F9"/>
    <w:rsid w:val="00D71420"/>
    <w:rsid w:val="00D7163D"/>
    <w:rsid w:val="00D7183F"/>
    <w:rsid w:val="00D71861"/>
    <w:rsid w:val="00D71B92"/>
    <w:rsid w:val="00D71D07"/>
    <w:rsid w:val="00D71D8E"/>
    <w:rsid w:val="00D7281F"/>
    <w:rsid w:val="00D731EE"/>
    <w:rsid w:val="00D73351"/>
    <w:rsid w:val="00D7378D"/>
    <w:rsid w:val="00D73A38"/>
    <w:rsid w:val="00D73ADC"/>
    <w:rsid w:val="00D74844"/>
    <w:rsid w:val="00D74A79"/>
    <w:rsid w:val="00D74B5C"/>
    <w:rsid w:val="00D751A4"/>
    <w:rsid w:val="00D755EF"/>
    <w:rsid w:val="00D76624"/>
    <w:rsid w:val="00D7677E"/>
    <w:rsid w:val="00D76DCF"/>
    <w:rsid w:val="00D76DDE"/>
    <w:rsid w:val="00D77042"/>
    <w:rsid w:val="00D77191"/>
    <w:rsid w:val="00D77257"/>
    <w:rsid w:val="00D7786E"/>
    <w:rsid w:val="00D779E5"/>
    <w:rsid w:val="00D80016"/>
    <w:rsid w:val="00D80385"/>
    <w:rsid w:val="00D807A9"/>
    <w:rsid w:val="00D8081A"/>
    <w:rsid w:val="00D80C15"/>
    <w:rsid w:val="00D80D9D"/>
    <w:rsid w:val="00D813AD"/>
    <w:rsid w:val="00D8145C"/>
    <w:rsid w:val="00D818E8"/>
    <w:rsid w:val="00D81FF8"/>
    <w:rsid w:val="00D82201"/>
    <w:rsid w:val="00D827A9"/>
    <w:rsid w:val="00D82D75"/>
    <w:rsid w:val="00D83011"/>
    <w:rsid w:val="00D83257"/>
    <w:rsid w:val="00D8370B"/>
    <w:rsid w:val="00D83A1B"/>
    <w:rsid w:val="00D83AFC"/>
    <w:rsid w:val="00D83D76"/>
    <w:rsid w:val="00D83DCD"/>
    <w:rsid w:val="00D84351"/>
    <w:rsid w:val="00D8510C"/>
    <w:rsid w:val="00D85149"/>
    <w:rsid w:val="00D85174"/>
    <w:rsid w:val="00D85527"/>
    <w:rsid w:val="00D85C2F"/>
    <w:rsid w:val="00D861D2"/>
    <w:rsid w:val="00D861FA"/>
    <w:rsid w:val="00D875E7"/>
    <w:rsid w:val="00D87616"/>
    <w:rsid w:val="00D87BDB"/>
    <w:rsid w:val="00D87BF1"/>
    <w:rsid w:val="00D90206"/>
    <w:rsid w:val="00D9025F"/>
    <w:rsid w:val="00D903B6"/>
    <w:rsid w:val="00D90770"/>
    <w:rsid w:val="00D90853"/>
    <w:rsid w:val="00D90F48"/>
    <w:rsid w:val="00D91201"/>
    <w:rsid w:val="00D917F6"/>
    <w:rsid w:val="00D91A18"/>
    <w:rsid w:val="00D923E9"/>
    <w:rsid w:val="00D92645"/>
    <w:rsid w:val="00D9268B"/>
    <w:rsid w:val="00D930A0"/>
    <w:rsid w:val="00D93186"/>
    <w:rsid w:val="00D94112"/>
    <w:rsid w:val="00D9428A"/>
    <w:rsid w:val="00D9438F"/>
    <w:rsid w:val="00D9480C"/>
    <w:rsid w:val="00D94BCA"/>
    <w:rsid w:val="00D959F6"/>
    <w:rsid w:val="00D95C1A"/>
    <w:rsid w:val="00D95D60"/>
    <w:rsid w:val="00D963FC"/>
    <w:rsid w:val="00D96D3E"/>
    <w:rsid w:val="00D96F49"/>
    <w:rsid w:val="00D972C2"/>
    <w:rsid w:val="00D97B64"/>
    <w:rsid w:val="00DA0269"/>
    <w:rsid w:val="00DA1031"/>
    <w:rsid w:val="00DA1092"/>
    <w:rsid w:val="00DA12B5"/>
    <w:rsid w:val="00DA1526"/>
    <w:rsid w:val="00DA15F9"/>
    <w:rsid w:val="00DA1A22"/>
    <w:rsid w:val="00DA1BD8"/>
    <w:rsid w:val="00DA1E82"/>
    <w:rsid w:val="00DA2003"/>
    <w:rsid w:val="00DA2CCD"/>
    <w:rsid w:val="00DA32DB"/>
    <w:rsid w:val="00DA446F"/>
    <w:rsid w:val="00DA477B"/>
    <w:rsid w:val="00DA565D"/>
    <w:rsid w:val="00DA57A3"/>
    <w:rsid w:val="00DA5FBD"/>
    <w:rsid w:val="00DA61F8"/>
    <w:rsid w:val="00DA64D3"/>
    <w:rsid w:val="00DA65D7"/>
    <w:rsid w:val="00DA68EF"/>
    <w:rsid w:val="00DA6DC0"/>
    <w:rsid w:val="00DA71ED"/>
    <w:rsid w:val="00DA7800"/>
    <w:rsid w:val="00DA7AF4"/>
    <w:rsid w:val="00DA7D65"/>
    <w:rsid w:val="00DA7D7D"/>
    <w:rsid w:val="00DA7E08"/>
    <w:rsid w:val="00DA7FCF"/>
    <w:rsid w:val="00DA7FDB"/>
    <w:rsid w:val="00DB0326"/>
    <w:rsid w:val="00DB044B"/>
    <w:rsid w:val="00DB0975"/>
    <w:rsid w:val="00DB0A07"/>
    <w:rsid w:val="00DB17D3"/>
    <w:rsid w:val="00DB1864"/>
    <w:rsid w:val="00DB1E09"/>
    <w:rsid w:val="00DB2980"/>
    <w:rsid w:val="00DB343D"/>
    <w:rsid w:val="00DB3C36"/>
    <w:rsid w:val="00DB3E8D"/>
    <w:rsid w:val="00DB50DF"/>
    <w:rsid w:val="00DB5C6D"/>
    <w:rsid w:val="00DB5D04"/>
    <w:rsid w:val="00DB62EF"/>
    <w:rsid w:val="00DB6325"/>
    <w:rsid w:val="00DB6717"/>
    <w:rsid w:val="00DB6FD1"/>
    <w:rsid w:val="00DB70A4"/>
    <w:rsid w:val="00DC0848"/>
    <w:rsid w:val="00DC0BFB"/>
    <w:rsid w:val="00DC0DAF"/>
    <w:rsid w:val="00DC0F59"/>
    <w:rsid w:val="00DC124B"/>
    <w:rsid w:val="00DC18CF"/>
    <w:rsid w:val="00DC1DC6"/>
    <w:rsid w:val="00DC268A"/>
    <w:rsid w:val="00DC29BF"/>
    <w:rsid w:val="00DC2A0D"/>
    <w:rsid w:val="00DC2CA1"/>
    <w:rsid w:val="00DC2D52"/>
    <w:rsid w:val="00DC382E"/>
    <w:rsid w:val="00DC3E24"/>
    <w:rsid w:val="00DC3F30"/>
    <w:rsid w:val="00DC40D6"/>
    <w:rsid w:val="00DC4322"/>
    <w:rsid w:val="00DC4EE5"/>
    <w:rsid w:val="00DC50B5"/>
    <w:rsid w:val="00DC50B9"/>
    <w:rsid w:val="00DC5980"/>
    <w:rsid w:val="00DC5994"/>
    <w:rsid w:val="00DC5AA1"/>
    <w:rsid w:val="00DC5BDC"/>
    <w:rsid w:val="00DC5E98"/>
    <w:rsid w:val="00DC5EB0"/>
    <w:rsid w:val="00DC6015"/>
    <w:rsid w:val="00DC6AE0"/>
    <w:rsid w:val="00DC6B16"/>
    <w:rsid w:val="00DC6E45"/>
    <w:rsid w:val="00DC6F49"/>
    <w:rsid w:val="00DC75B4"/>
    <w:rsid w:val="00DC760C"/>
    <w:rsid w:val="00DC7B23"/>
    <w:rsid w:val="00DD0141"/>
    <w:rsid w:val="00DD0241"/>
    <w:rsid w:val="00DD0440"/>
    <w:rsid w:val="00DD0B10"/>
    <w:rsid w:val="00DD0BB0"/>
    <w:rsid w:val="00DD12AC"/>
    <w:rsid w:val="00DD1332"/>
    <w:rsid w:val="00DD2111"/>
    <w:rsid w:val="00DD3131"/>
    <w:rsid w:val="00DD319F"/>
    <w:rsid w:val="00DD31F1"/>
    <w:rsid w:val="00DD345B"/>
    <w:rsid w:val="00DD4689"/>
    <w:rsid w:val="00DD4799"/>
    <w:rsid w:val="00DD4EA3"/>
    <w:rsid w:val="00DD5115"/>
    <w:rsid w:val="00DD528D"/>
    <w:rsid w:val="00DD5294"/>
    <w:rsid w:val="00DD53A4"/>
    <w:rsid w:val="00DD57DC"/>
    <w:rsid w:val="00DD59AA"/>
    <w:rsid w:val="00DD5B59"/>
    <w:rsid w:val="00DD5D7E"/>
    <w:rsid w:val="00DD662C"/>
    <w:rsid w:val="00DD6765"/>
    <w:rsid w:val="00DD780D"/>
    <w:rsid w:val="00DD7814"/>
    <w:rsid w:val="00DD7A11"/>
    <w:rsid w:val="00DD7A8A"/>
    <w:rsid w:val="00DD7BE2"/>
    <w:rsid w:val="00DE0009"/>
    <w:rsid w:val="00DE00A5"/>
    <w:rsid w:val="00DE025E"/>
    <w:rsid w:val="00DE0827"/>
    <w:rsid w:val="00DE094A"/>
    <w:rsid w:val="00DE0C6F"/>
    <w:rsid w:val="00DE0F12"/>
    <w:rsid w:val="00DE1580"/>
    <w:rsid w:val="00DE1B3D"/>
    <w:rsid w:val="00DE240B"/>
    <w:rsid w:val="00DE27B7"/>
    <w:rsid w:val="00DE27FB"/>
    <w:rsid w:val="00DE2C4A"/>
    <w:rsid w:val="00DE317C"/>
    <w:rsid w:val="00DE3A5A"/>
    <w:rsid w:val="00DE3CDC"/>
    <w:rsid w:val="00DE3CF0"/>
    <w:rsid w:val="00DE415C"/>
    <w:rsid w:val="00DE4419"/>
    <w:rsid w:val="00DE46C6"/>
    <w:rsid w:val="00DE4E5F"/>
    <w:rsid w:val="00DE4F45"/>
    <w:rsid w:val="00DE5062"/>
    <w:rsid w:val="00DE533A"/>
    <w:rsid w:val="00DE5EF3"/>
    <w:rsid w:val="00DE6105"/>
    <w:rsid w:val="00DE6123"/>
    <w:rsid w:val="00DE6242"/>
    <w:rsid w:val="00DE6353"/>
    <w:rsid w:val="00DE665C"/>
    <w:rsid w:val="00DE697F"/>
    <w:rsid w:val="00DE6D9F"/>
    <w:rsid w:val="00DE730C"/>
    <w:rsid w:val="00DE75AD"/>
    <w:rsid w:val="00DE7DD2"/>
    <w:rsid w:val="00DF011C"/>
    <w:rsid w:val="00DF0575"/>
    <w:rsid w:val="00DF089E"/>
    <w:rsid w:val="00DF0A7B"/>
    <w:rsid w:val="00DF0AA5"/>
    <w:rsid w:val="00DF0B9B"/>
    <w:rsid w:val="00DF0E30"/>
    <w:rsid w:val="00DF0F0B"/>
    <w:rsid w:val="00DF1366"/>
    <w:rsid w:val="00DF1DEE"/>
    <w:rsid w:val="00DF2197"/>
    <w:rsid w:val="00DF2630"/>
    <w:rsid w:val="00DF2EAD"/>
    <w:rsid w:val="00DF35CE"/>
    <w:rsid w:val="00DF3AFE"/>
    <w:rsid w:val="00DF3BC4"/>
    <w:rsid w:val="00DF3DA4"/>
    <w:rsid w:val="00DF3F42"/>
    <w:rsid w:val="00DF467A"/>
    <w:rsid w:val="00DF4D39"/>
    <w:rsid w:val="00DF4D49"/>
    <w:rsid w:val="00DF539D"/>
    <w:rsid w:val="00DF544C"/>
    <w:rsid w:val="00DF5992"/>
    <w:rsid w:val="00DF5C12"/>
    <w:rsid w:val="00DF5CED"/>
    <w:rsid w:val="00DF5DAE"/>
    <w:rsid w:val="00DF6568"/>
    <w:rsid w:val="00DF6913"/>
    <w:rsid w:val="00DF6A9B"/>
    <w:rsid w:val="00DF6FC0"/>
    <w:rsid w:val="00DF78C8"/>
    <w:rsid w:val="00DF7A2A"/>
    <w:rsid w:val="00E00766"/>
    <w:rsid w:val="00E00AC7"/>
    <w:rsid w:val="00E00BBE"/>
    <w:rsid w:val="00E0134A"/>
    <w:rsid w:val="00E0192D"/>
    <w:rsid w:val="00E02207"/>
    <w:rsid w:val="00E0231C"/>
    <w:rsid w:val="00E023F5"/>
    <w:rsid w:val="00E0256F"/>
    <w:rsid w:val="00E026E3"/>
    <w:rsid w:val="00E02A07"/>
    <w:rsid w:val="00E02E14"/>
    <w:rsid w:val="00E0342F"/>
    <w:rsid w:val="00E03615"/>
    <w:rsid w:val="00E037D7"/>
    <w:rsid w:val="00E03DDB"/>
    <w:rsid w:val="00E03E1F"/>
    <w:rsid w:val="00E040BE"/>
    <w:rsid w:val="00E04721"/>
    <w:rsid w:val="00E04F44"/>
    <w:rsid w:val="00E05037"/>
    <w:rsid w:val="00E053F8"/>
    <w:rsid w:val="00E05A66"/>
    <w:rsid w:val="00E05D7C"/>
    <w:rsid w:val="00E05E8F"/>
    <w:rsid w:val="00E06167"/>
    <w:rsid w:val="00E06696"/>
    <w:rsid w:val="00E069EC"/>
    <w:rsid w:val="00E06A02"/>
    <w:rsid w:val="00E06A34"/>
    <w:rsid w:val="00E06F58"/>
    <w:rsid w:val="00E079B6"/>
    <w:rsid w:val="00E10500"/>
    <w:rsid w:val="00E10762"/>
    <w:rsid w:val="00E107DE"/>
    <w:rsid w:val="00E10F54"/>
    <w:rsid w:val="00E11661"/>
    <w:rsid w:val="00E11F5D"/>
    <w:rsid w:val="00E120A9"/>
    <w:rsid w:val="00E121A1"/>
    <w:rsid w:val="00E122EE"/>
    <w:rsid w:val="00E12366"/>
    <w:rsid w:val="00E12992"/>
    <w:rsid w:val="00E12A27"/>
    <w:rsid w:val="00E12B7D"/>
    <w:rsid w:val="00E13A5F"/>
    <w:rsid w:val="00E13B59"/>
    <w:rsid w:val="00E13CE9"/>
    <w:rsid w:val="00E144BD"/>
    <w:rsid w:val="00E14770"/>
    <w:rsid w:val="00E14789"/>
    <w:rsid w:val="00E14B75"/>
    <w:rsid w:val="00E14D8E"/>
    <w:rsid w:val="00E14EBC"/>
    <w:rsid w:val="00E15615"/>
    <w:rsid w:val="00E15A12"/>
    <w:rsid w:val="00E15E42"/>
    <w:rsid w:val="00E15FAE"/>
    <w:rsid w:val="00E16173"/>
    <w:rsid w:val="00E162F1"/>
    <w:rsid w:val="00E1653B"/>
    <w:rsid w:val="00E1686C"/>
    <w:rsid w:val="00E16958"/>
    <w:rsid w:val="00E16CB5"/>
    <w:rsid w:val="00E171CB"/>
    <w:rsid w:val="00E17216"/>
    <w:rsid w:val="00E1727F"/>
    <w:rsid w:val="00E17660"/>
    <w:rsid w:val="00E17785"/>
    <w:rsid w:val="00E177A0"/>
    <w:rsid w:val="00E178C9"/>
    <w:rsid w:val="00E2012C"/>
    <w:rsid w:val="00E2094D"/>
    <w:rsid w:val="00E209B7"/>
    <w:rsid w:val="00E210D7"/>
    <w:rsid w:val="00E21A79"/>
    <w:rsid w:val="00E21E5A"/>
    <w:rsid w:val="00E21E8D"/>
    <w:rsid w:val="00E21F9E"/>
    <w:rsid w:val="00E22AC7"/>
    <w:rsid w:val="00E22F56"/>
    <w:rsid w:val="00E230AC"/>
    <w:rsid w:val="00E23445"/>
    <w:rsid w:val="00E23C2F"/>
    <w:rsid w:val="00E241C0"/>
    <w:rsid w:val="00E24C2F"/>
    <w:rsid w:val="00E24CE1"/>
    <w:rsid w:val="00E250A7"/>
    <w:rsid w:val="00E2526D"/>
    <w:rsid w:val="00E2532E"/>
    <w:rsid w:val="00E2632E"/>
    <w:rsid w:val="00E26EAF"/>
    <w:rsid w:val="00E275DB"/>
    <w:rsid w:val="00E27792"/>
    <w:rsid w:val="00E27E2A"/>
    <w:rsid w:val="00E27F2B"/>
    <w:rsid w:val="00E3045D"/>
    <w:rsid w:val="00E30895"/>
    <w:rsid w:val="00E3097D"/>
    <w:rsid w:val="00E3100F"/>
    <w:rsid w:val="00E3139E"/>
    <w:rsid w:val="00E316C5"/>
    <w:rsid w:val="00E31A7E"/>
    <w:rsid w:val="00E31BB8"/>
    <w:rsid w:val="00E32659"/>
    <w:rsid w:val="00E327E0"/>
    <w:rsid w:val="00E32F4C"/>
    <w:rsid w:val="00E333F9"/>
    <w:rsid w:val="00E339F9"/>
    <w:rsid w:val="00E33AB1"/>
    <w:rsid w:val="00E34065"/>
    <w:rsid w:val="00E3438E"/>
    <w:rsid w:val="00E3461E"/>
    <w:rsid w:val="00E34B2D"/>
    <w:rsid w:val="00E34E10"/>
    <w:rsid w:val="00E34E37"/>
    <w:rsid w:val="00E355F2"/>
    <w:rsid w:val="00E35859"/>
    <w:rsid w:val="00E362D6"/>
    <w:rsid w:val="00E37DA1"/>
    <w:rsid w:val="00E37DB5"/>
    <w:rsid w:val="00E4020B"/>
    <w:rsid w:val="00E402BE"/>
    <w:rsid w:val="00E4038D"/>
    <w:rsid w:val="00E40F5A"/>
    <w:rsid w:val="00E41356"/>
    <w:rsid w:val="00E4135E"/>
    <w:rsid w:val="00E42273"/>
    <w:rsid w:val="00E4289F"/>
    <w:rsid w:val="00E42B0D"/>
    <w:rsid w:val="00E43553"/>
    <w:rsid w:val="00E437A3"/>
    <w:rsid w:val="00E43973"/>
    <w:rsid w:val="00E43CF8"/>
    <w:rsid w:val="00E43E71"/>
    <w:rsid w:val="00E446F7"/>
    <w:rsid w:val="00E44A8D"/>
    <w:rsid w:val="00E45427"/>
    <w:rsid w:val="00E454FF"/>
    <w:rsid w:val="00E45571"/>
    <w:rsid w:val="00E4584B"/>
    <w:rsid w:val="00E4608C"/>
    <w:rsid w:val="00E460F4"/>
    <w:rsid w:val="00E46A10"/>
    <w:rsid w:val="00E46D5F"/>
    <w:rsid w:val="00E46F99"/>
    <w:rsid w:val="00E4739A"/>
    <w:rsid w:val="00E47985"/>
    <w:rsid w:val="00E47BD2"/>
    <w:rsid w:val="00E5006E"/>
    <w:rsid w:val="00E50BF9"/>
    <w:rsid w:val="00E50F87"/>
    <w:rsid w:val="00E52A3B"/>
    <w:rsid w:val="00E52F6D"/>
    <w:rsid w:val="00E5309F"/>
    <w:rsid w:val="00E5483E"/>
    <w:rsid w:val="00E548F4"/>
    <w:rsid w:val="00E54AAC"/>
    <w:rsid w:val="00E54E5B"/>
    <w:rsid w:val="00E54FA0"/>
    <w:rsid w:val="00E5500A"/>
    <w:rsid w:val="00E5500E"/>
    <w:rsid w:val="00E5515A"/>
    <w:rsid w:val="00E5524A"/>
    <w:rsid w:val="00E55728"/>
    <w:rsid w:val="00E558F5"/>
    <w:rsid w:val="00E55A65"/>
    <w:rsid w:val="00E55C4B"/>
    <w:rsid w:val="00E5609C"/>
    <w:rsid w:val="00E56B2C"/>
    <w:rsid w:val="00E57354"/>
    <w:rsid w:val="00E573E3"/>
    <w:rsid w:val="00E5798E"/>
    <w:rsid w:val="00E6013B"/>
    <w:rsid w:val="00E601B7"/>
    <w:rsid w:val="00E6086D"/>
    <w:rsid w:val="00E60A06"/>
    <w:rsid w:val="00E60FBE"/>
    <w:rsid w:val="00E6101D"/>
    <w:rsid w:val="00E61835"/>
    <w:rsid w:val="00E61A3C"/>
    <w:rsid w:val="00E61C3D"/>
    <w:rsid w:val="00E61FB6"/>
    <w:rsid w:val="00E62C0C"/>
    <w:rsid w:val="00E62E34"/>
    <w:rsid w:val="00E62EC0"/>
    <w:rsid w:val="00E63EA1"/>
    <w:rsid w:val="00E63EA2"/>
    <w:rsid w:val="00E643DB"/>
    <w:rsid w:val="00E64415"/>
    <w:rsid w:val="00E6447A"/>
    <w:rsid w:val="00E645A7"/>
    <w:rsid w:val="00E64901"/>
    <w:rsid w:val="00E65564"/>
    <w:rsid w:val="00E659B1"/>
    <w:rsid w:val="00E65A19"/>
    <w:rsid w:val="00E65ADA"/>
    <w:rsid w:val="00E65DC2"/>
    <w:rsid w:val="00E65E12"/>
    <w:rsid w:val="00E67030"/>
    <w:rsid w:val="00E67224"/>
    <w:rsid w:val="00E6733F"/>
    <w:rsid w:val="00E67A53"/>
    <w:rsid w:val="00E67CE3"/>
    <w:rsid w:val="00E70349"/>
    <w:rsid w:val="00E706F7"/>
    <w:rsid w:val="00E7080C"/>
    <w:rsid w:val="00E7157C"/>
    <w:rsid w:val="00E7188B"/>
    <w:rsid w:val="00E718ED"/>
    <w:rsid w:val="00E72C8E"/>
    <w:rsid w:val="00E72DDD"/>
    <w:rsid w:val="00E732FA"/>
    <w:rsid w:val="00E7380F"/>
    <w:rsid w:val="00E73EA7"/>
    <w:rsid w:val="00E74065"/>
    <w:rsid w:val="00E741C3"/>
    <w:rsid w:val="00E742A8"/>
    <w:rsid w:val="00E74863"/>
    <w:rsid w:val="00E7489B"/>
    <w:rsid w:val="00E74FDD"/>
    <w:rsid w:val="00E7573F"/>
    <w:rsid w:val="00E75C55"/>
    <w:rsid w:val="00E7614F"/>
    <w:rsid w:val="00E763DD"/>
    <w:rsid w:val="00E765E9"/>
    <w:rsid w:val="00E76C49"/>
    <w:rsid w:val="00E76F69"/>
    <w:rsid w:val="00E76FE2"/>
    <w:rsid w:val="00E77132"/>
    <w:rsid w:val="00E77480"/>
    <w:rsid w:val="00E77BBA"/>
    <w:rsid w:val="00E8092C"/>
    <w:rsid w:val="00E81159"/>
    <w:rsid w:val="00E813AF"/>
    <w:rsid w:val="00E8162E"/>
    <w:rsid w:val="00E8290E"/>
    <w:rsid w:val="00E82AD2"/>
    <w:rsid w:val="00E82D78"/>
    <w:rsid w:val="00E8312E"/>
    <w:rsid w:val="00E83199"/>
    <w:rsid w:val="00E83575"/>
    <w:rsid w:val="00E835C3"/>
    <w:rsid w:val="00E83F2A"/>
    <w:rsid w:val="00E84496"/>
    <w:rsid w:val="00E85148"/>
    <w:rsid w:val="00E85660"/>
    <w:rsid w:val="00E85703"/>
    <w:rsid w:val="00E859E1"/>
    <w:rsid w:val="00E86447"/>
    <w:rsid w:val="00E86A7F"/>
    <w:rsid w:val="00E86E8D"/>
    <w:rsid w:val="00E86EFB"/>
    <w:rsid w:val="00E87A30"/>
    <w:rsid w:val="00E903EF"/>
    <w:rsid w:val="00E909E2"/>
    <w:rsid w:val="00E909E8"/>
    <w:rsid w:val="00E90EF8"/>
    <w:rsid w:val="00E90F31"/>
    <w:rsid w:val="00E90FEE"/>
    <w:rsid w:val="00E9138F"/>
    <w:rsid w:val="00E913B6"/>
    <w:rsid w:val="00E913EF"/>
    <w:rsid w:val="00E915AC"/>
    <w:rsid w:val="00E91ADD"/>
    <w:rsid w:val="00E924C9"/>
    <w:rsid w:val="00E92522"/>
    <w:rsid w:val="00E92C8D"/>
    <w:rsid w:val="00E92FA4"/>
    <w:rsid w:val="00E93294"/>
    <w:rsid w:val="00E93389"/>
    <w:rsid w:val="00E935FB"/>
    <w:rsid w:val="00E9366C"/>
    <w:rsid w:val="00E93A34"/>
    <w:rsid w:val="00E93A35"/>
    <w:rsid w:val="00E93E1C"/>
    <w:rsid w:val="00E93F52"/>
    <w:rsid w:val="00E93F85"/>
    <w:rsid w:val="00E9488C"/>
    <w:rsid w:val="00E94B61"/>
    <w:rsid w:val="00E94EE5"/>
    <w:rsid w:val="00E952FA"/>
    <w:rsid w:val="00E95A21"/>
    <w:rsid w:val="00E95D62"/>
    <w:rsid w:val="00E96946"/>
    <w:rsid w:val="00E96C12"/>
    <w:rsid w:val="00E96F6B"/>
    <w:rsid w:val="00E97582"/>
    <w:rsid w:val="00E975EE"/>
    <w:rsid w:val="00E97AF2"/>
    <w:rsid w:val="00EA03B4"/>
    <w:rsid w:val="00EA0AB5"/>
    <w:rsid w:val="00EA0C8E"/>
    <w:rsid w:val="00EA0D52"/>
    <w:rsid w:val="00EA1114"/>
    <w:rsid w:val="00EA12CC"/>
    <w:rsid w:val="00EA13D6"/>
    <w:rsid w:val="00EA1B01"/>
    <w:rsid w:val="00EA1BBC"/>
    <w:rsid w:val="00EA1E0D"/>
    <w:rsid w:val="00EA23CB"/>
    <w:rsid w:val="00EA2459"/>
    <w:rsid w:val="00EA2BC6"/>
    <w:rsid w:val="00EA3395"/>
    <w:rsid w:val="00EA33E2"/>
    <w:rsid w:val="00EA3606"/>
    <w:rsid w:val="00EA37A5"/>
    <w:rsid w:val="00EA38EE"/>
    <w:rsid w:val="00EA3D86"/>
    <w:rsid w:val="00EA3E1D"/>
    <w:rsid w:val="00EA41F8"/>
    <w:rsid w:val="00EA4369"/>
    <w:rsid w:val="00EA439E"/>
    <w:rsid w:val="00EA45C5"/>
    <w:rsid w:val="00EA4713"/>
    <w:rsid w:val="00EA4801"/>
    <w:rsid w:val="00EA4988"/>
    <w:rsid w:val="00EA4C11"/>
    <w:rsid w:val="00EA4E7E"/>
    <w:rsid w:val="00EA513A"/>
    <w:rsid w:val="00EA52EF"/>
    <w:rsid w:val="00EA57B7"/>
    <w:rsid w:val="00EA5A00"/>
    <w:rsid w:val="00EA6240"/>
    <w:rsid w:val="00EA6387"/>
    <w:rsid w:val="00EA6A4E"/>
    <w:rsid w:val="00EA70A8"/>
    <w:rsid w:val="00EA774A"/>
    <w:rsid w:val="00EB022C"/>
    <w:rsid w:val="00EB0439"/>
    <w:rsid w:val="00EB0BAB"/>
    <w:rsid w:val="00EB0D07"/>
    <w:rsid w:val="00EB0E1C"/>
    <w:rsid w:val="00EB0FAC"/>
    <w:rsid w:val="00EB112E"/>
    <w:rsid w:val="00EB113D"/>
    <w:rsid w:val="00EB127C"/>
    <w:rsid w:val="00EB16F4"/>
    <w:rsid w:val="00EB23EB"/>
    <w:rsid w:val="00EB2C84"/>
    <w:rsid w:val="00EB2F1E"/>
    <w:rsid w:val="00EB3F23"/>
    <w:rsid w:val="00EB40FB"/>
    <w:rsid w:val="00EB421D"/>
    <w:rsid w:val="00EB4BF0"/>
    <w:rsid w:val="00EB4FB8"/>
    <w:rsid w:val="00EB50A6"/>
    <w:rsid w:val="00EB554B"/>
    <w:rsid w:val="00EB61E1"/>
    <w:rsid w:val="00EB64DF"/>
    <w:rsid w:val="00EB6E73"/>
    <w:rsid w:val="00EB7371"/>
    <w:rsid w:val="00EB78DA"/>
    <w:rsid w:val="00EB797C"/>
    <w:rsid w:val="00EB7DB5"/>
    <w:rsid w:val="00EC0C4E"/>
    <w:rsid w:val="00EC10F4"/>
    <w:rsid w:val="00EC1675"/>
    <w:rsid w:val="00EC18F2"/>
    <w:rsid w:val="00EC1F64"/>
    <w:rsid w:val="00EC2D0B"/>
    <w:rsid w:val="00EC3AE6"/>
    <w:rsid w:val="00EC3DB9"/>
    <w:rsid w:val="00EC42F6"/>
    <w:rsid w:val="00EC436B"/>
    <w:rsid w:val="00EC4909"/>
    <w:rsid w:val="00EC54F3"/>
    <w:rsid w:val="00EC5691"/>
    <w:rsid w:val="00EC5BA8"/>
    <w:rsid w:val="00EC5E6C"/>
    <w:rsid w:val="00EC6377"/>
    <w:rsid w:val="00EC6C42"/>
    <w:rsid w:val="00EC6F6E"/>
    <w:rsid w:val="00EC6F96"/>
    <w:rsid w:val="00EC729E"/>
    <w:rsid w:val="00EC777E"/>
    <w:rsid w:val="00ED0462"/>
    <w:rsid w:val="00ED0809"/>
    <w:rsid w:val="00ED0BD8"/>
    <w:rsid w:val="00ED0F17"/>
    <w:rsid w:val="00ED0F5A"/>
    <w:rsid w:val="00ED1788"/>
    <w:rsid w:val="00ED1BA9"/>
    <w:rsid w:val="00ED1C20"/>
    <w:rsid w:val="00ED1C80"/>
    <w:rsid w:val="00ED1C82"/>
    <w:rsid w:val="00ED23C6"/>
    <w:rsid w:val="00ED267C"/>
    <w:rsid w:val="00ED2AC8"/>
    <w:rsid w:val="00ED2D9F"/>
    <w:rsid w:val="00ED2EB0"/>
    <w:rsid w:val="00ED3355"/>
    <w:rsid w:val="00ED3435"/>
    <w:rsid w:val="00ED3677"/>
    <w:rsid w:val="00ED42CD"/>
    <w:rsid w:val="00ED4452"/>
    <w:rsid w:val="00ED4651"/>
    <w:rsid w:val="00ED4CFF"/>
    <w:rsid w:val="00ED4EF0"/>
    <w:rsid w:val="00ED50E8"/>
    <w:rsid w:val="00ED693D"/>
    <w:rsid w:val="00ED6E5D"/>
    <w:rsid w:val="00ED6F8F"/>
    <w:rsid w:val="00ED7364"/>
    <w:rsid w:val="00ED7595"/>
    <w:rsid w:val="00EE0F90"/>
    <w:rsid w:val="00EE16B9"/>
    <w:rsid w:val="00EE1712"/>
    <w:rsid w:val="00EE1F79"/>
    <w:rsid w:val="00EE320A"/>
    <w:rsid w:val="00EE345F"/>
    <w:rsid w:val="00EE362D"/>
    <w:rsid w:val="00EE37DA"/>
    <w:rsid w:val="00EE3DDC"/>
    <w:rsid w:val="00EE422F"/>
    <w:rsid w:val="00EE4441"/>
    <w:rsid w:val="00EE4B62"/>
    <w:rsid w:val="00EE4E1B"/>
    <w:rsid w:val="00EE5165"/>
    <w:rsid w:val="00EE520A"/>
    <w:rsid w:val="00EE5417"/>
    <w:rsid w:val="00EE5738"/>
    <w:rsid w:val="00EE5FC2"/>
    <w:rsid w:val="00EE6176"/>
    <w:rsid w:val="00EE62FD"/>
    <w:rsid w:val="00EE67B3"/>
    <w:rsid w:val="00EE6E5E"/>
    <w:rsid w:val="00EE7431"/>
    <w:rsid w:val="00EE7520"/>
    <w:rsid w:val="00EF0146"/>
    <w:rsid w:val="00EF05E8"/>
    <w:rsid w:val="00EF0802"/>
    <w:rsid w:val="00EF0CED"/>
    <w:rsid w:val="00EF1947"/>
    <w:rsid w:val="00EF1EA9"/>
    <w:rsid w:val="00EF1FDB"/>
    <w:rsid w:val="00EF2017"/>
    <w:rsid w:val="00EF2730"/>
    <w:rsid w:val="00EF2B8D"/>
    <w:rsid w:val="00EF2C7A"/>
    <w:rsid w:val="00EF2DEE"/>
    <w:rsid w:val="00EF2E85"/>
    <w:rsid w:val="00EF342F"/>
    <w:rsid w:val="00EF359E"/>
    <w:rsid w:val="00EF3733"/>
    <w:rsid w:val="00EF379C"/>
    <w:rsid w:val="00EF42EA"/>
    <w:rsid w:val="00EF47BF"/>
    <w:rsid w:val="00EF4B14"/>
    <w:rsid w:val="00EF5147"/>
    <w:rsid w:val="00EF5456"/>
    <w:rsid w:val="00EF588B"/>
    <w:rsid w:val="00EF5A81"/>
    <w:rsid w:val="00EF6192"/>
    <w:rsid w:val="00EF6DBF"/>
    <w:rsid w:val="00EF6E72"/>
    <w:rsid w:val="00EF70AF"/>
    <w:rsid w:val="00EF734A"/>
    <w:rsid w:val="00EF7462"/>
    <w:rsid w:val="00EF7525"/>
    <w:rsid w:val="00EF76EF"/>
    <w:rsid w:val="00EF782A"/>
    <w:rsid w:val="00F000DF"/>
    <w:rsid w:val="00F003B4"/>
    <w:rsid w:val="00F0046F"/>
    <w:rsid w:val="00F00AD5"/>
    <w:rsid w:val="00F00F5F"/>
    <w:rsid w:val="00F0166C"/>
    <w:rsid w:val="00F01D85"/>
    <w:rsid w:val="00F0234A"/>
    <w:rsid w:val="00F02EF4"/>
    <w:rsid w:val="00F03185"/>
    <w:rsid w:val="00F03440"/>
    <w:rsid w:val="00F0427B"/>
    <w:rsid w:val="00F047AE"/>
    <w:rsid w:val="00F04829"/>
    <w:rsid w:val="00F04D1D"/>
    <w:rsid w:val="00F05974"/>
    <w:rsid w:val="00F06180"/>
    <w:rsid w:val="00F06550"/>
    <w:rsid w:val="00F0658D"/>
    <w:rsid w:val="00F068C8"/>
    <w:rsid w:val="00F068CE"/>
    <w:rsid w:val="00F06F99"/>
    <w:rsid w:val="00F071B5"/>
    <w:rsid w:val="00F0729F"/>
    <w:rsid w:val="00F07F1D"/>
    <w:rsid w:val="00F10022"/>
    <w:rsid w:val="00F1028C"/>
    <w:rsid w:val="00F10409"/>
    <w:rsid w:val="00F10448"/>
    <w:rsid w:val="00F10467"/>
    <w:rsid w:val="00F10890"/>
    <w:rsid w:val="00F10B2E"/>
    <w:rsid w:val="00F10C5D"/>
    <w:rsid w:val="00F115FD"/>
    <w:rsid w:val="00F11601"/>
    <w:rsid w:val="00F11671"/>
    <w:rsid w:val="00F117E2"/>
    <w:rsid w:val="00F127E2"/>
    <w:rsid w:val="00F1284A"/>
    <w:rsid w:val="00F128C3"/>
    <w:rsid w:val="00F128C7"/>
    <w:rsid w:val="00F1307B"/>
    <w:rsid w:val="00F13555"/>
    <w:rsid w:val="00F138AE"/>
    <w:rsid w:val="00F1431E"/>
    <w:rsid w:val="00F1465F"/>
    <w:rsid w:val="00F14741"/>
    <w:rsid w:val="00F147B4"/>
    <w:rsid w:val="00F148A4"/>
    <w:rsid w:val="00F15505"/>
    <w:rsid w:val="00F15655"/>
    <w:rsid w:val="00F1581E"/>
    <w:rsid w:val="00F15EB4"/>
    <w:rsid w:val="00F16064"/>
    <w:rsid w:val="00F161BF"/>
    <w:rsid w:val="00F16358"/>
    <w:rsid w:val="00F165CD"/>
    <w:rsid w:val="00F16771"/>
    <w:rsid w:val="00F16839"/>
    <w:rsid w:val="00F16C51"/>
    <w:rsid w:val="00F16E82"/>
    <w:rsid w:val="00F16E84"/>
    <w:rsid w:val="00F16EC1"/>
    <w:rsid w:val="00F17048"/>
    <w:rsid w:val="00F170F0"/>
    <w:rsid w:val="00F172AD"/>
    <w:rsid w:val="00F175FB"/>
    <w:rsid w:val="00F1797C"/>
    <w:rsid w:val="00F17B3D"/>
    <w:rsid w:val="00F20872"/>
    <w:rsid w:val="00F20B66"/>
    <w:rsid w:val="00F20DB4"/>
    <w:rsid w:val="00F20FC2"/>
    <w:rsid w:val="00F21789"/>
    <w:rsid w:val="00F218C3"/>
    <w:rsid w:val="00F21F89"/>
    <w:rsid w:val="00F22419"/>
    <w:rsid w:val="00F226F0"/>
    <w:rsid w:val="00F2486C"/>
    <w:rsid w:val="00F24908"/>
    <w:rsid w:val="00F24AB2"/>
    <w:rsid w:val="00F24ABE"/>
    <w:rsid w:val="00F24B0E"/>
    <w:rsid w:val="00F25A2C"/>
    <w:rsid w:val="00F25C83"/>
    <w:rsid w:val="00F26054"/>
    <w:rsid w:val="00F26650"/>
    <w:rsid w:val="00F269E3"/>
    <w:rsid w:val="00F26D15"/>
    <w:rsid w:val="00F271E4"/>
    <w:rsid w:val="00F2798E"/>
    <w:rsid w:val="00F27B5F"/>
    <w:rsid w:val="00F30076"/>
    <w:rsid w:val="00F30289"/>
    <w:rsid w:val="00F305A0"/>
    <w:rsid w:val="00F31056"/>
    <w:rsid w:val="00F31180"/>
    <w:rsid w:val="00F315CA"/>
    <w:rsid w:val="00F31778"/>
    <w:rsid w:val="00F31BE8"/>
    <w:rsid w:val="00F3250D"/>
    <w:rsid w:val="00F32B48"/>
    <w:rsid w:val="00F32BCA"/>
    <w:rsid w:val="00F33052"/>
    <w:rsid w:val="00F336D2"/>
    <w:rsid w:val="00F33726"/>
    <w:rsid w:val="00F3389E"/>
    <w:rsid w:val="00F33CA3"/>
    <w:rsid w:val="00F33F25"/>
    <w:rsid w:val="00F34618"/>
    <w:rsid w:val="00F3489D"/>
    <w:rsid w:val="00F3528C"/>
    <w:rsid w:val="00F35FD2"/>
    <w:rsid w:val="00F36444"/>
    <w:rsid w:val="00F3657C"/>
    <w:rsid w:val="00F369AA"/>
    <w:rsid w:val="00F36DF4"/>
    <w:rsid w:val="00F36F70"/>
    <w:rsid w:val="00F37A79"/>
    <w:rsid w:val="00F37C2F"/>
    <w:rsid w:val="00F404CD"/>
    <w:rsid w:val="00F4098B"/>
    <w:rsid w:val="00F40E9C"/>
    <w:rsid w:val="00F40F3F"/>
    <w:rsid w:val="00F4121A"/>
    <w:rsid w:val="00F41B61"/>
    <w:rsid w:val="00F41FC5"/>
    <w:rsid w:val="00F4207A"/>
    <w:rsid w:val="00F4236F"/>
    <w:rsid w:val="00F4272F"/>
    <w:rsid w:val="00F42825"/>
    <w:rsid w:val="00F42AA1"/>
    <w:rsid w:val="00F42B88"/>
    <w:rsid w:val="00F430D6"/>
    <w:rsid w:val="00F432BC"/>
    <w:rsid w:val="00F438AC"/>
    <w:rsid w:val="00F44438"/>
    <w:rsid w:val="00F44A90"/>
    <w:rsid w:val="00F44E82"/>
    <w:rsid w:val="00F451C3"/>
    <w:rsid w:val="00F45ADB"/>
    <w:rsid w:val="00F45C54"/>
    <w:rsid w:val="00F46213"/>
    <w:rsid w:val="00F466F7"/>
    <w:rsid w:val="00F46804"/>
    <w:rsid w:val="00F46820"/>
    <w:rsid w:val="00F46952"/>
    <w:rsid w:val="00F46F6B"/>
    <w:rsid w:val="00F47608"/>
    <w:rsid w:val="00F47C20"/>
    <w:rsid w:val="00F47CC4"/>
    <w:rsid w:val="00F5004F"/>
    <w:rsid w:val="00F505C0"/>
    <w:rsid w:val="00F50984"/>
    <w:rsid w:val="00F50A26"/>
    <w:rsid w:val="00F50A2C"/>
    <w:rsid w:val="00F5117D"/>
    <w:rsid w:val="00F51716"/>
    <w:rsid w:val="00F52E50"/>
    <w:rsid w:val="00F5354B"/>
    <w:rsid w:val="00F53A8D"/>
    <w:rsid w:val="00F53E33"/>
    <w:rsid w:val="00F545B6"/>
    <w:rsid w:val="00F54870"/>
    <w:rsid w:val="00F55227"/>
    <w:rsid w:val="00F55528"/>
    <w:rsid w:val="00F55ADA"/>
    <w:rsid w:val="00F55B3A"/>
    <w:rsid w:val="00F55D4C"/>
    <w:rsid w:val="00F55D51"/>
    <w:rsid w:val="00F55E05"/>
    <w:rsid w:val="00F5659E"/>
    <w:rsid w:val="00F56A7A"/>
    <w:rsid w:val="00F579A6"/>
    <w:rsid w:val="00F57E0E"/>
    <w:rsid w:val="00F60582"/>
    <w:rsid w:val="00F605BA"/>
    <w:rsid w:val="00F615F6"/>
    <w:rsid w:val="00F616C7"/>
    <w:rsid w:val="00F617E0"/>
    <w:rsid w:val="00F61A9E"/>
    <w:rsid w:val="00F61BD2"/>
    <w:rsid w:val="00F625A5"/>
    <w:rsid w:val="00F631D8"/>
    <w:rsid w:val="00F6360C"/>
    <w:rsid w:val="00F64119"/>
    <w:rsid w:val="00F64894"/>
    <w:rsid w:val="00F649C9"/>
    <w:rsid w:val="00F64F07"/>
    <w:rsid w:val="00F65A65"/>
    <w:rsid w:val="00F65BDC"/>
    <w:rsid w:val="00F65C25"/>
    <w:rsid w:val="00F65E1B"/>
    <w:rsid w:val="00F66316"/>
    <w:rsid w:val="00F66340"/>
    <w:rsid w:val="00F66808"/>
    <w:rsid w:val="00F66901"/>
    <w:rsid w:val="00F66ACE"/>
    <w:rsid w:val="00F66B01"/>
    <w:rsid w:val="00F67186"/>
    <w:rsid w:val="00F6784E"/>
    <w:rsid w:val="00F678F6"/>
    <w:rsid w:val="00F67B50"/>
    <w:rsid w:val="00F67C5E"/>
    <w:rsid w:val="00F70267"/>
    <w:rsid w:val="00F702BE"/>
    <w:rsid w:val="00F70634"/>
    <w:rsid w:val="00F706BE"/>
    <w:rsid w:val="00F7078D"/>
    <w:rsid w:val="00F70A13"/>
    <w:rsid w:val="00F70B2F"/>
    <w:rsid w:val="00F70B46"/>
    <w:rsid w:val="00F7143B"/>
    <w:rsid w:val="00F7195E"/>
    <w:rsid w:val="00F72926"/>
    <w:rsid w:val="00F729B7"/>
    <w:rsid w:val="00F72ED5"/>
    <w:rsid w:val="00F73FEE"/>
    <w:rsid w:val="00F7414E"/>
    <w:rsid w:val="00F74587"/>
    <w:rsid w:val="00F74A83"/>
    <w:rsid w:val="00F757F5"/>
    <w:rsid w:val="00F75EC4"/>
    <w:rsid w:val="00F76016"/>
    <w:rsid w:val="00F7607E"/>
    <w:rsid w:val="00F7615B"/>
    <w:rsid w:val="00F76181"/>
    <w:rsid w:val="00F764D6"/>
    <w:rsid w:val="00F77488"/>
    <w:rsid w:val="00F774ED"/>
    <w:rsid w:val="00F77726"/>
    <w:rsid w:val="00F77912"/>
    <w:rsid w:val="00F77915"/>
    <w:rsid w:val="00F77E19"/>
    <w:rsid w:val="00F77EA3"/>
    <w:rsid w:val="00F807E9"/>
    <w:rsid w:val="00F80988"/>
    <w:rsid w:val="00F8112B"/>
    <w:rsid w:val="00F8148F"/>
    <w:rsid w:val="00F81A18"/>
    <w:rsid w:val="00F8286E"/>
    <w:rsid w:val="00F828D4"/>
    <w:rsid w:val="00F8326E"/>
    <w:rsid w:val="00F8335C"/>
    <w:rsid w:val="00F833D9"/>
    <w:rsid w:val="00F835B2"/>
    <w:rsid w:val="00F83EA5"/>
    <w:rsid w:val="00F84225"/>
    <w:rsid w:val="00F8458D"/>
    <w:rsid w:val="00F846AF"/>
    <w:rsid w:val="00F84D07"/>
    <w:rsid w:val="00F84E2A"/>
    <w:rsid w:val="00F85AF5"/>
    <w:rsid w:val="00F85E1B"/>
    <w:rsid w:val="00F85E5B"/>
    <w:rsid w:val="00F8680F"/>
    <w:rsid w:val="00F86E26"/>
    <w:rsid w:val="00F86F5C"/>
    <w:rsid w:val="00F87199"/>
    <w:rsid w:val="00F871EF"/>
    <w:rsid w:val="00F87229"/>
    <w:rsid w:val="00F87400"/>
    <w:rsid w:val="00F87B05"/>
    <w:rsid w:val="00F90510"/>
    <w:rsid w:val="00F906C3"/>
    <w:rsid w:val="00F909E4"/>
    <w:rsid w:val="00F912B7"/>
    <w:rsid w:val="00F9138B"/>
    <w:rsid w:val="00F913F5"/>
    <w:rsid w:val="00F9150D"/>
    <w:rsid w:val="00F91776"/>
    <w:rsid w:val="00F9289A"/>
    <w:rsid w:val="00F93101"/>
    <w:rsid w:val="00F9370D"/>
    <w:rsid w:val="00F93ED7"/>
    <w:rsid w:val="00F94180"/>
    <w:rsid w:val="00F94529"/>
    <w:rsid w:val="00F9477F"/>
    <w:rsid w:val="00F94819"/>
    <w:rsid w:val="00F94C1B"/>
    <w:rsid w:val="00F95143"/>
    <w:rsid w:val="00F95B50"/>
    <w:rsid w:val="00F95E06"/>
    <w:rsid w:val="00F96255"/>
    <w:rsid w:val="00F9642B"/>
    <w:rsid w:val="00F96DCF"/>
    <w:rsid w:val="00F97668"/>
    <w:rsid w:val="00F97E82"/>
    <w:rsid w:val="00FA1836"/>
    <w:rsid w:val="00FA18AF"/>
    <w:rsid w:val="00FA19CB"/>
    <w:rsid w:val="00FA1AA7"/>
    <w:rsid w:val="00FA1BF0"/>
    <w:rsid w:val="00FA1D37"/>
    <w:rsid w:val="00FA23F5"/>
    <w:rsid w:val="00FA2B9E"/>
    <w:rsid w:val="00FA3105"/>
    <w:rsid w:val="00FA3696"/>
    <w:rsid w:val="00FA36F3"/>
    <w:rsid w:val="00FA396C"/>
    <w:rsid w:val="00FA3992"/>
    <w:rsid w:val="00FA3BAB"/>
    <w:rsid w:val="00FA3CA3"/>
    <w:rsid w:val="00FA42E8"/>
    <w:rsid w:val="00FA4B57"/>
    <w:rsid w:val="00FA57FD"/>
    <w:rsid w:val="00FA596D"/>
    <w:rsid w:val="00FA5C5B"/>
    <w:rsid w:val="00FA5F47"/>
    <w:rsid w:val="00FA7066"/>
    <w:rsid w:val="00FA73DF"/>
    <w:rsid w:val="00FA7835"/>
    <w:rsid w:val="00FB068A"/>
    <w:rsid w:val="00FB0ADD"/>
    <w:rsid w:val="00FB0D21"/>
    <w:rsid w:val="00FB110E"/>
    <w:rsid w:val="00FB171B"/>
    <w:rsid w:val="00FB241E"/>
    <w:rsid w:val="00FB28AA"/>
    <w:rsid w:val="00FB3708"/>
    <w:rsid w:val="00FB3A28"/>
    <w:rsid w:val="00FB45E7"/>
    <w:rsid w:val="00FB4650"/>
    <w:rsid w:val="00FB4CFC"/>
    <w:rsid w:val="00FB57A7"/>
    <w:rsid w:val="00FB5838"/>
    <w:rsid w:val="00FB643F"/>
    <w:rsid w:val="00FB6A4A"/>
    <w:rsid w:val="00FB6EC5"/>
    <w:rsid w:val="00FB76FE"/>
    <w:rsid w:val="00FB7F34"/>
    <w:rsid w:val="00FC0628"/>
    <w:rsid w:val="00FC0980"/>
    <w:rsid w:val="00FC0E6C"/>
    <w:rsid w:val="00FC0F1F"/>
    <w:rsid w:val="00FC236C"/>
    <w:rsid w:val="00FC2656"/>
    <w:rsid w:val="00FC2BA9"/>
    <w:rsid w:val="00FC2F51"/>
    <w:rsid w:val="00FC2F9E"/>
    <w:rsid w:val="00FC32D8"/>
    <w:rsid w:val="00FC3411"/>
    <w:rsid w:val="00FC344D"/>
    <w:rsid w:val="00FC3E2F"/>
    <w:rsid w:val="00FC42AD"/>
    <w:rsid w:val="00FC475E"/>
    <w:rsid w:val="00FC4C0C"/>
    <w:rsid w:val="00FC5A3C"/>
    <w:rsid w:val="00FC5B9C"/>
    <w:rsid w:val="00FC5EBE"/>
    <w:rsid w:val="00FC68BC"/>
    <w:rsid w:val="00FC6A56"/>
    <w:rsid w:val="00FC6C17"/>
    <w:rsid w:val="00FC6CD8"/>
    <w:rsid w:val="00FC6E4E"/>
    <w:rsid w:val="00FC6F2A"/>
    <w:rsid w:val="00FC7763"/>
    <w:rsid w:val="00FC7B55"/>
    <w:rsid w:val="00FD0494"/>
    <w:rsid w:val="00FD04BC"/>
    <w:rsid w:val="00FD0744"/>
    <w:rsid w:val="00FD0865"/>
    <w:rsid w:val="00FD090D"/>
    <w:rsid w:val="00FD0AD6"/>
    <w:rsid w:val="00FD0C30"/>
    <w:rsid w:val="00FD0CDE"/>
    <w:rsid w:val="00FD1B63"/>
    <w:rsid w:val="00FD1CAE"/>
    <w:rsid w:val="00FD23A0"/>
    <w:rsid w:val="00FD23F4"/>
    <w:rsid w:val="00FD273A"/>
    <w:rsid w:val="00FD2F30"/>
    <w:rsid w:val="00FD3018"/>
    <w:rsid w:val="00FD3051"/>
    <w:rsid w:val="00FD3150"/>
    <w:rsid w:val="00FD346C"/>
    <w:rsid w:val="00FD4406"/>
    <w:rsid w:val="00FD5515"/>
    <w:rsid w:val="00FD55AF"/>
    <w:rsid w:val="00FD5602"/>
    <w:rsid w:val="00FD5757"/>
    <w:rsid w:val="00FD5DDA"/>
    <w:rsid w:val="00FD6133"/>
    <w:rsid w:val="00FD6598"/>
    <w:rsid w:val="00FD68C7"/>
    <w:rsid w:val="00FD6FEE"/>
    <w:rsid w:val="00FD7567"/>
    <w:rsid w:val="00FD7E39"/>
    <w:rsid w:val="00FD7EB3"/>
    <w:rsid w:val="00FE02AA"/>
    <w:rsid w:val="00FE03D2"/>
    <w:rsid w:val="00FE0668"/>
    <w:rsid w:val="00FE0B0F"/>
    <w:rsid w:val="00FE0DD2"/>
    <w:rsid w:val="00FE1737"/>
    <w:rsid w:val="00FE19B3"/>
    <w:rsid w:val="00FE1A14"/>
    <w:rsid w:val="00FE1C34"/>
    <w:rsid w:val="00FE2082"/>
    <w:rsid w:val="00FE25D3"/>
    <w:rsid w:val="00FE25FD"/>
    <w:rsid w:val="00FE3001"/>
    <w:rsid w:val="00FE31C6"/>
    <w:rsid w:val="00FE326F"/>
    <w:rsid w:val="00FE3973"/>
    <w:rsid w:val="00FE4313"/>
    <w:rsid w:val="00FE43CB"/>
    <w:rsid w:val="00FE4A6F"/>
    <w:rsid w:val="00FE4E52"/>
    <w:rsid w:val="00FE4F98"/>
    <w:rsid w:val="00FE5118"/>
    <w:rsid w:val="00FE5429"/>
    <w:rsid w:val="00FE5446"/>
    <w:rsid w:val="00FE551B"/>
    <w:rsid w:val="00FE58BC"/>
    <w:rsid w:val="00FE6CE2"/>
    <w:rsid w:val="00FE723C"/>
    <w:rsid w:val="00FE7C6B"/>
    <w:rsid w:val="00FE7DAC"/>
    <w:rsid w:val="00FF0991"/>
    <w:rsid w:val="00FF0E1C"/>
    <w:rsid w:val="00FF0EAA"/>
    <w:rsid w:val="00FF10F5"/>
    <w:rsid w:val="00FF13D9"/>
    <w:rsid w:val="00FF1629"/>
    <w:rsid w:val="00FF1F09"/>
    <w:rsid w:val="00FF249B"/>
    <w:rsid w:val="00FF24E9"/>
    <w:rsid w:val="00FF2804"/>
    <w:rsid w:val="00FF2928"/>
    <w:rsid w:val="00FF2B73"/>
    <w:rsid w:val="00FF2EAD"/>
    <w:rsid w:val="00FF33CD"/>
    <w:rsid w:val="00FF35CB"/>
    <w:rsid w:val="00FF3A60"/>
    <w:rsid w:val="00FF4549"/>
    <w:rsid w:val="00FF4716"/>
    <w:rsid w:val="00FF47B6"/>
    <w:rsid w:val="00FF4C73"/>
    <w:rsid w:val="00FF4D17"/>
    <w:rsid w:val="00FF4D3B"/>
    <w:rsid w:val="00FF4FFB"/>
    <w:rsid w:val="00FF578E"/>
    <w:rsid w:val="00FF5A2E"/>
    <w:rsid w:val="00FF5AAD"/>
    <w:rsid w:val="00FF5B19"/>
    <w:rsid w:val="00FF5B73"/>
    <w:rsid w:val="00FF6157"/>
    <w:rsid w:val="00FF61A3"/>
    <w:rsid w:val="00FF6338"/>
    <w:rsid w:val="00FF63E8"/>
    <w:rsid w:val="00FF6579"/>
    <w:rsid w:val="00FF6B3B"/>
    <w:rsid w:val="00FF73B4"/>
    <w:rsid w:val="00FF7ABC"/>
    <w:rsid w:val="00FF7FC3"/>
    <w:rsid w:val="00FF7FEC"/>
    <w:rsid w:val="010ECBFA"/>
    <w:rsid w:val="011B0D2F"/>
    <w:rsid w:val="01ABBC09"/>
    <w:rsid w:val="020C2050"/>
    <w:rsid w:val="0216F0F0"/>
    <w:rsid w:val="0242ED84"/>
    <w:rsid w:val="025DF755"/>
    <w:rsid w:val="0269E19F"/>
    <w:rsid w:val="029612A2"/>
    <w:rsid w:val="029E9D36"/>
    <w:rsid w:val="02C4553F"/>
    <w:rsid w:val="031B1484"/>
    <w:rsid w:val="0330D035"/>
    <w:rsid w:val="03410EED"/>
    <w:rsid w:val="037F00D0"/>
    <w:rsid w:val="03DC5D4B"/>
    <w:rsid w:val="03E7EEE4"/>
    <w:rsid w:val="0413F088"/>
    <w:rsid w:val="0447F8C8"/>
    <w:rsid w:val="0465EB68"/>
    <w:rsid w:val="0477B7AC"/>
    <w:rsid w:val="049D5115"/>
    <w:rsid w:val="04BB3969"/>
    <w:rsid w:val="04EF8CF6"/>
    <w:rsid w:val="04EF9026"/>
    <w:rsid w:val="050C6DBF"/>
    <w:rsid w:val="052F0A6D"/>
    <w:rsid w:val="05692C6C"/>
    <w:rsid w:val="056EEC88"/>
    <w:rsid w:val="05CFCB0A"/>
    <w:rsid w:val="05DF8639"/>
    <w:rsid w:val="05F4B61E"/>
    <w:rsid w:val="06608AE7"/>
    <w:rsid w:val="0670C324"/>
    <w:rsid w:val="0682401D"/>
    <w:rsid w:val="069D627A"/>
    <w:rsid w:val="06ADCC8D"/>
    <w:rsid w:val="06B53385"/>
    <w:rsid w:val="0706DAEF"/>
    <w:rsid w:val="072A77B5"/>
    <w:rsid w:val="0743A0B8"/>
    <w:rsid w:val="075FD5EA"/>
    <w:rsid w:val="07962334"/>
    <w:rsid w:val="07BDF01B"/>
    <w:rsid w:val="07F9E0C2"/>
    <w:rsid w:val="08013915"/>
    <w:rsid w:val="08297D4D"/>
    <w:rsid w:val="08300FEA"/>
    <w:rsid w:val="084B7423"/>
    <w:rsid w:val="08526186"/>
    <w:rsid w:val="08ACBAE0"/>
    <w:rsid w:val="08DDAF98"/>
    <w:rsid w:val="08DF01FB"/>
    <w:rsid w:val="08DF79E1"/>
    <w:rsid w:val="08F4B0C7"/>
    <w:rsid w:val="09929588"/>
    <w:rsid w:val="09C3D29E"/>
    <w:rsid w:val="09C56019"/>
    <w:rsid w:val="09D43731"/>
    <w:rsid w:val="0A439BEC"/>
    <w:rsid w:val="0A4C8AA3"/>
    <w:rsid w:val="0A9183D8"/>
    <w:rsid w:val="0AA0D44C"/>
    <w:rsid w:val="0AEF0FB3"/>
    <w:rsid w:val="0AFC3747"/>
    <w:rsid w:val="0B12FB9C"/>
    <w:rsid w:val="0B22B9BD"/>
    <w:rsid w:val="0BD3D3E8"/>
    <w:rsid w:val="0BD8F590"/>
    <w:rsid w:val="0C64BD67"/>
    <w:rsid w:val="0C657D2D"/>
    <w:rsid w:val="0CB01F1C"/>
    <w:rsid w:val="0CF6D5A0"/>
    <w:rsid w:val="0CFC681B"/>
    <w:rsid w:val="0D17446C"/>
    <w:rsid w:val="0D351891"/>
    <w:rsid w:val="0D3A7FC0"/>
    <w:rsid w:val="0D5F04D9"/>
    <w:rsid w:val="0DA21B68"/>
    <w:rsid w:val="0DA33A19"/>
    <w:rsid w:val="0DF62A6F"/>
    <w:rsid w:val="0E24BC6D"/>
    <w:rsid w:val="0E42C8B8"/>
    <w:rsid w:val="0E7F5BF9"/>
    <w:rsid w:val="0E861A20"/>
    <w:rsid w:val="0E925280"/>
    <w:rsid w:val="0E96B5F7"/>
    <w:rsid w:val="0EDA8FCE"/>
    <w:rsid w:val="0EE70AFA"/>
    <w:rsid w:val="0EEA1C6D"/>
    <w:rsid w:val="0F09C98E"/>
    <w:rsid w:val="0F113727"/>
    <w:rsid w:val="0F17CEEF"/>
    <w:rsid w:val="0F510030"/>
    <w:rsid w:val="0F55C42F"/>
    <w:rsid w:val="0F81AB45"/>
    <w:rsid w:val="100553B7"/>
    <w:rsid w:val="1015D44A"/>
    <w:rsid w:val="1056D0AD"/>
    <w:rsid w:val="1069878A"/>
    <w:rsid w:val="107C598E"/>
    <w:rsid w:val="1095C68A"/>
    <w:rsid w:val="109C520B"/>
    <w:rsid w:val="10A39760"/>
    <w:rsid w:val="10EBD0E1"/>
    <w:rsid w:val="1122ACB1"/>
    <w:rsid w:val="1140F933"/>
    <w:rsid w:val="11690F17"/>
    <w:rsid w:val="116F1654"/>
    <w:rsid w:val="1193C8BC"/>
    <w:rsid w:val="11A25740"/>
    <w:rsid w:val="11D72B79"/>
    <w:rsid w:val="11F4E665"/>
    <w:rsid w:val="12207275"/>
    <w:rsid w:val="12306F3F"/>
    <w:rsid w:val="124DC6E5"/>
    <w:rsid w:val="12528464"/>
    <w:rsid w:val="12787B4C"/>
    <w:rsid w:val="128592D6"/>
    <w:rsid w:val="128BAA44"/>
    <w:rsid w:val="1294E70B"/>
    <w:rsid w:val="12986210"/>
    <w:rsid w:val="129E38EE"/>
    <w:rsid w:val="12ACD64D"/>
    <w:rsid w:val="12CE82B3"/>
    <w:rsid w:val="130E6095"/>
    <w:rsid w:val="13816DB2"/>
    <w:rsid w:val="1424DA1B"/>
    <w:rsid w:val="14336517"/>
    <w:rsid w:val="14776398"/>
    <w:rsid w:val="148DF360"/>
    <w:rsid w:val="14934EF9"/>
    <w:rsid w:val="14A2BD62"/>
    <w:rsid w:val="14AB368B"/>
    <w:rsid w:val="14C8A49D"/>
    <w:rsid w:val="14CE44D3"/>
    <w:rsid w:val="14DF908D"/>
    <w:rsid w:val="151E7B65"/>
    <w:rsid w:val="152C3164"/>
    <w:rsid w:val="1568DD6D"/>
    <w:rsid w:val="15920B5A"/>
    <w:rsid w:val="15CCEB1D"/>
    <w:rsid w:val="1631204A"/>
    <w:rsid w:val="163FE540"/>
    <w:rsid w:val="16A7C07A"/>
    <w:rsid w:val="16B4FD50"/>
    <w:rsid w:val="16B81E67"/>
    <w:rsid w:val="16C17D47"/>
    <w:rsid w:val="16ECB2A2"/>
    <w:rsid w:val="16ED4844"/>
    <w:rsid w:val="171E1E2C"/>
    <w:rsid w:val="17583C56"/>
    <w:rsid w:val="175E906D"/>
    <w:rsid w:val="17646FEC"/>
    <w:rsid w:val="17A586EC"/>
    <w:rsid w:val="17F59642"/>
    <w:rsid w:val="18190AD4"/>
    <w:rsid w:val="182A3F33"/>
    <w:rsid w:val="182E2775"/>
    <w:rsid w:val="18336992"/>
    <w:rsid w:val="18523735"/>
    <w:rsid w:val="185AFAC7"/>
    <w:rsid w:val="18DF313F"/>
    <w:rsid w:val="18F7F6B3"/>
    <w:rsid w:val="194FCB80"/>
    <w:rsid w:val="1953DDE5"/>
    <w:rsid w:val="197167ED"/>
    <w:rsid w:val="19A17AEB"/>
    <w:rsid w:val="19A47530"/>
    <w:rsid w:val="19A7D6AB"/>
    <w:rsid w:val="19B48A41"/>
    <w:rsid w:val="19ECC373"/>
    <w:rsid w:val="19FBB47A"/>
    <w:rsid w:val="1A1A3FE7"/>
    <w:rsid w:val="1A910790"/>
    <w:rsid w:val="1AD6466C"/>
    <w:rsid w:val="1B181747"/>
    <w:rsid w:val="1B1D2B28"/>
    <w:rsid w:val="1B35346F"/>
    <w:rsid w:val="1B460FF8"/>
    <w:rsid w:val="1B4E97CA"/>
    <w:rsid w:val="1B68DAB0"/>
    <w:rsid w:val="1B96EC75"/>
    <w:rsid w:val="1BEF1C4D"/>
    <w:rsid w:val="1C02255C"/>
    <w:rsid w:val="1C02D8CC"/>
    <w:rsid w:val="1C088604"/>
    <w:rsid w:val="1C0CA9C0"/>
    <w:rsid w:val="1C1D15E0"/>
    <w:rsid w:val="1C2EAAC6"/>
    <w:rsid w:val="1C649058"/>
    <w:rsid w:val="1C6CD90D"/>
    <w:rsid w:val="1C719B9C"/>
    <w:rsid w:val="1C8D0FC4"/>
    <w:rsid w:val="1CCF41DC"/>
    <w:rsid w:val="1D01A889"/>
    <w:rsid w:val="1D57AB5A"/>
    <w:rsid w:val="1DB44108"/>
    <w:rsid w:val="1E08A96E"/>
    <w:rsid w:val="1E16D59C"/>
    <w:rsid w:val="1E4B178F"/>
    <w:rsid w:val="1E6E6C49"/>
    <w:rsid w:val="1E84F25C"/>
    <w:rsid w:val="1E929220"/>
    <w:rsid w:val="1F0A3979"/>
    <w:rsid w:val="1F34387C"/>
    <w:rsid w:val="1FE68274"/>
    <w:rsid w:val="200A3CAA"/>
    <w:rsid w:val="201EB293"/>
    <w:rsid w:val="2073FD04"/>
    <w:rsid w:val="20BE4BDA"/>
    <w:rsid w:val="20CC5CFB"/>
    <w:rsid w:val="20DDDAD4"/>
    <w:rsid w:val="20F896BB"/>
    <w:rsid w:val="20FF4553"/>
    <w:rsid w:val="212E8D86"/>
    <w:rsid w:val="213E73AB"/>
    <w:rsid w:val="2143350F"/>
    <w:rsid w:val="21746D9D"/>
    <w:rsid w:val="21B07138"/>
    <w:rsid w:val="21D53272"/>
    <w:rsid w:val="21ED26C2"/>
    <w:rsid w:val="21FA0640"/>
    <w:rsid w:val="2243C067"/>
    <w:rsid w:val="2246F487"/>
    <w:rsid w:val="227CA555"/>
    <w:rsid w:val="2288CC58"/>
    <w:rsid w:val="22A82E03"/>
    <w:rsid w:val="22B1DC62"/>
    <w:rsid w:val="22C1A713"/>
    <w:rsid w:val="22C3C17C"/>
    <w:rsid w:val="22CDC3E1"/>
    <w:rsid w:val="22DE3D01"/>
    <w:rsid w:val="233946D5"/>
    <w:rsid w:val="235B05C9"/>
    <w:rsid w:val="23787DDF"/>
    <w:rsid w:val="2385DA14"/>
    <w:rsid w:val="23CDB1EC"/>
    <w:rsid w:val="23D160E5"/>
    <w:rsid w:val="23EAA2BC"/>
    <w:rsid w:val="240339AD"/>
    <w:rsid w:val="2420250F"/>
    <w:rsid w:val="2473AA79"/>
    <w:rsid w:val="247D36D9"/>
    <w:rsid w:val="24832E1B"/>
    <w:rsid w:val="24B90775"/>
    <w:rsid w:val="24C1307B"/>
    <w:rsid w:val="24F8AE12"/>
    <w:rsid w:val="24FC85F0"/>
    <w:rsid w:val="250EAB0E"/>
    <w:rsid w:val="25329F0A"/>
    <w:rsid w:val="259BE33B"/>
    <w:rsid w:val="25CF50E0"/>
    <w:rsid w:val="25FA77B8"/>
    <w:rsid w:val="260D4E68"/>
    <w:rsid w:val="264B0D52"/>
    <w:rsid w:val="2669F5A3"/>
    <w:rsid w:val="266A0D3D"/>
    <w:rsid w:val="2676328B"/>
    <w:rsid w:val="26797E2E"/>
    <w:rsid w:val="26B2CF9E"/>
    <w:rsid w:val="26BC0951"/>
    <w:rsid w:val="26DB199C"/>
    <w:rsid w:val="26E40936"/>
    <w:rsid w:val="26F840D0"/>
    <w:rsid w:val="2731E445"/>
    <w:rsid w:val="273F4A61"/>
    <w:rsid w:val="2756FB88"/>
    <w:rsid w:val="275DB9FE"/>
    <w:rsid w:val="2776266A"/>
    <w:rsid w:val="27C6A2B2"/>
    <w:rsid w:val="27E65456"/>
    <w:rsid w:val="27EE5914"/>
    <w:rsid w:val="28154E8F"/>
    <w:rsid w:val="282E76EC"/>
    <w:rsid w:val="282F3FCA"/>
    <w:rsid w:val="2872A2FB"/>
    <w:rsid w:val="287354CC"/>
    <w:rsid w:val="28826494"/>
    <w:rsid w:val="28891BD3"/>
    <w:rsid w:val="28AA616B"/>
    <w:rsid w:val="28BE1C1B"/>
    <w:rsid w:val="292D3674"/>
    <w:rsid w:val="2950B5C3"/>
    <w:rsid w:val="297ACE5B"/>
    <w:rsid w:val="2990A517"/>
    <w:rsid w:val="299793C4"/>
    <w:rsid w:val="2997961B"/>
    <w:rsid w:val="29B11EF0"/>
    <w:rsid w:val="29B6F573"/>
    <w:rsid w:val="2A073F1D"/>
    <w:rsid w:val="2A15A2AA"/>
    <w:rsid w:val="2A290DA3"/>
    <w:rsid w:val="2A312508"/>
    <w:rsid w:val="2A699DE7"/>
    <w:rsid w:val="2A712BC9"/>
    <w:rsid w:val="2A806874"/>
    <w:rsid w:val="2AA007B3"/>
    <w:rsid w:val="2AA29C15"/>
    <w:rsid w:val="2AF0F85F"/>
    <w:rsid w:val="2B201931"/>
    <w:rsid w:val="2B88681A"/>
    <w:rsid w:val="2B98460B"/>
    <w:rsid w:val="2BA2718B"/>
    <w:rsid w:val="2BB0B70A"/>
    <w:rsid w:val="2BC8DB06"/>
    <w:rsid w:val="2BCE29F2"/>
    <w:rsid w:val="2C466227"/>
    <w:rsid w:val="2C4C59E5"/>
    <w:rsid w:val="2C4E57E7"/>
    <w:rsid w:val="2C758939"/>
    <w:rsid w:val="2C79F632"/>
    <w:rsid w:val="2CE96DBB"/>
    <w:rsid w:val="2CFBE07C"/>
    <w:rsid w:val="2D134DBB"/>
    <w:rsid w:val="2D17E659"/>
    <w:rsid w:val="2D6F503D"/>
    <w:rsid w:val="2D78ACF8"/>
    <w:rsid w:val="2DECF8B8"/>
    <w:rsid w:val="2E37682F"/>
    <w:rsid w:val="2E4FC147"/>
    <w:rsid w:val="2E561F37"/>
    <w:rsid w:val="2E963166"/>
    <w:rsid w:val="2EFA18B7"/>
    <w:rsid w:val="2F3FB005"/>
    <w:rsid w:val="2F936976"/>
    <w:rsid w:val="2FCE0716"/>
    <w:rsid w:val="306D1477"/>
    <w:rsid w:val="3095382F"/>
    <w:rsid w:val="30D42A9B"/>
    <w:rsid w:val="30D79EE2"/>
    <w:rsid w:val="31014A75"/>
    <w:rsid w:val="3101A1FB"/>
    <w:rsid w:val="3111BF27"/>
    <w:rsid w:val="31578481"/>
    <w:rsid w:val="3176F57C"/>
    <w:rsid w:val="31C41E5B"/>
    <w:rsid w:val="31D21F70"/>
    <w:rsid w:val="31D9E0B9"/>
    <w:rsid w:val="31DA36B5"/>
    <w:rsid w:val="3205C6C5"/>
    <w:rsid w:val="3283C09D"/>
    <w:rsid w:val="328EA107"/>
    <w:rsid w:val="32E2DB82"/>
    <w:rsid w:val="336E99DE"/>
    <w:rsid w:val="33C1E9D4"/>
    <w:rsid w:val="33C6B7F4"/>
    <w:rsid w:val="340F36EC"/>
    <w:rsid w:val="3451DF2E"/>
    <w:rsid w:val="34902B36"/>
    <w:rsid w:val="34C098BD"/>
    <w:rsid w:val="34D018A3"/>
    <w:rsid w:val="355288AD"/>
    <w:rsid w:val="3570E0D7"/>
    <w:rsid w:val="3596348B"/>
    <w:rsid w:val="35A73E8A"/>
    <w:rsid w:val="35AB1773"/>
    <w:rsid w:val="35BD5430"/>
    <w:rsid w:val="35D6471F"/>
    <w:rsid w:val="35EB82B1"/>
    <w:rsid w:val="360F8842"/>
    <w:rsid w:val="36212FEF"/>
    <w:rsid w:val="3637ACB1"/>
    <w:rsid w:val="36490F7D"/>
    <w:rsid w:val="365B2403"/>
    <w:rsid w:val="36870B61"/>
    <w:rsid w:val="36A56D8B"/>
    <w:rsid w:val="36AB6A98"/>
    <w:rsid w:val="36D0B27A"/>
    <w:rsid w:val="36D70A4B"/>
    <w:rsid w:val="36E11C90"/>
    <w:rsid w:val="3701B31F"/>
    <w:rsid w:val="370FAA6B"/>
    <w:rsid w:val="37165B2C"/>
    <w:rsid w:val="3728543D"/>
    <w:rsid w:val="3766047E"/>
    <w:rsid w:val="376AF443"/>
    <w:rsid w:val="3771AF0C"/>
    <w:rsid w:val="37735EF9"/>
    <w:rsid w:val="37A74241"/>
    <w:rsid w:val="37D7D32A"/>
    <w:rsid w:val="37F4F84C"/>
    <w:rsid w:val="383C3E5E"/>
    <w:rsid w:val="38C438E7"/>
    <w:rsid w:val="39359D7D"/>
    <w:rsid w:val="39651057"/>
    <w:rsid w:val="3986819A"/>
    <w:rsid w:val="3989C216"/>
    <w:rsid w:val="3A2E4F02"/>
    <w:rsid w:val="3A4CFAB7"/>
    <w:rsid w:val="3A5D9F11"/>
    <w:rsid w:val="3A6F008A"/>
    <w:rsid w:val="3A97958B"/>
    <w:rsid w:val="3AA2613C"/>
    <w:rsid w:val="3AB73733"/>
    <w:rsid w:val="3B29FAB1"/>
    <w:rsid w:val="3BDDFA11"/>
    <w:rsid w:val="3C3DADB1"/>
    <w:rsid w:val="3C6540E2"/>
    <w:rsid w:val="3C90DD9E"/>
    <w:rsid w:val="3CC19836"/>
    <w:rsid w:val="3D0432D5"/>
    <w:rsid w:val="3D05BBFD"/>
    <w:rsid w:val="3D0BD902"/>
    <w:rsid w:val="3D155997"/>
    <w:rsid w:val="3D2C2080"/>
    <w:rsid w:val="3D49A079"/>
    <w:rsid w:val="3D5FA0AD"/>
    <w:rsid w:val="3DB64695"/>
    <w:rsid w:val="3DE6BCAD"/>
    <w:rsid w:val="3DF27830"/>
    <w:rsid w:val="3E08F9AE"/>
    <w:rsid w:val="3E30214B"/>
    <w:rsid w:val="3E411389"/>
    <w:rsid w:val="3E4F313F"/>
    <w:rsid w:val="3E7D54D8"/>
    <w:rsid w:val="3E8DC5E9"/>
    <w:rsid w:val="3EA8E148"/>
    <w:rsid w:val="3ED8C753"/>
    <w:rsid w:val="3F199FC3"/>
    <w:rsid w:val="3F2098C7"/>
    <w:rsid w:val="3F4599E7"/>
    <w:rsid w:val="3F6D44C1"/>
    <w:rsid w:val="3F6E7E44"/>
    <w:rsid w:val="3F6F5771"/>
    <w:rsid w:val="3F71E3F7"/>
    <w:rsid w:val="3FC7317F"/>
    <w:rsid w:val="402D8443"/>
    <w:rsid w:val="40322FF8"/>
    <w:rsid w:val="4040E344"/>
    <w:rsid w:val="40EE49BD"/>
    <w:rsid w:val="4106B1BD"/>
    <w:rsid w:val="4116FFC6"/>
    <w:rsid w:val="411DA0BE"/>
    <w:rsid w:val="41488196"/>
    <w:rsid w:val="4157C31C"/>
    <w:rsid w:val="41D5883D"/>
    <w:rsid w:val="423BCA3B"/>
    <w:rsid w:val="4286E5FB"/>
    <w:rsid w:val="42B126CE"/>
    <w:rsid w:val="42FA531F"/>
    <w:rsid w:val="42FE4D50"/>
    <w:rsid w:val="4306DD4B"/>
    <w:rsid w:val="4319CDF3"/>
    <w:rsid w:val="431AB8D6"/>
    <w:rsid w:val="4357AF51"/>
    <w:rsid w:val="435AB31A"/>
    <w:rsid w:val="43960AF9"/>
    <w:rsid w:val="43D373F5"/>
    <w:rsid w:val="43F4FC15"/>
    <w:rsid w:val="44076F39"/>
    <w:rsid w:val="440E98F1"/>
    <w:rsid w:val="444928CF"/>
    <w:rsid w:val="4473F73B"/>
    <w:rsid w:val="44BC0093"/>
    <w:rsid w:val="44C68701"/>
    <w:rsid w:val="44F728CB"/>
    <w:rsid w:val="457651E8"/>
    <w:rsid w:val="45AF1462"/>
    <w:rsid w:val="45D006C8"/>
    <w:rsid w:val="45D35325"/>
    <w:rsid w:val="45E48FF7"/>
    <w:rsid w:val="45EEF424"/>
    <w:rsid w:val="464CE247"/>
    <w:rsid w:val="468BA532"/>
    <w:rsid w:val="46D7B522"/>
    <w:rsid w:val="46D7DBAF"/>
    <w:rsid w:val="4702C143"/>
    <w:rsid w:val="4709B329"/>
    <w:rsid w:val="471920CE"/>
    <w:rsid w:val="4740A213"/>
    <w:rsid w:val="4755C2FB"/>
    <w:rsid w:val="477AE343"/>
    <w:rsid w:val="47B3144D"/>
    <w:rsid w:val="47EB2809"/>
    <w:rsid w:val="47FA4F79"/>
    <w:rsid w:val="480763E8"/>
    <w:rsid w:val="4815D21B"/>
    <w:rsid w:val="481FB509"/>
    <w:rsid w:val="483A6A23"/>
    <w:rsid w:val="4850104A"/>
    <w:rsid w:val="48504674"/>
    <w:rsid w:val="486FEBA8"/>
    <w:rsid w:val="48CE89E6"/>
    <w:rsid w:val="48DD9614"/>
    <w:rsid w:val="49227EA8"/>
    <w:rsid w:val="495AED0D"/>
    <w:rsid w:val="49CC3AF6"/>
    <w:rsid w:val="4A004C6C"/>
    <w:rsid w:val="4A57623D"/>
    <w:rsid w:val="4A885D47"/>
    <w:rsid w:val="4A9EA248"/>
    <w:rsid w:val="4AE8608A"/>
    <w:rsid w:val="4AFB1D5E"/>
    <w:rsid w:val="4B2CD8D5"/>
    <w:rsid w:val="4B483CE7"/>
    <w:rsid w:val="4B514102"/>
    <w:rsid w:val="4B870624"/>
    <w:rsid w:val="4B8FFE09"/>
    <w:rsid w:val="4BCE63C9"/>
    <w:rsid w:val="4BE03F37"/>
    <w:rsid w:val="4BF97727"/>
    <w:rsid w:val="4C10C552"/>
    <w:rsid w:val="4C7F529D"/>
    <w:rsid w:val="4C87D280"/>
    <w:rsid w:val="4CA13459"/>
    <w:rsid w:val="4D00B2D6"/>
    <w:rsid w:val="4D328657"/>
    <w:rsid w:val="4D5EB408"/>
    <w:rsid w:val="4DB8CF63"/>
    <w:rsid w:val="4DEFA1DC"/>
    <w:rsid w:val="4E35B622"/>
    <w:rsid w:val="4E754814"/>
    <w:rsid w:val="4E9F5866"/>
    <w:rsid w:val="4EAAC298"/>
    <w:rsid w:val="4ECC6298"/>
    <w:rsid w:val="4EF9CD00"/>
    <w:rsid w:val="4F01728C"/>
    <w:rsid w:val="4F049471"/>
    <w:rsid w:val="4F0DD4F6"/>
    <w:rsid w:val="4F38ED81"/>
    <w:rsid w:val="4F5F11B8"/>
    <w:rsid w:val="5004A385"/>
    <w:rsid w:val="506DE184"/>
    <w:rsid w:val="5086AB7B"/>
    <w:rsid w:val="508A3CAA"/>
    <w:rsid w:val="50959D61"/>
    <w:rsid w:val="50C03782"/>
    <w:rsid w:val="50D76C87"/>
    <w:rsid w:val="50E2B1B8"/>
    <w:rsid w:val="50F08174"/>
    <w:rsid w:val="5127429E"/>
    <w:rsid w:val="514F9133"/>
    <w:rsid w:val="515FA541"/>
    <w:rsid w:val="5194828D"/>
    <w:rsid w:val="519FDE39"/>
    <w:rsid w:val="51C8BADC"/>
    <w:rsid w:val="5202AB14"/>
    <w:rsid w:val="52239944"/>
    <w:rsid w:val="52296DEC"/>
    <w:rsid w:val="523126FD"/>
    <w:rsid w:val="523C2C59"/>
    <w:rsid w:val="52867EC6"/>
    <w:rsid w:val="52B1696C"/>
    <w:rsid w:val="52D2B6BC"/>
    <w:rsid w:val="530BC439"/>
    <w:rsid w:val="530BDE36"/>
    <w:rsid w:val="530F6550"/>
    <w:rsid w:val="53323AD4"/>
    <w:rsid w:val="5344D37F"/>
    <w:rsid w:val="53614AB2"/>
    <w:rsid w:val="536BA64C"/>
    <w:rsid w:val="54676779"/>
    <w:rsid w:val="54942176"/>
    <w:rsid w:val="54A730FA"/>
    <w:rsid w:val="54B67489"/>
    <w:rsid w:val="54E98CB1"/>
    <w:rsid w:val="54F6A07D"/>
    <w:rsid w:val="54F7085B"/>
    <w:rsid w:val="55071044"/>
    <w:rsid w:val="550D5C42"/>
    <w:rsid w:val="55B58831"/>
    <w:rsid w:val="55CEB621"/>
    <w:rsid w:val="55CED396"/>
    <w:rsid w:val="55D44AD4"/>
    <w:rsid w:val="561823C5"/>
    <w:rsid w:val="5626E5F3"/>
    <w:rsid w:val="564375C6"/>
    <w:rsid w:val="56899BA5"/>
    <w:rsid w:val="568AC2EC"/>
    <w:rsid w:val="56A3067B"/>
    <w:rsid w:val="56AC0AFA"/>
    <w:rsid w:val="56B047C6"/>
    <w:rsid w:val="5739D211"/>
    <w:rsid w:val="57408705"/>
    <w:rsid w:val="57599AF6"/>
    <w:rsid w:val="576B82AB"/>
    <w:rsid w:val="57787E54"/>
    <w:rsid w:val="57BBEAAF"/>
    <w:rsid w:val="57C89E18"/>
    <w:rsid w:val="57C8D371"/>
    <w:rsid w:val="57E4E752"/>
    <w:rsid w:val="57E8113E"/>
    <w:rsid w:val="5818DB0B"/>
    <w:rsid w:val="5856444B"/>
    <w:rsid w:val="58588E5E"/>
    <w:rsid w:val="587A26D8"/>
    <w:rsid w:val="588C996F"/>
    <w:rsid w:val="58BEBAE2"/>
    <w:rsid w:val="58E1B858"/>
    <w:rsid w:val="590E05F8"/>
    <w:rsid w:val="5932E1D0"/>
    <w:rsid w:val="59695870"/>
    <w:rsid w:val="5979A898"/>
    <w:rsid w:val="5980B7B3"/>
    <w:rsid w:val="59B24B04"/>
    <w:rsid w:val="59E6E5DF"/>
    <w:rsid w:val="59F31B7C"/>
    <w:rsid w:val="5A185060"/>
    <w:rsid w:val="5A2356C7"/>
    <w:rsid w:val="5A3F07BF"/>
    <w:rsid w:val="5A404E6D"/>
    <w:rsid w:val="5A62AA9F"/>
    <w:rsid w:val="5AAA13CF"/>
    <w:rsid w:val="5ABCEA0D"/>
    <w:rsid w:val="5AF23C9D"/>
    <w:rsid w:val="5AF5F10E"/>
    <w:rsid w:val="5B037A52"/>
    <w:rsid w:val="5B05FD5F"/>
    <w:rsid w:val="5B109DA2"/>
    <w:rsid w:val="5B2562C2"/>
    <w:rsid w:val="5BA0F9C0"/>
    <w:rsid w:val="5BAE74FB"/>
    <w:rsid w:val="5BB08B03"/>
    <w:rsid w:val="5BCE6339"/>
    <w:rsid w:val="5C58E27E"/>
    <w:rsid w:val="5C875691"/>
    <w:rsid w:val="5CAC309D"/>
    <w:rsid w:val="5CBAA8FF"/>
    <w:rsid w:val="5D16EFDC"/>
    <w:rsid w:val="5D1E86A1"/>
    <w:rsid w:val="5D22FD37"/>
    <w:rsid w:val="5D2ABC3E"/>
    <w:rsid w:val="5D5B0CBE"/>
    <w:rsid w:val="5D8E1191"/>
    <w:rsid w:val="5DA71374"/>
    <w:rsid w:val="5DB144E4"/>
    <w:rsid w:val="5DC874DE"/>
    <w:rsid w:val="5DCA6221"/>
    <w:rsid w:val="5DD598AE"/>
    <w:rsid w:val="5E0A5C0E"/>
    <w:rsid w:val="5E202D80"/>
    <w:rsid w:val="5E24066E"/>
    <w:rsid w:val="5E3176BF"/>
    <w:rsid w:val="5E3C05FF"/>
    <w:rsid w:val="5E52A2B0"/>
    <w:rsid w:val="5E69302E"/>
    <w:rsid w:val="5EA535C1"/>
    <w:rsid w:val="5EBA5702"/>
    <w:rsid w:val="5EF84EA4"/>
    <w:rsid w:val="5F6CE06D"/>
    <w:rsid w:val="5F8E6CEF"/>
    <w:rsid w:val="5FCDFFD4"/>
    <w:rsid w:val="5FE2F3A5"/>
    <w:rsid w:val="5FEE2D6D"/>
    <w:rsid w:val="60307FAA"/>
    <w:rsid w:val="606110C1"/>
    <w:rsid w:val="60CED95D"/>
    <w:rsid w:val="60D7DA4C"/>
    <w:rsid w:val="60E20073"/>
    <w:rsid w:val="6124096A"/>
    <w:rsid w:val="61271293"/>
    <w:rsid w:val="612C9281"/>
    <w:rsid w:val="61752D50"/>
    <w:rsid w:val="61A50632"/>
    <w:rsid w:val="61A694F4"/>
    <w:rsid w:val="61BF2351"/>
    <w:rsid w:val="623AAAEE"/>
    <w:rsid w:val="6260AD63"/>
    <w:rsid w:val="627413B6"/>
    <w:rsid w:val="62A12925"/>
    <w:rsid w:val="62A2EF8D"/>
    <w:rsid w:val="62D95801"/>
    <w:rsid w:val="63169438"/>
    <w:rsid w:val="63201D33"/>
    <w:rsid w:val="63259D88"/>
    <w:rsid w:val="63522038"/>
    <w:rsid w:val="6365CA81"/>
    <w:rsid w:val="637A08E6"/>
    <w:rsid w:val="63B5073F"/>
    <w:rsid w:val="63E3E802"/>
    <w:rsid w:val="63FF2415"/>
    <w:rsid w:val="6466822F"/>
    <w:rsid w:val="646915CD"/>
    <w:rsid w:val="646D2D1A"/>
    <w:rsid w:val="648977AA"/>
    <w:rsid w:val="64B249CB"/>
    <w:rsid w:val="64EED012"/>
    <w:rsid w:val="650EDAD4"/>
    <w:rsid w:val="65596198"/>
    <w:rsid w:val="660037C3"/>
    <w:rsid w:val="6625A577"/>
    <w:rsid w:val="6634E998"/>
    <w:rsid w:val="663E9C02"/>
    <w:rsid w:val="66548DF1"/>
    <w:rsid w:val="6677F2D8"/>
    <w:rsid w:val="66B5B2C6"/>
    <w:rsid w:val="66E1F3D7"/>
    <w:rsid w:val="66E31D3F"/>
    <w:rsid w:val="66F34341"/>
    <w:rsid w:val="670AA88D"/>
    <w:rsid w:val="672A010B"/>
    <w:rsid w:val="67450E06"/>
    <w:rsid w:val="67B4B06F"/>
    <w:rsid w:val="67D22B51"/>
    <w:rsid w:val="680560A5"/>
    <w:rsid w:val="68C63A7D"/>
    <w:rsid w:val="68F3A36C"/>
    <w:rsid w:val="68F7DD45"/>
    <w:rsid w:val="6906429C"/>
    <w:rsid w:val="69577434"/>
    <w:rsid w:val="6959442D"/>
    <w:rsid w:val="695F2D0D"/>
    <w:rsid w:val="6A15FAE9"/>
    <w:rsid w:val="6A66CFDD"/>
    <w:rsid w:val="6A864C7A"/>
    <w:rsid w:val="6A88C16B"/>
    <w:rsid w:val="6ACBA630"/>
    <w:rsid w:val="6B32D96D"/>
    <w:rsid w:val="6B467CCD"/>
    <w:rsid w:val="6B49D83C"/>
    <w:rsid w:val="6B84707E"/>
    <w:rsid w:val="6B9BAF84"/>
    <w:rsid w:val="6BD79AC8"/>
    <w:rsid w:val="6BD9F4D0"/>
    <w:rsid w:val="6BE9FC31"/>
    <w:rsid w:val="6BF462F9"/>
    <w:rsid w:val="6C44EFD0"/>
    <w:rsid w:val="6C7D37CB"/>
    <w:rsid w:val="6C8893E2"/>
    <w:rsid w:val="6C908E66"/>
    <w:rsid w:val="6CA6745B"/>
    <w:rsid w:val="6CB5359E"/>
    <w:rsid w:val="6CC7DEF5"/>
    <w:rsid w:val="6D71CAB5"/>
    <w:rsid w:val="6D9892A3"/>
    <w:rsid w:val="6D9BD02A"/>
    <w:rsid w:val="6DC50E96"/>
    <w:rsid w:val="6DCA5BF6"/>
    <w:rsid w:val="6DF70CFB"/>
    <w:rsid w:val="6E413FB3"/>
    <w:rsid w:val="6E5F9FD6"/>
    <w:rsid w:val="6E6A2340"/>
    <w:rsid w:val="6EA2D05A"/>
    <w:rsid w:val="6EEB5CF2"/>
    <w:rsid w:val="6EF86C9D"/>
    <w:rsid w:val="6F1D82C1"/>
    <w:rsid w:val="6F1D9E8C"/>
    <w:rsid w:val="6F28D5F9"/>
    <w:rsid w:val="6F33FA01"/>
    <w:rsid w:val="6F4B2652"/>
    <w:rsid w:val="6F6D390A"/>
    <w:rsid w:val="6F9D41FD"/>
    <w:rsid w:val="6FC20158"/>
    <w:rsid w:val="6FEF132E"/>
    <w:rsid w:val="70041FBF"/>
    <w:rsid w:val="70200D46"/>
    <w:rsid w:val="7042925F"/>
    <w:rsid w:val="704C331A"/>
    <w:rsid w:val="7050543D"/>
    <w:rsid w:val="7072972B"/>
    <w:rsid w:val="70939D19"/>
    <w:rsid w:val="70C58C92"/>
    <w:rsid w:val="70DD7D7E"/>
    <w:rsid w:val="714683F4"/>
    <w:rsid w:val="71716358"/>
    <w:rsid w:val="71D3A290"/>
    <w:rsid w:val="71D4A928"/>
    <w:rsid w:val="7236124E"/>
    <w:rsid w:val="7245149A"/>
    <w:rsid w:val="7264EFFA"/>
    <w:rsid w:val="726513CD"/>
    <w:rsid w:val="72680DF3"/>
    <w:rsid w:val="72796923"/>
    <w:rsid w:val="7288B48F"/>
    <w:rsid w:val="729B1848"/>
    <w:rsid w:val="72FCB250"/>
    <w:rsid w:val="7309452F"/>
    <w:rsid w:val="7330C944"/>
    <w:rsid w:val="73490C98"/>
    <w:rsid w:val="7393AD92"/>
    <w:rsid w:val="73F314E4"/>
    <w:rsid w:val="7407194F"/>
    <w:rsid w:val="7463CA98"/>
    <w:rsid w:val="747B3462"/>
    <w:rsid w:val="7487EAE3"/>
    <w:rsid w:val="748ABC22"/>
    <w:rsid w:val="749020C0"/>
    <w:rsid w:val="7497AEE2"/>
    <w:rsid w:val="74A8B7A0"/>
    <w:rsid w:val="74A9009A"/>
    <w:rsid w:val="74CD589E"/>
    <w:rsid w:val="74D0A10F"/>
    <w:rsid w:val="74EF577C"/>
    <w:rsid w:val="74F2C18B"/>
    <w:rsid w:val="74F9A515"/>
    <w:rsid w:val="74F9ACB3"/>
    <w:rsid w:val="74FDE9C4"/>
    <w:rsid w:val="751508FE"/>
    <w:rsid w:val="751F8D01"/>
    <w:rsid w:val="755895EC"/>
    <w:rsid w:val="755BCCAE"/>
    <w:rsid w:val="755C7E2E"/>
    <w:rsid w:val="75914888"/>
    <w:rsid w:val="759B6844"/>
    <w:rsid w:val="759CEC43"/>
    <w:rsid w:val="75B7673F"/>
    <w:rsid w:val="75C696C5"/>
    <w:rsid w:val="75CD396E"/>
    <w:rsid w:val="75EEDD09"/>
    <w:rsid w:val="75F254A6"/>
    <w:rsid w:val="760DF430"/>
    <w:rsid w:val="763697F2"/>
    <w:rsid w:val="765BB3A2"/>
    <w:rsid w:val="76877082"/>
    <w:rsid w:val="76BED1F8"/>
    <w:rsid w:val="76CAC40B"/>
    <w:rsid w:val="76E4CE5E"/>
    <w:rsid w:val="76F14F59"/>
    <w:rsid w:val="771165FA"/>
    <w:rsid w:val="7739779A"/>
    <w:rsid w:val="7744DD12"/>
    <w:rsid w:val="7745CC69"/>
    <w:rsid w:val="775272A9"/>
    <w:rsid w:val="77CA5D42"/>
    <w:rsid w:val="77CF6D00"/>
    <w:rsid w:val="77E06200"/>
    <w:rsid w:val="78034AFB"/>
    <w:rsid w:val="7824F4E9"/>
    <w:rsid w:val="78373B13"/>
    <w:rsid w:val="783917B3"/>
    <w:rsid w:val="7841A2AE"/>
    <w:rsid w:val="784265EC"/>
    <w:rsid w:val="7891B158"/>
    <w:rsid w:val="78A553D2"/>
    <w:rsid w:val="78B45201"/>
    <w:rsid w:val="78DC1E09"/>
    <w:rsid w:val="78ECD1B4"/>
    <w:rsid w:val="794B2E30"/>
    <w:rsid w:val="7991899F"/>
    <w:rsid w:val="79EC0EC9"/>
    <w:rsid w:val="7A0175DC"/>
    <w:rsid w:val="7A2FEB34"/>
    <w:rsid w:val="7A3103F6"/>
    <w:rsid w:val="7A409DED"/>
    <w:rsid w:val="7A8C8DD8"/>
    <w:rsid w:val="7AEDC809"/>
    <w:rsid w:val="7AEEE184"/>
    <w:rsid w:val="7AF990EA"/>
    <w:rsid w:val="7B68FB4C"/>
    <w:rsid w:val="7B719061"/>
    <w:rsid w:val="7B8295AA"/>
    <w:rsid w:val="7B93F283"/>
    <w:rsid w:val="7BE2F95A"/>
    <w:rsid w:val="7C2EE932"/>
    <w:rsid w:val="7C38657B"/>
    <w:rsid w:val="7C44FC6C"/>
    <w:rsid w:val="7C471AF9"/>
    <w:rsid w:val="7C532809"/>
    <w:rsid w:val="7C553060"/>
    <w:rsid w:val="7C7C1CEF"/>
    <w:rsid w:val="7C89986A"/>
    <w:rsid w:val="7C8F4DF4"/>
    <w:rsid w:val="7C971F4F"/>
    <w:rsid w:val="7CBD4B77"/>
    <w:rsid w:val="7CE2A53B"/>
    <w:rsid w:val="7D4A0866"/>
    <w:rsid w:val="7D6AC89B"/>
    <w:rsid w:val="7D78C4F5"/>
    <w:rsid w:val="7D8B0D01"/>
    <w:rsid w:val="7D8DDD67"/>
    <w:rsid w:val="7D8FE27D"/>
    <w:rsid w:val="7DF1F7EE"/>
    <w:rsid w:val="7E3928EE"/>
    <w:rsid w:val="7E95B201"/>
    <w:rsid w:val="7EAC9555"/>
    <w:rsid w:val="7EE63AA5"/>
    <w:rsid w:val="7F12A0AF"/>
    <w:rsid w:val="7F373560"/>
    <w:rsid w:val="7F38EF01"/>
    <w:rsid w:val="7F4E3BA6"/>
    <w:rsid w:val="7FCA0D5C"/>
    <w:rsid w:val="7FCAB354"/>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0AC8EB"/>
  <w15:chartTrackingRefBased/>
  <w15:docId w15:val="{9F6D45A3-BCD2-4601-9C1A-F6D8BD6F1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780"/>
    <w:pPr>
      <w:spacing w:after="0" w:line="276" w:lineRule="auto"/>
      <w:jc w:val="both"/>
    </w:pPr>
    <w:rPr>
      <w:rFonts w:eastAsia="Times New Roman" w:cs="Arial"/>
      <w:sz w:val="20"/>
      <w:szCs w:val="24"/>
      <w:lang w:val="en-US"/>
    </w:rPr>
  </w:style>
  <w:style w:type="paragraph" w:styleId="Heading1">
    <w:name w:val="heading 1"/>
    <w:aliases w:val="Normal1,contents,h1,H1,Part,fmsheading1,h11,h1 Char,II+ Char,I Char,1 Char,H1 Char,H11 Char,H12 Char,H13 Char,H14 Char,H15 Char,H16 Char,H17 Char,temp Char,l1 Char,Head1 Char,Head Char,Numbered Char,nu Char,Level 1 Head Char,Header 1 Char,g"/>
    <w:basedOn w:val="Heading2"/>
    <w:next w:val="Normal"/>
    <w:link w:val="Heading1Char"/>
    <w:qFormat/>
    <w:rsid w:val="00915443"/>
    <w:pPr>
      <w:outlineLvl w:val="0"/>
    </w:pPr>
    <w:rPr>
      <w:sz w:val="24"/>
    </w:rPr>
  </w:style>
  <w:style w:type="paragraph" w:styleId="Heading2">
    <w:name w:val="heading 2"/>
    <w:aliases w:val="Normal2,h2,Intro Text Bold,heading 2,2,Header 2,l2,Level 2 Head,H2,Chapter Title,fmsheading2,h21,Heading 2 Char1 Char,Heading 2 Char Char Char,h2 Char Char Char,A Char Char Char,2 Char Char Char,H2 Char Char Char,l2 Char Char Char,Lev 2 Char"/>
    <w:basedOn w:val="Normal"/>
    <w:next w:val="Normal"/>
    <w:link w:val="Heading2Char"/>
    <w:autoRedefine/>
    <w:qFormat/>
    <w:rsid w:val="007862E7"/>
    <w:pPr>
      <w:keepNext/>
      <w:keepLines/>
      <w:spacing w:before="240" w:after="240" w:line="240" w:lineRule="auto"/>
      <w:ind w:left="360" w:hanging="360"/>
      <w:jc w:val="left"/>
      <w:outlineLvl w:val="1"/>
    </w:pPr>
    <w:rPr>
      <w:rFonts w:eastAsiaTheme="majorEastAsia" w:cstheme="minorHAnsi"/>
      <w:b/>
      <w:bCs/>
      <w:sz w:val="22"/>
      <w:szCs w:val="22"/>
    </w:rPr>
  </w:style>
  <w:style w:type="paragraph" w:styleId="Heading3">
    <w:name w:val="heading 3"/>
    <w:aliases w:val="Normal3,underlined Heading,h3,H3,heading 3,Section,fmsheading3,13,Level-3 heading,heading3,3,Heading 3 Char3,TF-Overskrift 3 Char,subhead Char,1. Char,l3 Char,CT Char,Head3 Char,Level 3 Head Char,alltoc Char,Table3 Char,Heading 3 Char Char1"/>
    <w:basedOn w:val="Normal"/>
    <w:next w:val="Normal"/>
    <w:link w:val="Heading3Char"/>
    <w:uiPriority w:val="99"/>
    <w:qFormat/>
    <w:rsid w:val="009E588B"/>
    <w:pPr>
      <w:keepNext/>
      <w:numPr>
        <w:ilvl w:val="2"/>
        <w:numId w:val="8"/>
      </w:numPr>
      <w:tabs>
        <w:tab w:val="num" w:pos="720"/>
      </w:tabs>
      <w:spacing w:before="240" w:after="60"/>
      <w:outlineLvl w:val="2"/>
    </w:pPr>
    <w:rPr>
      <w:b/>
      <w:bCs/>
      <w:szCs w:val="26"/>
    </w:rPr>
  </w:style>
  <w:style w:type="paragraph" w:styleId="Heading4">
    <w:name w:val="heading 4"/>
    <w:aliases w:val="Normal4,a,h4,Map Title,4,Heading 4 Char3,Heading 4 Char2 Char1,Heading 4 Char1 Char Char1,Map Title Char Char Char1,h4 Char Char Char1,a. Char Char Char1,4 Char Char Char1,l4 Char Char Char1,I4 Char Char Char1,Head4 Char Char Char1,Level 2 - a"/>
    <w:basedOn w:val="Normal"/>
    <w:next w:val="Normal"/>
    <w:link w:val="Heading4Char"/>
    <w:qFormat/>
    <w:rsid w:val="00D9428A"/>
    <w:pPr>
      <w:keepNext/>
      <w:numPr>
        <w:ilvl w:val="3"/>
        <w:numId w:val="8"/>
      </w:numPr>
      <w:spacing w:before="240" w:after="60"/>
      <w:outlineLvl w:val="3"/>
    </w:pPr>
    <w:rPr>
      <w:b/>
      <w:bCs/>
      <w:szCs w:val="28"/>
    </w:rPr>
  </w:style>
  <w:style w:type="paragraph" w:styleId="Heading5">
    <w:name w:val="heading 5"/>
    <w:aliases w:val="Normal5,5,Block Label,h5,l5,Head5,Level 5,Atty Info 3,Level 51,not set up (5)"/>
    <w:basedOn w:val="Normal"/>
    <w:next w:val="Normal"/>
    <w:link w:val="Heading5Char"/>
    <w:qFormat/>
    <w:rsid w:val="009E588B"/>
    <w:pPr>
      <w:spacing w:before="240" w:after="60"/>
      <w:outlineLvl w:val="4"/>
    </w:pPr>
    <w:rPr>
      <w:b/>
      <w:bCs/>
      <w:iCs/>
      <w:szCs w:val="26"/>
    </w:rPr>
  </w:style>
  <w:style w:type="paragraph" w:styleId="Heading6">
    <w:name w:val="heading 6"/>
    <w:aliases w:val="Normal6,heading6,Legal Level 1."/>
    <w:basedOn w:val="Normal"/>
    <w:next w:val="Normal"/>
    <w:link w:val="Heading6Char"/>
    <w:qFormat/>
    <w:rsid w:val="009E588B"/>
    <w:pPr>
      <w:spacing w:before="240" w:after="60"/>
      <w:outlineLvl w:val="5"/>
    </w:pPr>
    <w:rPr>
      <w:b/>
      <w:bCs/>
      <w:i/>
      <w:szCs w:val="22"/>
    </w:rPr>
  </w:style>
  <w:style w:type="paragraph" w:styleId="Heading7">
    <w:name w:val="heading 7"/>
    <w:basedOn w:val="Normal"/>
    <w:next w:val="Normal"/>
    <w:link w:val="Heading7Char"/>
    <w:qFormat/>
    <w:rsid w:val="009E588B"/>
    <w:pPr>
      <w:spacing w:before="240" w:after="60"/>
      <w:outlineLvl w:val="6"/>
    </w:pPr>
  </w:style>
  <w:style w:type="paragraph" w:styleId="Heading8">
    <w:name w:val="heading 8"/>
    <w:basedOn w:val="Normal"/>
    <w:next w:val="Normal"/>
    <w:link w:val="Heading8Char"/>
    <w:qFormat/>
    <w:rsid w:val="009E588B"/>
    <w:pPr>
      <w:spacing w:before="240" w:after="60"/>
      <w:outlineLvl w:val="7"/>
    </w:pPr>
    <w:rPr>
      <w:i/>
      <w:iCs/>
    </w:rPr>
  </w:style>
  <w:style w:type="paragraph" w:styleId="Heading9">
    <w:name w:val="heading 9"/>
    <w:basedOn w:val="Normal"/>
    <w:next w:val="Normal"/>
    <w:link w:val="Heading9Char"/>
    <w:qFormat/>
    <w:rsid w:val="009E588B"/>
    <w:pPr>
      <w:spacing w:before="240" w:after="60"/>
      <w:outlineLvl w:val="8"/>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Normal1 Char,contents Char,h1 Char1,H1 Char1,Part Char,fmsheading1 Char,h11 Char,h1 Char Char,II+ Char Char,I Char Char,1 Char Char,H1 Char Char,H11 Char Char,H12 Char Char,H13 Char Char,H14 Char Char,H15 Char Char,H16 Char Char,g Char"/>
    <w:basedOn w:val="DefaultParagraphFont"/>
    <w:link w:val="Heading1"/>
    <w:rsid w:val="00915443"/>
    <w:rPr>
      <w:rFonts w:eastAsia="Times New Roman" w:cs="Arial"/>
      <w:b/>
      <w:bCs/>
      <w:iCs/>
      <w:sz w:val="24"/>
      <w:szCs w:val="28"/>
      <w:lang w:val="en-US"/>
    </w:rPr>
  </w:style>
  <w:style w:type="character" w:customStyle="1" w:styleId="Heading2Char">
    <w:name w:val="Heading 2 Char"/>
    <w:aliases w:val="Normal2 Char,h2 Char,Intro Text Bold Char,heading 2 Char,2 Char,Header 2 Char,l2 Char,Level 2 Head Char,H2 Char,Chapter Title Char,fmsheading2 Char,h21 Char,Heading 2 Char1 Char Char,Heading 2 Char Char Char Char,h2 Char Char Char Char"/>
    <w:basedOn w:val="DefaultParagraphFont"/>
    <w:link w:val="Heading2"/>
    <w:rsid w:val="007862E7"/>
    <w:rPr>
      <w:rFonts w:eastAsiaTheme="majorEastAsia" w:cstheme="minorHAnsi"/>
      <w:b/>
      <w:bCs/>
      <w:lang w:val="en-US"/>
    </w:rPr>
  </w:style>
  <w:style w:type="character" w:customStyle="1" w:styleId="Heading3Char">
    <w:name w:val="Heading 3 Char"/>
    <w:aliases w:val="Normal3 Char,underlined Heading Char,h3 Char,H3 Char,heading 3 Char,Section Char,fmsheading3 Char,13 Char,Level-3 heading Char,heading3 Char,3 Char,Heading 3 Char3 Char,TF-Overskrift 3 Char Char,subhead Char Char,1. Char Char,l3 Char Char"/>
    <w:basedOn w:val="DefaultParagraphFont"/>
    <w:link w:val="Heading3"/>
    <w:uiPriority w:val="99"/>
    <w:rsid w:val="009E588B"/>
    <w:rPr>
      <w:rFonts w:eastAsia="Times New Roman" w:cs="Arial"/>
      <w:b/>
      <w:bCs/>
      <w:sz w:val="20"/>
      <w:szCs w:val="26"/>
      <w:lang w:val="en-US"/>
    </w:rPr>
  </w:style>
  <w:style w:type="character" w:customStyle="1" w:styleId="Heading4Char">
    <w:name w:val="Heading 4 Char"/>
    <w:aliases w:val="Normal4 Char,a Char,h4 Char,Map Title Char,4 Char,Heading 4 Char3 Char,Heading 4 Char2 Char1 Char,Heading 4 Char1 Char Char1 Char,Map Title Char Char Char1 Char,h4 Char Char Char1 Char,a. Char Char Char1 Char,4 Char Char Char1 Char"/>
    <w:basedOn w:val="DefaultParagraphFont"/>
    <w:link w:val="Heading4"/>
    <w:rsid w:val="003A2EA9"/>
    <w:rPr>
      <w:rFonts w:eastAsia="Times New Roman" w:cs="Arial"/>
      <w:b/>
      <w:bCs/>
      <w:sz w:val="20"/>
      <w:szCs w:val="28"/>
      <w:lang w:val="en-US"/>
    </w:rPr>
  </w:style>
  <w:style w:type="character" w:customStyle="1" w:styleId="Heading5Char">
    <w:name w:val="Heading 5 Char"/>
    <w:aliases w:val="Normal5 Char,5 Char,Block Label Char,h5 Char,l5 Char,Head5 Char,Level 5 Char,Atty Info 3 Char,Level 51 Char,not set up (5) Char"/>
    <w:basedOn w:val="DefaultParagraphFont"/>
    <w:link w:val="Heading5"/>
    <w:rsid w:val="009E588B"/>
    <w:rPr>
      <w:rFonts w:eastAsia="Times New Roman" w:cs="Arial"/>
      <w:b/>
      <w:bCs/>
      <w:iCs/>
      <w:sz w:val="20"/>
      <w:szCs w:val="26"/>
      <w:lang w:val="en-US"/>
    </w:rPr>
  </w:style>
  <w:style w:type="character" w:customStyle="1" w:styleId="Heading6Char">
    <w:name w:val="Heading 6 Char"/>
    <w:aliases w:val="Normal6 Char,heading6 Char,Legal Level 1. Char"/>
    <w:basedOn w:val="DefaultParagraphFont"/>
    <w:link w:val="Heading6"/>
    <w:rsid w:val="009E588B"/>
    <w:rPr>
      <w:rFonts w:eastAsia="Times New Roman" w:cs="Arial"/>
      <w:b/>
      <w:bCs/>
      <w:i/>
      <w:sz w:val="20"/>
      <w:lang w:val="en-US"/>
    </w:rPr>
  </w:style>
  <w:style w:type="character" w:customStyle="1" w:styleId="Heading7Char">
    <w:name w:val="Heading 7 Char"/>
    <w:basedOn w:val="DefaultParagraphFont"/>
    <w:link w:val="Heading7"/>
    <w:rsid w:val="009E588B"/>
    <w:rPr>
      <w:rFonts w:eastAsia="Times New Roman" w:cs="Arial"/>
      <w:sz w:val="20"/>
      <w:szCs w:val="24"/>
      <w:lang w:val="en-US"/>
    </w:rPr>
  </w:style>
  <w:style w:type="character" w:customStyle="1" w:styleId="Heading8Char">
    <w:name w:val="Heading 8 Char"/>
    <w:basedOn w:val="DefaultParagraphFont"/>
    <w:link w:val="Heading8"/>
    <w:rsid w:val="009E588B"/>
    <w:rPr>
      <w:rFonts w:eastAsia="Times New Roman" w:cs="Arial"/>
      <w:i/>
      <w:iCs/>
      <w:sz w:val="20"/>
      <w:szCs w:val="24"/>
      <w:lang w:val="en-US"/>
    </w:rPr>
  </w:style>
  <w:style w:type="character" w:customStyle="1" w:styleId="Heading9Char">
    <w:name w:val="Heading 9 Char"/>
    <w:basedOn w:val="DefaultParagraphFont"/>
    <w:link w:val="Heading9"/>
    <w:rsid w:val="009E588B"/>
    <w:rPr>
      <w:rFonts w:eastAsia="Times New Roman" w:cs="Arial"/>
      <w:lang w:val="en-US"/>
    </w:rPr>
  </w:style>
  <w:style w:type="paragraph" w:styleId="TOC1">
    <w:name w:val="toc 1"/>
    <w:basedOn w:val="Normal"/>
    <w:next w:val="Normal"/>
    <w:autoRedefine/>
    <w:uiPriority w:val="39"/>
    <w:unhideWhenUsed/>
    <w:rsid w:val="00EF7525"/>
    <w:pPr>
      <w:tabs>
        <w:tab w:val="left" w:pos="400"/>
        <w:tab w:val="right" w:leader="dot" w:pos="9016"/>
      </w:tabs>
    </w:pPr>
  </w:style>
  <w:style w:type="paragraph" w:styleId="TOC2">
    <w:name w:val="toc 2"/>
    <w:basedOn w:val="Normal"/>
    <w:next w:val="Normal"/>
    <w:autoRedefine/>
    <w:uiPriority w:val="39"/>
    <w:unhideWhenUsed/>
    <w:rsid w:val="00E67224"/>
    <w:pPr>
      <w:tabs>
        <w:tab w:val="left" w:pos="880"/>
        <w:tab w:val="right" w:leader="dot" w:pos="9016"/>
      </w:tabs>
      <w:ind w:left="200"/>
    </w:pPr>
  </w:style>
  <w:style w:type="character" w:styleId="Hyperlink">
    <w:name w:val="Hyperlink"/>
    <w:uiPriority w:val="99"/>
    <w:unhideWhenUsed/>
    <w:rsid w:val="009E588B"/>
    <w:rPr>
      <w:color w:val="0563C1"/>
      <w:u w:val="single"/>
    </w:rPr>
  </w:style>
  <w:style w:type="paragraph" w:styleId="TOC3">
    <w:name w:val="toc 3"/>
    <w:basedOn w:val="Normal"/>
    <w:next w:val="Normal"/>
    <w:autoRedefine/>
    <w:uiPriority w:val="39"/>
    <w:unhideWhenUsed/>
    <w:rsid w:val="009E588B"/>
    <w:pPr>
      <w:ind w:left="400"/>
    </w:pPr>
  </w:style>
  <w:style w:type="table" w:styleId="TableGrid">
    <w:name w:val="Table Grid"/>
    <w:basedOn w:val="TableNormal"/>
    <w:uiPriority w:val="39"/>
    <w:rsid w:val="009E588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E588B"/>
    <w:pPr>
      <w:tabs>
        <w:tab w:val="center" w:pos="4513"/>
        <w:tab w:val="right" w:pos="9026"/>
      </w:tabs>
    </w:pPr>
  </w:style>
  <w:style w:type="character" w:customStyle="1" w:styleId="HeaderChar">
    <w:name w:val="Header Char"/>
    <w:basedOn w:val="DefaultParagraphFont"/>
    <w:link w:val="Header"/>
    <w:uiPriority w:val="99"/>
    <w:rsid w:val="009E588B"/>
    <w:rPr>
      <w:rFonts w:ascii="Arial" w:eastAsia="Times New Roman" w:hAnsi="Arial" w:cs="Arial"/>
      <w:sz w:val="20"/>
      <w:szCs w:val="24"/>
      <w:lang w:val="en-US"/>
    </w:rPr>
  </w:style>
  <w:style w:type="paragraph" w:styleId="Footer">
    <w:name w:val="footer"/>
    <w:basedOn w:val="Normal"/>
    <w:link w:val="FooterChar"/>
    <w:unhideWhenUsed/>
    <w:rsid w:val="009E588B"/>
    <w:pPr>
      <w:tabs>
        <w:tab w:val="center" w:pos="4513"/>
        <w:tab w:val="right" w:pos="9026"/>
      </w:tabs>
    </w:pPr>
  </w:style>
  <w:style w:type="character" w:customStyle="1" w:styleId="FooterChar">
    <w:name w:val="Footer Char"/>
    <w:basedOn w:val="DefaultParagraphFont"/>
    <w:link w:val="Footer"/>
    <w:uiPriority w:val="99"/>
    <w:rsid w:val="009E588B"/>
    <w:rPr>
      <w:rFonts w:ascii="Arial" w:eastAsia="Times New Roman" w:hAnsi="Arial" w:cs="Arial"/>
      <w:sz w:val="20"/>
      <w:szCs w:val="24"/>
      <w:lang w:val="en-US"/>
    </w:rPr>
  </w:style>
  <w:style w:type="paragraph" w:styleId="TOCHeading">
    <w:name w:val="TOC Heading"/>
    <w:basedOn w:val="Heading1"/>
    <w:next w:val="Normal"/>
    <w:uiPriority w:val="39"/>
    <w:unhideWhenUsed/>
    <w:qFormat/>
    <w:rsid w:val="00CA15CC"/>
    <w:pPr>
      <w:spacing w:line="259" w:lineRule="auto"/>
      <w:outlineLvl w:val="9"/>
    </w:pPr>
    <w:rPr>
      <w:rFonts w:asciiTheme="majorHAnsi" w:hAnsiTheme="majorHAnsi" w:cstheme="majorBidi"/>
      <w:b w:val="0"/>
      <w:color w:val="2F5496" w:themeColor="accent1" w:themeShade="BF"/>
      <w:sz w:val="32"/>
      <w:szCs w:val="32"/>
    </w:rPr>
  </w:style>
  <w:style w:type="paragraph" w:styleId="ListParagraph">
    <w:name w:val="List Paragraph"/>
    <w:aliases w:val="Use Case List Paragraph,Ref,List Paragraph1,Bullet List Paragraph,Bulleted List1,List Paragraph Option,List Paragraph11,List Paragraph111,EG Bullet 1,Equipment,FooterText,numbered,Paragraphe de liste,Bullet Normal,lp1,Bullet List,Heading2"/>
    <w:basedOn w:val="Normal"/>
    <w:link w:val="ListParagraphChar"/>
    <w:uiPriority w:val="34"/>
    <w:qFormat/>
    <w:rsid w:val="00A351E9"/>
    <w:pPr>
      <w:ind w:left="720"/>
      <w:contextualSpacing/>
    </w:pPr>
  </w:style>
  <w:style w:type="character" w:styleId="CommentReference">
    <w:name w:val="annotation reference"/>
    <w:basedOn w:val="DefaultParagraphFont"/>
    <w:uiPriority w:val="99"/>
    <w:semiHidden/>
    <w:unhideWhenUsed/>
    <w:rsid w:val="00800B33"/>
    <w:rPr>
      <w:sz w:val="16"/>
      <w:szCs w:val="16"/>
    </w:rPr>
  </w:style>
  <w:style w:type="paragraph" w:styleId="CommentText">
    <w:name w:val="annotation text"/>
    <w:basedOn w:val="Normal"/>
    <w:link w:val="CommentTextChar"/>
    <w:uiPriority w:val="99"/>
    <w:unhideWhenUsed/>
    <w:rsid w:val="00800B33"/>
    <w:rPr>
      <w:szCs w:val="20"/>
    </w:rPr>
  </w:style>
  <w:style w:type="character" w:customStyle="1" w:styleId="CommentTextChar">
    <w:name w:val="Comment Text Char"/>
    <w:basedOn w:val="DefaultParagraphFont"/>
    <w:link w:val="CommentText"/>
    <w:uiPriority w:val="99"/>
    <w:rsid w:val="00800B33"/>
    <w:rPr>
      <w:rFonts w:ascii="Arial" w:eastAsia="Times New Roman" w:hAnsi="Arial" w:cs="Arial"/>
      <w:sz w:val="20"/>
      <w:szCs w:val="20"/>
      <w:lang w:val="en-US"/>
    </w:rPr>
  </w:style>
  <w:style w:type="paragraph" w:styleId="CommentSubject">
    <w:name w:val="annotation subject"/>
    <w:basedOn w:val="CommentText"/>
    <w:next w:val="CommentText"/>
    <w:link w:val="CommentSubjectChar"/>
    <w:uiPriority w:val="99"/>
    <w:semiHidden/>
    <w:unhideWhenUsed/>
    <w:rsid w:val="00800B33"/>
    <w:rPr>
      <w:b/>
      <w:bCs/>
    </w:rPr>
  </w:style>
  <w:style w:type="character" w:customStyle="1" w:styleId="CommentSubjectChar">
    <w:name w:val="Comment Subject Char"/>
    <w:basedOn w:val="CommentTextChar"/>
    <w:link w:val="CommentSubject"/>
    <w:uiPriority w:val="99"/>
    <w:semiHidden/>
    <w:rsid w:val="00800B33"/>
    <w:rPr>
      <w:rFonts w:ascii="Arial" w:eastAsia="Times New Roman" w:hAnsi="Arial" w:cs="Arial"/>
      <w:b/>
      <w:bCs/>
      <w:sz w:val="20"/>
      <w:szCs w:val="20"/>
      <w:lang w:val="en-US"/>
    </w:rPr>
  </w:style>
  <w:style w:type="paragraph" w:styleId="Title">
    <w:name w:val="Title"/>
    <w:basedOn w:val="Normal"/>
    <w:next w:val="Normal"/>
    <w:link w:val="TitleChar"/>
    <w:uiPriority w:val="10"/>
    <w:qFormat/>
    <w:rsid w:val="00655DD1"/>
    <w:pPr>
      <w:spacing w:line="240" w:lineRule="auto"/>
      <w:contextualSpacing/>
      <w:jc w:val="right"/>
    </w:pPr>
    <w:rPr>
      <w:rFonts w:ascii="Arial Black" w:eastAsiaTheme="majorEastAsia" w:hAnsi="Arial Black" w:cstheme="majorBidi"/>
      <w:b/>
      <w:bCs/>
      <w:i/>
      <w:iCs/>
      <w:spacing w:val="-10"/>
      <w:kern w:val="28"/>
      <w:sz w:val="56"/>
      <w:szCs w:val="56"/>
    </w:rPr>
  </w:style>
  <w:style w:type="character" w:customStyle="1" w:styleId="TitleChar">
    <w:name w:val="Title Char"/>
    <w:basedOn w:val="DefaultParagraphFont"/>
    <w:link w:val="Title"/>
    <w:uiPriority w:val="10"/>
    <w:rsid w:val="00655DD1"/>
    <w:rPr>
      <w:rFonts w:ascii="Arial Black" w:eastAsiaTheme="majorEastAsia" w:hAnsi="Arial Black" w:cstheme="majorBidi"/>
      <w:b/>
      <w:bCs/>
      <w:i/>
      <w:iCs/>
      <w:spacing w:val="-10"/>
      <w:kern w:val="28"/>
      <w:sz w:val="56"/>
      <w:szCs w:val="56"/>
      <w:lang w:val="en-US"/>
    </w:rPr>
  </w:style>
  <w:style w:type="character" w:styleId="UnresolvedMention">
    <w:name w:val="Unresolved Mention"/>
    <w:basedOn w:val="DefaultParagraphFont"/>
    <w:uiPriority w:val="99"/>
    <w:unhideWhenUsed/>
    <w:rsid w:val="00366343"/>
    <w:rPr>
      <w:color w:val="605E5C"/>
      <w:shd w:val="clear" w:color="auto" w:fill="E1DFDD"/>
    </w:rPr>
  </w:style>
  <w:style w:type="character" w:styleId="Mention">
    <w:name w:val="Mention"/>
    <w:basedOn w:val="DefaultParagraphFont"/>
    <w:uiPriority w:val="99"/>
    <w:unhideWhenUsed/>
    <w:rsid w:val="00366343"/>
    <w:rPr>
      <w:color w:val="2B579A"/>
      <w:shd w:val="clear" w:color="auto" w:fill="E1DFDD"/>
    </w:rPr>
  </w:style>
  <w:style w:type="character" w:styleId="FollowedHyperlink">
    <w:name w:val="FollowedHyperlink"/>
    <w:basedOn w:val="DefaultParagraphFont"/>
    <w:uiPriority w:val="99"/>
    <w:semiHidden/>
    <w:unhideWhenUsed/>
    <w:rsid w:val="00753123"/>
    <w:rPr>
      <w:color w:val="954F72" w:themeColor="followedHyperlink"/>
      <w:u w:val="single"/>
    </w:rPr>
  </w:style>
  <w:style w:type="paragraph" w:customStyle="1" w:styleId="paragraph">
    <w:name w:val="paragraph"/>
    <w:basedOn w:val="Normal"/>
    <w:rsid w:val="003216FF"/>
    <w:pPr>
      <w:spacing w:before="100" w:beforeAutospacing="1" w:after="100" w:afterAutospacing="1" w:line="240" w:lineRule="auto"/>
      <w:jc w:val="left"/>
    </w:pPr>
    <w:rPr>
      <w:rFonts w:ascii="Times New Roman" w:hAnsi="Times New Roman" w:cs="Times New Roman"/>
      <w:sz w:val="24"/>
      <w:lang w:val="en-GB" w:eastAsia="en-GB"/>
    </w:rPr>
  </w:style>
  <w:style w:type="character" w:customStyle="1" w:styleId="normaltextrun">
    <w:name w:val="normaltextrun"/>
    <w:basedOn w:val="DefaultParagraphFont"/>
    <w:rsid w:val="003216FF"/>
  </w:style>
  <w:style w:type="character" w:customStyle="1" w:styleId="eop">
    <w:name w:val="eop"/>
    <w:basedOn w:val="DefaultParagraphFont"/>
    <w:rsid w:val="003216FF"/>
  </w:style>
  <w:style w:type="character" w:customStyle="1" w:styleId="tabchar">
    <w:name w:val="tabchar"/>
    <w:basedOn w:val="DefaultParagraphFont"/>
    <w:rsid w:val="00922786"/>
  </w:style>
  <w:style w:type="character" w:customStyle="1" w:styleId="ListParagraphChar">
    <w:name w:val="List Paragraph Char"/>
    <w:aliases w:val="Use Case List Paragraph Char,Ref Char,List Paragraph1 Char,Bullet List Paragraph Char,Bulleted List1 Char,List Paragraph Option Char,List Paragraph11 Char,List Paragraph111 Char,EG Bullet 1 Char,Equipment Char,FooterText Char"/>
    <w:link w:val="ListParagraph"/>
    <w:uiPriority w:val="34"/>
    <w:qFormat/>
    <w:locked/>
    <w:rsid w:val="0012170C"/>
    <w:rPr>
      <w:rFonts w:ascii="Arial" w:eastAsia="Times New Roman" w:hAnsi="Arial" w:cs="Arial"/>
      <w:sz w:val="20"/>
      <w:szCs w:val="24"/>
      <w:lang w:val="en-US"/>
    </w:rPr>
  </w:style>
  <w:style w:type="character" w:customStyle="1" w:styleId="findhit">
    <w:name w:val="findhit"/>
    <w:basedOn w:val="DefaultParagraphFont"/>
    <w:rsid w:val="004D6385"/>
  </w:style>
  <w:style w:type="paragraph" w:styleId="BodyTextIndent">
    <w:name w:val="Body Text Indent"/>
    <w:link w:val="BodyTextIndentChar"/>
    <w:rsid w:val="00A10371"/>
    <w:pPr>
      <w:spacing w:after="0" w:line="240" w:lineRule="auto"/>
      <w:ind w:left="2563"/>
    </w:pPr>
    <w:rPr>
      <w:rFonts w:ascii="Arial" w:eastAsia="Times New Roman" w:hAnsi="Arial" w:cs="Times New Roman"/>
      <w:szCs w:val="20"/>
      <w:lang w:val="en-GB"/>
    </w:rPr>
  </w:style>
  <w:style w:type="character" w:customStyle="1" w:styleId="BodyTextIndentChar">
    <w:name w:val="Body Text Indent Char"/>
    <w:basedOn w:val="DefaultParagraphFont"/>
    <w:link w:val="BodyTextIndent"/>
    <w:rsid w:val="00A10371"/>
    <w:rPr>
      <w:rFonts w:ascii="Arial" w:eastAsia="Times New Roman" w:hAnsi="Arial" w:cs="Times New Roman"/>
      <w:szCs w:val="20"/>
      <w:lang w:val="en-GB"/>
    </w:rPr>
  </w:style>
  <w:style w:type="table" w:styleId="GridTable4-Accent5">
    <w:name w:val="Grid Table 4 Accent 5"/>
    <w:basedOn w:val="TableNormal"/>
    <w:uiPriority w:val="49"/>
    <w:rsid w:val="00641207"/>
    <w:pPr>
      <w:spacing w:after="0" w:line="240" w:lineRule="auto"/>
    </w:pPr>
    <w:rPr>
      <w:lang w:val="en-GB"/>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rsid w:val="00A241A0"/>
    <w:pPr>
      <w:spacing w:before="100" w:beforeAutospacing="1" w:after="100" w:afterAutospacing="1" w:line="240" w:lineRule="auto"/>
      <w:jc w:val="left"/>
    </w:pPr>
    <w:rPr>
      <w:rFonts w:ascii="Times New Roman" w:hAnsi="Times New Roman" w:cs="Times New Roman"/>
      <w:sz w:val="24"/>
    </w:rPr>
  </w:style>
  <w:style w:type="paragraph" w:customStyle="1" w:styleId="CentredHeader">
    <w:name w:val="Centred Header"/>
    <w:basedOn w:val="Normal"/>
    <w:rsid w:val="00F3528C"/>
    <w:pPr>
      <w:spacing w:line="240" w:lineRule="auto"/>
      <w:jc w:val="center"/>
    </w:pPr>
    <w:rPr>
      <w:rFonts w:ascii="Book Antiqua" w:hAnsi="Book Antiqua" w:cs="Book Antiqua"/>
      <w:b/>
      <w:bCs/>
      <w:sz w:val="24"/>
      <w:lang w:eastAsia="en-AU"/>
    </w:rPr>
  </w:style>
  <w:style w:type="paragraph" w:styleId="Revision">
    <w:name w:val="Revision"/>
    <w:hidden/>
    <w:uiPriority w:val="99"/>
    <w:semiHidden/>
    <w:rsid w:val="00762073"/>
    <w:pPr>
      <w:spacing w:after="0" w:line="240" w:lineRule="auto"/>
    </w:pPr>
    <w:rPr>
      <w:rFonts w:ascii="Arial" w:eastAsia="Times New Roman" w:hAnsi="Arial" w:cs="Arial"/>
      <w:sz w:val="20"/>
      <w:szCs w:val="24"/>
      <w:lang w:val="en-US"/>
    </w:rPr>
  </w:style>
  <w:style w:type="paragraph" w:customStyle="1" w:styleId="pf0">
    <w:name w:val="pf0"/>
    <w:basedOn w:val="Normal"/>
    <w:rsid w:val="00776489"/>
    <w:pPr>
      <w:spacing w:before="100" w:beforeAutospacing="1" w:after="100" w:afterAutospacing="1" w:line="240" w:lineRule="auto"/>
      <w:jc w:val="left"/>
    </w:pPr>
    <w:rPr>
      <w:rFonts w:ascii="Times New Roman" w:hAnsi="Times New Roman" w:cs="Times New Roman"/>
      <w:sz w:val="24"/>
      <w:lang w:val="en-GB" w:eastAsia="en-GB"/>
    </w:rPr>
  </w:style>
  <w:style w:type="character" w:customStyle="1" w:styleId="cf01">
    <w:name w:val="cf01"/>
    <w:basedOn w:val="DefaultParagraphFont"/>
    <w:rsid w:val="00776489"/>
    <w:rPr>
      <w:rFonts w:ascii="Segoe UI" w:hAnsi="Segoe UI" w:cs="Segoe UI" w:hint="default"/>
      <w:sz w:val="18"/>
      <w:szCs w:val="18"/>
    </w:rPr>
  </w:style>
  <w:style w:type="character" w:customStyle="1" w:styleId="ui-provider">
    <w:name w:val="ui-provider"/>
    <w:basedOn w:val="DefaultParagraphFont"/>
    <w:rsid w:val="009439AC"/>
  </w:style>
  <w:style w:type="character" w:styleId="Strong">
    <w:name w:val="Strong"/>
    <w:basedOn w:val="DefaultParagraphFont"/>
    <w:uiPriority w:val="22"/>
    <w:qFormat/>
    <w:rsid w:val="005146B0"/>
    <w:rPr>
      <w:b/>
      <w:bCs/>
    </w:rPr>
  </w:style>
  <w:style w:type="table" w:styleId="GridTable4-Accent1">
    <w:name w:val="Grid Table 4 Accent 1"/>
    <w:basedOn w:val="TableNormal"/>
    <w:uiPriority w:val="49"/>
    <w:rsid w:val="00477B1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contentpasted1">
    <w:name w:val="contentpasted1"/>
    <w:basedOn w:val="DefaultParagraphFont"/>
    <w:rsid w:val="00477B10"/>
  </w:style>
  <w:style w:type="table" w:styleId="GridTable4-Accent6">
    <w:name w:val="Grid Table 4 Accent 6"/>
    <w:basedOn w:val="TableNormal"/>
    <w:uiPriority w:val="49"/>
    <w:rsid w:val="00477B10"/>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numbering" w:customStyle="1" w:styleId="Style1">
    <w:name w:val="Style1"/>
    <w:uiPriority w:val="99"/>
    <w:rsid w:val="009C72A7"/>
    <w:pPr>
      <w:numPr>
        <w:numId w:val="3"/>
      </w:numPr>
    </w:pPr>
  </w:style>
  <w:style w:type="numbering" w:customStyle="1" w:styleId="Style2">
    <w:name w:val="Style2"/>
    <w:uiPriority w:val="99"/>
    <w:rsid w:val="009C72A7"/>
    <w:pPr>
      <w:numPr>
        <w:numId w:val="4"/>
      </w:numPr>
    </w:pPr>
  </w:style>
  <w:style w:type="numbering" w:customStyle="1" w:styleId="Style3">
    <w:name w:val="Style3"/>
    <w:uiPriority w:val="99"/>
    <w:rsid w:val="009C72A7"/>
    <w:pPr>
      <w:numPr>
        <w:numId w:val="5"/>
      </w:numPr>
    </w:pPr>
  </w:style>
  <w:style w:type="numbering" w:customStyle="1" w:styleId="Style4">
    <w:name w:val="Style4"/>
    <w:uiPriority w:val="99"/>
    <w:rsid w:val="009C72A7"/>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727152">
      <w:bodyDiv w:val="1"/>
      <w:marLeft w:val="0"/>
      <w:marRight w:val="0"/>
      <w:marTop w:val="0"/>
      <w:marBottom w:val="0"/>
      <w:divBdr>
        <w:top w:val="none" w:sz="0" w:space="0" w:color="auto"/>
        <w:left w:val="none" w:sz="0" w:space="0" w:color="auto"/>
        <w:bottom w:val="none" w:sz="0" w:space="0" w:color="auto"/>
        <w:right w:val="none" w:sz="0" w:space="0" w:color="auto"/>
      </w:divBdr>
    </w:div>
    <w:div w:id="84766131">
      <w:bodyDiv w:val="1"/>
      <w:marLeft w:val="0"/>
      <w:marRight w:val="0"/>
      <w:marTop w:val="0"/>
      <w:marBottom w:val="0"/>
      <w:divBdr>
        <w:top w:val="none" w:sz="0" w:space="0" w:color="auto"/>
        <w:left w:val="none" w:sz="0" w:space="0" w:color="auto"/>
        <w:bottom w:val="none" w:sz="0" w:space="0" w:color="auto"/>
        <w:right w:val="none" w:sz="0" w:space="0" w:color="auto"/>
      </w:divBdr>
      <w:divsChild>
        <w:div w:id="463886462">
          <w:marLeft w:val="0"/>
          <w:marRight w:val="0"/>
          <w:marTop w:val="0"/>
          <w:marBottom w:val="0"/>
          <w:divBdr>
            <w:top w:val="none" w:sz="0" w:space="0" w:color="auto"/>
            <w:left w:val="none" w:sz="0" w:space="0" w:color="auto"/>
            <w:bottom w:val="none" w:sz="0" w:space="0" w:color="auto"/>
            <w:right w:val="none" w:sz="0" w:space="0" w:color="auto"/>
          </w:divBdr>
        </w:div>
        <w:div w:id="984504834">
          <w:marLeft w:val="0"/>
          <w:marRight w:val="0"/>
          <w:marTop w:val="0"/>
          <w:marBottom w:val="0"/>
          <w:divBdr>
            <w:top w:val="none" w:sz="0" w:space="0" w:color="auto"/>
            <w:left w:val="none" w:sz="0" w:space="0" w:color="auto"/>
            <w:bottom w:val="none" w:sz="0" w:space="0" w:color="auto"/>
            <w:right w:val="none" w:sz="0" w:space="0" w:color="auto"/>
          </w:divBdr>
        </w:div>
        <w:div w:id="1412851347">
          <w:marLeft w:val="0"/>
          <w:marRight w:val="0"/>
          <w:marTop w:val="0"/>
          <w:marBottom w:val="0"/>
          <w:divBdr>
            <w:top w:val="none" w:sz="0" w:space="0" w:color="auto"/>
            <w:left w:val="none" w:sz="0" w:space="0" w:color="auto"/>
            <w:bottom w:val="none" w:sz="0" w:space="0" w:color="auto"/>
            <w:right w:val="none" w:sz="0" w:space="0" w:color="auto"/>
          </w:divBdr>
          <w:divsChild>
            <w:div w:id="198511212">
              <w:marLeft w:val="0"/>
              <w:marRight w:val="0"/>
              <w:marTop w:val="30"/>
              <w:marBottom w:val="30"/>
              <w:divBdr>
                <w:top w:val="none" w:sz="0" w:space="0" w:color="auto"/>
                <w:left w:val="none" w:sz="0" w:space="0" w:color="auto"/>
                <w:bottom w:val="none" w:sz="0" w:space="0" w:color="auto"/>
                <w:right w:val="none" w:sz="0" w:space="0" w:color="auto"/>
              </w:divBdr>
              <w:divsChild>
                <w:div w:id="563368199">
                  <w:marLeft w:val="0"/>
                  <w:marRight w:val="0"/>
                  <w:marTop w:val="0"/>
                  <w:marBottom w:val="0"/>
                  <w:divBdr>
                    <w:top w:val="none" w:sz="0" w:space="0" w:color="auto"/>
                    <w:left w:val="none" w:sz="0" w:space="0" w:color="auto"/>
                    <w:bottom w:val="none" w:sz="0" w:space="0" w:color="auto"/>
                    <w:right w:val="none" w:sz="0" w:space="0" w:color="auto"/>
                  </w:divBdr>
                  <w:divsChild>
                    <w:div w:id="950090547">
                      <w:marLeft w:val="0"/>
                      <w:marRight w:val="0"/>
                      <w:marTop w:val="0"/>
                      <w:marBottom w:val="0"/>
                      <w:divBdr>
                        <w:top w:val="none" w:sz="0" w:space="0" w:color="auto"/>
                        <w:left w:val="none" w:sz="0" w:space="0" w:color="auto"/>
                        <w:bottom w:val="none" w:sz="0" w:space="0" w:color="auto"/>
                        <w:right w:val="none" w:sz="0" w:space="0" w:color="auto"/>
                      </w:divBdr>
                    </w:div>
                  </w:divsChild>
                </w:div>
                <w:div w:id="715936817">
                  <w:marLeft w:val="0"/>
                  <w:marRight w:val="0"/>
                  <w:marTop w:val="0"/>
                  <w:marBottom w:val="0"/>
                  <w:divBdr>
                    <w:top w:val="none" w:sz="0" w:space="0" w:color="auto"/>
                    <w:left w:val="none" w:sz="0" w:space="0" w:color="auto"/>
                    <w:bottom w:val="none" w:sz="0" w:space="0" w:color="auto"/>
                    <w:right w:val="none" w:sz="0" w:space="0" w:color="auto"/>
                  </w:divBdr>
                  <w:divsChild>
                    <w:div w:id="452021868">
                      <w:marLeft w:val="0"/>
                      <w:marRight w:val="0"/>
                      <w:marTop w:val="0"/>
                      <w:marBottom w:val="0"/>
                      <w:divBdr>
                        <w:top w:val="none" w:sz="0" w:space="0" w:color="auto"/>
                        <w:left w:val="none" w:sz="0" w:space="0" w:color="auto"/>
                        <w:bottom w:val="none" w:sz="0" w:space="0" w:color="auto"/>
                        <w:right w:val="none" w:sz="0" w:space="0" w:color="auto"/>
                      </w:divBdr>
                    </w:div>
                  </w:divsChild>
                </w:div>
                <w:div w:id="1074159183">
                  <w:marLeft w:val="0"/>
                  <w:marRight w:val="0"/>
                  <w:marTop w:val="0"/>
                  <w:marBottom w:val="0"/>
                  <w:divBdr>
                    <w:top w:val="none" w:sz="0" w:space="0" w:color="auto"/>
                    <w:left w:val="none" w:sz="0" w:space="0" w:color="auto"/>
                    <w:bottom w:val="none" w:sz="0" w:space="0" w:color="auto"/>
                    <w:right w:val="none" w:sz="0" w:space="0" w:color="auto"/>
                  </w:divBdr>
                  <w:divsChild>
                    <w:div w:id="2075814080">
                      <w:marLeft w:val="0"/>
                      <w:marRight w:val="0"/>
                      <w:marTop w:val="0"/>
                      <w:marBottom w:val="0"/>
                      <w:divBdr>
                        <w:top w:val="none" w:sz="0" w:space="0" w:color="auto"/>
                        <w:left w:val="none" w:sz="0" w:space="0" w:color="auto"/>
                        <w:bottom w:val="none" w:sz="0" w:space="0" w:color="auto"/>
                        <w:right w:val="none" w:sz="0" w:space="0" w:color="auto"/>
                      </w:divBdr>
                    </w:div>
                  </w:divsChild>
                </w:div>
                <w:div w:id="1131170807">
                  <w:marLeft w:val="0"/>
                  <w:marRight w:val="0"/>
                  <w:marTop w:val="0"/>
                  <w:marBottom w:val="0"/>
                  <w:divBdr>
                    <w:top w:val="none" w:sz="0" w:space="0" w:color="auto"/>
                    <w:left w:val="none" w:sz="0" w:space="0" w:color="auto"/>
                    <w:bottom w:val="none" w:sz="0" w:space="0" w:color="auto"/>
                    <w:right w:val="none" w:sz="0" w:space="0" w:color="auto"/>
                  </w:divBdr>
                  <w:divsChild>
                    <w:div w:id="640770724">
                      <w:marLeft w:val="0"/>
                      <w:marRight w:val="0"/>
                      <w:marTop w:val="0"/>
                      <w:marBottom w:val="0"/>
                      <w:divBdr>
                        <w:top w:val="none" w:sz="0" w:space="0" w:color="auto"/>
                        <w:left w:val="none" w:sz="0" w:space="0" w:color="auto"/>
                        <w:bottom w:val="none" w:sz="0" w:space="0" w:color="auto"/>
                        <w:right w:val="none" w:sz="0" w:space="0" w:color="auto"/>
                      </w:divBdr>
                    </w:div>
                  </w:divsChild>
                </w:div>
                <w:div w:id="1158113181">
                  <w:marLeft w:val="0"/>
                  <w:marRight w:val="0"/>
                  <w:marTop w:val="0"/>
                  <w:marBottom w:val="0"/>
                  <w:divBdr>
                    <w:top w:val="none" w:sz="0" w:space="0" w:color="auto"/>
                    <w:left w:val="none" w:sz="0" w:space="0" w:color="auto"/>
                    <w:bottom w:val="none" w:sz="0" w:space="0" w:color="auto"/>
                    <w:right w:val="none" w:sz="0" w:space="0" w:color="auto"/>
                  </w:divBdr>
                  <w:divsChild>
                    <w:div w:id="795952648">
                      <w:marLeft w:val="0"/>
                      <w:marRight w:val="0"/>
                      <w:marTop w:val="0"/>
                      <w:marBottom w:val="0"/>
                      <w:divBdr>
                        <w:top w:val="none" w:sz="0" w:space="0" w:color="auto"/>
                        <w:left w:val="none" w:sz="0" w:space="0" w:color="auto"/>
                        <w:bottom w:val="none" w:sz="0" w:space="0" w:color="auto"/>
                        <w:right w:val="none" w:sz="0" w:space="0" w:color="auto"/>
                      </w:divBdr>
                    </w:div>
                  </w:divsChild>
                </w:div>
                <w:div w:id="1382514031">
                  <w:marLeft w:val="0"/>
                  <w:marRight w:val="0"/>
                  <w:marTop w:val="0"/>
                  <w:marBottom w:val="0"/>
                  <w:divBdr>
                    <w:top w:val="none" w:sz="0" w:space="0" w:color="auto"/>
                    <w:left w:val="none" w:sz="0" w:space="0" w:color="auto"/>
                    <w:bottom w:val="none" w:sz="0" w:space="0" w:color="auto"/>
                    <w:right w:val="none" w:sz="0" w:space="0" w:color="auto"/>
                  </w:divBdr>
                  <w:divsChild>
                    <w:div w:id="648485048">
                      <w:marLeft w:val="0"/>
                      <w:marRight w:val="0"/>
                      <w:marTop w:val="0"/>
                      <w:marBottom w:val="0"/>
                      <w:divBdr>
                        <w:top w:val="none" w:sz="0" w:space="0" w:color="auto"/>
                        <w:left w:val="none" w:sz="0" w:space="0" w:color="auto"/>
                        <w:bottom w:val="none" w:sz="0" w:space="0" w:color="auto"/>
                        <w:right w:val="none" w:sz="0" w:space="0" w:color="auto"/>
                      </w:divBdr>
                    </w:div>
                  </w:divsChild>
                </w:div>
                <w:div w:id="1854758793">
                  <w:marLeft w:val="0"/>
                  <w:marRight w:val="0"/>
                  <w:marTop w:val="0"/>
                  <w:marBottom w:val="0"/>
                  <w:divBdr>
                    <w:top w:val="none" w:sz="0" w:space="0" w:color="auto"/>
                    <w:left w:val="none" w:sz="0" w:space="0" w:color="auto"/>
                    <w:bottom w:val="none" w:sz="0" w:space="0" w:color="auto"/>
                    <w:right w:val="none" w:sz="0" w:space="0" w:color="auto"/>
                  </w:divBdr>
                  <w:divsChild>
                    <w:div w:id="203250384">
                      <w:marLeft w:val="0"/>
                      <w:marRight w:val="0"/>
                      <w:marTop w:val="0"/>
                      <w:marBottom w:val="0"/>
                      <w:divBdr>
                        <w:top w:val="none" w:sz="0" w:space="0" w:color="auto"/>
                        <w:left w:val="none" w:sz="0" w:space="0" w:color="auto"/>
                        <w:bottom w:val="none" w:sz="0" w:space="0" w:color="auto"/>
                        <w:right w:val="none" w:sz="0" w:space="0" w:color="auto"/>
                      </w:divBdr>
                    </w:div>
                  </w:divsChild>
                </w:div>
                <w:div w:id="1878539022">
                  <w:marLeft w:val="0"/>
                  <w:marRight w:val="0"/>
                  <w:marTop w:val="0"/>
                  <w:marBottom w:val="0"/>
                  <w:divBdr>
                    <w:top w:val="none" w:sz="0" w:space="0" w:color="auto"/>
                    <w:left w:val="none" w:sz="0" w:space="0" w:color="auto"/>
                    <w:bottom w:val="none" w:sz="0" w:space="0" w:color="auto"/>
                    <w:right w:val="none" w:sz="0" w:space="0" w:color="auto"/>
                  </w:divBdr>
                  <w:divsChild>
                    <w:div w:id="24557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222464">
          <w:marLeft w:val="0"/>
          <w:marRight w:val="0"/>
          <w:marTop w:val="0"/>
          <w:marBottom w:val="0"/>
          <w:divBdr>
            <w:top w:val="none" w:sz="0" w:space="0" w:color="auto"/>
            <w:left w:val="none" w:sz="0" w:space="0" w:color="auto"/>
            <w:bottom w:val="none" w:sz="0" w:space="0" w:color="auto"/>
            <w:right w:val="none" w:sz="0" w:space="0" w:color="auto"/>
          </w:divBdr>
          <w:divsChild>
            <w:div w:id="946346515">
              <w:marLeft w:val="0"/>
              <w:marRight w:val="0"/>
              <w:marTop w:val="30"/>
              <w:marBottom w:val="30"/>
              <w:divBdr>
                <w:top w:val="none" w:sz="0" w:space="0" w:color="auto"/>
                <w:left w:val="none" w:sz="0" w:space="0" w:color="auto"/>
                <w:bottom w:val="none" w:sz="0" w:space="0" w:color="auto"/>
                <w:right w:val="none" w:sz="0" w:space="0" w:color="auto"/>
              </w:divBdr>
              <w:divsChild>
                <w:div w:id="6642478">
                  <w:marLeft w:val="0"/>
                  <w:marRight w:val="0"/>
                  <w:marTop w:val="0"/>
                  <w:marBottom w:val="0"/>
                  <w:divBdr>
                    <w:top w:val="none" w:sz="0" w:space="0" w:color="auto"/>
                    <w:left w:val="none" w:sz="0" w:space="0" w:color="auto"/>
                    <w:bottom w:val="none" w:sz="0" w:space="0" w:color="auto"/>
                    <w:right w:val="none" w:sz="0" w:space="0" w:color="auto"/>
                  </w:divBdr>
                  <w:divsChild>
                    <w:div w:id="1311599010">
                      <w:marLeft w:val="0"/>
                      <w:marRight w:val="0"/>
                      <w:marTop w:val="0"/>
                      <w:marBottom w:val="0"/>
                      <w:divBdr>
                        <w:top w:val="none" w:sz="0" w:space="0" w:color="auto"/>
                        <w:left w:val="none" w:sz="0" w:space="0" w:color="auto"/>
                        <w:bottom w:val="none" w:sz="0" w:space="0" w:color="auto"/>
                        <w:right w:val="none" w:sz="0" w:space="0" w:color="auto"/>
                      </w:divBdr>
                    </w:div>
                  </w:divsChild>
                </w:div>
                <w:div w:id="98839663">
                  <w:marLeft w:val="0"/>
                  <w:marRight w:val="0"/>
                  <w:marTop w:val="0"/>
                  <w:marBottom w:val="0"/>
                  <w:divBdr>
                    <w:top w:val="none" w:sz="0" w:space="0" w:color="auto"/>
                    <w:left w:val="none" w:sz="0" w:space="0" w:color="auto"/>
                    <w:bottom w:val="none" w:sz="0" w:space="0" w:color="auto"/>
                    <w:right w:val="none" w:sz="0" w:space="0" w:color="auto"/>
                  </w:divBdr>
                  <w:divsChild>
                    <w:div w:id="2000383587">
                      <w:marLeft w:val="0"/>
                      <w:marRight w:val="0"/>
                      <w:marTop w:val="0"/>
                      <w:marBottom w:val="0"/>
                      <w:divBdr>
                        <w:top w:val="none" w:sz="0" w:space="0" w:color="auto"/>
                        <w:left w:val="none" w:sz="0" w:space="0" w:color="auto"/>
                        <w:bottom w:val="none" w:sz="0" w:space="0" w:color="auto"/>
                        <w:right w:val="none" w:sz="0" w:space="0" w:color="auto"/>
                      </w:divBdr>
                    </w:div>
                  </w:divsChild>
                </w:div>
                <w:div w:id="295574028">
                  <w:marLeft w:val="0"/>
                  <w:marRight w:val="0"/>
                  <w:marTop w:val="0"/>
                  <w:marBottom w:val="0"/>
                  <w:divBdr>
                    <w:top w:val="none" w:sz="0" w:space="0" w:color="auto"/>
                    <w:left w:val="none" w:sz="0" w:space="0" w:color="auto"/>
                    <w:bottom w:val="none" w:sz="0" w:space="0" w:color="auto"/>
                    <w:right w:val="none" w:sz="0" w:space="0" w:color="auto"/>
                  </w:divBdr>
                  <w:divsChild>
                    <w:div w:id="722142485">
                      <w:marLeft w:val="0"/>
                      <w:marRight w:val="0"/>
                      <w:marTop w:val="0"/>
                      <w:marBottom w:val="0"/>
                      <w:divBdr>
                        <w:top w:val="none" w:sz="0" w:space="0" w:color="auto"/>
                        <w:left w:val="none" w:sz="0" w:space="0" w:color="auto"/>
                        <w:bottom w:val="none" w:sz="0" w:space="0" w:color="auto"/>
                        <w:right w:val="none" w:sz="0" w:space="0" w:color="auto"/>
                      </w:divBdr>
                    </w:div>
                  </w:divsChild>
                </w:div>
                <w:div w:id="362481007">
                  <w:marLeft w:val="0"/>
                  <w:marRight w:val="0"/>
                  <w:marTop w:val="0"/>
                  <w:marBottom w:val="0"/>
                  <w:divBdr>
                    <w:top w:val="none" w:sz="0" w:space="0" w:color="auto"/>
                    <w:left w:val="none" w:sz="0" w:space="0" w:color="auto"/>
                    <w:bottom w:val="none" w:sz="0" w:space="0" w:color="auto"/>
                    <w:right w:val="none" w:sz="0" w:space="0" w:color="auto"/>
                  </w:divBdr>
                  <w:divsChild>
                    <w:div w:id="216867142">
                      <w:marLeft w:val="0"/>
                      <w:marRight w:val="0"/>
                      <w:marTop w:val="0"/>
                      <w:marBottom w:val="0"/>
                      <w:divBdr>
                        <w:top w:val="none" w:sz="0" w:space="0" w:color="auto"/>
                        <w:left w:val="none" w:sz="0" w:space="0" w:color="auto"/>
                        <w:bottom w:val="none" w:sz="0" w:space="0" w:color="auto"/>
                        <w:right w:val="none" w:sz="0" w:space="0" w:color="auto"/>
                      </w:divBdr>
                    </w:div>
                  </w:divsChild>
                </w:div>
                <w:div w:id="419986654">
                  <w:marLeft w:val="0"/>
                  <w:marRight w:val="0"/>
                  <w:marTop w:val="0"/>
                  <w:marBottom w:val="0"/>
                  <w:divBdr>
                    <w:top w:val="none" w:sz="0" w:space="0" w:color="auto"/>
                    <w:left w:val="none" w:sz="0" w:space="0" w:color="auto"/>
                    <w:bottom w:val="none" w:sz="0" w:space="0" w:color="auto"/>
                    <w:right w:val="none" w:sz="0" w:space="0" w:color="auto"/>
                  </w:divBdr>
                  <w:divsChild>
                    <w:div w:id="1045182785">
                      <w:marLeft w:val="0"/>
                      <w:marRight w:val="0"/>
                      <w:marTop w:val="0"/>
                      <w:marBottom w:val="0"/>
                      <w:divBdr>
                        <w:top w:val="none" w:sz="0" w:space="0" w:color="auto"/>
                        <w:left w:val="none" w:sz="0" w:space="0" w:color="auto"/>
                        <w:bottom w:val="none" w:sz="0" w:space="0" w:color="auto"/>
                        <w:right w:val="none" w:sz="0" w:space="0" w:color="auto"/>
                      </w:divBdr>
                    </w:div>
                  </w:divsChild>
                </w:div>
                <w:div w:id="491022525">
                  <w:marLeft w:val="0"/>
                  <w:marRight w:val="0"/>
                  <w:marTop w:val="0"/>
                  <w:marBottom w:val="0"/>
                  <w:divBdr>
                    <w:top w:val="none" w:sz="0" w:space="0" w:color="auto"/>
                    <w:left w:val="none" w:sz="0" w:space="0" w:color="auto"/>
                    <w:bottom w:val="none" w:sz="0" w:space="0" w:color="auto"/>
                    <w:right w:val="none" w:sz="0" w:space="0" w:color="auto"/>
                  </w:divBdr>
                  <w:divsChild>
                    <w:div w:id="1999729923">
                      <w:marLeft w:val="0"/>
                      <w:marRight w:val="0"/>
                      <w:marTop w:val="0"/>
                      <w:marBottom w:val="0"/>
                      <w:divBdr>
                        <w:top w:val="none" w:sz="0" w:space="0" w:color="auto"/>
                        <w:left w:val="none" w:sz="0" w:space="0" w:color="auto"/>
                        <w:bottom w:val="none" w:sz="0" w:space="0" w:color="auto"/>
                        <w:right w:val="none" w:sz="0" w:space="0" w:color="auto"/>
                      </w:divBdr>
                    </w:div>
                  </w:divsChild>
                </w:div>
                <w:div w:id="510022703">
                  <w:marLeft w:val="0"/>
                  <w:marRight w:val="0"/>
                  <w:marTop w:val="0"/>
                  <w:marBottom w:val="0"/>
                  <w:divBdr>
                    <w:top w:val="none" w:sz="0" w:space="0" w:color="auto"/>
                    <w:left w:val="none" w:sz="0" w:space="0" w:color="auto"/>
                    <w:bottom w:val="none" w:sz="0" w:space="0" w:color="auto"/>
                    <w:right w:val="none" w:sz="0" w:space="0" w:color="auto"/>
                  </w:divBdr>
                  <w:divsChild>
                    <w:div w:id="130367613">
                      <w:marLeft w:val="0"/>
                      <w:marRight w:val="0"/>
                      <w:marTop w:val="0"/>
                      <w:marBottom w:val="0"/>
                      <w:divBdr>
                        <w:top w:val="none" w:sz="0" w:space="0" w:color="auto"/>
                        <w:left w:val="none" w:sz="0" w:space="0" w:color="auto"/>
                        <w:bottom w:val="none" w:sz="0" w:space="0" w:color="auto"/>
                        <w:right w:val="none" w:sz="0" w:space="0" w:color="auto"/>
                      </w:divBdr>
                    </w:div>
                  </w:divsChild>
                </w:div>
                <w:div w:id="708141266">
                  <w:marLeft w:val="0"/>
                  <w:marRight w:val="0"/>
                  <w:marTop w:val="0"/>
                  <w:marBottom w:val="0"/>
                  <w:divBdr>
                    <w:top w:val="none" w:sz="0" w:space="0" w:color="auto"/>
                    <w:left w:val="none" w:sz="0" w:space="0" w:color="auto"/>
                    <w:bottom w:val="none" w:sz="0" w:space="0" w:color="auto"/>
                    <w:right w:val="none" w:sz="0" w:space="0" w:color="auto"/>
                  </w:divBdr>
                  <w:divsChild>
                    <w:div w:id="519784601">
                      <w:marLeft w:val="0"/>
                      <w:marRight w:val="0"/>
                      <w:marTop w:val="0"/>
                      <w:marBottom w:val="0"/>
                      <w:divBdr>
                        <w:top w:val="none" w:sz="0" w:space="0" w:color="auto"/>
                        <w:left w:val="none" w:sz="0" w:space="0" w:color="auto"/>
                        <w:bottom w:val="none" w:sz="0" w:space="0" w:color="auto"/>
                        <w:right w:val="none" w:sz="0" w:space="0" w:color="auto"/>
                      </w:divBdr>
                    </w:div>
                  </w:divsChild>
                </w:div>
                <w:div w:id="766072513">
                  <w:marLeft w:val="0"/>
                  <w:marRight w:val="0"/>
                  <w:marTop w:val="0"/>
                  <w:marBottom w:val="0"/>
                  <w:divBdr>
                    <w:top w:val="none" w:sz="0" w:space="0" w:color="auto"/>
                    <w:left w:val="none" w:sz="0" w:space="0" w:color="auto"/>
                    <w:bottom w:val="none" w:sz="0" w:space="0" w:color="auto"/>
                    <w:right w:val="none" w:sz="0" w:space="0" w:color="auto"/>
                  </w:divBdr>
                  <w:divsChild>
                    <w:div w:id="1759711471">
                      <w:marLeft w:val="0"/>
                      <w:marRight w:val="0"/>
                      <w:marTop w:val="0"/>
                      <w:marBottom w:val="0"/>
                      <w:divBdr>
                        <w:top w:val="none" w:sz="0" w:space="0" w:color="auto"/>
                        <w:left w:val="none" w:sz="0" w:space="0" w:color="auto"/>
                        <w:bottom w:val="none" w:sz="0" w:space="0" w:color="auto"/>
                        <w:right w:val="none" w:sz="0" w:space="0" w:color="auto"/>
                      </w:divBdr>
                    </w:div>
                  </w:divsChild>
                </w:div>
                <w:div w:id="1166021646">
                  <w:marLeft w:val="0"/>
                  <w:marRight w:val="0"/>
                  <w:marTop w:val="0"/>
                  <w:marBottom w:val="0"/>
                  <w:divBdr>
                    <w:top w:val="none" w:sz="0" w:space="0" w:color="auto"/>
                    <w:left w:val="none" w:sz="0" w:space="0" w:color="auto"/>
                    <w:bottom w:val="none" w:sz="0" w:space="0" w:color="auto"/>
                    <w:right w:val="none" w:sz="0" w:space="0" w:color="auto"/>
                  </w:divBdr>
                  <w:divsChild>
                    <w:div w:id="519005793">
                      <w:marLeft w:val="0"/>
                      <w:marRight w:val="0"/>
                      <w:marTop w:val="0"/>
                      <w:marBottom w:val="0"/>
                      <w:divBdr>
                        <w:top w:val="none" w:sz="0" w:space="0" w:color="auto"/>
                        <w:left w:val="none" w:sz="0" w:space="0" w:color="auto"/>
                        <w:bottom w:val="none" w:sz="0" w:space="0" w:color="auto"/>
                        <w:right w:val="none" w:sz="0" w:space="0" w:color="auto"/>
                      </w:divBdr>
                    </w:div>
                  </w:divsChild>
                </w:div>
                <w:div w:id="1362129912">
                  <w:marLeft w:val="0"/>
                  <w:marRight w:val="0"/>
                  <w:marTop w:val="0"/>
                  <w:marBottom w:val="0"/>
                  <w:divBdr>
                    <w:top w:val="none" w:sz="0" w:space="0" w:color="auto"/>
                    <w:left w:val="none" w:sz="0" w:space="0" w:color="auto"/>
                    <w:bottom w:val="none" w:sz="0" w:space="0" w:color="auto"/>
                    <w:right w:val="none" w:sz="0" w:space="0" w:color="auto"/>
                  </w:divBdr>
                  <w:divsChild>
                    <w:div w:id="1826161152">
                      <w:marLeft w:val="0"/>
                      <w:marRight w:val="0"/>
                      <w:marTop w:val="0"/>
                      <w:marBottom w:val="0"/>
                      <w:divBdr>
                        <w:top w:val="none" w:sz="0" w:space="0" w:color="auto"/>
                        <w:left w:val="none" w:sz="0" w:space="0" w:color="auto"/>
                        <w:bottom w:val="none" w:sz="0" w:space="0" w:color="auto"/>
                        <w:right w:val="none" w:sz="0" w:space="0" w:color="auto"/>
                      </w:divBdr>
                    </w:div>
                  </w:divsChild>
                </w:div>
                <w:div w:id="1595435625">
                  <w:marLeft w:val="0"/>
                  <w:marRight w:val="0"/>
                  <w:marTop w:val="0"/>
                  <w:marBottom w:val="0"/>
                  <w:divBdr>
                    <w:top w:val="none" w:sz="0" w:space="0" w:color="auto"/>
                    <w:left w:val="none" w:sz="0" w:space="0" w:color="auto"/>
                    <w:bottom w:val="none" w:sz="0" w:space="0" w:color="auto"/>
                    <w:right w:val="none" w:sz="0" w:space="0" w:color="auto"/>
                  </w:divBdr>
                  <w:divsChild>
                    <w:div w:id="1068309949">
                      <w:marLeft w:val="0"/>
                      <w:marRight w:val="0"/>
                      <w:marTop w:val="0"/>
                      <w:marBottom w:val="0"/>
                      <w:divBdr>
                        <w:top w:val="none" w:sz="0" w:space="0" w:color="auto"/>
                        <w:left w:val="none" w:sz="0" w:space="0" w:color="auto"/>
                        <w:bottom w:val="none" w:sz="0" w:space="0" w:color="auto"/>
                        <w:right w:val="none" w:sz="0" w:space="0" w:color="auto"/>
                      </w:divBdr>
                    </w:div>
                  </w:divsChild>
                </w:div>
                <w:div w:id="1629240279">
                  <w:marLeft w:val="0"/>
                  <w:marRight w:val="0"/>
                  <w:marTop w:val="0"/>
                  <w:marBottom w:val="0"/>
                  <w:divBdr>
                    <w:top w:val="none" w:sz="0" w:space="0" w:color="auto"/>
                    <w:left w:val="none" w:sz="0" w:space="0" w:color="auto"/>
                    <w:bottom w:val="none" w:sz="0" w:space="0" w:color="auto"/>
                    <w:right w:val="none" w:sz="0" w:space="0" w:color="auto"/>
                  </w:divBdr>
                  <w:divsChild>
                    <w:div w:id="256908589">
                      <w:marLeft w:val="0"/>
                      <w:marRight w:val="0"/>
                      <w:marTop w:val="0"/>
                      <w:marBottom w:val="0"/>
                      <w:divBdr>
                        <w:top w:val="none" w:sz="0" w:space="0" w:color="auto"/>
                        <w:left w:val="none" w:sz="0" w:space="0" w:color="auto"/>
                        <w:bottom w:val="none" w:sz="0" w:space="0" w:color="auto"/>
                        <w:right w:val="none" w:sz="0" w:space="0" w:color="auto"/>
                      </w:divBdr>
                    </w:div>
                  </w:divsChild>
                </w:div>
                <w:div w:id="1906790980">
                  <w:marLeft w:val="0"/>
                  <w:marRight w:val="0"/>
                  <w:marTop w:val="0"/>
                  <w:marBottom w:val="0"/>
                  <w:divBdr>
                    <w:top w:val="none" w:sz="0" w:space="0" w:color="auto"/>
                    <w:left w:val="none" w:sz="0" w:space="0" w:color="auto"/>
                    <w:bottom w:val="none" w:sz="0" w:space="0" w:color="auto"/>
                    <w:right w:val="none" w:sz="0" w:space="0" w:color="auto"/>
                  </w:divBdr>
                  <w:divsChild>
                    <w:div w:id="2104762029">
                      <w:marLeft w:val="0"/>
                      <w:marRight w:val="0"/>
                      <w:marTop w:val="0"/>
                      <w:marBottom w:val="0"/>
                      <w:divBdr>
                        <w:top w:val="none" w:sz="0" w:space="0" w:color="auto"/>
                        <w:left w:val="none" w:sz="0" w:space="0" w:color="auto"/>
                        <w:bottom w:val="none" w:sz="0" w:space="0" w:color="auto"/>
                        <w:right w:val="none" w:sz="0" w:space="0" w:color="auto"/>
                      </w:divBdr>
                    </w:div>
                  </w:divsChild>
                </w:div>
                <w:div w:id="2009013433">
                  <w:marLeft w:val="0"/>
                  <w:marRight w:val="0"/>
                  <w:marTop w:val="0"/>
                  <w:marBottom w:val="0"/>
                  <w:divBdr>
                    <w:top w:val="none" w:sz="0" w:space="0" w:color="auto"/>
                    <w:left w:val="none" w:sz="0" w:space="0" w:color="auto"/>
                    <w:bottom w:val="none" w:sz="0" w:space="0" w:color="auto"/>
                    <w:right w:val="none" w:sz="0" w:space="0" w:color="auto"/>
                  </w:divBdr>
                  <w:divsChild>
                    <w:div w:id="92264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958723">
          <w:marLeft w:val="0"/>
          <w:marRight w:val="0"/>
          <w:marTop w:val="0"/>
          <w:marBottom w:val="0"/>
          <w:divBdr>
            <w:top w:val="none" w:sz="0" w:space="0" w:color="auto"/>
            <w:left w:val="none" w:sz="0" w:space="0" w:color="auto"/>
            <w:bottom w:val="none" w:sz="0" w:space="0" w:color="auto"/>
            <w:right w:val="none" w:sz="0" w:space="0" w:color="auto"/>
          </w:divBdr>
        </w:div>
      </w:divsChild>
    </w:div>
    <w:div w:id="167602399">
      <w:bodyDiv w:val="1"/>
      <w:marLeft w:val="0"/>
      <w:marRight w:val="0"/>
      <w:marTop w:val="0"/>
      <w:marBottom w:val="0"/>
      <w:divBdr>
        <w:top w:val="none" w:sz="0" w:space="0" w:color="auto"/>
        <w:left w:val="none" w:sz="0" w:space="0" w:color="auto"/>
        <w:bottom w:val="none" w:sz="0" w:space="0" w:color="auto"/>
        <w:right w:val="none" w:sz="0" w:space="0" w:color="auto"/>
      </w:divBdr>
    </w:div>
    <w:div w:id="205794304">
      <w:bodyDiv w:val="1"/>
      <w:marLeft w:val="0"/>
      <w:marRight w:val="0"/>
      <w:marTop w:val="0"/>
      <w:marBottom w:val="0"/>
      <w:divBdr>
        <w:top w:val="none" w:sz="0" w:space="0" w:color="auto"/>
        <w:left w:val="none" w:sz="0" w:space="0" w:color="auto"/>
        <w:bottom w:val="none" w:sz="0" w:space="0" w:color="auto"/>
        <w:right w:val="none" w:sz="0" w:space="0" w:color="auto"/>
      </w:divBdr>
      <w:divsChild>
        <w:div w:id="1085299132">
          <w:marLeft w:val="0"/>
          <w:marRight w:val="0"/>
          <w:marTop w:val="0"/>
          <w:marBottom w:val="0"/>
          <w:divBdr>
            <w:top w:val="none" w:sz="0" w:space="0" w:color="auto"/>
            <w:left w:val="none" w:sz="0" w:space="0" w:color="auto"/>
            <w:bottom w:val="none" w:sz="0" w:space="0" w:color="auto"/>
            <w:right w:val="none" w:sz="0" w:space="0" w:color="auto"/>
          </w:divBdr>
          <w:divsChild>
            <w:div w:id="925069175">
              <w:marLeft w:val="0"/>
              <w:marRight w:val="0"/>
              <w:marTop w:val="0"/>
              <w:marBottom w:val="0"/>
              <w:divBdr>
                <w:top w:val="none" w:sz="0" w:space="0" w:color="auto"/>
                <w:left w:val="none" w:sz="0" w:space="0" w:color="auto"/>
                <w:bottom w:val="none" w:sz="0" w:space="0" w:color="auto"/>
                <w:right w:val="none" w:sz="0" w:space="0" w:color="auto"/>
              </w:divBdr>
            </w:div>
          </w:divsChild>
        </w:div>
        <w:div w:id="1124040419">
          <w:marLeft w:val="0"/>
          <w:marRight w:val="0"/>
          <w:marTop w:val="0"/>
          <w:marBottom w:val="0"/>
          <w:divBdr>
            <w:top w:val="none" w:sz="0" w:space="0" w:color="auto"/>
            <w:left w:val="none" w:sz="0" w:space="0" w:color="auto"/>
            <w:bottom w:val="none" w:sz="0" w:space="0" w:color="auto"/>
            <w:right w:val="none" w:sz="0" w:space="0" w:color="auto"/>
          </w:divBdr>
          <w:divsChild>
            <w:div w:id="58203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78968">
      <w:bodyDiv w:val="1"/>
      <w:marLeft w:val="0"/>
      <w:marRight w:val="0"/>
      <w:marTop w:val="0"/>
      <w:marBottom w:val="0"/>
      <w:divBdr>
        <w:top w:val="none" w:sz="0" w:space="0" w:color="auto"/>
        <w:left w:val="none" w:sz="0" w:space="0" w:color="auto"/>
        <w:bottom w:val="none" w:sz="0" w:space="0" w:color="auto"/>
        <w:right w:val="none" w:sz="0" w:space="0" w:color="auto"/>
      </w:divBdr>
      <w:divsChild>
        <w:div w:id="302005073">
          <w:marLeft w:val="0"/>
          <w:marRight w:val="0"/>
          <w:marTop w:val="0"/>
          <w:marBottom w:val="0"/>
          <w:divBdr>
            <w:top w:val="none" w:sz="0" w:space="0" w:color="auto"/>
            <w:left w:val="none" w:sz="0" w:space="0" w:color="auto"/>
            <w:bottom w:val="none" w:sz="0" w:space="0" w:color="auto"/>
            <w:right w:val="none" w:sz="0" w:space="0" w:color="auto"/>
          </w:divBdr>
        </w:div>
        <w:div w:id="451480533">
          <w:marLeft w:val="0"/>
          <w:marRight w:val="0"/>
          <w:marTop w:val="0"/>
          <w:marBottom w:val="0"/>
          <w:divBdr>
            <w:top w:val="none" w:sz="0" w:space="0" w:color="auto"/>
            <w:left w:val="none" w:sz="0" w:space="0" w:color="auto"/>
            <w:bottom w:val="none" w:sz="0" w:space="0" w:color="auto"/>
            <w:right w:val="none" w:sz="0" w:space="0" w:color="auto"/>
          </w:divBdr>
        </w:div>
        <w:div w:id="1747920052">
          <w:marLeft w:val="0"/>
          <w:marRight w:val="0"/>
          <w:marTop w:val="0"/>
          <w:marBottom w:val="0"/>
          <w:divBdr>
            <w:top w:val="none" w:sz="0" w:space="0" w:color="auto"/>
            <w:left w:val="none" w:sz="0" w:space="0" w:color="auto"/>
            <w:bottom w:val="none" w:sz="0" w:space="0" w:color="auto"/>
            <w:right w:val="none" w:sz="0" w:space="0" w:color="auto"/>
          </w:divBdr>
        </w:div>
      </w:divsChild>
    </w:div>
    <w:div w:id="263617898">
      <w:bodyDiv w:val="1"/>
      <w:marLeft w:val="0"/>
      <w:marRight w:val="0"/>
      <w:marTop w:val="0"/>
      <w:marBottom w:val="0"/>
      <w:divBdr>
        <w:top w:val="none" w:sz="0" w:space="0" w:color="auto"/>
        <w:left w:val="none" w:sz="0" w:space="0" w:color="auto"/>
        <w:bottom w:val="none" w:sz="0" w:space="0" w:color="auto"/>
        <w:right w:val="none" w:sz="0" w:space="0" w:color="auto"/>
      </w:divBdr>
      <w:divsChild>
        <w:div w:id="219487678">
          <w:marLeft w:val="0"/>
          <w:marRight w:val="0"/>
          <w:marTop w:val="0"/>
          <w:marBottom w:val="0"/>
          <w:divBdr>
            <w:top w:val="none" w:sz="0" w:space="0" w:color="auto"/>
            <w:left w:val="none" w:sz="0" w:space="0" w:color="auto"/>
            <w:bottom w:val="none" w:sz="0" w:space="0" w:color="auto"/>
            <w:right w:val="none" w:sz="0" w:space="0" w:color="auto"/>
          </w:divBdr>
        </w:div>
        <w:div w:id="688800783">
          <w:marLeft w:val="0"/>
          <w:marRight w:val="0"/>
          <w:marTop w:val="0"/>
          <w:marBottom w:val="0"/>
          <w:divBdr>
            <w:top w:val="none" w:sz="0" w:space="0" w:color="auto"/>
            <w:left w:val="none" w:sz="0" w:space="0" w:color="auto"/>
            <w:bottom w:val="none" w:sz="0" w:space="0" w:color="auto"/>
            <w:right w:val="none" w:sz="0" w:space="0" w:color="auto"/>
          </w:divBdr>
        </w:div>
        <w:div w:id="1010641043">
          <w:marLeft w:val="0"/>
          <w:marRight w:val="0"/>
          <w:marTop w:val="0"/>
          <w:marBottom w:val="0"/>
          <w:divBdr>
            <w:top w:val="none" w:sz="0" w:space="0" w:color="auto"/>
            <w:left w:val="none" w:sz="0" w:space="0" w:color="auto"/>
            <w:bottom w:val="none" w:sz="0" w:space="0" w:color="auto"/>
            <w:right w:val="none" w:sz="0" w:space="0" w:color="auto"/>
          </w:divBdr>
        </w:div>
      </w:divsChild>
    </w:div>
    <w:div w:id="317420086">
      <w:bodyDiv w:val="1"/>
      <w:marLeft w:val="0"/>
      <w:marRight w:val="0"/>
      <w:marTop w:val="0"/>
      <w:marBottom w:val="0"/>
      <w:divBdr>
        <w:top w:val="none" w:sz="0" w:space="0" w:color="auto"/>
        <w:left w:val="none" w:sz="0" w:space="0" w:color="auto"/>
        <w:bottom w:val="none" w:sz="0" w:space="0" w:color="auto"/>
        <w:right w:val="none" w:sz="0" w:space="0" w:color="auto"/>
      </w:divBdr>
      <w:divsChild>
        <w:div w:id="805971006">
          <w:marLeft w:val="0"/>
          <w:marRight w:val="0"/>
          <w:marTop w:val="0"/>
          <w:marBottom w:val="0"/>
          <w:divBdr>
            <w:top w:val="none" w:sz="0" w:space="0" w:color="auto"/>
            <w:left w:val="none" w:sz="0" w:space="0" w:color="auto"/>
            <w:bottom w:val="none" w:sz="0" w:space="0" w:color="auto"/>
            <w:right w:val="none" w:sz="0" w:space="0" w:color="auto"/>
          </w:divBdr>
        </w:div>
        <w:div w:id="1073703679">
          <w:marLeft w:val="0"/>
          <w:marRight w:val="0"/>
          <w:marTop w:val="0"/>
          <w:marBottom w:val="0"/>
          <w:divBdr>
            <w:top w:val="none" w:sz="0" w:space="0" w:color="auto"/>
            <w:left w:val="none" w:sz="0" w:space="0" w:color="auto"/>
            <w:bottom w:val="none" w:sz="0" w:space="0" w:color="auto"/>
            <w:right w:val="none" w:sz="0" w:space="0" w:color="auto"/>
          </w:divBdr>
        </w:div>
        <w:div w:id="1517764953">
          <w:marLeft w:val="0"/>
          <w:marRight w:val="0"/>
          <w:marTop w:val="0"/>
          <w:marBottom w:val="0"/>
          <w:divBdr>
            <w:top w:val="none" w:sz="0" w:space="0" w:color="auto"/>
            <w:left w:val="none" w:sz="0" w:space="0" w:color="auto"/>
            <w:bottom w:val="none" w:sz="0" w:space="0" w:color="auto"/>
            <w:right w:val="none" w:sz="0" w:space="0" w:color="auto"/>
          </w:divBdr>
        </w:div>
      </w:divsChild>
    </w:div>
    <w:div w:id="320162841">
      <w:bodyDiv w:val="1"/>
      <w:marLeft w:val="0"/>
      <w:marRight w:val="0"/>
      <w:marTop w:val="0"/>
      <w:marBottom w:val="0"/>
      <w:divBdr>
        <w:top w:val="none" w:sz="0" w:space="0" w:color="auto"/>
        <w:left w:val="none" w:sz="0" w:space="0" w:color="auto"/>
        <w:bottom w:val="none" w:sz="0" w:space="0" w:color="auto"/>
        <w:right w:val="none" w:sz="0" w:space="0" w:color="auto"/>
      </w:divBdr>
    </w:div>
    <w:div w:id="345988579">
      <w:bodyDiv w:val="1"/>
      <w:marLeft w:val="0"/>
      <w:marRight w:val="0"/>
      <w:marTop w:val="0"/>
      <w:marBottom w:val="0"/>
      <w:divBdr>
        <w:top w:val="none" w:sz="0" w:space="0" w:color="auto"/>
        <w:left w:val="none" w:sz="0" w:space="0" w:color="auto"/>
        <w:bottom w:val="none" w:sz="0" w:space="0" w:color="auto"/>
        <w:right w:val="none" w:sz="0" w:space="0" w:color="auto"/>
      </w:divBdr>
      <w:divsChild>
        <w:div w:id="1524782180">
          <w:marLeft w:val="0"/>
          <w:marRight w:val="0"/>
          <w:marTop w:val="0"/>
          <w:marBottom w:val="0"/>
          <w:divBdr>
            <w:top w:val="none" w:sz="0" w:space="0" w:color="auto"/>
            <w:left w:val="none" w:sz="0" w:space="0" w:color="auto"/>
            <w:bottom w:val="none" w:sz="0" w:space="0" w:color="auto"/>
            <w:right w:val="none" w:sz="0" w:space="0" w:color="auto"/>
          </w:divBdr>
        </w:div>
        <w:div w:id="1935936949">
          <w:marLeft w:val="0"/>
          <w:marRight w:val="0"/>
          <w:marTop w:val="0"/>
          <w:marBottom w:val="0"/>
          <w:divBdr>
            <w:top w:val="none" w:sz="0" w:space="0" w:color="auto"/>
            <w:left w:val="none" w:sz="0" w:space="0" w:color="auto"/>
            <w:bottom w:val="none" w:sz="0" w:space="0" w:color="auto"/>
            <w:right w:val="none" w:sz="0" w:space="0" w:color="auto"/>
          </w:divBdr>
        </w:div>
        <w:div w:id="2075665601">
          <w:marLeft w:val="0"/>
          <w:marRight w:val="0"/>
          <w:marTop w:val="0"/>
          <w:marBottom w:val="0"/>
          <w:divBdr>
            <w:top w:val="none" w:sz="0" w:space="0" w:color="auto"/>
            <w:left w:val="none" w:sz="0" w:space="0" w:color="auto"/>
            <w:bottom w:val="none" w:sz="0" w:space="0" w:color="auto"/>
            <w:right w:val="none" w:sz="0" w:space="0" w:color="auto"/>
          </w:divBdr>
        </w:div>
      </w:divsChild>
    </w:div>
    <w:div w:id="372390919">
      <w:bodyDiv w:val="1"/>
      <w:marLeft w:val="0"/>
      <w:marRight w:val="0"/>
      <w:marTop w:val="0"/>
      <w:marBottom w:val="0"/>
      <w:divBdr>
        <w:top w:val="none" w:sz="0" w:space="0" w:color="auto"/>
        <w:left w:val="none" w:sz="0" w:space="0" w:color="auto"/>
        <w:bottom w:val="none" w:sz="0" w:space="0" w:color="auto"/>
        <w:right w:val="none" w:sz="0" w:space="0" w:color="auto"/>
      </w:divBdr>
      <w:divsChild>
        <w:div w:id="1406486300">
          <w:marLeft w:val="0"/>
          <w:marRight w:val="0"/>
          <w:marTop w:val="0"/>
          <w:marBottom w:val="0"/>
          <w:divBdr>
            <w:top w:val="none" w:sz="0" w:space="0" w:color="auto"/>
            <w:left w:val="none" w:sz="0" w:space="0" w:color="auto"/>
            <w:bottom w:val="none" w:sz="0" w:space="0" w:color="auto"/>
            <w:right w:val="none" w:sz="0" w:space="0" w:color="auto"/>
          </w:divBdr>
          <w:divsChild>
            <w:div w:id="365520218">
              <w:marLeft w:val="0"/>
              <w:marRight w:val="0"/>
              <w:marTop w:val="0"/>
              <w:marBottom w:val="0"/>
              <w:divBdr>
                <w:top w:val="none" w:sz="0" w:space="0" w:color="auto"/>
                <w:left w:val="none" w:sz="0" w:space="0" w:color="auto"/>
                <w:bottom w:val="none" w:sz="0" w:space="0" w:color="auto"/>
                <w:right w:val="none" w:sz="0" w:space="0" w:color="auto"/>
              </w:divBdr>
            </w:div>
          </w:divsChild>
        </w:div>
        <w:div w:id="2067946277">
          <w:marLeft w:val="0"/>
          <w:marRight w:val="0"/>
          <w:marTop w:val="0"/>
          <w:marBottom w:val="0"/>
          <w:divBdr>
            <w:top w:val="none" w:sz="0" w:space="0" w:color="auto"/>
            <w:left w:val="none" w:sz="0" w:space="0" w:color="auto"/>
            <w:bottom w:val="none" w:sz="0" w:space="0" w:color="auto"/>
            <w:right w:val="none" w:sz="0" w:space="0" w:color="auto"/>
          </w:divBdr>
          <w:divsChild>
            <w:div w:id="41524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488417">
      <w:bodyDiv w:val="1"/>
      <w:marLeft w:val="0"/>
      <w:marRight w:val="0"/>
      <w:marTop w:val="0"/>
      <w:marBottom w:val="0"/>
      <w:divBdr>
        <w:top w:val="none" w:sz="0" w:space="0" w:color="auto"/>
        <w:left w:val="none" w:sz="0" w:space="0" w:color="auto"/>
        <w:bottom w:val="none" w:sz="0" w:space="0" w:color="auto"/>
        <w:right w:val="none" w:sz="0" w:space="0" w:color="auto"/>
      </w:divBdr>
      <w:divsChild>
        <w:div w:id="19011667">
          <w:marLeft w:val="0"/>
          <w:marRight w:val="0"/>
          <w:marTop w:val="0"/>
          <w:marBottom w:val="0"/>
          <w:divBdr>
            <w:top w:val="none" w:sz="0" w:space="0" w:color="auto"/>
            <w:left w:val="none" w:sz="0" w:space="0" w:color="auto"/>
            <w:bottom w:val="none" w:sz="0" w:space="0" w:color="auto"/>
            <w:right w:val="none" w:sz="0" w:space="0" w:color="auto"/>
          </w:divBdr>
          <w:divsChild>
            <w:div w:id="1267149977">
              <w:marLeft w:val="0"/>
              <w:marRight w:val="0"/>
              <w:marTop w:val="0"/>
              <w:marBottom w:val="0"/>
              <w:divBdr>
                <w:top w:val="none" w:sz="0" w:space="0" w:color="auto"/>
                <w:left w:val="none" w:sz="0" w:space="0" w:color="auto"/>
                <w:bottom w:val="none" w:sz="0" w:space="0" w:color="auto"/>
                <w:right w:val="none" w:sz="0" w:space="0" w:color="auto"/>
              </w:divBdr>
            </w:div>
          </w:divsChild>
        </w:div>
        <w:div w:id="75249952">
          <w:marLeft w:val="0"/>
          <w:marRight w:val="0"/>
          <w:marTop w:val="0"/>
          <w:marBottom w:val="0"/>
          <w:divBdr>
            <w:top w:val="none" w:sz="0" w:space="0" w:color="auto"/>
            <w:left w:val="none" w:sz="0" w:space="0" w:color="auto"/>
            <w:bottom w:val="none" w:sz="0" w:space="0" w:color="auto"/>
            <w:right w:val="none" w:sz="0" w:space="0" w:color="auto"/>
          </w:divBdr>
          <w:divsChild>
            <w:div w:id="316426348">
              <w:marLeft w:val="0"/>
              <w:marRight w:val="0"/>
              <w:marTop w:val="0"/>
              <w:marBottom w:val="0"/>
              <w:divBdr>
                <w:top w:val="none" w:sz="0" w:space="0" w:color="auto"/>
                <w:left w:val="none" w:sz="0" w:space="0" w:color="auto"/>
                <w:bottom w:val="none" w:sz="0" w:space="0" w:color="auto"/>
                <w:right w:val="none" w:sz="0" w:space="0" w:color="auto"/>
              </w:divBdr>
            </w:div>
          </w:divsChild>
        </w:div>
        <w:div w:id="242183200">
          <w:marLeft w:val="0"/>
          <w:marRight w:val="0"/>
          <w:marTop w:val="0"/>
          <w:marBottom w:val="0"/>
          <w:divBdr>
            <w:top w:val="none" w:sz="0" w:space="0" w:color="auto"/>
            <w:left w:val="none" w:sz="0" w:space="0" w:color="auto"/>
            <w:bottom w:val="none" w:sz="0" w:space="0" w:color="auto"/>
            <w:right w:val="none" w:sz="0" w:space="0" w:color="auto"/>
          </w:divBdr>
          <w:divsChild>
            <w:div w:id="1369642866">
              <w:marLeft w:val="0"/>
              <w:marRight w:val="0"/>
              <w:marTop w:val="0"/>
              <w:marBottom w:val="0"/>
              <w:divBdr>
                <w:top w:val="none" w:sz="0" w:space="0" w:color="auto"/>
                <w:left w:val="none" w:sz="0" w:space="0" w:color="auto"/>
                <w:bottom w:val="none" w:sz="0" w:space="0" w:color="auto"/>
                <w:right w:val="none" w:sz="0" w:space="0" w:color="auto"/>
              </w:divBdr>
            </w:div>
          </w:divsChild>
        </w:div>
        <w:div w:id="337654081">
          <w:marLeft w:val="0"/>
          <w:marRight w:val="0"/>
          <w:marTop w:val="0"/>
          <w:marBottom w:val="0"/>
          <w:divBdr>
            <w:top w:val="none" w:sz="0" w:space="0" w:color="auto"/>
            <w:left w:val="none" w:sz="0" w:space="0" w:color="auto"/>
            <w:bottom w:val="none" w:sz="0" w:space="0" w:color="auto"/>
            <w:right w:val="none" w:sz="0" w:space="0" w:color="auto"/>
          </w:divBdr>
          <w:divsChild>
            <w:div w:id="321004594">
              <w:marLeft w:val="0"/>
              <w:marRight w:val="0"/>
              <w:marTop w:val="0"/>
              <w:marBottom w:val="0"/>
              <w:divBdr>
                <w:top w:val="none" w:sz="0" w:space="0" w:color="auto"/>
                <w:left w:val="none" w:sz="0" w:space="0" w:color="auto"/>
                <w:bottom w:val="none" w:sz="0" w:space="0" w:color="auto"/>
                <w:right w:val="none" w:sz="0" w:space="0" w:color="auto"/>
              </w:divBdr>
            </w:div>
          </w:divsChild>
        </w:div>
        <w:div w:id="337853876">
          <w:marLeft w:val="0"/>
          <w:marRight w:val="0"/>
          <w:marTop w:val="0"/>
          <w:marBottom w:val="0"/>
          <w:divBdr>
            <w:top w:val="none" w:sz="0" w:space="0" w:color="auto"/>
            <w:left w:val="none" w:sz="0" w:space="0" w:color="auto"/>
            <w:bottom w:val="none" w:sz="0" w:space="0" w:color="auto"/>
            <w:right w:val="none" w:sz="0" w:space="0" w:color="auto"/>
          </w:divBdr>
          <w:divsChild>
            <w:div w:id="1188525208">
              <w:marLeft w:val="0"/>
              <w:marRight w:val="0"/>
              <w:marTop w:val="0"/>
              <w:marBottom w:val="0"/>
              <w:divBdr>
                <w:top w:val="none" w:sz="0" w:space="0" w:color="auto"/>
                <w:left w:val="none" w:sz="0" w:space="0" w:color="auto"/>
                <w:bottom w:val="none" w:sz="0" w:space="0" w:color="auto"/>
                <w:right w:val="none" w:sz="0" w:space="0" w:color="auto"/>
              </w:divBdr>
            </w:div>
          </w:divsChild>
        </w:div>
        <w:div w:id="338121530">
          <w:marLeft w:val="0"/>
          <w:marRight w:val="0"/>
          <w:marTop w:val="0"/>
          <w:marBottom w:val="0"/>
          <w:divBdr>
            <w:top w:val="none" w:sz="0" w:space="0" w:color="auto"/>
            <w:left w:val="none" w:sz="0" w:space="0" w:color="auto"/>
            <w:bottom w:val="none" w:sz="0" w:space="0" w:color="auto"/>
            <w:right w:val="none" w:sz="0" w:space="0" w:color="auto"/>
          </w:divBdr>
          <w:divsChild>
            <w:div w:id="1206789844">
              <w:marLeft w:val="0"/>
              <w:marRight w:val="0"/>
              <w:marTop w:val="0"/>
              <w:marBottom w:val="0"/>
              <w:divBdr>
                <w:top w:val="none" w:sz="0" w:space="0" w:color="auto"/>
                <w:left w:val="none" w:sz="0" w:space="0" w:color="auto"/>
                <w:bottom w:val="none" w:sz="0" w:space="0" w:color="auto"/>
                <w:right w:val="none" w:sz="0" w:space="0" w:color="auto"/>
              </w:divBdr>
            </w:div>
          </w:divsChild>
        </w:div>
        <w:div w:id="408306053">
          <w:marLeft w:val="0"/>
          <w:marRight w:val="0"/>
          <w:marTop w:val="0"/>
          <w:marBottom w:val="0"/>
          <w:divBdr>
            <w:top w:val="none" w:sz="0" w:space="0" w:color="auto"/>
            <w:left w:val="none" w:sz="0" w:space="0" w:color="auto"/>
            <w:bottom w:val="none" w:sz="0" w:space="0" w:color="auto"/>
            <w:right w:val="none" w:sz="0" w:space="0" w:color="auto"/>
          </w:divBdr>
          <w:divsChild>
            <w:div w:id="1830249887">
              <w:marLeft w:val="0"/>
              <w:marRight w:val="0"/>
              <w:marTop w:val="0"/>
              <w:marBottom w:val="0"/>
              <w:divBdr>
                <w:top w:val="none" w:sz="0" w:space="0" w:color="auto"/>
                <w:left w:val="none" w:sz="0" w:space="0" w:color="auto"/>
                <w:bottom w:val="none" w:sz="0" w:space="0" w:color="auto"/>
                <w:right w:val="none" w:sz="0" w:space="0" w:color="auto"/>
              </w:divBdr>
            </w:div>
          </w:divsChild>
        </w:div>
        <w:div w:id="755521564">
          <w:marLeft w:val="0"/>
          <w:marRight w:val="0"/>
          <w:marTop w:val="0"/>
          <w:marBottom w:val="0"/>
          <w:divBdr>
            <w:top w:val="none" w:sz="0" w:space="0" w:color="auto"/>
            <w:left w:val="none" w:sz="0" w:space="0" w:color="auto"/>
            <w:bottom w:val="none" w:sz="0" w:space="0" w:color="auto"/>
            <w:right w:val="none" w:sz="0" w:space="0" w:color="auto"/>
          </w:divBdr>
          <w:divsChild>
            <w:div w:id="1755198268">
              <w:marLeft w:val="0"/>
              <w:marRight w:val="0"/>
              <w:marTop w:val="0"/>
              <w:marBottom w:val="0"/>
              <w:divBdr>
                <w:top w:val="none" w:sz="0" w:space="0" w:color="auto"/>
                <w:left w:val="none" w:sz="0" w:space="0" w:color="auto"/>
                <w:bottom w:val="none" w:sz="0" w:space="0" w:color="auto"/>
                <w:right w:val="none" w:sz="0" w:space="0" w:color="auto"/>
              </w:divBdr>
            </w:div>
          </w:divsChild>
        </w:div>
        <w:div w:id="797333529">
          <w:marLeft w:val="0"/>
          <w:marRight w:val="0"/>
          <w:marTop w:val="0"/>
          <w:marBottom w:val="0"/>
          <w:divBdr>
            <w:top w:val="none" w:sz="0" w:space="0" w:color="auto"/>
            <w:left w:val="none" w:sz="0" w:space="0" w:color="auto"/>
            <w:bottom w:val="none" w:sz="0" w:space="0" w:color="auto"/>
            <w:right w:val="none" w:sz="0" w:space="0" w:color="auto"/>
          </w:divBdr>
          <w:divsChild>
            <w:div w:id="8483929">
              <w:marLeft w:val="0"/>
              <w:marRight w:val="0"/>
              <w:marTop w:val="0"/>
              <w:marBottom w:val="0"/>
              <w:divBdr>
                <w:top w:val="none" w:sz="0" w:space="0" w:color="auto"/>
                <w:left w:val="none" w:sz="0" w:space="0" w:color="auto"/>
                <w:bottom w:val="none" w:sz="0" w:space="0" w:color="auto"/>
                <w:right w:val="none" w:sz="0" w:space="0" w:color="auto"/>
              </w:divBdr>
            </w:div>
          </w:divsChild>
        </w:div>
        <w:div w:id="811868909">
          <w:marLeft w:val="0"/>
          <w:marRight w:val="0"/>
          <w:marTop w:val="0"/>
          <w:marBottom w:val="0"/>
          <w:divBdr>
            <w:top w:val="none" w:sz="0" w:space="0" w:color="auto"/>
            <w:left w:val="none" w:sz="0" w:space="0" w:color="auto"/>
            <w:bottom w:val="none" w:sz="0" w:space="0" w:color="auto"/>
            <w:right w:val="none" w:sz="0" w:space="0" w:color="auto"/>
          </w:divBdr>
          <w:divsChild>
            <w:div w:id="1740445886">
              <w:marLeft w:val="0"/>
              <w:marRight w:val="0"/>
              <w:marTop w:val="0"/>
              <w:marBottom w:val="0"/>
              <w:divBdr>
                <w:top w:val="none" w:sz="0" w:space="0" w:color="auto"/>
                <w:left w:val="none" w:sz="0" w:space="0" w:color="auto"/>
                <w:bottom w:val="none" w:sz="0" w:space="0" w:color="auto"/>
                <w:right w:val="none" w:sz="0" w:space="0" w:color="auto"/>
              </w:divBdr>
            </w:div>
          </w:divsChild>
        </w:div>
        <w:div w:id="880627884">
          <w:marLeft w:val="0"/>
          <w:marRight w:val="0"/>
          <w:marTop w:val="0"/>
          <w:marBottom w:val="0"/>
          <w:divBdr>
            <w:top w:val="none" w:sz="0" w:space="0" w:color="auto"/>
            <w:left w:val="none" w:sz="0" w:space="0" w:color="auto"/>
            <w:bottom w:val="none" w:sz="0" w:space="0" w:color="auto"/>
            <w:right w:val="none" w:sz="0" w:space="0" w:color="auto"/>
          </w:divBdr>
          <w:divsChild>
            <w:div w:id="629088840">
              <w:marLeft w:val="0"/>
              <w:marRight w:val="0"/>
              <w:marTop w:val="0"/>
              <w:marBottom w:val="0"/>
              <w:divBdr>
                <w:top w:val="none" w:sz="0" w:space="0" w:color="auto"/>
                <w:left w:val="none" w:sz="0" w:space="0" w:color="auto"/>
                <w:bottom w:val="none" w:sz="0" w:space="0" w:color="auto"/>
                <w:right w:val="none" w:sz="0" w:space="0" w:color="auto"/>
              </w:divBdr>
            </w:div>
          </w:divsChild>
        </w:div>
        <w:div w:id="961962414">
          <w:marLeft w:val="0"/>
          <w:marRight w:val="0"/>
          <w:marTop w:val="0"/>
          <w:marBottom w:val="0"/>
          <w:divBdr>
            <w:top w:val="none" w:sz="0" w:space="0" w:color="auto"/>
            <w:left w:val="none" w:sz="0" w:space="0" w:color="auto"/>
            <w:bottom w:val="none" w:sz="0" w:space="0" w:color="auto"/>
            <w:right w:val="none" w:sz="0" w:space="0" w:color="auto"/>
          </w:divBdr>
          <w:divsChild>
            <w:div w:id="997001758">
              <w:marLeft w:val="0"/>
              <w:marRight w:val="0"/>
              <w:marTop w:val="0"/>
              <w:marBottom w:val="0"/>
              <w:divBdr>
                <w:top w:val="none" w:sz="0" w:space="0" w:color="auto"/>
                <w:left w:val="none" w:sz="0" w:space="0" w:color="auto"/>
                <w:bottom w:val="none" w:sz="0" w:space="0" w:color="auto"/>
                <w:right w:val="none" w:sz="0" w:space="0" w:color="auto"/>
              </w:divBdr>
            </w:div>
          </w:divsChild>
        </w:div>
        <w:div w:id="1225332245">
          <w:marLeft w:val="0"/>
          <w:marRight w:val="0"/>
          <w:marTop w:val="0"/>
          <w:marBottom w:val="0"/>
          <w:divBdr>
            <w:top w:val="none" w:sz="0" w:space="0" w:color="auto"/>
            <w:left w:val="none" w:sz="0" w:space="0" w:color="auto"/>
            <w:bottom w:val="none" w:sz="0" w:space="0" w:color="auto"/>
            <w:right w:val="none" w:sz="0" w:space="0" w:color="auto"/>
          </w:divBdr>
          <w:divsChild>
            <w:div w:id="352074067">
              <w:marLeft w:val="0"/>
              <w:marRight w:val="0"/>
              <w:marTop w:val="0"/>
              <w:marBottom w:val="0"/>
              <w:divBdr>
                <w:top w:val="none" w:sz="0" w:space="0" w:color="auto"/>
                <w:left w:val="none" w:sz="0" w:space="0" w:color="auto"/>
                <w:bottom w:val="none" w:sz="0" w:space="0" w:color="auto"/>
                <w:right w:val="none" w:sz="0" w:space="0" w:color="auto"/>
              </w:divBdr>
            </w:div>
          </w:divsChild>
        </w:div>
        <w:div w:id="1270701057">
          <w:marLeft w:val="0"/>
          <w:marRight w:val="0"/>
          <w:marTop w:val="0"/>
          <w:marBottom w:val="0"/>
          <w:divBdr>
            <w:top w:val="none" w:sz="0" w:space="0" w:color="auto"/>
            <w:left w:val="none" w:sz="0" w:space="0" w:color="auto"/>
            <w:bottom w:val="none" w:sz="0" w:space="0" w:color="auto"/>
            <w:right w:val="none" w:sz="0" w:space="0" w:color="auto"/>
          </w:divBdr>
          <w:divsChild>
            <w:div w:id="898906378">
              <w:marLeft w:val="0"/>
              <w:marRight w:val="0"/>
              <w:marTop w:val="0"/>
              <w:marBottom w:val="0"/>
              <w:divBdr>
                <w:top w:val="none" w:sz="0" w:space="0" w:color="auto"/>
                <w:left w:val="none" w:sz="0" w:space="0" w:color="auto"/>
                <w:bottom w:val="none" w:sz="0" w:space="0" w:color="auto"/>
                <w:right w:val="none" w:sz="0" w:space="0" w:color="auto"/>
              </w:divBdr>
            </w:div>
          </w:divsChild>
        </w:div>
        <w:div w:id="1337534672">
          <w:marLeft w:val="0"/>
          <w:marRight w:val="0"/>
          <w:marTop w:val="0"/>
          <w:marBottom w:val="0"/>
          <w:divBdr>
            <w:top w:val="none" w:sz="0" w:space="0" w:color="auto"/>
            <w:left w:val="none" w:sz="0" w:space="0" w:color="auto"/>
            <w:bottom w:val="none" w:sz="0" w:space="0" w:color="auto"/>
            <w:right w:val="none" w:sz="0" w:space="0" w:color="auto"/>
          </w:divBdr>
          <w:divsChild>
            <w:div w:id="1989505404">
              <w:marLeft w:val="0"/>
              <w:marRight w:val="0"/>
              <w:marTop w:val="0"/>
              <w:marBottom w:val="0"/>
              <w:divBdr>
                <w:top w:val="none" w:sz="0" w:space="0" w:color="auto"/>
                <w:left w:val="none" w:sz="0" w:space="0" w:color="auto"/>
                <w:bottom w:val="none" w:sz="0" w:space="0" w:color="auto"/>
                <w:right w:val="none" w:sz="0" w:space="0" w:color="auto"/>
              </w:divBdr>
            </w:div>
          </w:divsChild>
        </w:div>
        <w:div w:id="1377317753">
          <w:marLeft w:val="0"/>
          <w:marRight w:val="0"/>
          <w:marTop w:val="0"/>
          <w:marBottom w:val="0"/>
          <w:divBdr>
            <w:top w:val="none" w:sz="0" w:space="0" w:color="auto"/>
            <w:left w:val="none" w:sz="0" w:space="0" w:color="auto"/>
            <w:bottom w:val="none" w:sz="0" w:space="0" w:color="auto"/>
            <w:right w:val="none" w:sz="0" w:space="0" w:color="auto"/>
          </w:divBdr>
          <w:divsChild>
            <w:div w:id="1018510119">
              <w:marLeft w:val="0"/>
              <w:marRight w:val="0"/>
              <w:marTop w:val="0"/>
              <w:marBottom w:val="0"/>
              <w:divBdr>
                <w:top w:val="none" w:sz="0" w:space="0" w:color="auto"/>
                <w:left w:val="none" w:sz="0" w:space="0" w:color="auto"/>
                <w:bottom w:val="none" w:sz="0" w:space="0" w:color="auto"/>
                <w:right w:val="none" w:sz="0" w:space="0" w:color="auto"/>
              </w:divBdr>
            </w:div>
          </w:divsChild>
        </w:div>
        <w:div w:id="1439333812">
          <w:marLeft w:val="0"/>
          <w:marRight w:val="0"/>
          <w:marTop w:val="0"/>
          <w:marBottom w:val="0"/>
          <w:divBdr>
            <w:top w:val="none" w:sz="0" w:space="0" w:color="auto"/>
            <w:left w:val="none" w:sz="0" w:space="0" w:color="auto"/>
            <w:bottom w:val="none" w:sz="0" w:space="0" w:color="auto"/>
            <w:right w:val="none" w:sz="0" w:space="0" w:color="auto"/>
          </w:divBdr>
          <w:divsChild>
            <w:div w:id="2019455637">
              <w:marLeft w:val="0"/>
              <w:marRight w:val="0"/>
              <w:marTop w:val="0"/>
              <w:marBottom w:val="0"/>
              <w:divBdr>
                <w:top w:val="none" w:sz="0" w:space="0" w:color="auto"/>
                <w:left w:val="none" w:sz="0" w:space="0" w:color="auto"/>
                <w:bottom w:val="none" w:sz="0" w:space="0" w:color="auto"/>
                <w:right w:val="none" w:sz="0" w:space="0" w:color="auto"/>
              </w:divBdr>
            </w:div>
          </w:divsChild>
        </w:div>
        <w:div w:id="1440368416">
          <w:marLeft w:val="0"/>
          <w:marRight w:val="0"/>
          <w:marTop w:val="0"/>
          <w:marBottom w:val="0"/>
          <w:divBdr>
            <w:top w:val="none" w:sz="0" w:space="0" w:color="auto"/>
            <w:left w:val="none" w:sz="0" w:space="0" w:color="auto"/>
            <w:bottom w:val="none" w:sz="0" w:space="0" w:color="auto"/>
            <w:right w:val="none" w:sz="0" w:space="0" w:color="auto"/>
          </w:divBdr>
          <w:divsChild>
            <w:div w:id="426729020">
              <w:marLeft w:val="0"/>
              <w:marRight w:val="0"/>
              <w:marTop w:val="0"/>
              <w:marBottom w:val="0"/>
              <w:divBdr>
                <w:top w:val="none" w:sz="0" w:space="0" w:color="auto"/>
                <w:left w:val="none" w:sz="0" w:space="0" w:color="auto"/>
                <w:bottom w:val="none" w:sz="0" w:space="0" w:color="auto"/>
                <w:right w:val="none" w:sz="0" w:space="0" w:color="auto"/>
              </w:divBdr>
            </w:div>
          </w:divsChild>
        </w:div>
        <w:div w:id="1590889383">
          <w:marLeft w:val="0"/>
          <w:marRight w:val="0"/>
          <w:marTop w:val="0"/>
          <w:marBottom w:val="0"/>
          <w:divBdr>
            <w:top w:val="none" w:sz="0" w:space="0" w:color="auto"/>
            <w:left w:val="none" w:sz="0" w:space="0" w:color="auto"/>
            <w:bottom w:val="none" w:sz="0" w:space="0" w:color="auto"/>
            <w:right w:val="none" w:sz="0" w:space="0" w:color="auto"/>
          </w:divBdr>
          <w:divsChild>
            <w:div w:id="1021400052">
              <w:marLeft w:val="0"/>
              <w:marRight w:val="0"/>
              <w:marTop w:val="0"/>
              <w:marBottom w:val="0"/>
              <w:divBdr>
                <w:top w:val="none" w:sz="0" w:space="0" w:color="auto"/>
                <w:left w:val="none" w:sz="0" w:space="0" w:color="auto"/>
                <w:bottom w:val="none" w:sz="0" w:space="0" w:color="auto"/>
                <w:right w:val="none" w:sz="0" w:space="0" w:color="auto"/>
              </w:divBdr>
            </w:div>
          </w:divsChild>
        </w:div>
        <w:div w:id="1717503762">
          <w:marLeft w:val="0"/>
          <w:marRight w:val="0"/>
          <w:marTop w:val="0"/>
          <w:marBottom w:val="0"/>
          <w:divBdr>
            <w:top w:val="none" w:sz="0" w:space="0" w:color="auto"/>
            <w:left w:val="none" w:sz="0" w:space="0" w:color="auto"/>
            <w:bottom w:val="none" w:sz="0" w:space="0" w:color="auto"/>
            <w:right w:val="none" w:sz="0" w:space="0" w:color="auto"/>
          </w:divBdr>
          <w:divsChild>
            <w:div w:id="234170213">
              <w:marLeft w:val="0"/>
              <w:marRight w:val="0"/>
              <w:marTop w:val="0"/>
              <w:marBottom w:val="0"/>
              <w:divBdr>
                <w:top w:val="none" w:sz="0" w:space="0" w:color="auto"/>
                <w:left w:val="none" w:sz="0" w:space="0" w:color="auto"/>
                <w:bottom w:val="none" w:sz="0" w:space="0" w:color="auto"/>
                <w:right w:val="none" w:sz="0" w:space="0" w:color="auto"/>
              </w:divBdr>
            </w:div>
          </w:divsChild>
        </w:div>
        <w:div w:id="1785078466">
          <w:marLeft w:val="0"/>
          <w:marRight w:val="0"/>
          <w:marTop w:val="0"/>
          <w:marBottom w:val="0"/>
          <w:divBdr>
            <w:top w:val="none" w:sz="0" w:space="0" w:color="auto"/>
            <w:left w:val="none" w:sz="0" w:space="0" w:color="auto"/>
            <w:bottom w:val="none" w:sz="0" w:space="0" w:color="auto"/>
            <w:right w:val="none" w:sz="0" w:space="0" w:color="auto"/>
          </w:divBdr>
          <w:divsChild>
            <w:div w:id="1918905200">
              <w:marLeft w:val="0"/>
              <w:marRight w:val="0"/>
              <w:marTop w:val="0"/>
              <w:marBottom w:val="0"/>
              <w:divBdr>
                <w:top w:val="none" w:sz="0" w:space="0" w:color="auto"/>
                <w:left w:val="none" w:sz="0" w:space="0" w:color="auto"/>
                <w:bottom w:val="none" w:sz="0" w:space="0" w:color="auto"/>
                <w:right w:val="none" w:sz="0" w:space="0" w:color="auto"/>
              </w:divBdr>
            </w:div>
          </w:divsChild>
        </w:div>
        <w:div w:id="1875340067">
          <w:marLeft w:val="0"/>
          <w:marRight w:val="0"/>
          <w:marTop w:val="0"/>
          <w:marBottom w:val="0"/>
          <w:divBdr>
            <w:top w:val="none" w:sz="0" w:space="0" w:color="auto"/>
            <w:left w:val="none" w:sz="0" w:space="0" w:color="auto"/>
            <w:bottom w:val="none" w:sz="0" w:space="0" w:color="auto"/>
            <w:right w:val="none" w:sz="0" w:space="0" w:color="auto"/>
          </w:divBdr>
          <w:divsChild>
            <w:div w:id="823469688">
              <w:marLeft w:val="0"/>
              <w:marRight w:val="0"/>
              <w:marTop w:val="0"/>
              <w:marBottom w:val="0"/>
              <w:divBdr>
                <w:top w:val="none" w:sz="0" w:space="0" w:color="auto"/>
                <w:left w:val="none" w:sz="0" w:space="0" w:color="auto"/>
                <w:bottom w:val="none" w:sz="0" w:space="0" w:color="auto"/>
                <w:right w:val="none" w:sz="0" w:space="0" w:color="auto"/>
              </w:divBdr>
            </w:div>
          </w:divsChild>
        </w:div>
        <w:div w:id="1924483806">
          <w:marLeft w:val="0"/>
          <w:marRight w:val="0"/>
          <w:marTop w:val="0"/>
          <w:marBottom w:val="0"/>
          <w:divBdr>
            <w:top w:val="none" w:sz="0" w:space="0" w:color="auto"/>
            <w:left w:val="none" w:sz="0" w:space="0" w:color="auto"/>
            <w:bottom w:val="none" w:sz="0" w:space="0" w:color="auto"/>
            <w:right w:val="none" w:sz="0" w:space="0" w:color="auto"/>
          </w:divBdr>
          <w:divsChild>
            <w:div w:id="1382946717">
              <w:marLeft w:val="0"/>
              <w:marRight w:val="0"/>
              <w:marTop w:val="0"/>
              <w:marBottom w:val="0"/>
              <w:divBdr>
                <w:top w:val="none" w:sz="0" w:space="0" w:color="auto"/>
                <w:left w:val="none" w:sz="0" w:space="0" w:color="auto"/>
                <w:bottom w:val="none" w:sz="0" w:space="0" w:color="auto"/>
                <w:right w:val="none" w:sz="0" w:space="0" w:color="auto"/>
              </w:divBdr>
            </w:div>
          </w:divsChild>
        </w:div>
        <w:div w:id="1944798653">
          <w:marLeft w:val="0"/>
          <w:marRight w:val="0"/>
          <w:marTop w:val="0"/>
          <w:marBottom w:val="0"/>
          <w:divBdr>
            <w:top w:val="none" w:sz="0" w:space="0" w:color="auto"/>
            <w:left w:val="none" w:sz="0" w:space="0" w:color="auto"/>
            <w:bottom w:val="none" w:sz="0" w:space="0" w:color="auto"/>
            <w:right w:val="none" w:sz="0" w:space="0" w:color="auto"/>
          </w:divBdr>
          <w:divsChild>
            <w:div w:id="1034379474">
              <w:marLeft w:val="0"/>
              <w:marRight w:val="0"/>
              <w:marTop w:val="0"/>
              <w:marBottom w:val="0"/>
              <w:divBdr>
                <w:top w:val="none" w:sz="0" w:space="0" w:color="auto"/>
                <w:left w:val="none" w:sz="0" w:space="0" w:color="auto"/>
                <w:bottom w:val="none" w:sz="0" w:space="0" w:color="auto"/>
                <w:right w:val="none" w:sz="0" w:space="0" w:color="auto"/>
              </w:divBdr>
            </w:div>
          </w:divsChild>
        </w:div>
        <w:div w:id="1982692568">
          <w:marLeft w:val="0"/>
          <w:marRight w:val="0"/>
          <w:marTop w:val="0"/>
          <w:marBottom w:val="0"/>
          <w:divBdr>
            <w:top w:val="none" w:sz="0" w:space="0" w:color="auto"/>
            <w:left w:val="none" w:sz="0" w:space="0" w:color="auto"/>
            <w:bottom w:val="none" w:sz="0" w:space="0" w:color="auto"/>
            <w:right w:val="none" w:sz="0" w:space="0" w:color="auto"/>
          </w:divBdr>
          <w:divsChild>
            <w:div w:id="386877985">
              <w:marLeft w:val="0"/>
              <w:marRight w:val="0"/>
              <w:marTop w:val="0"/>
              <w:marBottom w:val="0"/>
              <w:divBdr>
                <w:top w:val="none" w:sz="0" w:space="0" w:color="auto"/>
                <w:left w:val="none" w:sz="0" w:space="0" w:color="auto"/>
                <w:bottom w:val="none" w:sz="0" w:space="0" w:color="auto"/>
                <w:right w:val="none" w:sz="0" w:space="0" w:color="auto"/>
              </w:divBdr>
            </w:div>
          </w:divsChild>
        </w:div>
        <w:div w:id="1986428326">
          <w:marLeft w:val="0"/>
          <w:marRight w:val="0"/>
          <w:marTop w:val="0"/>
          <w:marBottom w:val="0"/>
          <w:divBdr>
            <w:top w:val="none" w:sz="0" w:space="0" w:color="auto"/>
            <w:left w:val="none" w:sz="0" w:space="0" w:color="auto"/>
            <w:bottom w:val="none" w:sz="0" w:space="0" w:color="auto"/>
            <w:right w:val="none" w:sz="0" w:space="0" w:color="auto"/>
          </w:divBdr>
          <w:divsChild>
            <w:div w:id="1057511149">
              <w:marLeft w:val="0"/>
              <w:marRight w:val="0"/>
              <w:marTop w:val="0"/>
              <w:marBottom w:val="0"/>
              <w:divBdr>
                <w:top w:val="none" w:sz="0" w:space="0" w:color="auto"/>
                <w:left w:val="none" w:sz="0" w:space="0" w:color="auto"/>
                <w:bottom w:val="none" w:sz="0" w:space="0" w:color="auto"/>
                <w:right w:val="none" w:sz="0" w:space="0" w:color="auto"/>
              </w:divBdr>
            </w:div>
          </w:divsChild>
        </w:div>
        <w:div w:id="2097938547">
          <w:marLeft w:val="0"/>
          <w:marRight w:val="0"/>
          <w:marTop w:val="0"/>
          <w:marBottom w:val="0"/>
          <w:divBdr>
            <w:top w:val="none" w:sz="0" w:space="0" w:color="auto"/>
            <w:left w:val="none" w:sz="0" w:space="0" w:color="auto"/>
            <w:bottom w:val="none" w:sz="0" w:space="0" w:color="auto"/>
            <w:right w:val="none" w:sz="0" w:space="0" w:color="auto"/>
          </w:divBdr>
          <w:divsChild>
            <w:div w:id="2033988808">
              <w:marLeft w:val="0"/>
              <w:marRight w:val="0"/>
              <w:marTop w:val="0"/>
              <w:marBottom w:val="0"/>
              <w:divBdr>
                <w:top w:val="none" w:sz="0" w:space="0" w:color="auto"/>
                <w:left w:val="none" w:sz="0" w:space="0" w:color="auto"/>
                <w:bottom w:val="none" w:sz="0" w:space="0" w:color="auto"/>
                <w:right w:val="none" w:sz="0" w:space="0" w:color="auto"/>
              </w:divBdr>
            </w:div>
          </w:divsChild>
        </w:div>
        <w:div w:id="2106266571">
          <w:marLeft w:val="0"/>
          <w:marRight w:val="0"/>
          <w:marTop w:val="0"/>
          <w:marBottom w:val="0"/>
          <w:divBdr>
            <w:top w:val="none" w:sz="0" w:space="0" w:color="auto"/>
            <w:left w:val="none" w:sz="0" w:space="0" w:color="auto"/>
            <w:bottom w:val="none" w:sz="0" w:space="0" w:color="auto"/>
            <w:right w:val="none" w:sz="0" w:space="0" w:color="auto"/>
          </w:divBdr>
          <w:divsChild>
            <w:div w:id="80570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74500">
      <w:bodyDiv w:val="1"/>
      <w:marLeft w:val="0"/>
      <w:marRight w:val="0"/>
      <w:marTop w:val="0"/>
      <w:marBottom w:val="0"/>
      <w:divBdr>
        <w:top w:val="none" w:sz="0" w:space="0" w:color="auto"/>
        <w:left w:val="none" w:sz="0" w:space="0" w:color="auto"/>
        <w:bottom w:val="none" w:sz="0" w:space="0" w:color="auto"/>
        <w:right w:val="none" w:sz="0" w:space="0" w:color="auto"/>
      </w:divBdr>
      <w:divsChild>
        <w:div w:id="236793420">
          <w:marLeft w:val="0"/>
          <w:marRight w:val="0"/>
          <w:marTop w:val="0"/>
          <w:marBottom w:val="0"/>
          <w:divBdr>
            <w:top w:val="none" w:sz="0" w:space="0" w:color="auto"/>
            <w:left w:val="none" w:sz="0" w:space="0" w:color="auto"/>
            <w:bottom w:val="none" w:sz="0" w:space="0" w:color="auto"/>
            <w:right w:val="none" w:sz="0" w:space="0" w:color="auto"/>
          </w:divBdr>
        </w:div>
        <w:div w:id="257951543">
          <w:marLeft w:val="0"/>
          <w:marRight w:val="0"/>
          <w:marTop w:val="0"/>
          <w:marBottom w:val="0"/>
          <w:divBdr>
            <w:top w:val="none" w:sz="0" w:space="0" w:color="auto"/>
            <w:left w:val="none" w:sz="0" w:space="0" w:color="auto"/>
            <w:bottom w:val="none" w:sz="0" w:space="0" w:color="auto"/>
            <w:right w:val="none" w:sz="0" w:space="0" w:color="auto"/>
          </w:divBdr>
          <w:divsChild>
            <w:div w:id="1441100128">
              <w:marLeft w:val="-75"/>
              <w:marRight w:val="0"/>
              <w:marTop w:val="30"/>
              <w:marBottom w:val="30"/>
              <w:divBdr>
                <w:top w:val="none" w:sz="0" w:space="0" w:color="auto"/>
                <w:left w:val="none" w:sz="0" w:space="0" w:color="auto"/>
                <w:bottom w:val="none" w:sz="0" w:space="0" w:color="auto"/>
                <w:right w:val="none" w:sz="0" w:space="0" w:color="auto"/>
              </w:divBdr>
              <w:divsChild>
                <w:div w:id="117914197">
                  <w:marLeft w:val="0"/>
                  <w:marRight w:val="0"/>
                  <w:marTop w:val="0"/>
                  <w:marBottom w:val="0"/>
                  <w:divBdr>
                    <w:top w:val="none" w:sz="0" w:space="0" w:color="auto"/>
                    <w:left w:val="none" w:sz="0" w:space="0" w:color="auto"/>
                    <w:bottom w:val="none" w:sz="0" w:space="0" w:color="auto"/>
                    <w:right w:val="none" w:sz="0" w:space="0" w:color="auto"/>
                  </w:divBdr>
                  <w:divsChild>
                    <w:div w:id="1542210391">
                      <w:marLeft w:val="0"/>
                      <w:marRight w:val="0"/>
                      <w:marTop w:val="0"/>
                      <w:marBottom w:val="0"/>
                      <w:divBdr>
                        <w:top w:val="none" w:sz="0" w:space="0" w:color="auto"/>
                        <w:left w:val="none" w:sz="0" w:space="0" w:color="auto"/>
                        <w:bottom w:val="none" w:sz="0" w:space="0" w:color="auto"/>
                        <w:right w:val="none" w:sz="0" w:space="0" w:color="auto"/>
                      </w:divBdr>
                    </w:div>
                  </w:divsChild>
                </w:div>
                <w:div w:id="208347803">
                  <w:marLeft w:val="0"/>
                  <w:marRight w:val="0"/>
                  <w:marTop w:val="0"/>
                  <w:marBottom w:val="0"/>
                  <w:divBdr>
                    <w:top w:val="none" w:sz="0" w:space="0" w:color="auto"/>
                    <w:left w:val="none" w:sz="0" w:space="0" w:color="auto"/>
                    <w:bottom w:val="none" w:sz="0" w:space="0" w:color="auto"/>
                    <w:right w:val="none" w:sz="0" w:space="0" w:color="auto"/>
                  </w:divBdr>
                  <w:divsChild>
                    <w:div w:id="1196893724">
                      <w:marLeft w:val="0"/>
                      <w:marRight w:val="0"/>
                      <w:marTop w:val="0"/>
                      <w:marBottom w:val="0"/>
                      <w:divBdr>
                        <w:top w:val="none" w:sz="0" w:space="0" w:color="auto"/>
                        <w:left w:val="none" w:sz="0" w:space="0" w:color="auto"/>
                        <w:bottom w:val="none" w:sz="0" w:space="0" w:color="auto"/>
                        <w:right w:val="none" w:sz="0" w:space="0" w:color="auto"/>
                      </w:divBdr>
                    </w:div>
                  </w:divsChild>
                </w:div>
                <w:div w:id="264384091">
                  <w:marLeft w:val="0"/>
                  <w:marRight w:val="0"/>
                  <w:marTop w:val="0"/>
                  <w:marBottom w:val="0"/>
                  <w:divBdr>
                    <w:top w:val="none" w:sz="0" w:space="0" w:color="auto"/>
                    <w:left w:val="none" w:sz="0" w:space="0" w:color="auto"/>
                    <w:bottom w:val="none" w:sz="0" w:space="0" w:color="auto"/>
                    <w:right w:val="none" w:sz="0" w:space="0" w:color="auto"/>
                  </w:divBdr>
                  <w:divsChild>
                    <w:div w:id="1224213428">
                      <w:marLeft w:val="0"/>
                      <w:marRight w:val="0"/>
                      <w:marTop w:val="0"/>
                      <w:marBottom w:val="0"/>
                      <w:divBdr>
                        <w:top w:val="none" w:sz="0" w:space="0" w:color="auto"/>
                        <w:left w:val="none" w:sz="0" w:space="0" w:color="auto"/>
                        <w:bottom w:val="none" w:sz="0" w:space="0" w:color="auto"/>
                        <w:right w:val="none" w:sz="0" w:space="0" w:color="auto"/>
                      </w:divBdr>
                    </w:div>
                  </w:divsChild>
                </w:div>
                <w:div w:id="300423302">
                  <w:marLeft w:val="0"/>
                  <w:marRight w:val="0"/>
                  <w:marTop w:val="0"/>
                  <w:marBottom w:val="0"/>
                  <w:divBdr>
                    <w:top w:val="none" w:sz="0" w:space="0" w:color="auto"/>
                    <w:left w:val="none" w:sz="0" w:space="0" w:color="auto"/>
                    <w:bottom w:val="none" w:sz="0" w:space="0" w:color="auto"/>
                    <w:right w:val="none" w:sz="0" w:space="0" w:color="auto"/>
                  </w:divBdr>
                  <w:divsChild>
                    <w:div w:id="1546989141">
                      <w:marLeft w:val="0"/>
                      <w:marRight w:val="0"/>
                      <w:marTop w:val="0"/>
                      <w:marBottom w:val="0"/>
                      <w:divBdr>
                        <w:top w:val="none" w:sz="0" w:space="0" w:color="auto"/>
                        <w:left w:val="none" w:sz="0" w:space="0" w:color="auto"/>
                        <w:bottom w:val="none" w:sz="0" w:space="0" w:color="auto"/>
                        <w:right w:val="none" w:sz="0" w:space="0" w:color="auto"/>
                      </w:divBdr>
                    </w:div>
                  </w:divsChild>
                </w:div>
                <w:div w:id="886334550">
                  <w:marLeft w:val="0"/>
                  <w:marRight w:val="0"/>
                  <w:marTop w:val="0"/>
                  <w:marBottom w:val="0"/>
                  <w:divBdr>
                    <w:top w:val="none" w:sz="0" w:space="0" w:color="auto"/>
                    <w:left w:val="none" w:sz="0" w:space="0" w:color="auto"/>
                    <w:bottom w:val="none" w:sz="0" w:space="0" w:color="auto"/>
                    <w:right w:val="none" w:sz="0" w:space="0" w:color="auto"/>
                  </w:divBdr>
                  <w:divsChild>
                    <w:div w:id="923030081">
                      <w:marLeft w:val="0"/>
                      <w:marRight w:val="0"/>
                      <w:marTop w:val="0"/>
                      <w:marBottom w:val="0"/>
                      <w:divBdr>
                        <w:top w:val="none" w:sz="0" w:space="0" w:color="auto"/>
                        <w:left w:val="none" w:sz="0" w:space="0" w:color="auto"/>
                        <w:bottom w:val="none" w:sz="0" w:space="0" w:color="auto"/>
                        <w:right w:val="none" w:sz="0" w:space="0" w:color="auto"/>
                      </w:divBdr>
                    </w:div>
                  </w:divsChild>
                </w:div>
                <w:div w:id="1109161870">
                  <w:marLeft w:val="0"/>
                  <w:marRight w:val="0"/>
                  <w:marTop w:val="0"/>
                  <w:marBottom w:val="0"/>
                  <w:divBdr>
                    <w:top w:val="none" w:sz="0" w:space="0" w:color="auto"/>
                    <w:left w:val="none" w:sz="0" w:space="0" w:color="auto"/>
                    <w:bottom w:val="none" w:sz="0" w:space="0" w:color="auto"/>
                    <w:right w:val="none" w:sz="0" w:space="0" w:color="auto"/>
                  </w:divBdr>
                  <w:divsChild>
                    <w:div w:id="1643004974">
                      <w:marLeft w:val="0"/>
                      <w:marRight w:val="0"/>
                      <w:marTop w:val="0"/>
                      <w:marBottom w:val="0"/>
                      <w:divBdr>
                        <w:top w:val="none" w:sz="0" w:space="0" w:color="auto"/>
                        <w:left w:val="none" w:sz="0" w:space="0" w:color="auto"/>
                        <w:bottom w:val="none" w:sz="0" w:space="0" w:color="auto"/>
                        <w:right w:val="none" w:sz="0" w:space="0" w:color="auto"/>
                      </w:divBdr>
                    </w:div>
                  </w:divsChild>
                </w:div>
                <w:div w:id="1162547630">
                  <w:marLeft w:val="0"/>
                  <w:marRight w:val="0"/>
                  <w:marTop w:val="0"/>
                  <w:marBottom w:val="0"/>
                  <w:divBdr>
                    <w:top w:val="none" w:sz="0" w:space="0" w:color="auto"/>
                    <w:left w:val="none" w:sz="0" w:space="0" w:color="auto"/>
                    <w:bottom w:val="none" w:sz="0" w:space="0" w:color="auto"/>
                    <w:right w:val="none" w:sz="0" w:space="0" w:color="auto"/>
                  </w:divBdr>
                  <w:divsChild>
                    <w:div w:id="34041562">
                      <w:marLeft w:val="0"/>
                      <w:marRight w:val="0"/>
                      <w:marTop w:val="0"/>
                      <w:marBottom w:val="0"/>
                      <w:divBdr>
                        <w:top w:val="none" w:sz="0" w:space="0" w:color="auto"/>
                        <w:left w:val="none" w:sz="0" w:space="0" w:color="auto"/>
                        <w:bottom w:val="none" w:sz="0" w:space="0" w:color="auto"/>
                        <w:right w:val="none" w:sz="0" w:space="0" w:color="auto"/>
                      </w:divBdr>
                    </w:div>
                  </w:divsChild>
                </w:div>
                <w:div w:id="1484664500">
                  <w:marLeft w:val="0"/>
                  <w:marRight w:val="0"/>
                  <w:marTop w:val="0"/>
                  <w:marBottom w:val="0"/>
                  <w:divBdr>
                    <w:top w:val="none" w:sz="0" w:space="0" w:color="auto"/>
                    <w:left w:val="none" w:sz="0" w:space="0" w:color="auto"/>
                    <w:bottom w:val="none" w:sz="0" w:space="0" w:color="auto"/>
                    <w:right w:val="none" w:sz="0" w:space="0" w:color="auto"/>
                  </w:divBdr>
                  <w:divsChild>
                    <w:div w:id="1258366160">
                      <w:marLeft w:val="0"/>
                      <w:marRight w:val="0"/>
                      <w:marTop w:val="0"/>
                      <w:marBottom w:val="0"/>
                      <w:divBdr>
                        <w:top w:val="none" w:sz="0" w:space="0" w:color="auto"/>
                        <w:left w:val="none" w:sz="0" w:space="0" w:color="auto"/>
                        <w:bottom w:val="none" w:sz="0" w:space="0" w:color="auto"/>
                        <w:right w:val="none" w:sz="0" w:space="0" w:color="auto"/>
                      </w:divBdr>
                    </w:div>
                  </w:divsChild>
                </w:div>
                <w:div w:id="1904682336">
                  <w:marLeft w:val="0"/>
                  <w:marRight w:val="0"/>
                  <w:marTop w:val="0"/>
                  <w:marBottom w:val="0"/>
                  <w:divBdr>
                    <w:top w:val="none" w:sz="0" w:space="0" w:color="auto"/>
                    <w:left w:val="none" w:sz="0" w:space="0" w:color="auto"/>
                    <w:bottom w:val="none" w:sz="0" w:space="0" w:color="auto"/>
                    <w:right w:val="none" w:sz="0" w:space="0" w:color="auto"/>
                  </w:divBdr>
                  <w:divsChild>
                    <w:div w:id="1232348929">
                      <w:marLeft w:val="0"/>
                      <w:marRight w:val="0"/>
                      <w:marTop w:val="0"/>
                      <w:marBottom w:val="0"/>
                      <w:divBdr>
                        <w:top w:val="none" w:sz="0" w:space="0" w:color="auto"/>
                        <w:left w:val="none" w:sz="0" w:space="0" w:color="auto"/>
                        <w:bottom w:val="none" w:sz="0" w:space="0" w:color="auto"/>
                        <w:right w:val="none" w:sz="0" w:space="0" w:color="auto"/>
                      </w:divBdr>
                    </w:div>
                  </w:divsChild>
                </w:div>
                <w:div w:id="1906260925">
                  <w:marLeft w:val="0"/>
                  <w:marRight w:val="0"/>
                  <w:marTop w:val="0"/>
                  <w:marBottom w:val="0"/>
                  <w:divBdr>
                    <w:top w:val="none" w:sz="0" w:space="0" w:color="auto"/>
                    <w:left w:val="none" w:sz="0" w:space="0" w:color="auto"/>
                    <w:bottom w:val="none" w:sz="0" w:space="0" w:color="auto"/>
                    <w:right w:val="none" w:sz="0" w:space="0" w:color="auto"/>
                  </w:divBdr>
                  <w:divsChild>
                    <w:div w:id="807744717">
                      <w:marLeft w:val="0"/>
                      <w:marRight w:val="0"/>
                      <w:marTop w:val="0"/>
                      <w:marBottom w:val="0"/>
                      <w:divBdr>
                        <w:top w:val="none" w:sz="0" w:space="0" w:color="auto"/>
                        <w:left w:val="none" w:sz="0" w:space="0" w:color="auto"/>
                        <w:bottom w:val="none" w:sz="0" w:space="0" w:color="auto"/>
                        <w:right w:val="none" w:sz="0" w:space="0" w:color="auto"/>
                      </w:divBdr>
                    </w:div>
                    <w:div w:id="840395663">
                      <w:marLeft w:val="0"/>
                      <w:marRight w:val="0"/>
                      <w:marTop w:val="0"/>
                      <w:marBottom w:val="0"/>
                      <w:divBdr>
                        <w:top w:val="none" w:sz="0" w:space="0" w:color="auto"/>
                        <w:left w:val="none" w:sz="0" w:space="0" w:color="auto"/>
                        <w:bottom w:val="none" w:sz="0" w:space="0" w:color="auto"/>
                        <w:right w:val="none" w:sz="0" w:space="0" w:color="auto"/>
                      </w:divBdr>
                    </w:div>
                  </w:divsChild>
                </w:div>
                <w:div w:id="2011061664">
                  <w:marLeft w:val="0"/>
                  <w:marRight w:val="0"/>
                  <w:marTop w:val="0"/>
                  <w:marBottom w:val="0"/>
                  <w:divBdr>
                    <w:top w:val="none" w:sz="0" w:space="0" w:color="auto"/>
                    <w:left w:val="none" w:sz="0" w:space="0" w:color="auto"/>
                    <w:bottom w:val="none" w:sz="0" w:space="0" w:color="auto"/>
                    <w:right w:val="none" w:sz="0" w:space="0" w:color="auto"/>
                  </w:divBdr>
                  <w:divsChild>
                    <w:div w:id="157327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873987">
          <w:marLeft w:val="0"/>
          <w:marRight w:val="0"/>
          <w:marTop w:val="0"/>
          <w:marBottom w:val="0"/>
          <w:divBdr>
            <w:top w:val="none" w:sz="0" w:space="0" w:color="auto"/>
            <w:left w:val="none" w:sz="0" w:space="0" w:color="auto"/>
            <w:bottom w:val="none" w:sz="0" w:space="0" w:color="auto"/>
            <w:right w:val="none" w:sz="0" w:space="0" w:color="auto"/>
          </w:divBdr>
        </w:div>
        <w:div w:id="666442378">
          <w:marLeft w:val="0"/>
          <w:marRight w:val="0"/>
          <w:marTop w:val="0"/>
          <w:marBottom w:val="0"/>
          <w:divBdr>
            <w:top w:val="none" w:sz="0" w:space="0" w:color="auto"/>
            <w:left w:val="none" w:sz="0" w:space="0" w:color="auto"/>
            <w:bottom w:val="none" w:sz="0" w:space="0" w:color="auto"/>
            <w:right w:val="none" w:sz="0" w:space="0" w:color="auto"/>
          </w:divBdr>
        </w:div>
        <w:div w:id="687950904">
          <w:marLeft w:val="0"/>
          <w:marRight w:val="0"/>
          <w:marTop w:val="0"/>
          <w:marBottom w:val="0"/>
          <w:divBdr>
            <w:top w:val="none" w:sz="0" w:space="0" w:color="auto"/>
            <w:left w:val="none" w:sz="0" w:space="0" w:color="auto"/>
            <w:bottom w:val="none" w:sz="0" w:space="0" w:color="auto"/>
            <w:right w:val="none" w:sz="0" w:space="0" w:color="auto"/>
          </w:divBdr>
        </w:div>
        <w:div w:id="1017540716">
          <w:marLeft w:val="0"/>
          <w:marRight w:val="0"/>
          <w:marTop w:val="0"/>
          <w:marBottom w:val="0"/>
          <w:divBdr>
            <w:top w:val="none" w:sz="0" w:space="0" w:color="auto"/>
            <w:left w:val="none" w:sz="0" w:space="0" w:color="auto"/>
            <w:bottom w:val="none" w:sz="0" w:space="0" w:color="auto"/>
            <w:right w:val="none" w:sz="0" w:space="0" w:color="auto"/>
          </w:divBdr>
        </w:div>
        <w:div w:id="1188982624">
          <w:marLeft w:val="0"/>
          <w:marRight w:val="0"/>
          <w:marTop w:val="0"/>
          <w:marBottom w:val="0"/>
          <w:divBdr>
            <w:top w:val="none" w:sz="0" w:space="0" w:color="auto"/>
            <w:left w:val="none" w:sz="0" w:space="0" w:color="auto"/>
            <w:bottom w:val="none" w:sz="0" w:space="0" w:color="auto"/>
            <w:right w:val="none" w:sz="0" w:space="0" w:color="auto"/>
          </w:divBdr>
        </w:div>
        <w:div w:id="1325357257">
          <w:marLeft w:val="0"/>
          <w:marRight w:val="0"/>
          <w:marTop w:val="0"/>
          <w:marBottom w:val="0"/>
          <w:divBdr>
            <w:top w:val="none" w:sz="0" w:space="0" w:color="auto"/>
            <w:left w:val="none" w:sz="0" w:space="0" w:color="auto"/>
            <w:bottom w:val="none" w:sz="0" w:space="0" w:color="auto"/>
            <w:right w:val="none" w:sz="0" w:space="0" w:color="auto"/>
          </w:divBdr>
        </w:div>
        <w:div w:id="1407531422">
          <w:marLeft w:val="0"/>
          <w:marRight w:val="0"/>
          <w:marTop w:val="0"/>
          <w:marBottom w:val="0"/>
          <w:divBdr>
            <w:top w:val="none" w:sz="0" w:space="0" w:color="auto"/>
            <w:left w:val="none" w:sz="0" w:space="0" w:color="auto"/>
            <w:bottom w:val="none" w:sz="0" w:space="0" w:color="auto"/>
            <w:right w:val="none" w:sz="0" w:space="0" w:color="auto"/>
          </w:divBdr>
          <w:divsChild>
            <w:div w:id="1633288424">
              <w:marLeft w:val="-75"/>
              <w:marRight w:val="0"/>
              <w:marTop w:val="30"/>
              <w:marBottom w:val="30"/>
              <w:divBdr>
                <w:top w:val="none" w:sz="0" w:space="0" w:color="auto"/>
                <w:left w:val="none" w:sz="0" w:space="0" w:color="auto"/>
                <w:bottom w:val="none" w:sz="0" w:space="0" w:color="auto"/>
                <w:right w:val="none" w:sz="0" w:space="0" w:color="auto"/>
              </w:divBdr>
              <w:divsChild>
                <w:div w:id="12540045">
                  <w:marLeft w:val="0"/>
                  <w:marRight w:val="0"/>
                  <w:marTop w:val="0"/>
                  <w:marBottom w:val="0"/>
                  <w:divBdr>
                    <w:top w:val="none" w:sz="0" w:space="0" w:color="auto"/>
                    <w:left w:val="none" w:sz="0" w:space="0" w:color="auto"/>
                    <w:bottom w:val="none" w:sz="0" w:space="0" w:color="auto"/>
                    <w:right w:val="none" w:sz="0" w:space="0" w:color="auto"/>
                  </w:divBdr>
                  <w:divsChild>
                    <w:div w:id="1198472256">
                      <w:marLeft w:val="0"/>
                      <w:marRight w:val="0"/>
                      <w:marTop w:val="0"/>
                      <w:marBottom w:val="0"/>
                      <w:divBdr>
                        <w:top w:val="none" w:sz="0" w:space="0" w:color="auto"/>
                        <w:left w:val="none" w:sz="0" w:space="0" w:color="auto"/>
                        <w:bottom w:val="none" w:sz="0" w:space="0" w:color="auto"/>
                        <w:right w:val="none" w:sz="0" w:space="0" w:color="auto"/>
                      </w:divBdr>
                    </w:div>
                  </w:divsChild>
                </w:div>
                <w:div w:id="322897024">
                  <w:marLeft w:val="0"/>
                  <w:marRight w:val="0"/>
                  <w:marTop w:val="0"/>
                  <w:marBottom w:val="0"/>
                  <w:divBdr>
                    <w:top w:val="none" w:sz="0" w:space="0" w:color="auto"/>
                    <w:left w:val="none" w:sz="0" w:space="0" w:color="auto"/>
                    <w:bottom w:val="none" w:sz="0" w:space="0" w:color="auto"/>
                    <w:right w:val="none" w:sz="0" w:space="0" w:color="auto"/>
                  </w:divBdr>
                  <w:divsChild>
                    <w:div w:id="1438866883">
                      <w:marLeft w:val="0"/>
                      <w:marRight w:val="0"/>
                      <w:marTop w:val="0"/>
                      <w:marBottom w:val="0"/>
                      <w:divBdr>
                        <w:top w:val="none" w:sz="0" w:space="0" w:color="auto"/>
                        <w:left w:val="none" w:sz="0" w:space="0" w:color="auto"/>
                        <w:bottom w:val="none" w:sz="0" w:space="0" w:color="auto"/>
                        <w:right w:val="none" w:sz="0" w:space="0" w:color="auto"/>
                      </w:divBdr>
                    </w:div>
                  </w:divsChild>
                </w:div>
                <w:div w:id="626086611">
                  <w:marLeft w:val="0"/>
                  <w:marRight w:val="0"/>
                  <w:marTop w:val="0"/>
                  <w:marBottom w:val="0"/>
                  <w:divBdr>
                    <w:top w:val="none" w:sz="0" w:space="0" w:color="auto"/>
                    <w:left w:val="none" w:sz="0" w:space="0" w:color="auto"/>
                    <w:bottom w:val="none" w:sz="0" w:space="0" w:color="auto"/>
                    <w:right w:val="none" w:sz="0" w:space="0" w:color="auto"/>
                  </w:divBdr>
                  <w:divsChild>
                    <w:div w:id="819007393">
                      <w:marLeft w:val="0"/>
                      <w:marRight w:val="0"/>
                      <w:marTop w:val="0"/>
                      <w:marBottom w:val="0"/>
                      <w:divBdr>
                        <w:top w:val="none" w:sz="0" w:space="0" w:color="auto"/>
                        <w:left w:val="none" w:sz="0" w:space="0" w:color="auto"/>
                        <w:bottom w:val="none" w:sz="0" w:space="0" w:color="auto"/>
                        <w:right w:val="none" w:sz="0" w:space="0" w:color="auto"/>
                      </w:divBdr>
                    </w:div>
                  </w:divsChild>
                </w:div>
                <w:div w:id="714893430">
                  <w:marLeft w:val="0"/>
                  <w:marRight w:val="0"/>
                  <w:marTop w:val="0"/>
                  <w:marBottom w:val="0"/>
                  <w:divBdr>
                    <w:top w:val="none" w:sz="0" w:space="0" w:color="auto"/>
                    <w:left w:val="none" w:sz="0" w:space="0" w:color="auto"/>
                    <w:bottom w:val="none" w:sz="0" w:space="0" w:color="auto"/>
                    <w:right w:val="none" w:sz="0" w:space="0" w:color="auto"/>
                  </w:divBdr>
                  <w:divsChild>
                    <w:div w:id="1473912879">
                      <w:marLeft w:val="0"/>
                      <w:marRight w:val="0"/>
                      <w:marTop w:val="0"/>
                      <w:marBottom w:val="0"/>
                      <w:divBdr>
                        <w:top w:val="none" w:sz="0" w:space="0" w:color="auto"/>
                        <w:left w:val="none" w:sz="0" w:space="0" w:color="auto"/>
                        <w:bottom w:val="none" w:sz="0" w:space="0" w:color="auto"/>
                        <w:right w:val="none" w:sz="0" w:space="0" w:color="auto"/>
                      </w:divBdr>
                    </w:div>
                  </w:divsChild>
                </w:div>
                <w:div w:id="949124204">
                  <w:marLeft w:val="0"/>
                  <w:marRight w:val="0"/>
                  <w:marTop w:val="0"/>
                  <w:marBottom w:val="0"/>
                  <w:divBdr>
                    <w:top w:val="none" w:sz="0" w:space="0" w:color="auto"/>
                    <w:left w:val="none" w:sz="0" w:space="0" w:color="auto"/>
                    <w:bottom w:val="none" w:sz="0" w:space="0" w:color="auto"/>
                    <w:right w:val="none" w:sz="0" w:space="0" w:color="auto"/>
                  </w:divBdr>
                  <w:divsChild>
                    <w:div w:id="1629580430">
                      <w:marLeft w:val="0"/>
                      <w:marRight w:val="0"/>
                      <w:marTop w:val="0"/>
                      <w:marBottom w:val="0"/>
                      <w:divBdr>
                        <w:top w:val="none" w:sz="0" w:space="0" w:color="auto"/>
                        <w:left w:val="none" w:sz="0" w:space="0" w:color="auto"/>
                        <w:bottom w:val="none" w:sz="0" w:space="0" w:color="auto"/>
                        <w:right w:val="none" w:sz="0" w:space="0" w:color="auto"/>
                      </w:divBdr>
                    </w:div>
                  </w:divsChild>
                </w:div>
                <w:div w:id="1086881019">
                  <w:marLeft w:val="0"/>
                  <w:marRight w:val="0"/>
                  <w:marTop w:val="0"/>
                  <w:marBottom w:val="0"/>
                  <w:divBdr>
                    <w:top w:val="none" w:sz="0" w:space="0" w:color="auto"/>
                    <w:left w:val="none" w:sz="0" w:space="0" w:color="auto"/>
                    <w:bottom w:val="none" w:sz="0" w:space="0" w:color="auto"/>
                    <w:right w:val="none" w:sz="0" w:space="0" w:color="auto"/>
                  </w:divBdr>
                  <w:divsChild>
                    <w:div w:id="767845952">
                      <w:marLeft w:val="0"/>
                      <w:marRight w:val="0"/>
                      <w:marTop w:val="0"/>
                      <w:marBottom w:val="0"/>
                      <w:divBdr>
                        <w:top w:val="none" w:sz="0" w:space="0" w:color="auto"/>
                        <w:left w:val="none" w:sz="0" w:space="0" w:color="auto"/>
                        <w:bottom w:val="none" w:sz="0" w:space="0" w:color="auto"/>
                        <w:right w:val="none" w:sz="0" w:space="0" w:color="auto"/>
                      </w:divBdr>
                    </w:div>
                  </w:divsChild>
                </w:div>
                <w:div w:id="1213805588">
                  <w:marLeft w:val="0"/>
                  <w:marRight w:val="0"/>
                  <w:marTop w:val="0"/>
                  <w:marBottom w:val="0"/>
                  <w:divBdr>
                    <w:top w:val="none" w:sz="0" w:space="0" w:color="auto"/>
                    <w:left w:val="none" w:sz="0" w:space="0" w:color="auto"/>
                    <w:bottom w:val="none" w:sz="0" w:space="0" w:color="auto"/>
                    <w:right w:val="none" w:sz="0" w:space="0" w:color="auto"/>
                  </w:divBdr>
                  <w:divsChild>
                    <w:div w:id="913780404">
                      <w:marLeft w:val="0"/>
                      <w:marRight w:val="0"/>
                      <w:marTop w:val="0"/>
                      <w:marBottom w:val="0"/>
                      <w:divBdr>
                        <w:top w:val="none" w:sz="0" w:space="0" w:color="auto"/>
                        <w:left w:val="none" w:sz="0" w:space="0" w:color="auto"/>
                        <w:bottom w:val="none" w:sz="0" w:space="0" w:color="auto"/>
                        <w:right w:val="none" w:sz="0" w:space="0" w:color="auto"/>
                      </w:divBdr>
                    </w:div>
                  </w:divsChild>
                </w:div>
                <w:div w:id="1458571701">
                  <w:marLeft w:val="0"/>
                  <w:marRight w:val="0"/>
                  <w:marTop w:val="0"/>
                  <w:marBottom w:val="0"/>
                  <w:divBdr>
                    <w:top w:val="none" w:sz="0" w:space="0" w:color="auto"/>
                    <w:left w:val="none" w:sz="0" w:space="0" w:color="auto"/>
                    <w:bottom w:val="none" w:sz="0" w:space="0" w:color="auto"/>
                    <w:right w:val="none" w:sz="0" w:space="0" w:color="auto"/>
                  </w:divBdr>
                  <w:divsChild>
                    <w:div w:id="665938416">
                      <w:marLeft w:val="0"/>
                      <w:marRight w:val="0"/>
                      <w:marTop w:val="0"/>
                      <w:marBottom w:val="0"/>
                      <w:divBdr>
                        <w:top w:val="none" w:sz="0" w:space="0" w:color="auto"/>
                        <w:left w:val="none" w:sz="0" w:space="0" w:color="auto"/>
                        <w:bottom w:val="none" w:sz="0" w:space="0" w:color="auto"/>
                        <w:right w:val="none" w:sz="0" w:space="0" w:color="auto"/>
                      </w:divBdr>
                    </w:div>
                  </w:divsChild>
                </w:div>
                <w:div w:id="1559441613">
                  <w:marLeft w:val="0"/>
                  <w:marRight w:val="0"/>
                  <w:marTop w:val="0"/>
                  <w:marBottom w:val="0"/>
                  <w:divBdr>
                    <w:top w:val="none" w:sz="0" w:space="0" w:color="auto"/>
                    <w:left w:val="none" w:sz="0" w:space="0" w:color="auto"/>
                    <w:bottom w:val="none" w:sz="0" w:space="0" w:color="auto"/>
                    <w:right w:val="none" w:sz="0" w:space="0" w:color="auto"/>
                  </w:divBdr>
                  <w:divsChild>
                    <w:div w:id="2067877032">
                      <w:marLeft w:val="0"/>
                      <w:marRight w:val="0"/>
                      <w:marTop w:val="0"/>
                      <w:marBottom w:val="0"/>
                      <w:divBdr>
                        <w:top w:val="none" w:sz="0" w:space="0" w:color="auto"/>
                        <w:left w:val="none" w:sz="0" w:space="0" w:color="auto"/>
                        <w:bottom w:val="none" w:sz="0" w:space="0" w:color="auto"/>
                        <w:right w:val="none" w:sz="0" w:space="0" w:color="auto"/>
                      </w:divBdr>
                    </w:div>
                  </w:divsChild>
                </w:div>
                <w:div w:id="1908875072">
                  <w:marLeft w:val="0"/>
                  <w:marRight w:val="0"/>
                  <w:marTop w:val="0"/>
                  <w:marBottom w:val="0"/>
                  <w:divBdr>
                    <w:top w:val="none" w:sz="0" w:space="0" w:color="auto"/>
                    <w:left w:val="none" w:sz="0" w:space="0" w:color="auto"/>
                    <w:bottom w:val="none" w:sz="0" w:space="0" w:color="auto"/>
                    <w:right w:val="none" w:sz="0" w:space="0" w:color="auto"/>
                  </w:divBdr>
                  <w:divsChild>
                    <w:div w:id="1245185874">
                      <w:marLeft w:val="0"/>
                      <w:marRight w:val="0"/>
                      <w:marTop w:val="0"/>
                      <w:marBottom w:val="0"/>
                      <w:divBdr>
                        <w:top w:val="none" w:sz="0" w:space="0" w:color="auto"/>
                        <w:left w:val="none" w:sz="0" w:space="0" w:color="auto"/>
                        <w:bottom w:val="none" w:sz="0" w:space="0" w:color="auto"/>
                        <w:right w:val="none" w:sz="0" w:space="0" w:color="auto"/>
                      </w:divBdr>
                    </w:div>
                  </w:divsChild>
                </w:div>
                <w:div w:id="2130737803">
                  <w:marLeft w:val="0"/>
                  <w:marRight w:val="0"/>
                  <w:marTop w:val="0"/>
                  <w:marBottom w:val="0"/>
                  <w:divBdr>
                    <w:top w:val="none" w:sz="0" w:space="0" w:color="auto"/>
                    <w:left w:val="none" w:sz="0" w:space="0" w:color="auto"/>
                    <w:bottom w:val="none" w:sz="0" w:space="0" w:color="auto"/>
                    <w:right w:val="none" w:sz="0" w:space="0" w:color="auto"/>
                  </w:divBdr>
                  <w:divsChild>
                    <w:div w:id="203792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994730">
          <w:marLeft w:val="0"/>
          <w:marRight w:val="0"/>
          <w:marTop w:val="0"/>
          <w:marBottom w:val="0"/>
          <w:divBdr>
            <w:top w:val="none" w:sz="0" w:space="0" w:color="auto"/>
            <w:left w:val="none" w:sz="0" w:space="0" w:color="auto"/>
            <w:bottom w:val="none" w:sz="0" w:space="0" w:color="auto"/>
            <w:right w:val="none" w:sz="0" w:space="0" w:color="auto"/>
          </w:divBdr>
        </w:div>
        <w:div w:id="1767191052">
          <w:marLeft w:val="0"/>
          <w:marRight w:val="0"/>
          <w:marTop w:val="0"/>
          <w:marBottom w:val="0"/>
          <w:divBdr>
            <w:top w:val="none" w:sz="0" w:space="0" w:color="auto"/>
            <w:left w:val="none" w:sz="0" w:space="0" w:color="auto"/>
            <w:bottom w:val="none" w:sz="0" w:space="0" w:color="auto"/>
            <w:right w:val="none" w:sz="0" w:space="0" w:color="auto"/>
          </w:divBdr>
        </w:div>
        <w:div w:id="1916818897">
          <w:marLeft w:val="0"/>
          <w:marRight w:val="0"/>
          <w:marTop w:val="0"/>
          <w:marBottom w:val="0"/>
          <w:divBdr>
            <w:top w:val="none" w:sz="0" w:space="0" w:color="auto"/>
            <w:left w:val="none" w:sz="0" w:space="0" w:color="auto"/>
            <w:bottom w:val="none" w:sz="0" w:space="0" w:color="auto"/>
            <w:right w:val="none" w:sz="0" w:space="0" w:color="auto"/>
          </w:divBdr>
          <w:divsChild>
            <w:div w:id="160739">
              <w:marLeft w:val="-75"/>
              <w:marRight w:val="0"/>
              <w:marTop w:val="30"/>
              <w:marBottom w:val="30"/>
              <w:divBdr>
                <w:top w:val="none" w:sz="0" w:space="0" w:color="auto"/>
                <w:left w:val="none" w:sz="0" w:space="0" w:color="auto"/>
                <w:bottom w:val="none" w:sz="0" w:space="0" w:color="auto"/>
                <w:right w:val="none" w:sz="0" w:space="0" w:color="auto"/>
              </w:divBdr>
              <w:divsChild>
                <w:div w:id="8026462">
                  <w:marLeft w:val="0"/>
                  <w:marRight w:val="0"/>
                  <w:marTop w:val="0"/>
                  <w:marBottom w:val="0"/>
                  <w:divBdr>
                    <w:top w:val="none" w:sz="0" w:space="0" w:color="auto"/>
                    <w:left w:val="none" w:sz="0" w:space="0" w:color="auto"/>
                    <w:bottom w:val="none" w:sz="0" w:space="0" w:color="auto"/>
                    <w:right w:val="none" w:sz="0" w:space="0" w:color="auto"/>
                  </w:divBdr>
                  <w:divsChild>
                    <w:div w:id="213589014">
                      <w:marLeft w:val="0"/>
                      <w:marRight w:val="0"/>
                      <w:marTop w:val="0"/>
                      <w:marBottom w:val="0"/>
                      <w:divBdr>
                        <w:top w:val="none" w:sz="0" w:space="0" w:color="auto"/>
                        <w:left w:val="none" w:sz="0" w:space="0" w:color="auto"/>
                        <w:bottom w:val="none" w:sz="0" w:space="0" w:color="auto"/>
                        <w:right w:val="none" w:sz="0" w:space="0" w:color="auto"/>
                      </w:divBdr>
                    </w:div>
                  </w:divsChild>
                </w:div>
                <w:div w:id="216598491">
                  <w:marLeft w:val="0"/>
                  <w:marRight w:val="0"/>
                  <w:marTop w:val="0"/>
                  <w:marBottom w:val="0"/>
                  <w:divBdr>
                    <w:top w:val="none" w:sz="0" w:space="0" w:color="auto"/>
                    <w:left w:val="none" w:sz="0" w:space="0" w:color="auto"/>
                    <w:bottom w:val="none" w:sz="0" w:space="0" w:color="auto"/>
                    <w:right w:val="none" w:sz="0" w:space="0" w:color="auto"/>
                  </w:divBdr>
                  <w:divsChild>
                    <w:div w:id="1492451615">
                      <w:marLeft w:val="0"/>
                      <w:marRight w:val="0"/>
                      <w:marTop w:val="0"/>
                      <w:marBottom w:val="0"/>
                      <w:divBdr>
                        <w:top w:val="none" w:sz="0" w:space="0" w:color="auto"/>
                        <w:left w:val="none" w:sz="0" w:space="0" w:color="auto"/>
                        <w:bottom w:val="none" w:sz="0" w:space="0" w:color="auto"/>
                        <w:right w:val="none" w:sz="0" w:space="0" w:color="auto"/>
                      </w:divBdr>
                    </w:div>
                  </w:divsChild>
                </w:div>
                <w:div w:id="219102034">
                  <w:marLeft w:val="0"/>
                  <w:marRight w:val="0"/>
                  <w:marTop w:val="0"/>
                  <w:marBottom w:val="0"/>
                  <w:divBdr>
                    <w:top w:val="none" w:sz="0" w:space="0" w:color="auto"/>
                    <w:left w:val="none" w:sz="0" w:space="0" w:color="auto"/>
                    <w:bottom w:val="none" w:sz="0" w:space="0" w:color="auto"/>
                    <w:right w:val="none" w:sz="0" w:space="0" w:color="auto"/>
                  </w:divBdr>
                  <w:divsChild>
                    <w:div w:id="1366448385">
                      <w:marLeft w:val="0"/>
                      <w:marRight w:val="0"/>
                      <w:marTop w:val="0"/>
                      <w:marBottom w:val="0"/>
                      <w:divBdr>
                        <w:top w:val="none" w:sz="0" w:space="0" w:color="auto"/>
                        <w:left w:val="none" w:sz="0" w:space="0" w:color="auto"/>
                        <w:bottom w:val="none" w:sz="0" w:space="0" w:color="auto"/>
                        <w:right w:val="none" w:sz="0" w:space="0" w:color="auto"/>
                      </w:divBdr>
                    </w:div>
                  </w:divsChild>
                </w:div>
                <w:div w:id="350843036">
                  <w:marLeft w:val="0"/>
                  <w:marRight w:val="0"/>
                  <w:marTop w:val="0"/>
                  <w:marBottom w:val="0"/>
                  <w:divBdr>
                    <w:top w:val="none" w:sz="0" w:space="0" w:color="auto"/>
                    <w:left w:val="none" w:sz="0" w:space="0" w:color="auto"/>
                    <w:bottom w:val="none" w:sz="0" w:space="0" w:color="auto"/>
                    <w:right w:val="none" w:sz="0" w:space="0" w:color="auto"/>
                  </w:divBdr>
                  <w:divsChild>
                    <w:div w:id="735708377">
                      <w:marLeft w:val="0"/>
                      <w:marRight w:val="0"/>
                      <w:marTop w:val="0"/>
                      <w:marBottom w:val="0"/>
                      <w:divBdr>
                        <w:top w:val="none" w:sz="0" w:space="0" w:color="auto"/>
                        <w:left w:val="none" w:sz="0" w:space="0" w:color="auto"/>
                        <w:bottom w:val="none" w:sz="0" w:space="0" w:color="auto"/>
                        <w:right w:val="none" w:sz="0" w:space="0" w:color="auto"/>
                      </w:divBdr>
                    </w:div>
                  </w:divsChild>
                </w:div>
                <w:div w:id="501046634">
                  <w:marLeft w:val="0"/>
                  <w:marRight w:val="0"/>
                  <w:marTop w:val="0"/>
                  <w:marBottom w:val="0"/>
                  <w:divBdr>
                    <w:top w:val="none" w:sz="0" w:space="0" w:color="auto"/>
                    <w:left w:val="none" w:sz="0" w:space="0" w:color="auto"/>
                    <w:bottom w:val="none" w:sz="0" w:space="0" w:color="auto"/>
                    <w:right w:val="none" w:sz="0" w:space="0" w:color="auto"/>
                  </w:divBdr>
                  <w:divsChild>
                    <w:div w:id="127819953">
                      <w:marLeft w:val="0"/>
                      <w:marRight w:val="0"/>
                      <w:marTop w:val="0"/>
                      <w:marBottom w:val="0"/>
                      <w:divBdr>
                        <w:top w:val="none" w:sz="0" w:space="0" w:color="auto"/>
                        <w:left w:val="none" w:sz="0" w:space="0" w:color="auto"/>
                        <w:bottom w:val="none" w:sz="0" w:space="0" w:color="auto"/>
                        <w:right w:val="none" w:sz="0" w:space="0" w:color="auto"/>
                      </w:divBdr>
                    </w:div>
                  </w:divsChild>
                </w:div>
                <w:div w:id="509216832">
                  <w:marLeft w:val="0"/>
                  <w:marRight w:val="0"/>
                  <w:marTop w:val="0"/>
                  <w:marBottom w:val="0"/>
                  <w:divBdr>
                    <w:top w:val="none" w:sz="0" w:space="0" w:color="auto"/>
                    <w:left w:val="none" w:sz="0" w:space="0" w:color="auto"/>
                    <w:bottom w:val="none" w:sz="0" w:space="0" w:color="auto"/>
                    <w:right w:val="none" w:sz="0" w:space="0" w:color="auto"/>
                  </w:divBdr>
                  <w:divsChild>
                    <w:div w:id="900795397">
                      <w:marLeft w:val="0"/>
                      <w:marRight w:val="0"/>
                      <w:marTop w:val="0"/>
                      <w:marBottom w:val="0"/>
                      <w:divBdr>
                        <w:top w:val="none" w:sz="0" w:space="0" w:color="auto"/>
                        <w:left w:val="none" w:sz="0" w:space="0" w:color="auto"/>
                        <w:bottom w:val="none" w:sz="0" w:space="0" w:color="auto"/>
                        <w:right w:val="none" w:sz="0" w:space="0" w:color="auto"/>
                      </w:divBdr>
                    </w:div>
                  </w:divsChild>
                </w:div>
                <w:div w:id="541673324">
                  <w:marLeft w:val="0"/>
                  <w:marRight w:val="0"/>
                  <w:marTop w:val="0"/>
                  <w:marBottom w:val="0"/>
                  <w:divBdr>
                    <w:top w:val="none" w:sz="0" w:space="0" w:color="auto"/>
                    <w:left w:val="none" w:sz="0" w:space="0" w:color="auto"/>
                    <w:bottom w:val="none" w:sz="0" w:space="0" w:color="auto"/>
                    <w:right w:val="none" w:sz="0" w:space="0" w:color="auto"/>
                  </w:divBdr>
                  <w:divsChild>
                    <w:div w:id="91437664">
                      <w:marLeft w:val="0"/>
                      <w:marRight w:val="0"/>
                      <w:marTop w:val="0"/>
                      <w:marBottom w:val="0"/>
                      <w:divBdr>
                        <w:top w:val="none" w:sz="0" w:space="0" w:color="auto"/>
                        <w:left w:val="none" w:sz="0" w:space="0" w:color="auto"/>
                        <w:bottom w:val="none" w:sz="0" w:space="0" w:color="auto"/>
                        <w:right w:val="none" w:sz="0" w:space="0" w:color="auto"/>
                      </w:divBdr>
                    </w:div>
                  </w:divsChild>
                </w:div>
                <w:div w:id="617840280">
                  <w:marLeft w:val="0"/>
                  <w:marRight w:val="0"/>
                  <w:marTop w:val="0"/>
                  <w:marBottom w:val="0"/>
                  <w:divBdr>
                    <w:top w:val="none" w:sz="0" w:space="0" w:color="auto"/>
                    <w:left w:val="none" w:sz="0" w:space="0" w:color="auto"/>
                    <w:bottom w:val="none" w:sz="0" w:space="0" w:color="auto"/>
                    <w:right w:val="none" w:sz="0" w:space="0" w:color="auto"/>
                  </w:divBdr>
                  <w:divsChild>
                    <w:div w:id="87652488">
                      <w:marLeft w:val="0"/>
                      <w:marRight w:val="0"/>
                      <w:marTop w:val="0"/>
                      <w:marBottom w:val="0"/>
                      <w:divBdr>
                        <w:top w:val="none" w:sz="0" w:space="0" w:color="auto"/>
                        <w:left w:val="none" w:sz="0" w:space="0" w:color="auto"/>
                        <w:bottom w:val="none" w:sz="0" w:space="0" w:color="auto"/>
                        <w:right w:val="none" w:sz="0" w:space="0" w:color="auto"/>
                      </w:divBdr>
                    </w:div>
                    <w:div w:id="352348201">
                      <w:marLeft w:val="0"/>
                      <w:marRight w:val="0"/>
                      <w:marTop w:val="0"/>
                      <w:marBottom w:val="0"/>
                      <w:divBdr>
                        <w:top w:val="none" w:sz="0" w:space="0" w:color="auto"/>
                        <w:left w:val="none" w:sz="0" w:space="0" w:color="auto"/>
                        <w:bottom w:val="none" w:sz="0" w:space="0" w:color="auto"/>
                        <w:right w:val="none" w:sz="0" w:space="0" w:color="auto"/>
                      </w:divBdr>
                    </w:div>
                  </w:divsChild>
                </w:div>
                <w:div w:id="698704500">
                  <w:marLeft w:val="0"/>
                  <w:marRight w:val="0"/>
                  <w:marTop w:val="0"/>
                  <w:marBottom w:val="0"/>
                  <w:divBdr>
                    <w:top w:val="none" w:sz="0" w:space="0" w:color="auto"/>
                    <w:left w:val="none" w:sz="0" w:space="0" w:color="auto"/>
                    <w:bottom w:val="none" w:sz="0" w:space="0" w:color="auto"/>
                    <w:right w:val="none" w:sz="0" w:space="0" w:color="auto"/>
                  </w:divBdr>
                  <w:divsChild>
                    <w:div w:id="827750670">
                      <w:marLeft w:val="0"/>
                      <w:marRight w:val="0"/>
                      <w:marTop w:val="0"/>
                      <w:marBottom w:val="0"/>
                      <w:divBdr>
                        <w:top w:val="none" w:sz="0" w:space="0" w:color="auto"/>
                        <w:left w:val="none" w:sz="0" w:space="0" w:color="auto"/>
                        <w:bottom w:val="none" w:sz="0" w:space="0" w:color="auto"/>
                        <w:right w:val="none" w:sz="0" w:space="0" w:color="auto"/>
                      </w:divBdr>
                    </w:div>
                  </w:divsChild>
                </w:div>
                <w:div w:id="1171290443">
                  <w:marLeft w:val="0"/>
                  <w:marRight w:val="0"/>
                  <w:marTop w:val="0"/>
                  <w:marBottom w:val="0"/>
                  <w:divBdr>
                    <w:top w:val="none" w:sz="0" w:space="0" w:color="auto"/>
                    <w:left w:val="none" w:sz="0" w:space="0" w:color="auto"/>
                    <w:bottom w:val="none" w:sz="0" w:space="0" w:color="auto"/>
                    <w:right w:val="none" w:sz="0" w:space="0" w:color="auto"/>
                  </w:divBdr>
                  <w:divsChild>
                    <w:div w:id="681320867">
                      <w:marLeft w:val="0"/>
                      <w:marRight w:val="0"/>
                      <w:marTop w:val="0"/>
                      <w:marBottom w:val="0"/>
                      <w:divBdr>
                        <w:top w:val="none" w:sz="0" w:space="0" w:color="auto"/>
                        <w:left w:val="none" w:sz="0" w:space="0" w:color="auto"/>
                        <w:bottom w:val="none" w:sz="0" w:space="0" w:color="auto"/>
                        <w:right w:val="none" w:sz="0" w:space="0" w:color="auto"/>
                      </w:divBdr>
                    </w:div>
                    <w:div w:id="1958902304">
                      <w:marLeft w:val="0"/>
                      <w:marRight w:val="0"/>
                      <w:marTop w:val="0"/>
                      <w:marBottom w:val="0"/>
                      <w:divBdr>
                        <w:top w:val="none" w:sz="0" w:space="0" w:color="auto"/>
                        <w:left w:val="none" w:sz="0" w:space="0" w:color="auto"/>
                        <w:bottom w:val="none" w:sz="0" w:space="0" w:color="auto"/>
                        <w:right w:val="none" w:sz="0" w:space="0" w:color="auto"/>
                      </w:divBdr>
                    </w:div>
                  </w:divsChild>
                </w:div>
                <w:div w:id="1224827462">
                  <w:marLeft w:val="0"/>
                  <w:marRight w:val="0"/>
                  <w:marTop w:val="0"/>
                  <w:marBottom w:val="0"/>
                  <w:divBdr>
                    <w:top w:val="none" w:sz="0" w:space="0" w:color="auto"/>
                    <w:left w:val="none" w:sz="0" w:space="0" w:color="auto"/>
                    <w:bottom w:val="none" w:sz="0" w:space="0" w:color="auto"/>
                    <w:right w:val="none" w:sz="0" w:space="0" w:color="auto"/>
                  </w:divBdr>
                  <w:divsChild>
                    <w:div w:id="751849493">
                      <w:marLeft w:val="0"/>
                      <w:marRight w:val="0"/>
                      <w:marTop w:val="0"/>
                      <w:marBottom w:val="0"/>
                      <w:divBdr>
                        <w:top w:val="none" w:sz="0" w:space="0" w:color="auto"/>
                        <w:left w:val="none" w:sz="0" w:space="0" w:color="auto"/>
                        <w:bottom w:val="none" w:sz="0" w:space="0" w:color="auto"/>
                        <w:right w:val="none" w:sz="0" w:space="0" w:color="auto"/>
                      </w:divBdr>
                    </w:div>
                  </w:divsChild>
                </w:div>
                <w:div w:id="1313945355">
                  <w:marLeft w:val="0"/>
                  <w:marRight w:val="0"/>
                  <w:marTop w:val="0"/>
                  <w:marBottom w:val="0"/>
                  <w:divBdr>
                    <w:top w:val="none" w:sz="0" w:space="0" w:color="auto"/>
                    <w:left w:val="none" w:sz="0" w:space="0" w:color="auto"/>
                    <w:bottom w:val="none" w:sz="0" w:space="0" w:color="auto"/>
                    <w:right w:val="none" w:sz="0" w:space="0" w:color="auto"/>
                  </w:divBdr>
                  <w:divsChild>
                    <w:div w:id="797725794">
                      <w:marLeft w:val="0"/>
                      <w:marRight w:val="0"/>
                      <w:marTop w:val="0"/>
                      <w:marBottom w:val="0"/>
                      <w:divBdr>
                        <w:top w:val="none" w:sz="0" w:space="0" w:color="auto"/>
                        <w:left w:val="none" w:sz="0" w:space="0" w:color="auto"/>
                        <w:bottom w:val="none" w:sz="0" w:space="0" w:color="auto"/>
                        <w:right w:val="none" w:sz="0" w:space="0" w:color="auto"/>
                      </w:divBdr>
                    </w:div>
                  </w:divsChild>
                </w:div>
                <w:div w:id="1406410810">
                  <w:marLeft w:val="0"/>
                  <w:marRight w:val="0"/>
                  <w:marTop w:val="0"/>
                  <w:marBottom w:val="0"/>
                  <w:divBdr>
                    <w:top w:val="none" w:sz="0" w:space="0" w:color="auto"/>
                    <w:left w:val="none" w:sz="0" w:space="0" w:color="auto"/>
                    <w:bottom w:val="none" w:sz="0" w:space="0" w:color="auto"/>
                    <w:right w:val="none" w:sz="0" w:space="0" w:color="auto"/>
                  </w:divBdr>
                  <w:divsChild>
                    <w:div w:id="2143494889">
                      <w:marLeft w:val="0"/>
                      <w:marRight w:val="0"/>
                      <w:marTop w:val="0"/>
                      <w:marBottom w:val="0"/>
                      <w:divBdr>
                        <w:top w:val="none" w:sz="0" w:space="0" w:color="auto"/>
                        <w:left w:val="none" w:sz="0" w:space="0" w:color="auto"/>
                        <w:bottom w:val="none" w:sz="0" w:space="0" w:color="auto"/>
                        <w:right w:val="none" w:sz="0" w:space="0" w:color="auto"/>
                      </w:divBdr>
                    </w:div>
                  </w:divsChild>
                </w:div>
                <w:div w:id="1527475655">
                  <w:marLeft w:val="0"/>
                  <w:marRight w:val="0"/>
                  <w:marTop w:val="0"/>
                  <w:marBottom w:val="0"/>
                  <w:divBdr>
                    <w:top w:val="none" w:sz="0" w:space="0" w:color="auto"/>
                    <w:left w:val="none" w:sz="0" w:space="0" w:color="auto"/>
                    <w:bottom w:val="none" w:sz="0" w:space="0" w:color="auto"/>
                    <w:right w:val="none" w:sz="0" w:space="0" w:color="auto"/>
                  </w:divBdr>
                  <w:divsChild>
                    <w:div w:id="298388116">
                      <w:marLeft w:val="0"/>
                      <w:marRight w:val="0"/>
                      <w:marTop w:val="0"/>
                      <w:marBottom w:val="0"/>
                      <w:divBdr>
                        <w:top w:val="none" w:sz="0" w:space="0" w:color="auto"/>
                        <w:left w:val="none" w:sz="0" w:space="0" w:color="auto"/>
                        <w:bottom w:val="none" w:sz="0" w:space="0" w:color="auto"/>
                        <w:right w:val="none" w:sz="0" w:space="0" w:color="auto"/>
                      </w:divBdr>
                    </w:div>
                  </w:divsChild>
                </w:div>
                <w:div w:id="1563906103">
                  <w:marLeft w:val="0"/>
                  <w:marRight w:val="0"/>
                  <w:marTop w:val="0"/>
                  <w:marBottom w:val="0"/>
                  <w:divBdr>
                    <w:top w:val="none" w:sz="0" w:space="0" w:color="auto"/>
                    <w:left w:val="none" w:sz="0" w:space="0" w:color="auto"/>
                    <w:bottom w:val="none" w:sz="0" w:space="0" w:color="auto"/>
                    <w:right w:val="none" w:sz="0" w:space="0" w:color="auto"/>
                  </w:divBdr>
                  <w:divsChild>
                    <w:div w:id="1210678920">
                      <w:marLeft w:val="0"/>
                      <w:marRight w:val="0"/>
                      <w:marTop w:val="0"/>
                      <w:marBottom w:val="0"/>
                      <w:divBdr>
                        <w:top w:val="none" w:sz="0" w:space="0" w:color="auto"/>
                        <w:left w:val="none" w:sz="0" w:space="0" w:color="auto"/>
                        <w:bottom w:val="none" w:sz="0" w:space="0" w:color="auto"/>
                        <w:right w:val="none" w:sz="0" w:space="0" w:color="auto"/>
                      </w:divBdr>
                    </w:div>
                  </w:divsChild>
                </w:div>
                <w:div w:id="1677464721">
                  <w:marLeft w:val="0"/>
                  <w:marRight w:val="0"/>
                  <w:marTop w:val="0"/>
                  <w:marBottom w:val="0"/>
                  <w:divBdr>
                    <w:top w:val="none" w:sz="0" w:space="0" w:color="auto"/>
                    <w:left w:val="none" w:sz="0" w:space="0" w:color="auto"/>
                    <w:bottom w:val="none" w:sz="0" w:space="0" w:color="auto"/>
                    <w:right w:val="none" w:sz="0" w:space="0" w:color="auto"/>
                  </w:divBdr>
                  <w:divsChild>
                    <w:div w:id="108091961">
                      <w:marLeft w:val="0"/>
                      <w:marRight w:val="0"/>
                      <w:marTop w:val="0"/>
                      <w:marBottom w:val="0"/>
                      <w:divBdr>
                        <w:top w:val="none" w:sz="0" w:space="0" w:color="auto"/>
                        <w:left w:val="none" w:sz="0" w:space="0" w:color="auto"/>
                        <w:bottom w:val="none" w:sz="0" w:space="0" w:color="auto"/>
                        <w:right w:val="none" w:sz="0" w:space="0" w:color="auto"/>
                      </w:divBdr>
                    </w:div>
                    <w:div w:id="1879469496">
                      <w:marLeft w:val="0"/>
                      <w:marRight w:val="0"/>
                      <w:marTop w:val="0"/>
                      <w:marBottom w:val="0"/>
                      <w:divBdr>
                        <w:top w:val="none" w:sz="0" w:space="0" w:color="auto"/>
                        <w:left w:val="none" w:sz="0" w:space="0" w:color="auto"/>
                        <w:bottom w:val="none" w:sz="0" w:space="0" w:color="auto"/>
                        <w:right w:val="none" w:sz="0" w:space="0" w:color="auto"/>
                      </w:divBdr>
                    </w:div>
                  </w:divsChild>
                </w:div>
                <w:div w:id="1692343476">
                  <w:marLeft w:val="0"/>
                  <w:marRight w:val="0"/>
                  <w:marTop w:val="0"/>
                  <w:marBottom w:val="0"/>
                  <w:divBdr>
                    <w:top w:val="none" w:sz="0" w:space="0" w:color="auto"/>
                    <w:left w:val="none" w:sz="0" w:space="0" w:color="auto"/>
                    <w:bottom w:val="none" w:sz="0" w:space="0" w:color="auto"/>
                    <w:right w:val="none" w:sz="0" w:space="0" w:color="auto"/>
                  </w:divBdr>
                  <w:divsChild>
                    <w:div w:id="926771550">
                      <w:marLeft w:val="0"/>
                      <w:marRight w:val="0"/>
                      <w:marTop w:val="0"/>
                      <w:marBottom w:val="0"/>
                      <w:divBdr>
                        <w:top w:val="none" w:sz="0" w:space="0" w:color="auto"/>
                        <w:left w:val="none" w:sz="0" w:space="0" w:color="auto"/>
                        <w:bottom w:val="none" w:sz="0" w:space="0" w:color="auto"/>
                        <w:right w:val="none" w:sz="0" w:space="0" w:color="auto"/>
                      </w:divBdr>
                    </w:div>
                  </w:divsChild>
                </w:div>
                <w:div w:id="1725790330">
                  <w:marLeft w:val="0"/>
                  <w:marRight w:val="0"/>
                  <w:marTop w:val="0"/>
                  <w:marBottom w:val="0"/>
                  <w:divBdr>
                    <w:top w:val="none" w:sz="0" w:space="0" w:color="auto"/>
                    <w:left w:val="none" w:sz="0" w:space="0" w:color="auto"/>
                    <w:bottom w:val="none" w:sz="0" w:space="0" w:color="auto"/>
                    <w:right w:val="none" w:sz="0" w:space="0" w:color="auto"/>
                  </w:divBdr>
                  <w:divsChild>
                    <w:div w:id="287207508">
                      <w:marLeft w:val="0"/>
                      <w:marRight w:val="0"/>
                      <w:marTop w:val="0"/>
                      <w:marBottom w:val="0"/>
                      <w:divBdr>
                        <w:top w:val="none" w:sz="0" w:space="0" w:color="auto"/>
                        <w:left w:val="none" w:sz="0" w:space="0" w:color="auto"/>
                        <w:bottom w:val="none" w:sz="0" w:space="0" w:color="auto"/>
                        <w:right w:val="none" w:sz="0" w:space="0" w:color="auto"/>
                      </w:divBdr>
                    </w:div>
                  </w:divsChild>
                </w:div>
                <w:div w:id="1741444603">
                  <w:marLeft w:val="0"/>
                  <w:marRight w:val="0"/>
                  <w:marTop w:val="0"/>
                  <w:marBottom w:val="0"/>
                  <w:divBdr>
                    <w:top w:val="none" w:sz="0" w:space="0" w:color="auto"/>
                    <w:left w:val="none" w:sz="0" w:space="0" w:color="auto"/>
                    <w:bottom w:val="none" w:sz="0" w:space="0" w:color="auto"/>
                    <w:right w:val="none" w:sz="0" w:space="0" w:color="auto"/>
                  </w:divBdr>
                  <w:divsChild>
                    <w:div w:id="695813414">
                      <w:marLeft w:val="0"/>
                      <w:marRight w:val="0"/>
                      <w:marTop w:val="0"/>
                      <w:marBottom w:val="0"/>
                      <w:divBdr>
                        <w:top w:val="none" w:sz="0" w:space="0" w:color="auto"/>
                        <w:left w:val="none" w:sz="0" w:space="0" w:color="auto"/>
                        <w:bottom w:val="none" w:sz="0" w:space="0" w:color="auto"/>
                        <w:right w:val="none" w:sz="0" w:space="0" w:color="auto"/>
                      </w:divBdr>
                    </w:div>
                  </w:divsChild>
                </w:div>
                <w:div w:id="1765493899">
                  <w:marLeft w:val="0"/>
                  <w:marRight w:val="0"/>
                  <w:marTop w:val="0"/>
                  <w:marBottom w:val="0"/>
                  <w:divBdr>
                    <w:top w:val="none" w:sz="0" w:space="0" w:color="auto"/>
                    <w:left w:val="none" w:sz="0" w:space="0" w:color="auto"/>
                    <w:bottom w:val="none" w:sz="0" w:space="0" w:color="auto"/>
                    <w:right w:val="none" w:sz="0" w:space="0" w:color="auto"/>
                  </w:divBdr>
                  <w:divsChild>
                    <w:div w:id="247614102">
                      <w:marLeft w:val="0"/>
                      <w:marRight w:val="0"/>
                      <w:marTop w:val="0"/>
                      <w:marBottom w:val="0"/>
                      <w:divBdr>
                        <w:top w:val="none" w:sz="0" w:space="0" w:color="auto"/>
                        <w:left w:val="none" w:sz="0" w:space="0" w:color="auto"/>
                        <w:bottom w:val="none" w:sz="0" w:space="0" w:color="auto"/>
                        <w:right w:val="none" w:sz="0" w:space="0" w:color="auto"/>
                      </w:divBdr>
                    </w:div>
                  </w:divsChild>
                </w:div>
                <w:div w:id="1906648397">
                  <w:marLeft w:val="0"/>
                  <w:marRight w:val="0"/>
                  <w:marTop w:val="0"/>
                  <w:marBottom w:val="0"/>
                  <w:divBdr>
                    <w:top w:val="none" w:sz="0" w:space="0" w:color="auto"/>
                    <w:left w:val="none" w:sz="0" w:space="0" w:color="auto"/>
                    <w:bottom w:val="none" w:sz="0" w:space="0" w:color="auto"/>
                    <w:right w:val="none" w:sz="0" w:space="0" w:color="auto"/>
                  </w:divBdr>
                  <w:divsChild>
                    <w:div w:id="1667173243">
                      <w:marLeft w:val="0"/>
                      <w:marRight w:val="0"/>
                      <w:marTop w:val="0"/>
                      <w:marBottom w:val="0"/>
                      <w:divBdr>
                        <w:top w:val="none" w:sz="0" w:space="0" w:color="auto"/>
                        <w:left w:val="none" w:sz="0" w:space="0" w:color="auto"/>
                        <w:bottom w:val="none" w:sz="0" w:space="0" w:color="auto"/>
                        <w:right w:val="none" w:sz="0" w:space="0" w:color="auto"/>
                      </w:divBdr>
                    </w:div>
                  </w:divsChild>
                </w:div>
                <w:div w:id="2006394152">
                  <w:marLeft w:val="0"/>
                  <w:marRight w:val="0"/>
                  <w:marTop w:val="0"/>
                  <w:marBottom w:val="0"/>
                  <w:divBdr>
                    <w:top w:val="none" w:sz="0" w:space="0" w:color="auto"/>
                    <w:left w:val="none" w:sz="0" w:space="0" w:color="auto"/>
                    <w:bottom w:val="none" w:sz="0" w:space="0" w:color="auto"/>
                    <w:right w:val="none" w:sz="0" w:space="0" w:color="auto"/>
                  </w:divBdr>
                  <w:divsChild>
                    <w:div w:id="1618952553">
                      <w:marLeft w:val="0"/>
                      <w:marRight w:val="0"/>
                      <w:marTop w:val="0"/>
                      <w:marBottom w:val="0"/>
                      <w:divBdr>
                        <w:top w:val="none" w:sz="0" w:space="0" w:color="auto"/>
                        <w:left w:val="none" w:sz="0" w:space="0" w:color="auto"/>
                        <w:bottom w:val="none" w:sz="0" w:space="0" w:color="auto"/>
                        <w:right w:val="none" w:sz="0" w:space="0" w:color="auto"/>
                      </w:divBdr>
                    </w:div>
                  </w:divsChild>
                </w:div>
                <w:div w:id="2048338117">
                  <w:marLeft w:val="0"/>
                  <w:marRight w:val="0"/>
                  <w:marTop w:val="0"/>
                  <w:marBottom w:val="0"/>
                  <w:divBdr>
                    <w:top w:val="none" w:sz="0" w:space="0" w:color="auto"/>
                    <w:left w:val="none" w:sz="0" w:space="0" w:color="auto"/>
                    <w:bottom w:val="none" w:sz="0" w:space="0" w:color="auto"/>
                    <w:right w:val="none" w:sz="0" w:space="0" w:color="auto"/>
                  </w:divBdr>
                  <w:divsChild>
                    <w:div w:id="61540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300161">
      <w:bodyDiv w:val="1"/>
      <w:marLeft w:val="0"/>
      <w:marRight w:val="0"/>
      <w:marTop w:val="0"/>
      <w:marBottom w:val="0"/>
      <w:divBdr>
        <w:top w:val="none" w:sz="0" w:space="0" w:color="auto"/>
        <w:left w:val="none" w:sz="0" w:space="0" w:color="auto"/>
        <w:bottom w:val="none" w:sz="0" w:space="0" w:color="auto"/>
        <w:right w:val="none" w:sz="0" w:space="0" w:color="auto"/>
      </w:divBdr>
      <w:divsChild>
        <w:div w:id="1155729619">
          <w:marLeft w:val="0"/>
          <w:marRight w:val="0"/>
          <w:marTop w:val="0"/>
          <w:marBottom w:val="0"/>
          <w:divBdr>
            <w:top w:val="none" w:sz="0" w:space="0" w:color="auto"/>
            <w:left w:val="none" w:sz="0" w:space="0" w:color="auto"/>
            <w:bottom w:val="none" w:sz="0" w:space="0" w:color="auto"/>
            <w:right w:val="none" w:sz="0" w:space="0" w:color="auto"/>
          </w:divBdr>
        </w:div>
        <w:div w:id="1398436950">
          <w:marLeft w:val="0"/>
          <w:marRight w:val="0"/>
          <w:marTop w:val="0"/>
          <w:marBottom w:val="0"/>
          <w:divBdr>
            <w:top w:val="none" w:sz="0" w:space="0" w:color="auto"/>
            <w:left w:val="none" w:sz="0" w:space="0" w:color="auto"/>
            <w:bottom w:val="none" w:sz="0" w:space="0" w:color="auto"/>
            <w:right w:val="none" w:sz="0" w:space="0" w:color="auto"/>
          </w:divBdr>
        </w:div>
        <w:div w:id="1632439734">
          <w:marLeft w:val="0"/>
          <w:marRight w:val="0"/>
          <w:marTop w:val="0"/>
          <w:marBottom w:val="0"/>
          <w:divBdr>
            <w:top w:val="none" w:sz="0" w:space="0" w:color="auto"/>
            <w:left w:val="none" w:sz="0" w:space="0" w:color="auto"/>
            <w:bottom w:val="none" w:sz="0" w:space="0" w:color="auto"/>
            <w:right w:val="none" w:sz="0" w:space="0" w:color="auto"/>
          </w:divBdr>
        </w:div>
      </w:divsChild>
    </w:div>
    <w:div w:id="668675914">
      <w:bodyDiv w:val="1"/>
      <w:marLeft w:val="0"/>
      <w:marRight w:val="0"/>
      <w:marTop w:val="0"/>
      <w:marBottom w:val="0"/>
      <w:divBdr>
        <w:top w:val="none" w:sz="0" w:space="0" w:color="auto"/>
        <w:left w:val="none" w:sz="0" w:space="0" w:color="auto"/>
        <w:bottom w:val="none" w:sz="0" w:space="0" w:color="auto"/>
        <w:right w:val="none" w:sz="0" w:space="0" w:color="auto"/>
      </w:divBdr>
    </w:div>
    <w:div w:id="686492558">
      <w:bodyDiv w:val="1"/>
      <w:marLeft w:val="0"/>
      <w:marRight w:val="0"/>
      <w:marTop w:val="0"/>
      <w:marBottom w:val="0"/>
      <w:divBdr>
        <w:top w:val="none" w:sz="0" w:space="0" w:color="auto"/>
        <w:left w:val="none" w:sz="0" w:space="0" w:color="auto"/>
        <w:bottom w:val="none" w:sz="0" w:space="0" w:color="auto"/>
        <w:right w:val="none" w:sz="0" w:space="0" w:color="auto"/>
      </w:divBdr>
      <w:divsChild>
        <w:div w:id="248004785">
          <w:marLeft w:val="0"/>
          <w:marRight w:val="0"/>
          <w:marTop w:val="0"/>
          <w:marBottom w:val="0"/>
          <w:divBdr>
            <w:top w:val="none" w:sz="0" w:space="0" w:color="auto"/>
            <w:left w:val="none" w:sz="0" w:space="0" w:color="auto"/>
            <w:bottom w:val="none" w:sz="0" w:space="0" w:color="auto"/>
            <w:right w:val="none" w:sz="0" w:space="0" w:color="auto"/>
          </w:divBdr>
          <w:divsChild>
            <w:div w:id="176234826">
              <w:marLeft w:val="0"/>
              <w:marRight w:val="0"/>
              <w:marTop w:val="0"/>
              <w:marBottom w:val="0"/>
              <w:divBdr>
                <w:top w:val="none" w:sz="0" w:space="0" w:color="auto"/>
                <w:left w:val="none" w:sz="0" w:space="0" w:color="auto"/>
                <w:bottom w:val="none" w:sz="0" w:space="0" w:color="auto"/>
                <w:right w:val="none" w:sz="0" w:space="0" w:color="auto"/>
              </w:divBdr>
            </w:div>
            <w:div w:id="384917338">
              <w:marLeft w:val="0"/>
              <w:marRight w:val="0"/>
              <w:marTop w:val="0"/>
              <w:marBottom w:val="0"/>
              <w:divBdr>
                <w:top w:val="none" w:sz="0" w:space="0" w:color="auto"/>
                <w:left w:val="none" w:sz="0" w:space="0" w:color="auto"/>
                <w:bottom w:val="none" w:sz="0" w:space="0" w:color="auto"/>
                <w:right w:val="none" w:sz="0" w:space="0" w:color="auto"/>
              </w:divBdr>
            </w:div>
            <w:div w:id="561645728">
              <w:marLeft w:val="0"/>
              <w:marRight w:val="0"/>
              <w:marTop w:val="0"/>
              <w:marBottom w:val="0"/>
              <w:divBdr>
                <w:top w:val="none" w:sz="0" w:space="0" w:color="auto"/>
                <w:left w:val="none" w:sz="0" w:space="0" w:color="auto"/>
                <w:bottom w:val="none" w:sz="0" w:space="0" w:color="auto"/>
                <w:right w:val="none" w:sz="0" w:space="0" w:color="auto"/>
              </w:divBdr>
            </w:div>
            <w:div w:id="683633492">
              <w:marLeft w:val="0"/>
              <w:marRight w:val="0"/>
              <w:marTop w:val="0"/>
              <w:marBottom w:val="0"/>
              <w:divBdr>
                <w:top w:val="none" w:sz="0" w:space="0" w:color="auto"/>
                <w:left w:val="none" w:sz="0" w:space="0" w:color="auto"/>
                <w:bottom w:val="none" w:sz="0" w:space="0" w:color="auto"/>
                <w:right w:val="none" w:sz="0" w:space="0" w:color="auto"/>
              </w:divBdr>
            </w:div>
            <w:div w:id="759377431">
              <w:marLeft w:val="0"/>
              <w:marRight w:val="0"/>
              <w:marTop w:val="0"/>
              <w:marBottom w:val="0"/>
              <w:divBdr>
                <w:top w:val="none" w:sz="0" w:space="0" w:color="auto"/>
                <w:left w:val="none" w:sz="0" w:space="0" w:color="auto"/>
                <w:bottom w:val="none" w:sz="0" w:space="0" w:color="auto"/>
                <w:right w:val="none" w:sz="0" w:space="0" w:color="auto"/>
              </w:divBdr>
            </w:div>
          </w:divsChild>
        </w:div>
        <w:div w:id="736905155">
          <w:marLeft w:val="0"/>
          <w:marRight w:val="0"/>
          <w:marTop w:val="0"/>
          <w:marBottom w:val="0"/>
          <w:divBdr>
            <w:top w:val="none" w:sz="0" w:space="0" w:color="auto"/>
            <w:left w:val="none" w:sz="0" w:space="0" w:color="auto"/>
            <w:bottom w:val="none" w:sz="0" w:space="0" w:color="auto"/>
            <w:right w:val="none" w:sz="0" w:space="0" w:color="auto"/>
          </w:divBdr>
          <w:divsChild>
            <w:div w:id="163328468">
              <w:marLeft w:val="0"/>
              <w:marRight w:val="0"/>
              <w:marTop w:val="0"/>
              <w:marBottom w:val="0"/>
              <w:divBdr>
                <w:top w:val="none" w:sz="0" w:space="0" w:color="auto"/>
                <w:left w:val="none" w:sz="0" w:space="0" w:color="auto"/>
                <w:bottom w:val="none" w:sz="0" w:space="0" w:color="auto"/>
                <w:right w:val="none" w:sz="0" w:space="0" w:color="auto"/>
              </w:divBdr>
            </w:div>
            <w:div w:id="480730642">
              <w:marLeft w:val="0"/>
              <w:marRight w:val="0"/>
              <w:marTop w:val="0"/>
              <w:marBottom w:val="0"/>
              <w:divBdr>
                <w:top w:val="none" w:sz="0" w:space="0" w:color="auto"/>
                <w:left w:val="none" w:sz="0" w:space="0" w:color="auto"/>
                <w:bottom w:val="none" w:sz="0" w:space="0" w:color="auto"/>
                <w:right w:val="none" w:sz="0" w:space="0" w:color="auto"/>
              </w:divBdr>
            </w:div>
            <w:div w:id="1173371334">
              <w:marLeft w:val="0"/>
              <w:marRight w:val="0"/>
              <w:marTop w:val="0"/>
              <w:marBottom w:val="0"/>
              <w:divBdr>
                <w:top w:val="none" w:sz="0" w:space="0" w:color="auto"/>
                <w:left w:val="none" w:sz="0" w:space="0" w:color="auto"/>
                <w:bottom w:val="none" w:sz="0" w:space="0" w:color="auto"/>
                <w:right w:val="none" w:sz="0" w:space="0" w:color="auto"/>
              </w:divBdr>
            </w:div>
            <w:div w:id="1700663352">
              <w:marLeft w:val="0"/>
              <w:marRight w:val="0"/>
              <w:marTop w:val="0"/>
              <w:marBottom w:val="0"/>
              <w:divBdr>
                <w:top w:val="none" w:sz="0" w:space="0" w:color="auto"/>
                <w:left w:val="none" w:sz="0" w:space="0" w:color="auto"/>
                <w:bottom w:val="none" w:sz="0" w:space="0" w:color="auto"/>
                <w:right w:val="none" w:sz="0" w:space="0" w:color="auto"/>
              </w:divBdr>
            </w:div>
            <w:div w:id="2025815343">
              <w:marLeft w:val="0"/>
              <w:marRight w:val="0"/>
              <w:marTop w:val="0"/>
              <w:marBottom w:val="0"/>
              <w:divBdr>
                <w:top w:val="none" w:sz="0" w:space="0" w:color="auto"/>
                <w:left w:val="none" w:sz="0" w:space="0" w:color="auto"/>
                <w:bottom w:val="none" w:sz="0" w:space="0" w:color="auto"/>
                <w:right w:val="none" w:sz="0" w:space="0" w:color="auto"/>
              </w:divBdr>
            </w:div>
          </w:divsChild>
        </w:div>
        <w:div w:id="944532553">
          <w:marLeft w:val="0"/>
          <w:marRight w:val="0"/>
          <w:marTop w:val="0"/>
          <w:marBottom w:val="0"/>
          <w:divBdr>
            <w:top w:val="none" w:sz="0" w:space="0" w:color="auto"/>
            <w:left w:val="none" w:sz="0" w:space="0" w:color="auto"/>
            <w:bottom w:val="none" w:sz="0" w:space="0" w:color="auto"/>
            <w:right w:val="none" w:sz="0" w:space="0" w:color="auto"/>
          </w:divBdr>
          <w:divsChild>
            <w:div w:id="1287156478">
              <w:marLeft w:val="0"/>
              <w:marRight w:val="0"/>
              <w:marTop w:val="0"/>
              <w:marBottom w:val="0"/>
              <w:divBdr>
                <w:top w:val="none" w:sz="0" w:space="0" w:color="auto"/>
                <w:left w:val="none" w:sz="0" w:space="0" w:color="auto"/>
                <w:bottom w:val="none" w:sz="0" w:space="0" w:color="auto"/>
                <w:right w:val="none" w:sz="0" w:space="0" w:color="auto"/>
              </w:divBdr>
            </w:div>
            <w:div w:id="1425347757">
              <w:marLeft w:val="0"/>
              <w:marRight w:val="0"/>
              <w:marTop w:val="0"/>
              <w:marBottom w:val="0"/>
              <w:divBdr>
                <w:top w:val="none" w:sz="0" w:space="0" w:color="auto"/>
                <w:left w:val="none" w:sz="0" w:space="0" w:color="auto"/>
                <w:bottom w:val="none" w:sz="0" w:space="0" w:color="auto"/>
                <w:right w:val="none" w:sz="0" w:space="0" w:color="auto"/>
              </w:divBdr>
            </w:div>
            <w:div w:id="1954088461">
              <w:marLeft w:val="0"/>
              <w:marRight w:val="0"/>
              <w:marTop w:val="0"/>
              <w:marBottom w:val="0"/>
              <w:divBdr>
                <w:top w:val="none" w:sz="0" w:space="0" w:color="auto"/>
                <w:left w:val="none" w:sz="0" w:space="0" w:color="auto"/>
                <w:bottom w:val="none" w:sz="0" w:space="0" w:color="auto"/>
                <w:right w:val="none" w:sz="0" w:space="0" w:color="auto"/>
              </w:divBdr>
            </w:div>
            <w:div w:id="2104303047">
              <w:marLeft w:val="0"/>
              <w:marRight w:val="0"/>
              <w:marTop w:val="0"/>
              <w:marBottom w:val="0"/>
              <w:divBdr>
                <w:top w:val="none" w:sz="0" w:space="0" w:color="auto"/>
                <w:left w:val="none" w:sz="0" w:space="0" w:color="auto"/>
                <w:bottom w:val="none" w:sz="0" w:space="0" w:color="auto"/>
                <w:right w:val="none" w:sz="0" w:space="0" w:color="auto"/>
              </w:divBdr>
            </w:div>
            <w:div w:id="2117213347">
              <w:marLeft w:val="0"/>
              <w:marRight w:val="0"/>
              <w:marTop w:val="0"/>
              <w:marBottom w:val="0"/>
              <w:divBdr>
                <w:top w:val="none" w:sz="0" w:space="0" w:color="auto"/>
                <w:left w:val="none" w:sz="0" w:space="0" w:color="auto"/>
                <w:bottom w:val="none" w:sz="0" w:space="0" w:color="auto"/>
                <w:right w:val="none" w:sz="0" w:space="0" w:color="auto"/>
              </w:divBdr>
            </w:div>
          </w:divsChild>
        </w:div>
        <w:div w:id="958030387">
          <w:marLeft w:val="0"/>
          <w:marRight w:val="0"/>
          <w:marTop w:val="0"/>
          <w:marBottom w:val="0"/>
          <w:divBdr>
            <w:top w:val="none" w:sz="0" w:space="0" w:color="auto"/>
            <w:left w:val="none" w:sz="0" w:space="0" w:color="auto"/>
            <w:bottom w:val="none" w:sz="0" w:space="0" w:color="auto"/>
            <w:right w:val="none" w:sz="0" w:space="0" w:color="auto"/>
          </w:divBdr>
          <w:divsChild>
            <w:div w:id="678123040">
              <w:marLeft w:val="0"/>
              <w:marRight w:val="0"/>
              <w:marTop w:val="0"/>
              <w:marBottom w:val="0"/>
              <w:divBdr>
                <w:top w:val="none" w:sz="0" w:space="0" w:color="auto"/>
                <w:left w:val="none" w:sz="0" w:space="0" w:color="auto"/>
                <w:bottom w:val="none" w:sz="0" w:space="0" w:color="auto"/>
                <w:right w:val="none" w:sz="0" w:space="0" w:color="auto"/>
              </w:divBdr>
            </w:div>
          </w:divsChild>
        </w:div>
        <w:div w:id="1125464738">
          <w:marLeft w:val="0"/>
          <w:marRight w:val="0"/>
          <w:marTop w:val="0"/>
          <w:marBottom w:val="0"/>
          <w:divBdr>
            <w:top w:val="none" w:sz="0" w:space="0" w:color="auto"/>
            <w:left w:val="none" w:sz="0" w:space="0" w:color="auto"/>
            <w:bottom w:val="none" w:sz="0" w:space="0" w:color="auto"/>
            <w:right w:val="none" w:sz="0" w:space="0" w:color="auto"/>
          </w:divBdr>
          <w:divsChild>
            <w:div w:id="183059101">
              <w:marLeft w:val="0"/>
              <w:marRight w:val="0"/>
              <w:marTop w:val="0"/>
              <w:marBottom w:val="0"/>
              <w:divBdr>
                <w:top w:val="none" w:sz="0" w:space="0" w:color="auto"/>
                <w:left w:val="none" w:sz="0" w:space="0" w:color="auto"/>
                <w:bottom w:val="none" w:sz="0" w:space="0" w:color="auto"/>
                <w:right w:val="none" w:sz="0" w:space="0" w:color="auto"/>
              </w:divBdr>
            </w:div>
            <w:div w:id="401172945">
              <w:marLeft w:val="0"/>
              <w:marRight w:val="0"/>
              <w:marTop w:val="0"/>
              <w:marBottom w:val="0"/>
              <w:divBdr>
                <w:top w:val="none" w:sz="0" w:space="0" w:color="auto"/>
                <w:left w:val="none" w:sz="0" w:space="0" w:color="auto"/>
                <w:bottom w:val="none" w:sz="0" w:space="0" w:color="auto"/>
                <w:right w:val="none" w:sz="0" w:space="0" w:color="auto"/>
              </w:divBdr>
            </w:div>
            <w:div w:id="549147719">
              <w:marLeft w:val="0"/>
              <w:marRight w:val="0"/>
              <w:marTop w:val="0"/>
              <w:marBottom w:val="0"/>
              <w:divBdr>
                <w:top w:val="none" w:sz="0" w:space="0" w:color="auto"/>
                <w:left w:val="none" w:sz="0" w:space="0" w:color="auto"/>
                <w:bottom w:val="none" w:sz="0" w:space="0" w:color="auto"/>
                <w:right w:val="none" w:sz="0" w:space="0" w:color="auto"/>
              </w:divBdr>
            </w:div>
            <w:div w:id="1567914841">
              <w:marLeft w:val="0"/>
              <w:marRight w:val="0"/>
              <w:marTop w:val="0"/>
              <w:marBottom w:val="0"/>
              <w:divBdr>
                <w:top w:val="none" w:sz="0" w:space="0" w:color="auto"/>
                <w:left w:val="none" w:sz="0" w:space="0" w:color="auto"/>
                <w:bottom w:val="none" w:sz="0" w:space="0" w:color="auto"/>
                <w:right w:val="none" w:sz="0" w:space="0" w:color="auto"/>
              </w:divBdr>
            </w:div>
          </w:divsChild>
        </w:div>
        <w:div w:id="1259292026">
          <w:marLeft w:val="0"/>
          <w:marRight w:val="0"/>
          <w:marTop w:val="0"/>
          <w:marBottom w:val="0"/>
          <w:divBdr>
            <w:top w:val="none" w:sz="0" w:space="0" w:color="auto"/>
            <w:left w:val="none" w:sz="0" w:space="0" w:color="auto"/>
            <w:bottom w:val="none" w:sz="0" w:space="0" w:color="auto"/>
            <w:right w:val="none" w:sz="0" w:space="0" w:color="auto"/>
          </w:divBdr>
          <w:divsChild>
            <w:div w:id="980430035">
              <w:marLeft w:val="0"/>
              <w:marRight w:val="0"/>
              <w:marTop w:val="0"/>
              <w:marBottom w:val="0"/>
              <w:divBdr>
                <w:top w:val="none" w:sz="0" w:space="0" w:color="auto"/>
                <w:left w:val="none" w:sz="0" w:space="0" w:color="auto"/>
                <w:bottom w:val="none" w:sz="0" w:space="0" w:color="auto"/>
                <w:right w:val="none" w:sz="0" w:space="0" w:color="auto"/>
              </w:divBdr>
            </w:div>
            <w:div w:id="2035569168">
              <w:marLeft w:val="0"/>
              <w:marRight w:val="0"/>
              <w:marTop w:val="0"/>
              <w:marBottom w:val="0"/>
              <w:divBdr>
                <w:top w:val="none" w:sz="0" w:space="0" w:color="auto"/>
                <w:left w:val="none" w:sz="0" w:space="0" w:color="auto"/>
                <w:bottom w:val="none" w:sz="0" w:space="0" w:color="auto"/>
                <w:right w:val="none" w:sz="0" w:space="0" w:color="auto"/>
              </w:divBdr>
            </w:div>
            <w:div w:id="2052729733">
              <w:marLeft w:val="0"/>
              <w:marRight w:val="0"/>
              <w:marTop w:val="0"/>
              <w:marBottom w:val="0"/>
              <w:divBdr>
                <w:top w:val="none" w:sz="0" w:space="0" w:color="auto"/>
                <w:left w:val="none" w:sz="0" w:space="0" w:color="auto"/>
                <w:bottom w:val="none" w:sz="0" w:space="0" w:color="auto"/>
                <w:right w:val="none" w:sz="0" w:space="0" w:color="auto"/>
              </w:divBdr>
            </w:div>
            <w:div w:id="2099053251">
              <w:marLeft w:val="0"/>
              <w:marRight w:val="0"/>
              <w:marTop w:val="0"/>
              <w:marBottom w:val="0"/>
              <w:divBdr>
                <w:top w:val="none" w:sz="0" w:space="0" w:color="auto"/>
                <w:left w:val="none" w:sz="0" w:space="0" w:color="auto"/>
                <w:bottom w:val="none" w:sz="0" w:space="0" w:color="auto"/>
                <w:right w:val="none" w:sz="0" w:space="0" w:color="auto"/>
              </w:divBdr>
            </w:div>
            <w:div w:id="2128237195">
              <w:marLeft w:val="0"/>
              <w:marRight w:val="0"/>
              <w:marTop w:val="0"/>
              <w:marBottom w:val="0"/>
              <w:divBdr>
                <w:top w:val="none" w:sz="0" w:space="0" w:color="auto"/>
                <w:left w:val="none" w:sz="0" w:space="0" w:color="auto"/>
                <w:bottom w:val="none" w:sz="0" w:space="0" w:color="auto"/>
                <w:right w:val="none" w:sz="0" w:space="0" w:color="auto"/>
              </w:divBdr>
            </w:div>
          </w:divsChild>
        </w:div>
        <w:div w:id="1289360440">
          <w:marLeft w:val="0"/>
          <w:marRight w:val="0"/>
          <w:marTop w:val="0"/>
          <w:marBottom w:val="0"/>
          <w:divBdr>
            <w:top w:val="none" w:sz="0" w:space="0" w:color="auto"/>
            <w:left w:val="none" w:sz="0" w:space="0" w:color="auto"/>
            <w:bottom w:val="none" w:sz="0" w:space="0" w:color="auto"/>
            <w:right w:val="none" w:sz="0" w:space="0" w:color="auto"/>
          </w:divBdr>
          <w:divsChild>
            <w:div w:id="1544370038">
              <w:marLeft w:val="0"/>
              <w:marRight w:val="0"/>
              <w:marTop w:val="0"/>
              <w:marBottom w:val="0"/>
              <w:divBdr>
                <w:top w:val="none" w:sz="0" w:space="0" w:color="auto"/>
                <w:left w:val="none" w:sz="0" w:space="0" w:color="auto"/>
                <w:bottom w:val="none" w:sz="0" w:space="0" w:color="auto"/>
                <w:right w:val="none" w:sz="0" w:space="0" w:color="auto"/>
              </w:divBdr>
            </w:div>
          </w:divsChild>
        </w:div>
        <w:div w:id="1315523748">
          <w:marLeft w:val="0"/>
          <w:marRight w:val="0"/>
          <w:marTop w:val="0"/>
          <w:marBottom w:val="0"/>
          <w:divBdr>
            <w:top w:val="none" w:sz="0" w:space="0" w:color="auto"/>
            <w:left w:val="none" w:sz="0" w:space="0" w:color="auto"/>
            <w:bottom w:val="none" w:sz="0" w:space="0" w:color="auto"/>
            <w:right w:val="none" w:sz="0" w:space="0" w:color="auto"/>
          </w:divBdr>
          <w:divsChild>
            <w:div w:id="387454636">
              <w:marLeft w:val="0"/>
              <w:marRight w:val="0"/>
              <w:marTop w:val="0"/>
              <w:marBottom w:val="0"/>
              <w:divBdr>
                <w:top w:val="none" w:sz="0" w:space="0" w:color="auto"/>
                <w:left w:val="none" w:sz="0" w:space="0" w:color="auto"/>
                <w:bottom w:val="none" w:sz="0" w:space="0" w:color="auto"/>
                <w:right w:val="none" w:sz="0" w:space="0" w:color="auto"/>
              </w:divBdr>
            </w:div>
            <w:div w:id="517427367">
              <w:marLeft w:val="0"/>
              <w:marRight w:val="0"/>
              <w:marTop w:val="0"/>
              <w:marBottom w:val="0"/>
              <w:divBdr>
                <w:top w:val="none" w:sz="0" w:space="0" w:color="auto"/>
                <w:left w:val="none" w:sz="0" w:space="0" w:color="auto"/>
                <w:bottom w:val="none" w:sz="0" w:space="0" w:color="auto"/>
                <w:right w:val="none" w:sz="0" w:space="0" w:color="auto"/>
              </w:divBdr>
            </w:div>
            <w:div w:id="1180512332">
              <w:marLeft w:val="0"/>
              <w:marRight w:val="0"/>
              <w:marTop w:val="0"/>
              <w:marBottom w:val="0"/>
              <w:divBdr>
                <w:top w:val="none" w:sz="0" w:space="0" w:color="auto"/>
                <w:left w:val="none" w:sz="0" w:space="0" w:color="auto"/>
                <w:bottom w:val="none" w:sz="0" w:space="0" w:color="auto"/>
                <w:right w:val="none" w:sz="0" w:space="0" w:color="auto"/>
              </w:divBdr>
            </w:div>
            <w:div w:id="1907376757">
              <w:marLeft w:val="0"/>
              <w:marRight w:val="0"/>
              <w:marTop w:val="0"/>
              <w:marBottom w:val="0"/>
              <w:divBdr>
                <w:top w:val="none" w:sz="0" w:space="0" w:color="auto"/>
                <w:left w:val="none" w:sz="0" w:space="0" w:color="auto"/>
                <w:bottom w:val="none" w:sz="0" w:space="0" w:color="auto"/>
                <w:right w:val="none" w:sz="0" w:space="0" w:color="auto"/>
              </w:divBdr>
            </w:div>
          </w:divsChild>
        </w:div>
        <w:div w:id="1425610254">
          <w:marLeft w:val="0"/>
          <w:marRight w:val="0"/>
          <w:marTop w:val="0"/>
          <w:marBottom w:val="0"/>
          <w:divBdr>
            <w:top w:val="none" w:sz="0" w:space="0" w:color="auto"/>
            <w:left w:val="none" w:sz="0" w:space="0" w:color="auto"/>
            <w:bottom w:val="none" w:sz="0" w:space="0" w:color="auto"/>
            <w:right w:val="none" w:sz="0" w:space="0" w:color="auto"/>
          </w:divBdr>
          <w:divsChild>
            <w:div w:id="2116636693">
              <w:marLeft w:val="0"/>
              <w:marRight w:val="0"/>
              <w:marTop w:val="0"/>
              <w:marBottom w:val="0"/>
              <w:divBdr>
                <w:top w:val="none" w:sz="0" w:space="0" w:color="auto"/>
                <w:left w:val="none" w:sz="0" w:space="0" w:color="auto"/>
                <w:bottom w:val="none" w:sz="0" w:space="0" w:color="auto"/>
                <w:right w:val="none" w:sz="0" w:space="0" w:color="auto"/>
              </w:divBdr>
            </w:div>
          </w:divsChild>
        </w:div>
        <w:div w:id="1492526186">
          <w:marLeft w:val="0"/>
          <w:marRight w:val="0"/>
          <w:marTop w:val="0"/>
          <w:marBottom w:val="0"/>
          <w:divBdr>
            <w:top w:val="none" w:sz="0" w:space="0" w:color="auto"/>
            <w:left w:val="none" w:sz="0" w:space="0" w:color="auto"/>
            <w:bottom w:val="none" w:sz="0" w:space="0" w:color="auto"/>
            <w:right w:val="none" w:sz="0" w:space="0" w:color="auto"/>
          </w:divBdr>
          <w:divsChild>
            <w:div w:id="105857651">
              <w:marLeft w:val="0"/>
              <w:marRight w:val="0"/>
              <w:marTop w:val="0"/>
              <w:marBottom w:val="0"/>
              <w:divBdr>
                <w:top w:val="none" w:sz="0" w:space="0" w:color="auto"/>
                <w:left w:val="none" w:sz="0" w:space="0" w:color="auto"/>
                <w:bottom w:val="none" w:sz="0" w:space="0" w:color="auto"/>
                <w:right w:val="none" w:sz="0" w:space="0" w:color="auto"/>
              </w:divBdr>
            </w:div>
            <w:div w:id="786700145">
              <w:marLeft w:val="0"/>
              <w:marRight w:val="0"/>
              <w:marTop w:val="0"/>
              <w:marBottom w:val="0"/>
              <w:divBdr>
                <w:top w:val="none" w:sz="0" w:space="0" w:color="auto"/>
                <w:left w:val="none" w:sz="0" w:space="0" w:color="auto"/>
                <w:bottom w:val="none" w:sz="0" w:space="0" w:color="auto"/>
                <w:right w:val="none" w:sz="0" w:space="0" w:color="auto"/>
              </w:divBdr>
            </w:div>
            <w:div w:id="1507355698">
              <w:marLeft w:val="0"/>
              <w:marRight w:val="0"/>
              <w:marTop w:val="0"/>
              <w:marBottom w:val="0"/>
              <w:divBdr>
                <w:top w:val="none" w:sz="0" w:space="0" w:color="auto"/>
                <w:left w:val="none" w:sz="0" w:space="0" w:color="auto"/>
                <w:bottom w:val="none" w:sz="0" w:space="0" w:color="auto"/>
                <w:right w:val="none" w:sz="0" w:space="0" w:color="auto"/>
              </w:divBdr>
            </w:div>
            <w:div w:id="1580946407">
              <w:marLeft w:val="0"/>
              <w:marRight w:val="0"/>
              <w:marTop w:val="0"/>
              <w:marBottom w:val="0"/>
              <w:divBdr>
                <w:top w:val="none" w:sz="0" w:space="0" w:color="auto"/>
                <w:left w:val="none" w:sz="0" w:space="0" w:color="auto"/>
                <w:bottom w:val="none" w:sz="0" w:space="0" w:color="auto"/>
                <w:right w:val="none" w:sz="0" w:space="0" w:color="auto"/>
              </w:divBdr>
            </w:div>
            <w:div w:id="1599100287">
              <w:marLeft w:val="0"/>
              <w:marRight w:val="0"/>
              <w:marTop w:val="0"/>
              <w:marBottom w:val="0"/>
              <w:divBdr>
                <w:top w:val="none" w:sz="0" w:space="0" w:color="auto"/>
                <w:left w:val="none" w:sz="0" w:space="0" w:color="auto"/>
                <w:bottom w:val="none" w:sz="0" w:space="0" w:color="auto"/>
                <w:right w:val="none" w:sz="0" w:space="0" w:color="auto"/>
              </w:divBdr>
            </w:div>
          </w:divsChild>
        </w:div>
        <w:div w:id="1687174633">
          <w:marLeft w:val="0"/>
          <w:marRight w:val="0"/>
          <w:marTop w:val="0"/>
          <w:marBottom w:val="0"/>
          <w:divBdr>
            <w:top w:val="none" w:sz="0" w:space="0" w:color="auto"/>
            <w:left w:val="none" w:sz="0" w:space="0" w:color="auto"/>
            <w:bottom w:val="none" w:sz="0" w:space="0" w:color="auto"/>
            <w:right w:val="none" w:sz="0" w:space="0" w:color="auto"/>
          </w:divBdr>
          <w:divsChild>
            <w:div w:id="63184331">
              <w:marLeft w:val="0"/>
              <w:marRight w:val="0"/>
              <w:marTop w:val="0"/>
              <w:marBottom w:val="0"/>
              <w:divBdr>
                <w:top w:val="none" w:sz="0" w:space="0" w:color="auto"/>
                <w:left w:val="none" w:sz="0" w:space="0" w:color="auto"/>
                <w:bottom w:val="none" w:sz="0" w:space="0" w:color="auto"/>
                <w:right w:val="none" w:sz="0" w:space="0" w:color="auto"/>
              </w:divBdr>
            </w:div>
            <w:div w:id="695347596">
              <w:marLeft w:val="0"/>
              <w:marRight w:val="0"/>
              <w:marTop w:val="0"/>
              <w:marBottom w:val="0"/>
              <w:divBdr>
                <w:top w:val="none" w:sz="0" w:space="0" w:color="auto"/>
                <w:left w:val="none" w:sz="0" w:space="0" w:color="auto"/>
                <w:bottom w:val="none" w:sz="0" w:space="0" w:color="auto"/>
                <w:right w:val="none" w:sz="0" w:space="0" w:color="auto"/>
              </w:divBdr>
            </w:div>
            <w:div w:id="1388216085">
              <w:marLeft w:val="0"/>
              <w:marRight w:val="0"/>
              <w:marTop w:val="0"/>
              <w:marBottom w:val="0"/>
              <w:divBdr>
                <w:top w:val="none" w:sz="0" w:space="0" w:color="auto"/>
                <w:left w:val="none" w:sz="0" w:space="0" w:color="auto"/>
                <w:bottom w:val="none" w:sz="0" w:space="0" w:color="auto"/>
                <w:right w:val="none" w:sz="0" w:space="0" w:color="auto"/>
              </w:divBdr>
            </w:div>
            <w:div w:id="1766684604">
              <w:marLeft w:val="0"/>
              <w:marRight w:val="0"/>
              <w:marTop w:val="0"/>
              <w:marBottom w:val="0"/>
              <w:divBdr>
                <w:top w:val="none" w:sz="0" w:space="0" w:color="auto"/>
                <w:left w:val="none" w:sz="0" w:space="0" w:color="auto"/>
                <w:bottom w:val="none" w:sz="0" w:space="0" w:color="auto"/>
                <w:right w:val="none" w:sz="0" w:space="0" w:color="auto"/>
              </w:divBdr>
            </w:div>
            <w:div w:id="1823885847">
              <w:marLeft w:val="0"/>
              <w:marRight w:val="0"/>
              <w:marTop w:val="0"/>
              <w:marBottom w:val="0"/>
              <w:divBdr>
                <w:top w:val="none" w:sz="0" w:space="0" w:color="auto"/>
                <w:left w:val="none" w:sz="0" w:space="0" w:color="auto"/>
                <w:bottom w:val="none" w:sz="0" w:space="0" w:color="auto"/>
                <w:right w:val="none" w:sz="0" w:space="0" w:color="auto"/>
              </w:divBdr>
            </w:div>
          </w:divsChild>
        </w:div>
        <w:div w:id="1750614008">
          <w:marLeft w:val="0"/>
          <w:marRight w:val="0"/>
          <w:marTop w:val="0"/>
          <w:marBottom w:val="0"/>
          <w:divBdr>
            <w:top w:val="none" w:sz="0" w:space="0" w:color="auto"/>
            <w:left w:val="none" w:sz="0" w:space="0" w:color="auto"/>
            <w:bottom w:val="none" w:sz="0" w:space="0" w:color="auto"/>
            <w:right w:val="none" w:sz="0" w:space="0" w:color="auto"/>
          </w:divBdr>
          <w:divsChild>
            <w:div w:id="116162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255254">
      <w:bodyDiv w:val="1"/>
      <w:marLeft w:val="0"/>
      <w:marRight w:val="0"/>
      <w:marTop w:val="0"/>
      <w:marBottom w:val="0"/>
      <w:divBdr>
        <w:top w:val="none" w:sz="0" w:space="0" w:color="auto"/>
        <w:left w:val="none" w:sz="0" w:space="0" w:color="auto"/>
        <w:bottom w:val="none" w:sz="0" w:space="0" w:color="auto"/>
        <w:right w:val="none" w:sz="0" w:space="0" w:color="auto"/>
      </w:divBdr>
    </w:div>
    <w:div w:id="713850375">
      <w:bodyDiv w:val="1"/>
      <w:marLeft w:val="0"/>
      <w:marRight w:val="0"/>
      <w:marTop w:val="0"/>
      <w:marBottom w:val="0"/>
      <w:divBdr>
        <w:top w:val="none" w:sz="0" w:space="0" w:color="auto"/>
        <w:left w:val="none" w:sz="0" w:space="0" w:color="auto"/>
        <w:bottom w:val="none" w:sz="0" w:space="0" w:color="auto"/>
        <w:right w:val="none" w:sz="0" w:space="0" w:color="auto"/>
      </w:divBdr>
    </w:div>
    <w:div w:id="719090825">
      <w:bodyDiv w:val="1"/>
      <w:marLeft w:val="0"/>
      <w:marRight w:val="0"/>
      <w:marTop w:val="0"/>
      <w:marBottom w:val="0"/>
      <w:divBdr>
        <w:top w:val="none" w:sz="0" w:space="0" w:color="auto"/>
        <w:left w:val="none" w:sz="0" w:space="0" w:color="auto"/>
        <w:bottom w:val="none" w:sz="0" w:space="0" w:color="auto"/>
        <w:right w:val="none" w:sz="0" w:space="0" w:color="auto"/>
      </w:divBdr>
    </w:div>
    <w:div w:id="803079691">
      <w:bodyDiv w:val="1"/>
      <w:marLeft w:val="0"/>
      <w:marRight w:val="0"/>
      <w:marTop w:val="0"/>
      <w:marBottom w:val="0"/>
      <w:divBdr>
        <w:top w:val="none" w:sz="0" w:space="0" w:color="auto"/>
        <w:left w:val="none" w:sz="0" w:space="0" w:color="auto"/>
        <w:bottom w:val="none" w:sz="0" w:space="0" w:color="auto"/>
        <w:right w:val="none" w:sz="0" w:space="0" w:color="auto"/>
      </w:divBdr>
      <w:divsChild>
        <w:div w:id="104614812">
          <w:marLeft w:val="0"/>
          <w:marRight w:val="0"/>
          <w:marTop w:val="0"/>
          <w:marBottom w:val="0"/>
          <w:divBdr>
            <w:top w:val="none" w:sz="0" w:space="0" w:color="auto"/>
            <w:left w:val="none" w:sz="0" w:space="0" w:color="auto"/>
            <w:bottom w:val="none" w:sz="0" w:space="0" w:color="auto"/>
            <w:right w:val="none" w:sz="0" w:space="0" w:color="auto"/>
          </w:divBdr>
        </w:div>
        <w:div w:id="257754916">
          <w:marLeft w:val="0"/>
          <w:marRight w:val="0"/>
          <w:marTop w:val="0"/>
          <w:marBottom w:val="0"/>
          <w:divBdr>
            <w:top w:val="none" w:sz="0" w:space="0" w:color="auto"/>
            <w:left w:val="none" w:sz="0" w:space="0" w:color="auto"/>
            <w:bottom w:val="none" w:sz="0" w:space="0" w:color="auto"/>
            <w:right w:val="none" w:sz="0" w:space="0" w:color="auto"/>
          </w:divBdr>
        </w:div>
        <w:div w:id="275217689">
          <w:marLeft w:val="0"/>
          <w:marRight w:val="0"/>
          <w:marTop w:val="0"/>
          <w:marBottom w:val="0"/>
          <w:divBdr>
            <w:top w:val="none" w:sz="0" w:space="0" w:color="auto"/>
            <w:left w:val="none" w:sz="0" w:space="0" w:color="auto"/>
            <w:bottom w:val="none" w:sz="0" w:space="0" w:color="auto"/>
            <w:right w:val="none" w:sz="0" w:space="0" w:color="auto"/>
          </w:divBdr>
        </w:div>
        <w:div w:id="344525355">
          <w:marLeft w:val="0"/>
          <w:marRight w:val="0"/>
          <w:marTop w:val="0"/>
          <w:marBottom w:val="0"/>
          <w:divBdr>
            <w:top w:val="none" w:sz="0" w:space="0" w:color="auto"/>
            <w:left w:val="none" w:sz="0" w:space="0" w:color="auto"/>
            <w:bottom w:val="none" w:sz="0" w:space="0" w:color="auto"/>
            <w:right w:val="none" w:sz="0" w:space="0" w:color="auto"/>
          </w:divBdr>
        </w:div>
        <w:div w:id="461119271">
          <w:marLeft w:val="0"/>
          <w:marRight w:val="0"/>
          <w:marTop w:val="0"/>
          <w:marBottom w:val="0"/>
          <w:divBdr>
            <w:top w:val="none" w:sz="0" w:space="0" w:color="auto"/>
            <w:left w:val="none" w:sz="0" w:space="0" w:color="auto"/>
            <w:bottom w:val="none" w:sz="0" w:space="0" w:color="auto"/>
            <w:right w:val="none" w:sz="0" w:space="0" w:color="auto"/>
          </w:divBdr>
        </w:div>
        <w:div w:id="541284306">
          <w:marLeft w:val="0"/>
          <w:marRight w:val="0"/>
          <w:marTop w:val="0"/>
          <w:marBottom w:val="0"/>
          <w:divBdr>
            <w:top w:val="none" w:sz="0" w:space="0" w:color="auto"/>
            <w:left w:val="none" w:sz="0" w:space="0" w:color="auto"/>
            <w:bottom w:val="none" w:sz="0" w:space="0" w:color="auto"/>
            <w:right w:val="none" w:sz="0" w:space="0" w:color="auto"/>
          </w:divBdr>
        </w:div>
        <w:div w:id="835733472">
          <w:marLeft w:val="0"/>
          <w:marRight w:val="0"/>
          <w:marTop w:val="0"/>
          <w:marBottom w:val="0"/>
          <w:divBdr>
            <w:top w:val="none" w:sz="0" w:space="0" w:color="auto"/>
            <w:left w:val="none" w:sz="0" w:space="0" w:color="auto"/>
            <w:bottom w:val="none" w:sz="0" w:space="0" w:color="auto"/>
            <w:right w:val="none" w:sz="0" w:space="0" w:color="auto"/>
          </w:divBdr>
        </w:div>
        <w:div w:id="846559312">
          <w:marLeft w:val="0"/>
          <w:marRight w:val="0"/>
          <w:marTop w:val="0"/>
          <w:marBottom w:val="0"/>
          <w:divBdr>
            <w:top w:val="none" w:sz="0" w:space="0" w:color="auto"/>
            <w:left w:val="none" w:sz="0" w:space="0" w:color="auto"/>
            <w:bottom w:val="none" w:sz="0" w:space="0" w:color="auto"/>
            <w:right w:val="none" w:sz="0" w:space="0" w:color="auto"/>
          </w:divBdr>
        </w:div>
        <w:div w:id="932279111">
          <w:marLeft w:val="0"/>
          <w:marRight w:val="0"/>
          <w:marTop w:val="0"/>
          <w:marBottom w:val="0"/>
          <w:divBdr>
            <w:top w:val="none" w:sz="0" w:space="0" w:color="auto"/>
            <w:left w:val="none" w:sz="0" w:space="0" w:color="auto"/>
            <w:bottom w:val="none" w:sz="0" w:space="0" w:color="auto"/>
            <w:right w:val="none" w:sz="0" w:space="0" w:color="auto"/>
          </w:divBdr>
        </w:div>
        <w:div w:id="933514163">
          <w:marLeft w:val="0"/>
          <w:marRight w:val="0"/>
          <w:marTop w:val="0"/>
          <w:marBottom w:val="0"/>
          <w:divBdr>
            <w:top w:val="none" w:sz="0" w:space="0" w:color="auto"/>
            <w:left w:val="none" w:sz="0" w:space="0" w:color="auto"/>
            <w:bottom w:val="none" w:sz="0" w:space="0" w:color="auto"/>
            <w:right w:val="none" w:sz="0" w:space="0" w:color="auto"/>
          </w:divBdr>
        </w:div>
        <w:div w:id="1050689680">
          <w:marLeft w:val="0"/>
          <w:marRight w:val="0"/>
          <w:marTop w:val="0"/>
          <w:marBottom w:val="0"/>
          <w:divBdr>
            <w:top w:val="none" w:sz="0" w:space="0" w:color="auto"/>
            <w:left w:val="none" w:sz="0" w:space="0" w:color="auto"/>
            <w:bottom w:val="none" w:sz="0" w:space="0" w:color="auto"/>
            <w:right w:val="none" w:sz="0" w:space="0" w:color="auto"/>
          </w:divBdr>
        </w:div>
        <w:div w:id="1058289261">
          <w:marLeft w:val="0"/>
          <w:marRight w:val="0"/>
          <w:marTop w:val="0"/>
          <w:marBottom w:val="0"/>
          <w:divBdr>
            <w:top w:val="none" w:sz="0" w:space="0" w:color="auto"/>
            <w:left w:val="none" w:sz="0" w:space="0" w:color="auto"/>
            <w:bottom w:val="none" w:sz="0" w:space="0" w:color="auto"/>
            <w:right w:val="none" w:sz="0" w:space="0" w:color="auto"/>
          </w:divBdr>
        </w:div>
        <w:div w:id="1399130246">
          <w:marLeft w:val="0"/>
          <w:marRight w:val="0"/>
          <w:marTop w:val="0"/>
          <w:marBottom w:val="0"/>
          <w:divBdr>
            <w:top w:val="none" w:sz="0" w:space="0" w:color="auto"/>
            <w:left w:val="none" w:sz="0" w:space="0" w:color="auto"/>
            <w:bottom w:val="none" w:sz="0" w:space="0" w:color="auto"/>
            <w:right w:val="none" w:sz="0" w:space="0" w:color="auto"/>
          </w:divBdr>
        </w:div>
        <w:div w:id="1506244069">
          <w:marLeft w:val="0"/>
          <w:marRight w:val="0"/>
          <w:marTop w:val="0"/>
          <w:marBottom w:val="0"/>
          <w:divBdr>
            <w:top w:val="none" w:sz="0" w:space="0" w:color="auto"/>
            <w:left w:val="none" w:sz="0" w:space="0" w:color="auto"/>
            <w:bottom w:val="none" w:sz="0" w:space="0" w:color="auto"/>
            <w:right w:val="none" w:sz="0" w:space="0" w:color="auto"/>
          </w:divBdr>
        </w:div>
        <w:div w:id="1669165012">
          <w:marLeft w:val="0"/>
          <w:marRight w:val="0"/>
          <w:marTop w:val="0"/>
          <w:marBottom w:val="0"/>
          <w:divBdr>
            <w:top w:val="none" w:sz="0" w:space="0" w:color="auto"/>
            <w:left w:val="none" w:sz="0" w:space="0" w:color="auto"/>
            <w:bottom w:val="none" w:sz="0" w:space="0" w:color="auto"/>
            <w:right w:val="none" w:sz="0" w:space="0" w:color="auto"/>
          </w:divBdr>
        </w:div>
        <w:div w:id="1913612642">
          <w:marLeft w:val="0"/>
          <w:marRight w:val="0"/>
          <w:marTop w:val="0"/>
          <w:marBottom w:val="0"/>
          <w:divBdr>
            <w:top w:val="none" w:sz="0" w:space="0" w:color="auto"/>
            <w:left w:val="none" w:sz="0" w:space="0" w:color="auto"/>
            <w:bottom w:val="none" w:sz="0" w:space="0" w:color="auto"/>
            <w:right w:val="none" w:sz="0" w:space="0" w:color="auto"/>
          </w:divBdr>
        </w:div>
        <w:div w:id="1966151437">
          <w:marLeft w:val="0"/>
          <w:marRight w:val="0"/>
          <w:marTop w:val="0"/>
          <w:marBottom w:val="0"/>
          <w:divBdr>
            <w:top w:val="none" w:sz="0" w:space="0" w:color="auto"/>
            <w:left w:val="none" w:sz="0" w:space="0" w:color="auto"/>
            <w:bottom w:val="none" w:sz="0" w:space="0" w:color="auto"/>
            <w:right w:val="none" w:sz="0" w:space="0" w:color="auto"/>
          </w:divBdr>
        </w:div>
        <w:div w:id="2062098175">
          <w:marLeft w:val="0"/>
          <w:marRight w:val="0"/>
          <w:marTop w:val="0"/>
          <w:marBottom w:val="0"/>
          <w:divBdr>
            <w:top w:val="none" w:sz="0" w:space="0" w:color="auto"/>
            <w:left w:val="none" w:sz="0" w:space="0" w:color="auto"/>
            <w:bottom w:val="none" w:sz="0" w:space="0" w:color="auto"/>
            <w:right w:val="none" w:sz="0" w:space="0" w:color="auto"/>
          </w:divBdr>
        </w:div>
      </w:divsChild>
    </w:div>
    <w:div w:id="838420778">
      <w:bodyDiv w:val="1"/>
      <w:marLeft w:val="0"/>
      <w:marRight w:val="0"/>
      <w:marTop w:val="0"/>
      <w:marBottom w:val="0"/>
      <w:divBdr>
        <w:top w:val="none" w:sz="0" w:space="0" w:color="auto"/>
        <w:left w:val="none" w:sz="0" w:space="0" w:color="auto"/>
        <w:bottom w:val="none" w:sz="0" w:space="0" w:color="auto"/>
        <w:right w:val="none" w:sz="0" w:space="0" w:color="auto"/>
      </w:divBdr>
      <w:divsChild>
        <w:div w:id="552354267">
          <w:marLeft w:val="0"/>
          <w:marRight w:val="0"/>
          <w:marTop w:val="0"/>
          <w:marBottom w:val="0"/>
          <w:divBdr>
            <w:top w:val="none" w:sz="0" w:space="0" w:color="auto"/>
            <w:left w:val="none" w:sz="0" w:space="0" w:color="auto"/>
            <w:bottom w:val="none" w:sz="0" w:space="0" w:color="auto"/>
            <w:right w:val="none" w:sz="0" w:space="0" w:color="auto"/>
          </w:divBdr>
          <w:divsChild>
            <w:div w:id="1721393510">
              <w:marLeft w:val="0"/>
              <w:marRight w:val="0"/>
              <w:marTop w:val="0"/>
              <w:marBottom w:val="0"/>
              <w:divBdr>
                <w:top w:val="none" w:sz="0" w:space="0" w:color="auto"/>
                <w:left w:val="none" w:sz="0" w:space="0" w:color="auto"/>
                <w:bottom w:val="none" w:sz="0" w:space="0" w:color="auto"/>
                <w:right w:val="none" w:sz="0" w:space="0" w:color="auto"/>
              </w:divBdr>
            </w:div>
          </w:divsChild>
        </w:div>
        <w:div w:id="1965042135">
          <w:marLeft w:val="0"/>
          <w:marRight w:val="0"/>
          <w:marTop w:val="0"/>
          <w:marBottom w:val="0"/>
          <w:divBdr>
            <w:top w:val="none" w:sz="0" w:space="0" w:color="auto"/>
            <w:left w:val="none" w:sz="0" w:space="0" w:color="auto"/>
            <w:bottom w:val="none" w:sz="0" w:space="0" w:color="auto"/>
            <w:right w:val="none" w:sz="0" w:space="0" w:color="auto"/>
          </w:divBdr>
          <w:divsChild>
            <w:div w:id="490634385">
              <w:marLeft w:val="0"/>
              <w:marRight w:val="0"/>
              <w:marTop w:val="0"/>
              <w:marBottom w:val="0"/>
              <w:divBdr>
                <w:top w:val="none" w:sz="0" w:space="0" w:color="auto"/>
                <w:left w:val="none" w:sz="0" w:space="0" w:color="auto"/>
                <w:bottom w:val="none" w:sz="0" w:space="0" w:color="auto"/>
                <w:right w:val="none" w:sz="0" w:space="0" w:color="auto"/>
              </w:divBdr>
            </w:div>
          </w:divsChild>
        </w:div>
        <w:div w:id="2088988359">
          <w:marLeft w:val="0"/>
          <w:marRight w:val="0"/>
          <w:marTop w:val="0"/>
          <w:marBottom w:val="0"/>
          <w:divBdr>
            <w:top w:val="none" w:sz="0" w:space="0" w:color="auto"/>
            <w:left w:val="none" w:sz="0" w:space="0" w:color="auto"/>
            <w:bottom w:val="none" w:sz="0" w:space="0" w:color="auto"/>
            <w:right w:val="none" w:sz="0" w:space="0" w:color="auto"/>
          </w:divBdr>
          <w:divsChild>
            <w:div w:id="2015455583">
              <w:marLeft w:val="0"/>
              <w:marRight w:val="0"/>
              <w:marTop w:val="0"/>
              <w:marBottom w:val="0"/>
              <w:divBdr>
                <w:top w:val="none" w:sz="0" w:space="0" w:color="auto"/>
                <w:left w:val="none" w:sz="0" w:space="0" w:color="auto"/>
                <w:bottom w:val="none" w:sz="0" w:space="0" w:color="auto"/>
                <w:right w:val="none" w:sz="0" w:space="0" w:color="auto"/>
              </w:divBdr>
            </w:div>
          </w:divsChild>
        </w:div>
        <w:div w:id="2139489000">
          <w:marLeft w:val="0"/>
          <w:marRight w:val="0"/>
          <w:marTop w:val="0"/>
          <w:marBottom w:val="0"/>
          <w:divBdr>
            <w:top w:val="none" w:sz="0" w:space="0" w:color="auto"/>
            <w:left w:val="none" w:sz="0" w:space="0" w:color="auto"/>
            <w:bottom w:val="none" w:sz="0" w:space="0" w:color="auto"/>
            <w:right w:val="none" w:sz="0" w:space="0" w:color="auto"/>
          </w:divBdr>
          <w:divsChild>
            <w:div w:id="183815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5895">
      <w:bodyDiv w:val="1"/>
      <w:marLeft w:val="0"/>
      <w:marRight w:val="0"/>
      <w:marTop w:val="0"/>
      <w:marBottom w:val="0"/>
      <w:divBdr>
        <w:top w:val="none" w:sz="0" w:space="0" w:color="auto"/>
        <w:left w:val="none" w:sz="0" w:space="0" w:color="auto"/>
        <w:bottom w:val="none" w:sz="0" w:space="0" w:color="auto"/>
        <w:right w:val="none" w:sz="0" w:space="0" w:color="auto"/>
      </w:divBdr>
    </w:div>
    <w:div w:id="897015513">
      <w:bodyDiv w:val="1"/>
      <w:marLeft w:val="0"/>
      <w:marRight w:val="0"/>
      <w:marTop w:val="0"/>
      <w:marBottom w:val="0"/>
      <w:divBdr>
        <w:top w:val="none" w:sz="0" w:space="0" w:color="auto"/>
        <w:left w:val="none" w:sz="0" w:space="0" w:color="auto"/>
        <w:bottom w:val="none" w:sz="0" w:space="0" w:color="auto"/>
        <w:right w:val="none" w:sz="0" w:space="0" w:color="auto"/>
      </w:divBdr>
      <w:divsChild>
        <w:div w:id="6173391">
          <w:marLeft w:val="0"/>
          <w:marRight w:val="0"/>
          <w:marTop w:val="0"/>
          <w:marBottom w:val="0"/>
          <w:divBdr>
            <w:top w:val="none" w:sz="0" w:space="0" w:color="auto"/>
            <w:left w:val="none" w:sz="0" w:space="0" w:color="auto"/>
            <w:bottom w:val="none" w:sz="0" w:space="0" w:color="auto"/>
            <w:right w:val="none" w:sz="0" w:space="0" w:color="auto"/>
          </w:divBdr>
        </w:div>
        <w:div w:id="140082291">
          <w:marLeft w:val="0"/>
          <w:marRight w:val="0"/>
          <w:marTop w:val="0"/>
          <w:marBottom w:val="0"/>
          <w:divBdr>
            <w:top w:val="none" w:sz="0" w:space="0" w:color="auto"/>
            <w:left w:val="none" w:sz="0" w:space="0" w:color="auto"/>
            <w:bottom w:val="none" w:sz="0" w:space="0" w:color="auto"/>
            <w:right w:val="none" w:sz="0" w:space="0" w:color="auto"/>
          </w:divBdr>
        </w:div>
        <w:div w:id="572741380">
          <w:marLeft w:val="0"/>
          <w:marRight w:val="0"/>
          <w:marTop w:val="0"/>
          <w:marBottom w:val="0"/>
          <w:divBdr>
            <w:top w:val="none" w:sz="0" w:space="0" w:color="auto"/>
            <w:left w:val="none" w:sz="0" w:space="0" w:color="auto"/>
            <w:bottom w:val="none" w:sz="0" w:space="0" w:color="auto"/>
            <w:right w:val="none" w:sz="0" w:space="0" w:color="auto"/>
          </w:divBdr>
        </w:div>
      </w:divsChild>
    </w:div>
    <w:div w:id="901136026">
      <w:bodyDiv w:val="1"/>
      <w:marLeft w:val="0"/>
      <w:marRight w:val="0"/>
      <w:marTop w:val="0"/>
      <w:marBottom w:val="0"/>
      <w:divBdr>
        <w:top w:val="none" w:sz="0" w:space="0" w:color="auto"/>
        <w:left w:val="none" w:sz="0" w:space="0" w:color="auto"/>
        <w:bottom w:val="none" w:sz="0" w:space="0" w:color="auto"/>
        <w:right w:val="none" w:sz="0" w:space="0" w:color="auto"/>
      </w:divBdr>
      <w:divsChild>
        <w:div w:id="510877784">
          <w:marLeft w:val="0"/>
          <w:marRight w:val="0"/>
          <w:marTop w:val="0"/>
          <w:marBottom w:val="0"/>
          <w:divBdr>
            <w:top w:val="none" w:sz="0" w:space="0" w:color="auto"/>
            <w:left w:val="none" w:sz="0" w:space="0" w:color="auto"/>
            <w:bottom w:val="none" w:sz="0" w:space="0" w:color="auto"/>
            <w:right w:val="none" w:sz="0" w:space="0" w:color="auto"/>
          </w:divBdr>
        </w:div>
        <w:div w:id="735513873">
          <w:marLeft w:val="0"/>
          <w:marRight w:val="0"/>
          <w:marTop w:val="0"/>
          <w:marBottom w:val="0"/>
          <w:divBdr>
            <w:top w:val="none" w:sz="0" w:space="0" w:color="auto"/>
            <w:left w:val="none" w:sz="0" w:space="0" w:color="auto"/>
            <w:bottom w:val="none" w:sz="0" w:space="0" w:color="auto"/>
            <w:right w:val="none" w:sz="0" w:space="0" w:color="auto"/>
          </w:divBdr>
        </w:div>
        <w:div w:id="1577782184">
          <w:marLeft w:val="0"/>
          <w:marRight w:val="0"/>
          <w:marTop w:val="0"/>
          <w:marBottom w:val="0"/>
          <w:divBdr>
            <w:top w:val="none" w:sz="0" w:space="0" w:color="auto"/>
            <w:left w:val="none" w:sz="0" w:space="0" w:color="auto"/>
            <w:bottom w:val="none" w:sz="0" w:space="0" w:color="auto"/>
            <w:right w:val="none" w:sz="0" w:space="0" w:color="auto"/>
          </w:divBdr>
        </w:div>
      </w:divsChild>
    </w:div>
    <w:div w:id="921378021">
      <w:bodyDiv w:val="1"/>
      <w:marLeft w:val="0"/>
      <w:marRight w:val="0"/>
      <w:marTop w:val="0"/>
      <w:marBottom w:val="0"/>
      <w:divBdr>
        <w:top w:val="none" w:sz="0" w:space="0" w:color="auto"/>
        <w:left w:val="none" w:sz="0" w:space="0" w:color="auto"/>
        <w:bottom w:val="none" w:sz="0" w:space="0" w:color="auto"/>
        <w:right w:val="none" w:sz="0" w:space="0" w:color="auto"/>
      </w:divBdr>
      <w:divsChild>
        <w:div w:id="291326399">
          <w:marLeft w:val="0"/>
          <w:marRight w:val="0"/>
          <w:marTop w:val="0"/>
          <w:marBottom w:val="0"/>
          <w:divBdr>
            <w:top w:val="none" w:sz="0" w:space="0" w:color="auto"/>
            <w:left w:val="none" w:sz="0" w:space="0" w:color="auto"/>
            <w:bottom w:val="none" w:sz="0" w:space="0" w:color="auto"/>
            <w:right w:val="none" w:sz="0" w:space="0" w:color="auto"/>
          </w:divBdr>
        </w:div>
        <w:div w:id="481890266">
          <w:marLeft w:val="0"/>
          <w:marRight w:val="0"/>
          <w:marTop w:val="0"/>
          <w:marBottom w:val="0"/>
          <w:divBdr>
            <w:top w:val="none" w:sz="0" w:space="0" w:color="auto"/>
            <w:left w:val="none" w:sz="0" w:space="0" w:color="auto"/>
            <w:bottom w:val="none" w:sz="0" w:space="0" w:color="auto"/>
            <w:right w:val="none" w:sz="0" w:space="0" w:color="auto"/>
          </w:divBdr>
        </w:div>
        <w:div w:id="521213814">
          <w:marLeft w:val="0"/>
          <w:marRight w:val="0"/>
          <w:marTop w:val="0"/>
          <w:marBottom w:val="0"/>
          <w:divBdr>
            <w:top w:val="none" w:sz="0" w:space="0" w:color="auto"/>
            <w:left w:val="none" w:sz="0" w:space="0" w:color="auto"/>
            <w:bottom w:val="none" w:sz="0" w:space="0" w:color="auto"/>
            <w:right w:val="none" w:sz="0" w:space="0" w:color="auto"/>
          </w:divBdr>
        </w:div>
        <w:div w:id="760369178">
          <w:marLeft w:val="0"/>
          <w:marRight w:val="0"/>
          <w:marTop w:val="0"/>
          <w:marBottom w:val="0"/>
          <w:divBdr>
            <w:top w:val="none" w:sz="0" w:space="0" w:color="auto"/>
            <w:left w:val="none" w:sz="0" w:space="0" w:color="auto"/>
            <w:bottom w:val="none" w:sz="0" w:space="0" w:color="auto"/>
            <w:right w:val="none" w:sz="0" w:space="0" w:color="auto"/>
          </w:divBdr>
        </w:div>
        <w:div w:id="956716957">
          <w:marLeft w:val="0"/>
          <w:marRight w:val="0"/>
          <w:marTop w:val="0"/>
          <w:marBottom w:val="0"/>
          <w:divBdr>
            <w:top w:val="none" w:sz="0" w:space="0" w:color="auto"/>
            <w:left w:val="none" w:sz="0" w:space="0" w:color="auto"/>
            <w:bottom w:val="none" w:sz="0" w:space="0" w:color="auto"/>
            <w:right w:val="none" w:sz="0" w:space="0" w:color="auto"/>
          </w:divBdr>
          <w:divsChild>
            <w:div w:id="894513620">
              <w:marLeft w:val="0"/>
              <w:marRight w:val="0"/>
              <w:marTop w:val="30"/>
              <w:marBottom w:val="30"/>
              <w:divBdr>
                <w:top w:val="none" w:sz="0" w:space="0" w:color="auto"/>
                <w:left w:val="none" w:sz="0" w:space="0" w:color="auto"/>
                <w:bottom w:val="none" w:sz="0" w:space="0" w:color="auto"/>
                <w:right w:val="none" w:sz="0" w:space="0" w:color="auto"/>
              </w:divBdr>
              <w:divsChild>
                <w:div w:id="60565021">
                  <w:marLeft w:val="0"/>
                  <w:marRight w:val="0"/>
                  <w:marTop w:val="0"/>
                  <w:marBottom w:val="0"/>
                  <w:divBdr>
                    <w:top w:val="none" w:sz="0" w:space="0" w:color="auto"/>
                    <w:left w:val="none" w:sz="0" w:space="0" w:color="auto"/>
                    <w:bottom w:val="none" w:sz="0" w:space="0" w:color="auto"/>
                    <w:right w:val="none" w:sz="0" w:space="0" w:color="auto"/>
                  </w:divBdr>
                  <w:divsChild>
                    <w:div w:id="935867562">
                      <w:marLeft w:val="0"/>
                      <w:marRight w:val="0"/>
                      <w:marTop w:val="0"/>
                      <w:marBottom w:val="0"/>
                      <w:divBdr>
                        <w:top w:val="none" w:sz="0" w:space="0" w:color="auto"/>
                        <w:left w:val="none" w:sz="0" w:space="0" w:color="auto"/>
                        <w:bottom w:val="none" w:sz="0" w:space="0" w:color="auto"/>
                        <w:right w:val="none" w:sz="0" w:space="0" w:color="auto"/>
                      </w:divBdr>
                    </w:div>
                  </w:divsChild>
                </w:div>
                <w:div w:id="124585072">
                  <w:marLeft w:val="0"/>
                  <w:marRight w:val="0"/>
                  <w:marTop w:val="0"/>
                  <w:marBottom w:val="0"/>
                  <w:divBdr>
                    <w:top w:val="none" w:sz="0" w:space="0" w:color="auto"/>
                    <w:left w:val="none" w:sz="0" w:space="0" w:color="auto"/>
                    <w:bottom w:val="none" w:sz="0" w:space="0" w:color="auto"/>
                    <w:right w:val="none" w:sz="0" w:space="0" w:color="auto"/>
                  </w:divBdr>
                  <w:divsChild>
                    <w:div w:id="1233468077">
                      <w:marLeft w:val="0"/>
                      <w:marRight w:val="0"/>
                      <w:marTop w:val="0"/>
                      <w:marBottom w:val="0"/>
                      <w:divBdr>
                        <w:top w:val="none" w:sz="0" w:space="0" w:color="auto"/>
                        <w:left w:val="none" w:sz="0" w:space="0" w:color="auto"/>
                        <w:bottom w:val="none" w:sz="0" w:space="0" w:color="auto"/>
                        <w:right w:val="none" w:sz="0" w:space="0" w:color="auto"/>
                      </w:divBdr>
                    </w:div>
                  </w:divsChild>
                </w:div>
                <w:div w:id="152529292">
                  <w:marLeft w:val="0"/>
                  <w:marRight w:val="0"/>
                  <w:marTop w:val="0"/>
                  <w:marBottom w:val="0"/>
                  <w:divBdr>
                    <w:top w:val="none" w:sz="0" w:space="0" w:color="auto"/>
                    <w:left w:val="none" w:sz="0" w:space="0" w:color="auto"/>
                    <w:bottom w:val="none" w:sz="0" w:space="0" w:color="auto"/>
                    <w:right w:val="none" w:sz="0" w:space="0" w:color="auto"/>
                  </w:divBdr>
                  <w:divsChild>
                    <w:div w:id="1756971843">
                      <w:marLeft w:val="0"/>
                      <w:marRight w:val="0"/>
                      <w:marTop w:val="0"/>
                      <w:marBottom w:val="0"/>
                      <w:divBdr>
                        <w:top w:val="none" w:sz="0" w:space="0" w:color="auto"/>
                        <w:left w:val="none" w:sz="0" w:space="0" w:color="auto"/>
                        <w:bottom w:val="none" w:sz="0" w:space="0" w:color="auto"/>
                        <w:right w:val="none" w:sz="0" w:space="0" w:color="auto"/>
                      </w:divBdr>
                    </w:div>
                    <w:div w:id="2025857896">
                      <w:marLeft w:val="0"/>
                      <w:marRight w:val="0"/>
                      <w:marTop w:val="0"/>
                      <w:marBottom w:val="0"/>
                      <w:divBdr>
                        <w:top w:val="none" w:sz="0" w:space="0" w:color="auto"/>
                        <w:left w:val="none" w:sz="0" w:space="0" w:color="auto"/>
                        <w:bottom w:val="none" w:sz="0" w:space="0" w:color="auto"/>
                        <w:right w:val="none" w:sz="0" w:space="0" w:color="auto"/>
                      </w:divBdr>
                    </w:div>
                  </w:divsChild>
                </w:div>
                <w:div w:id="202065548">
                  <w:marLeft w:val="0"/>
                  <w:marRight w:val="0"/>
                  <w:marTop w:val="0"/>
                  <w:marBottom w:val="0"/>
                  <w:divBdr>
                    <w:top w:val="none" w:sz="0" w:space="0" w:color="auto"/>
                    <w:left w:val="none" w:sz="0" w:space="0" w:color="auto"/>
                    <w:bottom w:val="none" w:sz="0" w:space="0" w:color="auto"/>
                    <w:right w:val="none" w:sz="0" w:space="0" w:color="auto"/>
                  </w:divBdr>
                  <w:divsChild>
                    <w:div w:id="298729153">
                      <w:marLeft w:val="0"/>
                      <w:marRight w:val="0"/>
                      <w:marTop w:val="0"/>
                      <w:marBottom w:val="0"/>
                      <w:divBdr>
                        <w:top w:val="none" w:sz="0" w:space="0" w:color="auto"/>
                        <w:left w:val="none" w:sz="0" w:space="0" w:color="auto"/>
                        <w:bottom w:val="none" w:sz="0" w:space="0" w:color="auto"/>
                        <w:right w:val="none" w:sz="0" w:space="0" w:color="auto"/>
                      </w:divBdr>
                    </w:div>
                    <w:div w:id="1882087263">
                      <w:marLeft w:val="0"/>
                      <w:marRight w:val="0"/>
                      <w:marTop w:val="0"/>
                      <w:marBottom w:val="0"/>
                      <w:divBdr>
                        <w:top w:val="none" w:sz="0" w:space="0" w:color="auto"/>
                        <w:left w:val="none" w:sz="0" w:space="0" w:color="auto"/>
                        <w:bottom w:val="none" w:sz="0" w:space="0" w:color="auto"/>
                        <w:right w:val="none" w:sz="0" w:space="0" w:color="auto"/>
                      </w:divBdr>
                    </w:div>
                  </w:divsChild>
                </w:div>
                <w:div w:id="235284714">
                  <w:marLeft w:val="0"/>
                  <w:marRight w:val="0"/>
                  <w:marTop w:val="0"/>
                  <w:marBottom w:val="0"/>
                  <w:divBdr>
                    <w:top w:val="none" w:sz="0" w:space="0" w:color="auto"/>
                    <w:left w:val="none" w:sz="0" w:space="0" w:color="auto"/>
                    <w:bottom w:val="none" w:sz="0" w:space="0" w:color="auto"/>
                    <w:right w:val="none" w:sz="0" w:space="0" w:color="auto"/>
                  </w:divBdr>
                  <w:divsChild>
                    <w:div w:id="1195584416">
                      <w:marLeft w:val="0"/>
                      <w:marRight w:val="0"/>
                      <w:marTop w:val="0"/>
                      <w:marBottom w:val="0"/>
                      <w:divBdr>
                        <w:top w:val="none" w:sz="0" w:space="0" w:color="auto"/>
                        <w:left w:val="none" w:sz="0" w:space="0" w:color="auto"/>
                        <w:bottom w:val="none" w:sz="0" w:space="0" w:color="auto"/>
                        <w:right w:val="none" w:sz="0" w:space="0" w:color="auto"/>
                      </w:divBdr>
                    </w:div>
                    <w:div w:id="1235048586">
                      <w:marLeft w:val="0"/>
                      <w:marRight w:val="0"/>
                      <w:marTop w:val="0"/>
                      <w:marBottom w:val="0"/>
                      <w:divBdr>
                        <w:top w:val="none" w:sz="0" w:space="0" w:color="auto"/>
                        <w:left w:val="none" w:sz="0" w:space="0" w:color="auto"/>
                        <w:bottom w:val="none" w:sz="0" w:space="0" w:color="auto"/>
                        <w:right w:val="none" w:sz="0" w:space="0" w:color="auto"/>
                      </w:divBdr>
                    </w:div>
                    <w:div w:id="2071682852">
                      <w:marLeft w:val="0"/>
                      <w:marRight w:val="0"/>
                      <w:marTop w:val="0"/>
                      <w:marBottom w:val="0"/>
                      <w:divBdr>
                        <w:top w:val="none" w:sz="0" w:space="0" w:color="auto"/>
                        <w:left w:val="none" w:sz="0" w:space="0" w:color="auto"/>
                        <w:bottom w:val="none" w:sz="0" w:space="0" w:color="auto"/>
                        <w:right w:val="none" w:sz="0" w:space="0" w:color="auto"/>
                      </w:divBdr>
                    </w:div>
                    <w:div w:id="2102094272">
                      <w:marLeft w:val="0"/>
                      <w:marRight w:val="0"/>
                      <w:marTop w:val="0"/>
                      <w:marBottom w:val="0"/>
                      <w:divBdr>
                        <w:top w:val="none" w:sz="0" w:space="0" w:color="auto"/>
                        <w:left w:val="none" w:sz="0" w:space="0" w:color="auto"/>
                        <w:bottom w:val="none" w:sz="0" w:space="0" w:color="auto"/>
                        <w:right w:val="none" w:sz="0" w:space="0" w:color="auto"/>
                      </w:divBdr>
                    </w:div>
                  </w:divsChild>
                </w:div>
                <w:div w:id="312951995">
                  <w:marLeft w:val="0"/>
                  <w:marRight w:val="0"/>
                  <w:marTop w:val="0"/>
                  <w:marBottom w:val="0"/>
                  <w:divBdr>
                    <w:top w:val="none" w:sz="0" w:space="0" w:color="auto"/>
                    <w:left w:val="none" w:sz="0" w:space="0" w:color="auto"/>
                    <w:bottom w:val="none" w:sz="0" w:space="0" w:color="auto"/>
                    <w:right w:val="none" w:sz="0" w:space="0" w:color="auto"/>
                  </w:divBdr>
                  <w:divsChild>
                    <w:div w:id="276185129">
                      <w:marLeft w:val="0"/>
                      <w:marRight w:val="0"/>
                      <w:marTop w:val="0"/>
                      <w:marBottom w:val="0"/>
                      <w:divBdr>
                        <w:top w:val="none" w:sz="0" w:space="0" w:color="auto"/>
                        <w:left w:val="none" w:sz="0" w:space="0" w:color="auto"/>
                        <w:bottom w:val="none" w:sz="0" w:space="0" w:color="auto"/>
                        <w:right w:val="none" w:sz="0" w:space="0" w:color="auto"/>
                      </w:divBdr>
                    </w:div>
                    <w:div w:id="727804347">
                      <w:marLeft w:val="0"/>
                      <w:marRight w:val="0"/>
                      <w:marTop w:val="0"/>
                      <w:marBottom w:val="0"/>
                      <w:divBdr>
                        <w:top w:val="none" w:sz="0" w:space="0" w:color="auto"/>
                        <w:left w:val="none" w:sz="0" w:space="0" w:color="auto"/>
                        <w:bottom w:val="none" w:sz="0" w:space="0" w:color="auto"/>
                        <w:right w:val="none" w:sz="0" w:space="0" w:color="auto"/>
                      </w:divBdr>
                    </w:div>
                    <w:div w:id="816994968">
                      <w:marLeft w:val="0"/>
                      <w:marRight w:val="0"/>
                      <w:marTop w:val="0"/>
                      <w:marBottom w:val="0"/>
                      <w:divBdr>
                        <w:top w:val="none" w:sz="0" w:space="0" w:color="auto"/>
                        <w:left w:val="none" w:sz="0" w:space="0" w:color="auto"/>
                        <w:bottom w:val="none" w:sz="0" w:space="0" w:color="auto"/>
                        <w:right w:val="none" w:sz="0" w:space="0" w:color="auto"/>
                      </w:divBdr>
                    </w:div>
                    <w:div w:id="1108500261">
                      <w:marLeft w:val="0"/>
                      <w:marRight w:val="0"/>
                      <w:marTop w:val="0"/>
                      <w:marBottom w:val="0"/>
                      <w:divBdr>
                        <w:top w:val="none" w:sz="0" w:space="0" w:color="auto"/>
                        <w:left w:val="none" w:sz="0" w:space="0" w:color="auto"/>
                        <w:bottom w:val="none" w:sz="0" w:space="0" w:color="auto"/>
                        <w:right w:val="none" w:sz="0" w:space="0" w:color="auto"/>
                      </w:divBdr>
                    </w:div>
                    <w:div w:id="1193955194">
                      <w:marLeft w:val="0"/>
                      <w:marRight w:val="0"/>
                      <w:marTop w:val="0"/>
                      <w:marBottom w:val="0"/>
                      <w:divBdr>
                        <w:top w:val="none" w:sz="0" w:space="0" w:color="auto"/>
                        <w:left w:val="none" w:sz="0" w:space="0" w:color="auto"/>
                        <w:bottom w:val="none" w:sz="0" w:space="0" w:color="auto"/>
                        <w:right w:val="none" w:sz="0" w:space="0" w:color="auto"/>
                      </w:divBdr>
                    </w:div>
                  </w:divsChild>
                </w:div>
                <w:div w:id="333924947">
                  <w:marLeft w:val="0"/>
                  <w:marRight w:val="0"/>
                  <w:marTop w:val="0"/>
                  <w:marBottom w:val="0"/>
                  <w:divBdr>
                    <w:top w:val="none" w:sz="0" w:space="0" w:color="auto"/>
                    <w:left w:val="none" w:sz="0" w:space="0" w:color="auto"/>
                    <w:bottom w:val="none" w:sz="0" w:space="0" w:color="auto"/>
                    <w:right w:val="none" w:sz="0" w:space="0" w:color="auto"/>
                  </w:divBdr>
                  <w:divsChild>
                    <w:div w:id="189682414">
                      <w:marLeft w:val="0"/>
                      <w:marRight w:val="0"/>
                      <w:marTop w:val="0"/>
                      <w:marBottom w:val="0"/>
                      <w:divBdr>
                        <w:top w:val="none" w:sz="0" w:space="0" w:color="auto"/>
                        <w:left w:val="none" w:sz="0" w:space="0" w:color="auto"/>
                        <w:bottom w:val="none" w:sz="0" w:space="0" w:color="auto"/>
                        <w:right w:val="none" w:sz="0" w:space="0" w:color="auto"/>
                      </w:divBdr>
                    </w:div>
                    <w:div w:id="681014127">
                      <w:marLeft w:val="0"/>
                      <w:marRight w:val="0"/>
                      <w:marTop w:val="0"/>
                      <w:marBottom w:val="0"/>
                      <w:divBdr>
                        <w:top w:val="none" w:sz="0" w:space="0" w:color="auto"/>
                        <w:left w:val="none" w:sz="0" w:space="0" w:color="auto"/>
                        <w:bottom w:val="none" w:sz="0" w:space="0" w:color="auto"/>
                        <w:right w:val="none" w:sz="0" w:space="0" w:color="auto"/>
                      </w:divBdr>
                    </w:div>
                    <w:div w:id="1815028702">
                      <w:marLeft w:val="0"/>
                      <w:marRight w:val="0"/>
                      <w:marTop w:val="0"/>
                      <w:marBottom w:val="0"/>
                      <w:divBdr>
                        <w:top w:val="none" w:sz="0" w:space="0" w:color="auto"/>
                        <w:left w:val="none" w:sz="0" w:space="0" w:color="auto"/>
                        <w:bottom w:val="none" w:sz="0" w:space="0" w:color="auto"/>
                        <w:right w:val="none" w:sz="0" w:space="0" w:color="auto"/>
                      </w:divBdr>
                    </w:div>
                  </w:divsChild>
                </w:div>
                <w:div w:id="354812164">
                  <w:marLeft w:val="0"/>
                  <w:marRight w:val="0"/>
                  <w:marTop w:val="0"/>
                  <w:marBottom w:val="0"/>
                  <w:divBdr>
                    <w:top w:val="none" w:sz="0" w:space="0" w:color="auto"/>
                    <w:left w:val="none" w:sz="0" w:space="0" w:color="auto"/>
                    <w:bottom w:val="none" w:sz="0" w:space="0" w:color="auto"/>
                    <w:right w:val="none" w:sz="0" w:space="0" w:color="auto"/>
                  </w:divBdr>
                  <w:divsChild>
                    <w:div w:id="912816200">
                      <w:marLeft w:val="0"/>
                      <w:marRight w:val="0"/>
                      <w:marTop w:val="0"/>
                      <w:marBottom w:val="0"/>
                      <w:divBdr>
                        <w:top w:val="none" w:sz="0" w:space="0" w:color="auto"/>
                        <w:left w:val="none" w:sz="0" w:space="0" w:color="auto"/>
                        <w:bottom w:val="none" w:sz="0" w:space="0" w:color="auto"/>
                        <w:right w:val="none" w:sz="0" w:space="0" w:color="auto"/>
                      </w:divBdr>
                    </w:div>
                  </w:divsChild>
                </w:div>
                <w:div w:id="386345133">
                  <w:marLeft w:val="0"/>
                  <w:marRight w:val="0"/>
                  <w:marTop w:val="0"/>
                  <w:marBottom w:val="0"/>
                  <w:divBdr>
                    <w:top w:val="none" w:sz="0" w:space="0" w:color="auto"/>
                    <w:left w:val="none" w:sz="0" w:space="0" w:color="auto"/>
                    <w:bottom w:val="none" w:sz="0" w:space="0" w:color="auto"/>
                    <w:right w:val="none" w:sz="0" w:space="0" w:color="auto"/>
                  </w:divBdr>
                  <w:divsChild>
                    <w:div w:id="1164083073">
                      <w:marLeft w:val="0"/>
                      <w:marRight w:val="0"/>
                      <w:marTop w:val="0"/>
                      <w:marBottom w:val="0"/>
                      <w:divBdr>
                        <w:top w:val="none" w:sz="0" w:space="0" w:color="auto"/>
                        <w:left w:val="none" w:sz="0" w:space="0" w:color="auto"/>
                        <w:bottom w:val="none" w:sz="0" w:space="0" w:color="auto"/>
                        <w:right w:val="none" w:sz="0" w:space="0" w:color="auto"/>
                      </w:divBdr>
                    </w:div>
                  </w:divsChild>
                </w:div>
                <w:div w:id="400640677">
                  <w:marLeft w:val="0"/>
                  <w:marRight w:val="0"/>
                  <w:marTop w:val="0"/>
                  <w:marBottom w:val="0"/>
                  <w:divBdr>
                    <w:top w:val="none" w:sz="0" w:space="0" w:color="auto"/>
                    <w:left w:val="none" w:sz="0" w:space="0" w:color="auto"/>
                    <w:bottom w:val="none" w:sz="0" w:space="0" w:color="auto"/>
                    <w:right w:val="none" w:sz="0" w:space="0" w:color="auto"/>
                  </w:divBdr>
                  <w:divsChild>
                    <w:div w:id="1480997833">
                      <w:marLeft w:val="0"/>
                      <w:marRight w:val="0"/>
                      <w:marTop w:val="0"/>
                      <w:marBottom w:val="0"/>
                      <w:divBdr>
                        <w:top w:val="none" w:sz="0" w:space="0" w:color="auto"/>
                        <w:left w:val="none" w:sz="0" w:space="0" w:color="auto"/>
                        <w:bottom w:val="none" w:sz="0" w:space="0" w:color="auto"/>
                        <w:right w:val="none" w:sz="0" w:space="0" w:color="auto"/>
                      </w:divBdr>
                    </w:div>
                  </w:divsChild>
                </w:div>
                <w:div w:id="425349911">
                  <w:marLeft w:val="0"/>
                  <w:marRight w:val="0"/>
                  <w:marTop w:val="0"/>
                  <w:marBottom w:val="0"/>
                  <w:divBdr>
                    <w:top w:val="none" w:sz="0" w:space="0" w:color="auto"/>
                    <w:left w:val="none" w:sz="0" w:space="0" w:color="auto"/>
                    <w:bottom w:val="none" w:sz="0" w:space="0" w:color="auto"/>
                    <w:right w:val="none" w:sz="0" w:space="0" w:color="auto"/>
                  </w:divBdr>
                  <w:divsChild>
                    <w:div w:id="1229455497">
                      <w:marLeft w:val="0"/>
                      <w:marRight w:val="0"/>
                      <w:marTop w:val="0"/>
                      <w:marBottom w:val="0"/>
                      <w:divBdr>
                        <w:top w:val="none" w:sz="0" w:space="0" w:color="auto"/>
                        <w:left w:val="none" w:sz="0" w:space="0" w:color="auto"/>
                        <w:bottom w:val="none" w:sz="0" w:space="0" w:color="auto"/>
                        <w:right w:val="none" w:sz="0" w:space="0" w:color="auto"/>
                      </w:divBdr>
                    </w:div>
                  </w:divsChild>
                </w:div>
                <w:div w:id="600988750">
                  <w:marLeft w:val="0"/>
                  <w:marRight w:val="0"/>
                  <w:marTop w:val="0"/>
                  <w:marBottom w:val="0"/>
                  <w:divBdr>
                    <w:top w:val="none" w:sz="0" w:space="0" w:color="auto"/>
                    <w:left w:val="none" w:sz="0" w:space="0" w:color="auto"/>
                    <w:bottom w:val="none" w:sz="0" w:space="0" w:color="auto"/>
                    <w:right w:val="none" w:sz="0" w:space="0" w:color="auto"/>
                  </w:divBdr>
                  <w:divsChild>
                    <w:div w:id="1410228472">
                      <w:marLeft w:val="0"/>
                      <w:marRight w:val="0"/>
                      <w:marTop w:val="0"/>
                      <w:marBottom w:val="0"/>
                      <w:divBdr>
                        <w:top w:val="none" w:sz="0" w:space="0" w:color="auto"/>
                        <w:left w:val="none" w:sz="0" w:space="0" w:color="auto"/>
                        <w:bottom w:val="none" w:sz="0" w:space="0" w:color="auto"/>
                        <w:right w:val="none" w:sz="0" w:space="0" w:color="auto"/>
                      </w:divBdr>
                    </w:div>
                    <w:div w:id="1425146722">
                      <w:marLeft w:val="0"/>
                      <w:marRight w:val="0"/>
                      <w:marTop w:val="0"/>
                      <w:marBottom w:val="0"/>
                      <w:divBdr>
                        <w:top w:val="none" w:sz="0" w:space="0" w:color="auto"/>
                        <w:left w:val="none" w:sz="0" w:space="0" w:color="auto"/>
                        <w:bottom w:val="none" w:sz="0" w:space="0" w:color="auto"/>
                        <w:right w:val="none" w:sz="0" w:space="0" w:color="auto"/>
                      </w:divBdr>
                    </w:div>
                  </w:divsChild>
                </w:div>
                <w:div w:id="678044362">
                  <w:marLeft w:val="0"/>
                  <w:marRight w:val="0"/>
                  <w:marTop w:val="0"/>
                  <w:marBottom w:val="0"/>
                  <w:divBdr>
                    <w:top w:val="none" w:sz="0" w:space="0" w:color="auto"/>
                    <w:left w:val="none" w:sz="0" w:space="0" w:color="auto"/>
                    <w:bottom w:val="none" w:sz="0" w:space="0" w:color="auto"/>
                    <w:right w:val="none" w:sz="0" w:space="0" w:color="auto"/>
                  </w:divBdr>
                  <w:divsChild>
                    <w:div w:id="2133815268">
                      <w:marLeft w:val="0"/>
                      <w:marRight w:val="0"/>
                      <w:marTop w:val="0"/>
                      <w:marBottom w:val="0"/>
                      <w:divBdr>
                        <w:top w:val="none" w:sz="0" w:space="0" w:color="auto"/>
                        <w:left w:val="none" w:sz="0" w:space="0" w:color="auto"/>
                        <w:bottom w:val="none" w:sz="0" w:space="0" w:color="auto"/>
                        <w:right w:val="none" w:sz="0" w:space="0" w:color="auto"/>
                      </w:divBdr>
                    </w:div>
                  </w:divsChild>
                </w:div>
                <w:div w:id="701786353">
                  <w:marLeft w:val="0"/>
                  <w:marRight w:val="0"/>
                  <w:marTop w:val="0"/>
                  <w:marBottom w:val="0"/>
                  <w:divBdr>
                    <w:top w:val="none" w:sz="0" w:space="0" w:color="auto"/>
                    <w:left w:val="none" w:sz="0" w:space="0" w:color="auto"/>
                    <w:bottom w:val="none" w:sz="0" w:space="0" w:color="auto"/>
                    <w:right w:val="none" w:sz="0" w:space="0" w:color="auto"/>
                  </w:divBdr>
                  <w:divsChild>
                    <w:div w:id="1414158184">
                      <w:marLeft w:val="0"/>
                      <w:marRight w:val="0"/>
                      <w:marTop w:val="0"/>
                      <w:marBottom w:val="0"/>
                      <w:divBdr>
                        <w:top w:val="none" w:sz="0" w:space="0" w:color="auto"/>
                        <w:left w:val="none" w:sz="0" w:space="0" w:color="auto"/>
                        <w:bottom w:val="none" w:sz="0" w:space="0" w:color="auto"/>
                        <w:right w:val="none" w:sz="0" w:space="0" w:color="auto"/>
                      </w:divBdr>
                    </w:div>
                    <w:div w:id="1516528925">
                      <w:marLeft w:val="0"/>
                      <w:marRight w:val="0"/>
                      <w:marTop w:val="0"/>
                      <w:marBottom w:val="0"/>
                      <w:divBdr>
                        <w:top w:val="none" w:sz="0" w:space="0" w:color="auto"/>
                        <w:left w:val="none" w:sz="0" w:space="0" w:color="auto"/>
                        <w:bottom w:val="none" w:sz="0" w:space="0" w:color="auto"/>
                        <w:right w:val="none" w:sz="0" w:space="0" w:color="auto"/>
                      </w:divBdr>
                    </w:div>
                    <w:div w:id="1919485547">
                      <w:marLeft w:val="0"/>
                      <w:marRight w:val="0"/>
                      <w:marTop w:val="0"/>
                      <w:marBottom w:val="0"/>
                      <w:divBdr>
                        <w:top w:val="none" w:sz="0" w:space="0" w:color="auto"/>
                        <w:left w:val="none" w:sz="0" w:space="0" w:color="auto"/>
                        <w:bottom w:val="none" w:sz="0" w:space="0" w:color="auto"/>
                        <w:right w:val="none" w:sz="0" w:space="0" w:color="auto"/>
                      </w:divBdr>
                    </w:div>
                  </w:divsChild>
                </w:div>
                <w:div w:id="740836554">
                  <w:marLeft w:val="0"/>
                  <w:marRight w:val="0"/>
                  <w:marTop w:val="0"/>
                  <w:marBottom w:val="0"/>
                  <w:divBdr>
                    <w:top w:val="none" w:sz="0" w:space="0" w:color="auto"/>
                    <w:left w:val="none" w:sz="0" w:space="0" w:color="auto"/>
                    <w:bottom w:val="none" w:sz="0" w:space="0" w:color="auto"/>
                    <w:right w:val="none" w:sz="0" w:space="0" w:color="auto"/>
                  </w:divBdr>
                  <w:divsChild>
                    <w:div w:id="138963226">
                      <w:marLeft w:val="0"/>
                      <w:marRight w:val="0"/>
                      <w:marTop w:val="0"/>
                      <w:marBottom w:val="0"/>
                      <w:divBdr>
                        <w:top w:val="none" w:sz="0" w:space="0" w:color="auto"/>
                        <w:left w:val="none" w:sz="0" w:space="0" w:color="auto"/>
                        <w:bottom w:val="none" w:sz="0" w:space="0" w:color="auto"/>
                        <w:right w:val="none" w:sz="0" w:space="0" w:color="auto"/>
                      </w:divBdr>
                    </w:div>
                  </w:divsChild>
                </w:div>
                <w:div w:id="744376966">
                  <w:marLeft w:val="0"/>
                  <w:marRight w:val="0"/>
                  <w:marTop w:val="0"/>
                  <w:marBottom w:val="0"/>
                  <w:divBdr>
                    <w:top w:val="none" w:sz="0" w:space="0" w:color="auto"/>
                    <w:left w:val="none" w:sz="0" w:space="0" w:color="auto"/>
                    <w:bottom w:val="none" w:sz="0" w:space="0" w:color="auto"/>
                    <w:right w:val="none" w:sz="0" w:space="0" w:color="auto"/>
                  </w:divBdr>
                  <w:divsChild>
                    <w:div w:id="1358461671">
                      <w:marLeft w:val="0"/>
                      <w:marRight w:val="0"/>
                      <w:marTop w:val="0"/>
                      <w:marBottom w:val="0"/>
                      <w:divBdr>
                        <w:top w:val="none" w:sz="0" w:space="0" w:color="auto"/>
                        <w:left w:val="none" w:sz="0" w:space="0" w:color="auto"/>
                        <w:bottom w:val="none" w:sz="0" w:space="0" w:color="auto"/>
                        <w:right w:val="none" w:sz="0" w:space="0" w:color="auto"/>
                      </w:divBdr>
                    </w:div>
                  </w:divsChild>
                </w:div>
                <w:div w:id="765275454">
                  <w:marLeft w:val="0"/>
                  <w:marRight w:val="0"/>
                  <w:marTop w:val="0"/>
                  <w:marBottom w:val="0"/>
                  <w:divBdr>
                    <w:top w:val="none" w:sz="0" w:space="0" w:color="auto"/>
                    <w:left w:val="none" w:sz="0" w:space="0" w:color="auto"/>
                    <w:bottom w:val="none" w:sz="0" w:space="0" w:color="auto"/>
                    <w:right w:val="none" w:sz="0" w:space="0" w:color="auto"/>
                  </w:divBdr>
                  <w:divsChild>
                    <w:div w:id="298611241">
                      <w:marLeft w:val="0"/>
                      <w:marRight w:val="0"/>
                      <w:marTop w:val="0"/>
                      <w:marBottom w:val="0"/>
                      <w:divBdr>
                        <w:top w:val="none" w:sz="0" w:space="0" w:color="auto"/>
                        <w:left w:val="none" w:sz="0" w:space="0" w:color="auto"/>
                        <w:bottom w:val="none" w:sz="0" w:space="0" w:color="auto"/>
                        <w:right w:val="none" w:sz="0" w:space="0" w:color="auto"/>
                      </w:divBdr>
                    </w:div>
                    <w:div w:id="1627392188">
                      <w:marLeft w:val="0"/>
                      <w:marRight w:val="0"/>
                      <w:marTop w:val="0"/>
                      <w:marBottom w:val="0"/>
                      <w:divBdr>
                        <w:top w:val="none" w:sz="0" w:space="0" w:color="auto"/>
                        <w:left w:val="none" w:sz="0" w:space="0" w:color="auto"/>
                        <w:bottom w:val="none" w:sz="0" w:space="0" w:color="auto"/>
                        <w:right w:val="none" w:sz="0" w:space="0" w:color="auto"/>
                      </w:divBdr>
                    </w:div>
                    <w:div w:id="1818720148">
                      <w:marLeft w:val="0"/>
                      <w:marRight w:val="0"/>
                      <w:marTop w:val="0"/>
                      <w:marBottom w:val="0"/>
                      <w:divBdr>
                        <w:top w:val="none" w:sz="0" w:space="0" w:color="auto"/>
                        <w:left w:val="none" w:sz="0" w:space="0" w:color="auto"/>
                        <w:bottom w:val="none" w:sz="0" w:space="0" w:color="auto"/>
                        <w:right w:val="none" w:sz="0" w:space="0" w:color="auto"/>
                      </w:divBdr>
                    </w:div>
                  </w:divsChild>
                </w:div>
                <w:div w:id="793602072">
                  <w:marLeft w:val="0"/>
                  <w:marRight w:val="0"/>
                  <w:marTop w:val="0"/>
                  <w:marBottom w:val="0"/>
                  <w:divBdr>
                    <w:top w:val="none" w:sz="0" w:space="0" w:color="auto"/>
                    <w:left w:val="none" w:sz="0" w:space="0" w:color="auto"/>
                    <w:bottom w:val="none" w:sz="0" w:space="0" w:color="auto"/>
                    <w:right w:val="none" w:sz="0" w:space="0" w:color="auto"/>
                  </w:divBdr>
                  <w:divsChild>
                    <w:div w:id="500002218">
                      <w:marLeft w:val="0"/>
                      <w:marRight w:val="0"/>
                      <w:marTop w:val="0"/>
                      <w:marBottom w:val="0"/>
                      <w:divBdr>
                        <w:top w:val="none" w:sz="0" w:space="0" w:color="auto"/>
                        <w:left w:val="none" w:sz="0" w:space="0" w:color="auto"/>
                        <w:bottom w:val="none" w:sz="0" w:space="0" w:color="auto"/>
                        <w:right w:val="none" w:sz="0" w:space="0" w:color="auto"/>
                      </w:divBdr>
                    </w:div>
                  </w:divsChild>
                </w:div>
                <w:div w:id="835995610">
                  <w:marLeft w:val="0"/>
                  <w:marRight w:val="0"/>
                  <w:marTop w:val="0"/>
                  <w:marBottom w:val="0"/>
                  <w:divBdr>
                    <w:top w:val="none" w:sz="0" w:space="0" w:color="auto"/>
                    <w:left w:val="none" w:sz="0" w:space="0" w:color="auto"/>
                    <w:bottom w:val="none" w:sz="0" w:space="0" w:color="auto"/>
                    <w:right w:val="none" w:sz="0" w:space="0" w:color="auto"/>
                  </w:divBdr>
                  <w:divsChild>
                    <w:div w:id="1452557298">
                      <w:marLeft w:val="0"/>
                      <w:marRight w:val="0"/>
                      <w:marTop w:val="0"/>
                      <w:marBottom w:val="0"/>
                      <w:divBdr>
                        <w:top w:val="none" w:sz="0" w:space="0" w:color="auto"/>
                        <w:left w:val="none" w:sz="0" w:space="0" w:color="auto"/>
                        <w:bottom w:val="none" w:sz="0" w:space="0" w:color="auto"/>
                        <w:right w:val="none" w:sz="0" w:space="0" w:color="auto"/>
                      </w:divBdr>
                    </w:div>
                  </w:divsChild>
                </w:div>
                <w:div w:id="908079731">
                  <w:marLeft w:val="0"/>
                  <w:marRight w:val="0"/>
                  <w:marTop w:val="0"/>
                  <w:marBottom w:val="0"/>
                  <w:divBdr>
                    <w:top w:val="none" w:sz="0" w:space="0" w:color="auto"/>
                    <w:left w:val="none" w:sz="0" w:space="0" w:color="auto"/>
                    <w:bottom w:val="none" w:sz="0" w:space="0" w:color="auto"/>
                    <w:right w:val="none" w:sz="0" w:space="0" w:color="auto"/>
                  </w:divBdr>
                  <w:divsChild>
                    <w:div w:id="1798836417">
                      <w:marLeft w:val="0"/>
                      <w:marRight w:val="0"/>
                      <w:marTop w:val="0"/>
                      <w:marBottom w:val="0"/>
                      <w:divBdr>
                        <w:top w:val="none" w:sz="0" w:space="0" w:color="auto"/>
                        <w:left w:val="none" w:sz="0" w:space="0" w:color="auto"/>
                        <w:bottom w:val="none" w:sz="0" w:space="0" w:color="auto"/>
                        <w:right w:val="none" w:sz="0" w:space="0" w:color="auto"/>
                      </w:divBdr>
                    </w:div>
                  </w:divsChild>
                </w:div>
                <w:div w:id="927347858">
                  <w:marLeft w:val="0"/>
                  <w:marRight w:val="0"/>
                  <w:marTop w:val="0"/>
                  <w:marBottom w:val="0"/>
                  <w:divBdr>
                    <w:top w:val="none" w:sz="0" w:space="0" w:color="auto"/>
                    <w:left w:val="none" w:sz="0" w:space="0" w:color="auto"/>
                    <w:bottom w:val="none" w:sz="0" w:space="0" w:color="auto"/>
                    <w:right w:val="none" w:sz="0" w:space="0" w:color="auto"/>
                  </w:divBdr>
                  <w:divsChild>
                    <w:div w:id="258026102">
                      <w:marLeft w:val="0"/>
                      <w:marRight w:val="0"/>
                      <w:marTop w:val="0"/>
                      <w:marBottom w:val="0"/>
                      <w:divBdr>
                        <w:top w:val="none" w:sz="0" w:space="0" w:color="auto"/>
                        <w:left w:val="none" w:sz="0" w:space="0" w:color="auto"/>
                        <w:bottom w:val="none" w:sz="0" w:space="0" w:color="auto"/>
                        <w:right w:val="none" w:sz="0" w:space="0" w:color="auto"/>
                      </w:divBdr>
                    </w:div>
                    <w:div w:id="390466482">
                      <w:marLeft w:val="0"/>
                      <w:marRight w:val="0"/>
                      <w:marTop w:val="0"/>
                      <w:marBottom w:val="0"/>
                      <w:divBdr>
                        <w:top w:val="none" w:sz="0" w:space="0" w:color="auto"/>
                        <w:left w:val="none" w:sz="0" w:space="0" w:color="auto"/>
                        <w:bottom w:val="none" w:sz="0" w:space="0" w:color="auto"/>
                        <w:right w:val="none" w:sz="0" w:space="0" w:color="auto"/>
                      </w:divBdr>
                    </w:div>
                  </w:divsChild>
                </w:div>
                <w:div w:id="1004742605">
                  <w:marLeft w:val="0"/>
                  <w:marRight w:val="0"/>
                  <w:marTop w:val="0"/>
                  <w:marBottom w:val="0"/>
                  <w:divBdr>
                    <w:top w:val="none" w:sz="0" w:space="0" w:color="auto"/>
                    <w:left w:val="none" w:sz="0" w:space="0" w:color="auto"/>
                    <w:bottom w:val="none" w:sz="0" w:space="0" w:color="auto"/>
                    <w:right w:val="none" w:sz="0" w:space="0" w:color="auto"/>
                  </w:divBdr>
                  <w:divsChild>
                    <w:div w:id="1770153102">
                      <w:marLeft w:val="0"/>
                      <w:marRight w:val="0"/>
                      <w:marTop w:val="0"/>
                      <w:marBottom w:val="0"/>
                      <w:divBdr>
                        <w:top w:val="none" w:sz="0" w:space="0" w:color="auto"/>
                        <w:left w:val="none" w:sz="0" w:space="0" w:color="auto"/>
                        <w:bottom w:val="none" w:sz="0" w:space="0" w:color="auto"/>
                        <w:right w:val="none" w:sz="0" w:space="0" w:color="auto"/>
                      </w:divBdr>
                    </w:div>
                  </w:divsChild>
                </w:div>
                <w:div w:id="1010644791">
                  <w:marLeft w:val="0"/>
                  <w:marRight w:val="0"/>
                  <w:marTop w:val="0"/>
                  <w:marBottom w:val="0"/>
                  <w:divBdr>
                    <w:top w:val="none" w:sz="0" w:space="0" w:color="auto"/>
                    <w:left w:val="none" w:sz="0" w:space="0" w:color="auto"/>
                    <w:bottom w:val="none" w:sz="0" w:space="0" w:color="auto"/>
                    <w:right w:val="none" w:sz="0" w:space="0" w:color="auto"/>
                  </w:divBdr>
                  <w:divsChild>
                    <w:div w:id="1477070184">
                      <w:marLeft w:val="0"/>
                      <w:marRight w:val="0"/>
                      <w:marTop w:val="0"/>
                      <w:marBottom w:val="0"/>
                      <w:divBdr>
                        <w:top w:val="none" w:sz="0" w:space="0" w:color="auto"/>
                        <w:left w:val="none" w:sz="0" w:space="0" w:color="auto"/>
                        <w:bottom w:val="none" w:sz="0" w:space="0" w:color="auto"/>
                        <w:right w:val="none" w:sz="0" w:space="0" w:color="auto"/>
                      </w:divBdr>
                    </w:div>
                  </w:divsChild>
                </w:div>
                <w:div w:id="1011957252">
                  <w:marLeft w:val="0"/>
                  <w:marRight w:val="0"/>
                  <w:marTop w:val="0"/>
                  <w:marBottom w:val="0"/>
                  <w:divBdr>
                    <w:top w:val="none" w:sz="0" w:space="0" w:color="auto"/>
                    <w:left w:val="none" w:sz="0" w:space="0" w:color="auto"/>
                    <w:bottom w:val="none" w:sz="0" w:space="0" w:color="auto"/>
                    <w:right w:val="none" w:sz="0" w:space="0" w:color="auto"/>
                  </w:divBdr>
                  <w:divsChild>
                    <w:div w:id="1411150888">
                      <w:marLeft w:val="0"/>
                      <w:marRight w:val="0"/>
                      <w:marTop w:val="0"/>
                      <w:marBottom w:val="0"/>
                      <w:divBdr>
                        <w:top w:val="none" w:sz="0" w:space="0" w:color="auto"/>
                        <w:left w:val="none" w:sz="0" w:space="0" w:color="auto"/>
                        <w:bottom w:val="none" w:sz="0" w:space="0" w:color="auto"/>
                        <w:right w:val="none" w:sz="0" w:space="0" w:color="auto"/>
                      </w:divBdr>
                    </w:div>
                  </w:divsChild>
                </w:div>
                <w:div w:id="1095595085">
                  <w:marLeft w:val="0"/>
                  <w:marRight w:val="0"/>
                  <w:marTop w:val="0"/>
                  <w:marBottom w:val="0"/>
                  <w:divBdr>
                    <w:top w:val="none" w:sz="0" w:space="0" w:color="auto"/>
                    <w:left w:val="none" w:sz="0" w:space="0" w:color="auto"/>
                    <w:bottom w:val="none" w:sz="0" w:space="0" w:color="auto"/>
                    <w:right w:val="none" w:sz="0" w:space="0" w:color="auto"/>
                  </w:divBdr>
                  <w:divsChild>
                    <w:div w:id="790705337">
                      <w:marLeft w:val="0"/>
                      <w:marRight w:val="0"/>
                      <w:marTop w:val="0"/>
                      <w:marBottom w:val="0"/>
                      <w:divBdr>
                        <w:top w:val="none" w:sz="0" w:space="0" w:color="auto"/>
                        <w:left w:val="none" w:sz="0" w:space="0" w:color="auto"/>
                        <w:bottom w:val="none" w:sz="0" w:space="0" w:color="auto"/>
                        <w:right w:val="none" w:sz="0" w:space="0" w:color="auto"/>
                      </w:divBdr>
                    </w:div>
                  </w:divsChild>
                </w:div>
                <w:div w:id="1133251864">
                  <w:marLeft w:val="0"/>
                  <w:marRight w:val="0"/>
                  <w:marTop w:val="0"/>
                  <w:marBottom w:val="0"/>
                  <w:divBdr>
                    <w:top w:val="none" w:sz="0" w:space="0" w:color="auto"/>
                    <w:left w:val="none" w:sz="0" w:space="0" w:color="auto"/>
                    <w:bottom w:val="none" w:sz="0" w:space="0" w:color="auto"/>
                    <w:right w:val="none" w:sz="0" w:space="0" w:color="auto"/>
                  </w:divBdr>
                  <w:divsChild>
                    <w:div w:id="927732452">
                      <w:marLeft w:val="0"/>
                      <w:marRight w:val="0"/>
                      <w:marTop w:val="0"/>
                      <w:marBottom w:val="0"/>
                      <w:divBdr>
                        <w:top w:val="none" w:sz="0" w:space="0" w:color="auto"/>
                        <w:left w:val="none" w:sz="0" w:space="0" w:color="auto"/>
                        <w:bottom w:val="none" w:sz="0" w:space="0" w:color="auto"/>
                        <w:right w:val="none" w:sz="0" w:space="0" w:color="auto"/>
                      </w:divBdr>
                    </w:div>
                  </w:divsChild>
                </w:div>
                <w:div w:id="1138573779">
                  <w:marLeft w:val="0"/>
                  <w:marRight w:val="0"/>
                  <w:marTop w:val="0"/>
                  <w:marBottom w:val="0"/>
                  <w:divBdr>
                    <w:top w:val="none" w:sz="0" w:space="0" w:color="auto"/>
                    <w:left w:val="none" w:sz="0" w:space="0" w:color="auto"/>
                    <w:bottom w:val="none" w:sz="0" w:space="0" w:color="auto"/>
                    <w:right w:val="none" w:sz="0" w:space="0" w:color="auto"/>
                  </w:divBdr>
                  <w:divsChild>
                    <w:div w:id="490485031">
                      <w:marLeft w:val="0"/>
                      <w:marRight w:val="0"/>
                      <w:marTop w:val="0"/>
                      <w:marBottom w:val="0"/>
                      <w:divBdr>
                        <w:top w:val="none" w:sz="0" w:space="0" w:color="auto"/>
                        <w:left w:val="none" w:sz="0" w:space="0" w:color="auto"/>
                        <w:bottom w:val="none" w:sz="0" w:space="0" w:color="auto"/>
                        <w:right w:val="none" w:sz="0" w:space="0" w:color="auto"/>
                      </w:divBdr>
                    </w:div>
                    <w:div w:id="1539775707">
                      <w:marLeft w:val="0"/>
                      <w:marRight w:val="0"/>
                      <w:marTop w:val="0"/>
                      <w:marBottom w:val="0"/>
                      <w:divBdr>
                        <w:top w:val="none" w:sz="0" w:space="0" w:color="auto"/>
                        <w:left w:val="none" w:sz="0" w:space="0" w:color="auto"/>
                        <w:bottom w:val="none" w:sz="0" w:space="0" w:color="auto"/>
                        <w:right w:val="none" w:sz="0" w:space="0" w:color="auto"/>
                      </w:divBdr>
                    </w:div>
                    <w:div w:id="2104839999">
                      <w:marLeft w:val="0"/>
                      <w:marRight w:val="0"/>
                      <w:marTop w:val="0"/>
                      <w:marBottom w:val="0"/>
                      <w:divBdr>
                        <w:top w:val="none" w:sz="0" w:space="0" w:color="auto"/>
                        <w:left w:val="none" w:sz="0" w:space="0" w:color="auto"/>
                        <w:bottom w:val="none" w:sz="0" w:space="0" w:color="auto"/>
                        <w:right w:val="none" w:sz="0" w:space="0" w:color="auto"/>
                      </w:divBdr>
                    </w:div>
                  </w:divsChild>
                </w:div>
                <w:div w:id="1161776356">
                  <w:marLeft w:val="0"/>
                  <w:marRight w:val="0"/>
                  <w:marTop w:val="0"/>
                  <w:marBottom w:val="0"/>
                  <w:divBdr>
                    <w:top w:val="none" w:sz="0" w:space="0" w:color="auto"/>
                    <w:left w:val="none" w:sz="0" w:space="0" w:color="auto"/>
                    <w:bottom w:val="none" w:sz="0" w:space="0" w:color="auto"/>
                    <w:right w:val="none" w:sz="0" w:space="0" w:color="auto"/>
                  </w:divBdr>
                  <w:divsChild>
                    <w:div w:id="1820415017">
                      <w:marLeft w:val="0"/>
                      <w:marRight w:val="0"/>
                      <w:marTop w:val="0"/>
                      <w:marBottom w:val="0"/>
                      <w:divBdr>
                        <w:top w:val="none" w:sz="0" w:space="0" w:color="auto"/>
                        <w:left w:val="none" w:sz="0" w:space="0" w:color="auto"/>
                        <w:bottom w:val="none" w:sz="0" w:space="0" w:color="auto"/>
                        <w:right w:val="none" w:sz="0" w:space="0" w:color="auto"/>
                      </w:divBdr>
                    </w:div>
                  </w:divsChild>
                </w:div>
                <w:div w:id="1186945625">
                  <w:marLeft w:val="0"/>
                  <w:marRight w:val="0"/>
                  <w:marTop w:val="0"/>
                  <w:marBottom w:val="0"/>
                  <w:divBdr>
                    <w:top w:val="none" w:sz="0" w:space="0" w:color="auto"/>
                    <w:left w:val="none" w:sz="0" w:space="0" w:color="auto"/>
                    <w:bottom w:val="none" w:sz="0" w:space="0" w:color="auto"/>
                    <w:right w:val="none" w:sz="0" w:space="0" w:color="auto"/>
                  </w:divBdr>
                  <w:divsChild>
                    <w:div w:id="1853643234">
                      <w:marLeft w:val="0"/>
                      <w:marRight w:val="0"/>
                      <w:marTop w:val="0"/>
                      <w:marBottom w:val="0"/>
                      <w:divBdr>
                        <w:top w:val="none" w:sz="0" w:space="0" w:color="auto"/>
                        <w:left w:val="none" w:sz="0" w:space="0" w:color="auto"/>
                        <w:bottom w:val="none" w:sz="0" w:space="0" w:color="auto"/>
                        <w:right w:val="none" w:sz="0" w:space="0" w:color="auto"/>
                      </w:divBdr>
                    </w:div>
                  </w:divsChild>
                </w:div>
                <w:div w:id="1256985695">
                  <w:marLeft w:val="0"/>
                  <w:marRight w:val="0"/>
                  <w:marTop w:val="0"/>
                  <w:marBottom w:val="0"/>
                  <w:divBdr>
                    <w:top w:val="none" w:sz="0" w:space="0" w:color="auto"/>
                    <w:left w:val="none" w:sz="0" w:space="0" w:color="auto"/>
                    <w:bottom w:val="none" w:sz="0" w:space="0" w:color="auto"/>
                    <w:right w:val="none" w:sz="0" w:space="0" w:color="auto"/>
                  </w:divBdr>
                  <w:divsChild>
                    <w:div w:id="2136366252">
                      <w:marLeft w:val="0"/>
                      <w:marRight w:val="0"/>
                      <w:marTop w:val="0"/>
                      <w:marBottom w:val="0"/>
                      <w:divBdr>
                        <w:top w:val="none" w:sz="0" w:space="0" w:color="auto"/>
                        <w:left w:val="none" w:sz="0" w:space="0" w:color="auto"/>
                        <w:bottom w:val="none" w:sz="0" w:space="0" w:color="auto"/>
                        <w:right w:val="none" w:sz="0" w:space="0" w:color="auto"/>
                      </w:divBdr>
                    </w:div>
                  </w:divsChild>
                </w:div>
                <w:div w:id="1268660913">
                  <w:marLeft w:val="0"/>
                  <w:marRight w:val="0"/>
                  <w:marTop w:val="0"/>
                  <w:marBottom w:val="0"/>
                  <w:divBdr>
                    <w:top w:val="none" w:sz="0" w:space="0" w:color="auto"/>
                    <w:left w:val="none" w:sz="0" w:space="0" w:color="auto"/>
                    <w:bottom w:val="none" w:sz="0" w:space="0" w:color="auto"/>
                    <w:right w:val="none" w:sz="0" w:space="0" w:color="auto"/>
                  </w:divBdr>
                  <w:divsChild>
                    <w:div w:id="1266307767">
                      <w:marLeft w:val="0"/>
                      <w:marRight w:val="0"/>
                      <w:marTop w:val="0"/>
                      <w:marBottom w:val="0"/>
                      <w:divBdr>
                        <w:top w:val="none" w:sz="0" w:space="0" w:color="auto"/>
                        <w:left w:val="none" w:sz="0" w:space="0" w:color="auto"/>
                        <w:bottom w:val="none" w:sz="0" w:space="0" w:color="auto"/>
                        <w:right w:val="none" w:sz="0" w:space="0" w:color="auto"/>
                      </w:divBdr>
                    </w:div>
                  </w:divsChild>
                </w:div>
                <w:div w:id="1298101949">
                  <w:marLeft w:val="0"/>
                  <w:marRight w:val="0"/>
                  <w:marTop w:val="0"/>
                  <w:marBottom w:val="0"/>
                  <w:divBdr>
                    <w:top w:val="none" w:sz="0" w:space="0" w:color="auto"/>
                    <w:left w:val="none" w:sz="0" w:space="0" w:color="auto"/>
                    <w:bottom w:val="none" w:sz="0" w:space="0" w:color="auto"/>
                    <w:right w:val="none" w:sz="0" w:space="0" w:color="auto"/>
                  </w:divBdr>
                  <w:divsChild>
                    <w:div w:id="1959146445">
                      <w:marLeft w:val="0"/>
                      <w:marRight w:val="0"/>
                      <w:marTop w:val="0"/>
                      <w:marBottom w:val="0"/>
                      <w:divBdr>
                        <w:top w:val="none" w:sz="0" w:space="0" w:color="auto"/>
                        <w:left w:val="none" w:sz="0" w:space="0" w:color="auto"/>
                        <w:bottom w:val="none" w:sz="0" w:space="0" w:color="auto"/>
                        <w:right w:val="none" w:sz="0" w:space="0" w:color="auto"/>
                      </w:divBdr>
                    </w:div>
                  </w:divsChild>
                </w:div>
                <w:div w:id="1381979927">
                  <w:marLeft w:val="0"/>
                  <w:marRight w:val="0"/>
                  <w:marTop w:val="0"/>
                  <w:marBottom w:val="0"/>
                  <w:divBdr>
                    <w:top w:val="none" w:sz="0" w:space="0" w:color="auto"/>
                    <w:left w:val="none" w:sz="0" w:space="0" w:color="auto"/>
                    <w:bottom w:val="none" w:sz="0" w:space="0" w:color="auto"/>
                    <w:right w:val="none" w:sz="0" w:space="0" w:color="auto"/>
                  </w:divBdr>
                  <w:divsChild>
                    <w:div w:id="1059745708">
                      <w:marLeft w:val="0"/>
                      <w:marRight w:val="0"/>
                      <w:marTop w:val="0"/>
                      <w:marBottom w:val="0"/>
                      <w:divBdr>
                        <w:top w:val="none" w:sz="0" w:space="0" w:color="auto"/>
                        <w:left w:val="none" w:sz="0" w:space="0" w:color="auto"/>
                        <w:bottom w:val="none" w:sz="0" w:space="0" w:color="auto"/>
                        <w:right w:val="none" w:sz="0" w:space="0" w:color="auto"/>
                      </w:divBdr>
                    </w:div>
                  </w:divsChild>
                </w:div>
                <w:div w:id="1382483975">
                  <w:marLeft w:val="0"/>
                  <w:marRight w:val="0"/>
                  <w:marTop w:val="0"/>
                  <w:marBottom w:val="0"/>
                  <w:divBdr>
                    <w:top w:val="none" w:sz="0" w:space="0" w:color="auto"/>
                    <w:left w:val="none" w:sz="0" w:space="0" w:color="auto"/>
                    <w:bottom w:val="none" w:sz="0" w:space="0" w:color="auto"/>
                    <w:right w:val="none" w:sz="0" w:space="0" w:color="auto"/>
                  </w:divBdr>
                  <w:divsChild>
                    <w:div w:id="677390645">
                      <w:marLeft w:val="0"/>
                      <w:marRight w:val="0"/>
                      <w:marTop w:val="0"/>
                      <w:marBottom w:val="0"/>
                      <w:divBdr>
                        <w:top w:val="none" w:sz="0" w:space="0" w:color="auto"/>
                        <w:left w:val="none" w:sz="0" w:space="0" w:color="auto"/>
                        <w:bottom w:val="none" w:sz="0" w:space="0" w:color="auto"/>
                        <w:right w:val="none" w:sz="0" w:space="0" w:color="auto"/>
                      </w:divBdr>
                    </w:div>
                    <w:div w:id="1213038183">
                      <w:marLeft w:val="0"/>
                      <w:marRight w:val="0"/>
                      <w:marTop w:val="0"/>
                      <w:marBottom w:val="0"/>
                      <w:divBdr>
                        <w:top w:val="none" w:sz="0" w:space="0" w:color="auto"/>
                        <w:left w:val="none" w:sz="0" w:space="0" w:color="auto"/>
                        <w:bottom w:val="none" w:sz="0" w:space="0" w:color="auto"/>
                        <w:right w:val="none" w:sz="0" w:space="0" w:color="auto"/>
                      </w:divBdr>
                    </w:div>
                    <w:div w:id="1971670947">
                      <w:marLeft w:val="0"/>
                      <w:marRight w:val="0"/>
                      <w:marTop w:val="0"/>
                      <w:marBottom w:val="0"/>
                      <w:divBdr>
                        <w:top w:val="none" w:sz="0" w:space="0" w:color="auto"/>
                        <w:left w:val="none" w:sz="0" w:space="0" w:color="auto"/>
                        <w:bottom w:val="none" w:sz="0" w:space="0" w:color="auto"/>
                        <w:right w:val="none" w:sz="0" w:space="0" w:color="auto"/>
                      </w:divBdr>
                    </w:div>
                    <w:div w:id="1981108477">
                      <w:marLeft w:val="0"/>
                      <w:marRight w:val="0"/>
                      <w:marTop w:val="0"/>
                      <w:marBottom w:val="0"/>
                      <w:divBdr>
                        <w:top w:val="none" w:sz="0" w:space="0" w:color="auto"/>
                        <w:left w:val="none" w:sz="0" w:space="0" w:color="auto"/>
                        <w:bottom w:val="none" w:sz="0" w:space="0" w:color="auto"/>
                        <w:right w:val="none" w:sz="0" w:space="0" w:color="auto"/>
                      </w:divBdr>
                    </w:div>
                  </w:divsChild>
                </w:div>
                <w:div w:id="1402020546">
                  <w:marLeft w:val="0"/>
                  <w:marRight w:val="0"/>
                  <w:marTop w:val="0"/>
                  <w:marBottom w:val="0"/>
                  <w:divBdr>
                    <w:top w:val="none" w:sz="0" w:space="0" w:color="auto"/>
                    <w:left w:val="none" w:sz="0" w:space="0" w:color="auto"/>
                    <w:bottom w:val="none" w:sz="0" w:space="0" w:color="auto"/>
                    <w:right w:val="none" w:sz="0" w:space="0" w:color="auto"/>
                  </w:divBdr>
                  <w:divsChild>
                    <w:div w:id="1551914552">
                      <w:marLeft w:val="0"/>
                      <w:marRight w:val="0"/>
                      <w:marTop w:val="0"/>
                      <w:marBottom w:val="0"/>
                      <w:divBdr>
                        <w:top w:val="none" w:sz="0" w:space="0" w:color="auto"/>
                        <w:left w:val="none" w:sz="0" w:space="0" w:color="auto"/>
                        <w:bottom w:val="none" w:sz="0" w:space="0" w:color="auto"/>
                        <w:right w:val="none" w:sz="0" w:space="0" w:color="auto"/>
                      </w:divBdr>
                    </w:div>
                  </w:divsChild>
                </w:div>
                <w:div w:id="1491218918">
                  <w:marLeft w:val="0"/>
                  <w:marRight w:val="0"/>
                  <w:marTop w:val="0"/>
                  <w:marBottom w:val="0"/>
                  <w:divBdr>
                    <w:top w:val="none" w:sz="0" w:space="0" w:color="auto"/>
                    <w:left w:val="none" w:sz="0" w:space="0" w:color="auto"/>
                    <w:bottom w:val="none" w:sz="0" w:space="0" w:color="auto"/>
                    <w:right w:val="none" w:sz="0" w:space="0" w:color="auto"/>
                  </w:divBdr>
                  <w:divsChild>
                    <w:div w:id="224340690">
                      <w:marLeft w:val="0"/>
                      <w:marRight w:val="0"/>
                      <w:marTop w:val="0"/>
                      <w:marBottom w:val="0"/>
                      <w:divBdr>
                        <w:top w:val="none" w:sz="0" w:space="0" w:color="auto"/>
                        <w:left w:val="none" w:sz="0" w:space="0" w:color="auto"/>
                        <w:bottom w:val="none" w:sz="0" w:space="0" w:color="auto"/>
                        <w:right w:val="none" w:sz="0" w:space="0" w:color="auto"/>
                      </w:divBdr>
                    </w:div>
                  </w:divsChild>
                </w:div>
                <w:div w:id="1499349339">
                  <w:marLeft w:val="0"/>
                  <w:marRight w:val="0"/>
                  <w:marTop w:val="0"/>
                  <w:marBottom w:val="0"/>
                  <w:divBdr>
                    <w:top w:val="none" w:sz="0" w:space="0" w:color="auto"/>
                    <w:left w:val="none" w:sz="0" w:space="0" w:color="auto"/>
                    <w:bottom w:val="none" w:sz="0" w:space="0" w:color="auto"/>
                    <w:right w:val="none" w:sz="0" w:space="0" w:color="auto"/>
                  </w:divBdr>
                  <w:divsChild>
                    <w:div w:id="1519809993">
                      <w:marLeft w:val="0"/>
                      <w:marRight w:val="0"/>
                      <w:marTop w:val="0"/>
                      <w:marBottom w:val="0"/>
                      <w:divBdr>
                        <w:top w:val="none" w:sz="0" w:space="0" w:color="auto"/>
                        <w:left w:val="none" w:sz="0" w:space="0" w:color="auto"/>
                        <w:bottom w:val="none" w:sz="0" w:space="0" w:color="auto"/>
                        <w:right w:val="none" w:sz="0" w:space="0" w:color="auto"/>
                      </w:divBdr>
                    </w:div>
                  </w:divsChild>
                </w:div>
                <w:div w:id="1514297706">
                  <w:marLeft w:val="0"/>
                  <w:marRight w:val="0"/>
                  <w:marTop w:val="0"/>
                  <w:marBottom w:val="0"/>
                  <w:divBdr>
                    <w:top w:val="none" w:sz="0" w:space="0" w:color="auto"/>
                    <w:left w:val="none" w:sz="0" w:space="0" w:color="auto"/>
                    <w:bottom w:val="none" w:sz="0" w:space="0" w:color="auto"/>
                    <w:right w:val="none" w:sz="0" w:space="0" w:color="auto"/>
                  </w:divBdr>
                  <w:divsChild>
                    <w:div w:id="2074153157">
                      <w:marLeft w:val="0"/>
                      <w:marRight w:val="0"/>
                      <w:marTop w:val="0"/>
                      <w:marBottom w:val="0"/>
                      <w:divBdr>
                        <w:top w:val="none" w:sz="0" w:space="0" w:color="auto"/>
                        <w:left w:val="none" w:sz="0" w:space="0" w:color="auto"/>
                        <w:bottom w:val="none" w:sz="0" w:space="0" w:color="auto"/>
                        <w:right w:val="none" w:sz="0" w:space="0" w:color="auto"/>
                      </w:divBdr>
                    </w:div>
                  </w:divsChild>
                </w:div>
                <w:div w:id="1636792678">
                  <w:marLeft w:val="0"/>
                  <w:marRight w:val="0"/>
                  <w:marTop w:val="0"/>
                  <w:marBottom w:val="0"/>
                  <w:divBdr>
                    <w:top w:val="none" w:sz="0" w:space="0" w:color="auto"/>
                    <w:left w:val="none" w:sz="0" w:space="0" w:color="auto"/>
                    <w:bottom w:val="none" w:sz="0" w:space="0" w:color="auto"/>
                    <w:right w:val="none" w:sz="0" w:space="0" w:color="auto"/>
                  </w:divBdr>
                  <w:divsChild>
                    <w:div w:id="53627378">
                      <w:marLeft w:val="0"/>
                      <w:marRight w:val="0"/>
                      <w:marTop w:val="0"/>
                      <w:marBottom w:val="0"/>
                      <w:divBdr>
                        <w:top w:val="none" w:sz="0" w:space="0" w:color="auto"/>
                        <w:left w:val="none" w:sz="0" w:space="0" w:color="auto"/>
                        <w:bottom w:val="none" w:sz="0" w:space="0" w:color="auto"/>
                        <w:right w:val="none" w:sz="0" w:space="0" w:color="auto"/>
                      </w:divBdr>
                    </w:div>
                  </w:divsChild>
                </w:div>
                <w:div w:id="1653292092">
                  <w:marLeft w:val="0"/>
                  <w:marRight w:val="0"/>
                  <w:marTop w:val="0"/>
                  <w:marBottom w:val="0"/>
                  <w:divBdr>
                    <w:top w:val="none" w:sz="0" w:space="0" w:color="auto"/>
                    <w:left w:val="none" w:sz="0" w:space="0" w:color="auto"/>
                    <w:bottom w:val="none" w:sz="0" w:space="0" w:color="auto"/>
                    <w:right w:val="none" w:sz="0" w:space="0" w:color="auto"/>
                  </w:divBdr>
                  <w:divsChild>
                    <w:div w:id="48042011">
                      <w:marLeft w:val="0"/>
                      <w:marRight w:val="0"/>
                      <w:marTop w:val="0"/>
                      <w:marBottom w:val="0"/>
                      <w:divBdr>
                        <w:top w:val="none" w:sz="0" w:space="0" w:color="auto"/>
                        <w:left w:val="none" w:sz="0" w:space="0" w:color="auto"/>
                        <w:bottom w:val="none" w:sz="0" w:space="0" w:color="auto"/>
                        <w:right w:val="none" w:sz="0" w:space="0" w:color="auto"/>
                      </w:divBdr>
                    </w:div>
                  </w:divsChild>
                </w:div>
                <w:div w:id="1671564499">
                  <w:marLeft w:val="0"/>
                  <w:marRight w:val="0"/>
                  <w:marTop w:val="0"/>
                  <w:marBottom w:val="0"/>
                  <w:divBdr>
                    <w:top w:val="none" w:sz="0" w:space="0" w:color="auto"/>
                    <w:left w:val="none" w:sz="0" w:space="0" w:color="auto"/>
                    <w:bottom w:val="none" w:sz="0" w:space="0" w:color="auto"/>
                    <w:right w:val="none" w:sz="0" w:space="0" w:color="auto"/>
                  </w:divBdr>
                  <w:divsChild>
                    <w:div w:id="690685104">
                      <w:marLeft w:val="0"/>
                      <w:marRight w:val="0"/>
                      <w:marTop w:val="0"/>
                      <w:marBottom w:val="0"/>
                      <w:divBdr>
                        <w:top w:val="none" w:sz="0" w:space="0" w:color="auto"/>
                        <w:left w:val="none" w:sz="0" w:space="0" w:color="auto"/>
                        <w:bottom w:val="none" w:sz="0" w:space="0" w:color="auto"/>
                        <w:right w:val="none" w:sz="0" w:space="0" w:color="auto"/>
                      </w:divBdr>
                    </w:div>
                  </w:divsChild>
                </w:div>
                <w:div w:id="1755980396">
                  <w:marLeft w:val="0"/>
                  <w:marRight w:val="0"/>
                  <w:marTop w:val="0"/>
                  <w:marBottom w:val="0"/>
                  <w:divBdr>
                    <w:top w:val="none" w:sz="0" w:space="0" w:color="auto"/>
                    <w:left w:val="none" w:sz="0" w:space="0" w:color="auto"/>
                    <w:bottom w:val="none" w:sz="0" w:space="0" w:color="auto"/>
                    <w:right w:val="none" w:sz="0" w:space="0" w:color="auto"/>
                  </w:divBdr>
                  <w:divsChild>
                    <w:div w:id="1576862476">
                      <w:marLeft w:val="0"/>
                      <w:marRight w:val="0"/>
                      <w:marTop w:val="0"/>
                      <w:marBottom w:val="0"/>
                      <w:divBdr>
                        <w:top w:val="none" w:sz="0" w:space="0" w:color="auto"/>
                        <w:left w:val="none" w:sz="0" w:space="0" w:color="auto"/>
                        <w:bottom w:val="none" w:sz="0" w:space="0" w:color="auto"/>
                        <w:right w:val="none" w:sz="0" w:space="0" w:color="auto"/>
                      </w:divBdr>
                    </w:div>
                  </w:divsChild>
                </w:div>
                <w:div w:id="1777017187">
                  <w:marLeft w:val="0"/>
                  <w:marRight w:val="0"/>
                  <w:marTop w:val="0"/>
                  <w:marBottom w:val="0"/>
                  <w:divBdr>
                    <w:top w:val="none" w:sz="0" w:space="0" w:color="auto"/>
                    <w:left w:val="none" w:sz="0" w:space="0" w:color="auto"/>
                    <w:bottom w:val="none" w:sz="0" w:space="0" w:color="auto"/>
                    <w:right w:val="none" w:sz="0" w:space="0" w:color="auto"/>
                  </w:divBdr>
                  <w:divsChild>
                    <w:div w:id="1144421604">
                      <w:marLeft w:val="0"/>
                      <w:marRight w:val="0"/>
                      <w:marTop w:val="0"/>
                      <w:marBottom w:val="0"/>
                      <w:divBdr>
                        <w:top w:val="none" w:sz="0" w:space="0" w:color="auto"/>
                        <w:left w:val="none" w:sz="0" w:space="0" w:color="auto"/>
                        <w:bottom w:val="none" w:sz="0" w:space="0" w:color="auto"/>
                        <w:right w:val="none" w:sz="0" w:space="0" w:color="auto"/>
                      </w:divBdr>
                    </w:div>
                  </w:divsChild>
                </w:div>
                <w:div w:id="1835948539">
                  <w:marLeft w:val="0"/>
                  <w:marRight w:val="0"/>
                  <w:marTop w:val="0"/>
                  <w:marBottom w:val="0"/>
                  <w:divBdr>
                    <w:top w:val="none" w:sz="0" w:space="0" w:color="auto"/>
                    <w:left w:val="none" w:sz="0" w:space="0" w:color="auto"/>
                    <w:bottom w:val="none" w:sz="0" w:space="0" w:color="auto"/>
                    <w:right w:val="none" w:sz="0" w:space="0" w:color="auto"/>
                  </w:divBdr>
                  <w:divsChild>
                    <w:div w:id="838546175">
                      <w:marLeft w:val="0"/>
                      <w:marRight w:val="0"/>
                      <w:marTop w:val="0"/>
                      <w:marBottom w:val="0"/>
                      <w:divBdr>
                        <w:top w:val="none" w:sz="0" w:space="0" w:color="auto"/>
                        <w:left w:val="none" w:sz="0" w:space="0" w:color="auto"/>
                        <w:bottom w:val="none" w:sz="0" w:space="0" w:color="auto"/>
                        <w:right w:val="none" w:sz="0" w:space="0" w:color="auto"/>
                      </w:divBdr>
                    </w:div>
                  </w:divsChild>
                </w:div>
                <w:div w:id="1892881423">
                  <w:marLeft w:val="0"/>
                  <w:marRight w:val="0"/>
                  <w:marTop w:val="0"/>
                  <w:marBottom w:val="0"/>
                  <w:divBdr>
                    <w:top w:val="none" w:sz="0" w:space="0" w:color="auto"/>
                    <w:left w:val="none" w:sz="0" w:space="0" w:color="auto"/>
                    <w:bottom w:val="none" w:sz="0" w:space="0" w:color="auto"/>
                    <w:right w:val="none" w:sz="0" w:space="0" w:color="auto"/>
                  </w:divBdr>
                  <w:divsChild>
                    <w:div w:id="1498181666">
                      <w:marLeft w:val="0"/>
                      <w:marRight w:val="0"/>
                      <w:marTop w:val="0"/>
                      <w:marBottom w:val="0"/>
                      <w:divBdr>
                        <w:top w:val="none" w:sz="0" w:space="0" w:color="auto"/>
                        <w:left w:val="none" w:sz="0" w:space="0" w:color="auto"/>
                        <w:bottom w:val="none" w:sz="0" w:space="0" w:color="auto"/>
                        <w:right w:val="none" w:sz="0" w:space="0" w:color="auto"/>
                      </w:divBdr>
                    </w:div>
                  </w:divsChild>
                </w:div>
                <w:div w:id="1908681642">
                  <w:marLeft w:val="0"/>
                  <w:marRight w:val="0"/>
                  <w:marTop w:val="0"/>
                  <w:marBottom w:val="0"/>
                  <w:divBdr>
                    <w:top w:val="none" w:sz="0" w:space="0" w:color="auto"/>
                    <w:left w:val="none" w:sz="0" w:space="0" w:color="auto"/>
                    <w:bottom w:val="none" w:sz="0" w:space="0" w:color="auto"/>
                    <w:right w:val="none" w:sz="0" w:space="0" w:color="auto"/>
                  </w:divBdr>
                  <w:divsChild>
                    <w:div w:id="1358890301">
                      <w:marLeft w:val="0"/>
                      <w:marRight w:val="0"/>
                      <w:marTop w:val="0"/>
                      <w:marBottom w:val="0"/>
                      <w:divBdr>
                        <w:top w:val="none" w:sz="0" w:space="0" w:color="auto"/>
                        <w:left w:val="none" w:sz="0" w:space="0" w:color="auto"/>
                        <w:bottom w:val="none" w:sz="0" w:space="0" w:color="auto"/>
                        <w:right w:val="none" w:sz="0" w:space="0" w:color="auto"/>
                      </w:divBdr>
                    </w:div>
                  </w:divsChild>
                </w:div>
                <w:div w:id="1988319094">
                  <w:marLeft w:val="0"/>
                  <w:marRight w:val="0"/>
                  <w:marTop w:val="0"/>
                  <w:marBottom w:val="0"/>
                  <w:divBdr>
                    <w:top w:val="none" w:sz="0" w:space="0" w:color="auto"/>
                    <w:left w:val="none" w:sz="0" w:space="0" w:color="auto"/>
                    <w:bottom w:val="none" w:sz="0" w:space="0" w:color="auto"/>
                    <w:right w:val="none" w:sz="0" w:space="0" w:color="auto"/>
                  </w:divBdr>
                  <w:divsChild>
                    <w:div w:id="74133614">
                      <w:marLeft w:val="0"/>
                      <w:marRight w:val="0"/>
                      <w:marTop w:val="0"/>
                      <w:marBottom w:val="0"/>
                      <w:divBdr>
                        <w:top w:val="none" w:sz="0" w:space="0" w:color="auto"/>
                        <w:left w:val="none" w:sz="0" w:space="0" w:color="auto"/>
                        <w:bottom w:val="none" w:sz="0" w:space="0" w:color="auto"/>
                        <w:right w:val="none" w:sz="0" w:space="0" w:color="auto"/>
                      </w:divBdr>
                    </w:div>
                  </w:divsChild>
                </w:div>
                <w:div w:id="1997879930">
                  <w:marLeft w:val="0"/>
                  <w:marRight w:val="0"/>
                  <w:marTop w:val="0"/>
                  <w:marBottom w:val="0"/>
                  <w:divBdr>
                    <w:top w:val="none" w:sz="0" w:space="0" w:color="auto"/>
                    <w:left w:val="none" w:sz="0" w:space="0" w:color="auto"/>
                    <w:bottom w:val="none" w:sz="0" w:space="0" w:color="auto"/>
                    <w:right w:val="none" w:sz="0" w:space="0" w:color="auto"/>
                  </w:divBdr>
                  <w:divsChild>
                    <w:div w:id="1360202849">
                      <w:marLeft w:val="0"/>
                      <w:marRight w:val="0"/>
                      <w:marTop w:val="0"/>
                      <w:marBottom w:val="0"/>
                      <w:divBdr>
                        <w:top w:val="none" w:sz="0" w:space="0" w:color="auto"/>
                        <w:left w:val="none" w:sz="0" w:space="0" w:color="auto"/>
                        <w:bottom w:val="none" w:sz="0" w:space="0" w:color="auto"/>
                        <w:right w:val="none" w:sz="0" w:space="0" w:color="auto"/>
                      </w:divBdr>
                    </w:div>
                  </w:divsChild>
                </w:div>
                <w:div w:id="2084527156">
                  <w:marLeft w:val="0"/>
                  <w:marRight w:val="0"/>
                  <w:marTop w:val="0"/>
                  <w:marBottom w:val="0"/>
                  <w:divBdr>
                    <w:top w:val="none" w:sz="0" w:space="0" w:color="auto"/>
                    <w:left w:val="none" w:sz="0" w:space="0" w:color="auto"/>
                    <w:bottom w:val="none" w:sz="0" w:space="0" w:color="auto"/>
                    <w:right w:val="none" w:sz="0" w:space="0" w:color="auto"/>
                  </w:divBdr>
                  <w:divsChild>
                    <w:div w:id="2022855212">
                      <w:marLeft w:val="0"/>
                      <w:marRight w:val="0"/>
                      <w:marTop w:val="0"/>
                      <w:marBottom w:val="0"/>
                      <w:divBdr>
                        <w:top w:val="none" w:sz="0" w:space="0" w:color="auto"/>
                        <w:left w:val="none" w:sz="0" w:space="0" w:color="auto"/>
                        <w:bottom w:val="none" w:sz="0" w:space="0" w:color="auto"/>
                        <w:right w:val="none" w:sz="0" w:space="0" w:color="auto"/>
                      </w:divBdr>
                    </w:div>
                  </w:divsChild>
                </w:div>
                <w:div w:id="2110613134">
                  <w:marLeft w:val="0"/>
                  <w:marRight w:val="0"/>
                  <w:marTop w:val="0"/>
                  <w:marBottom w:val="0"/>
                  <w:divBdr>
                    <w:top w:val="none" w:sz="0" w:space="0" w:color="auto"/>
                    <w:left w:val="none" w:sz="0" w:space="0" w:color="auto"/>
                    <w:bottom w:val="none" w:sz="0" w:space="0" w:color="auto"/>
                    <w:right w:val="none" w:sz="0" w:space="0" w:color="auto"/>
                  </w:divBdr>
                  <w:divsChild>
                    <w:div w:id="187866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446388">
      <w:bodyDiv w:val="1"/>
      <w:marLeft w:val="0"/>
      <w:marRight w:val="0"/>
      <w:marTop w:val="0"/>
      <w:marBottom w:val="0"/>
      <w:divBdr>
        <w:top w:val="none" w:sz="0" w:space="0" w:color="auto"/>
        <w:left w:val="none" w:sz="0" w:space="0" w:color="auto"/>
        <w:bottom w:val="none" w:sz="0" w:space="0" w:color="auto"/>
        <w:right w:val="none" w:sz="0" w:space="0" w:color="auto"/>
      </w:divBdr>
    </w:div>
    <w:div w:id="999312094">
      <w:bodyDiv w:val="1"/>
      <w:marLeft w:val="0"/>
      <w:marRight w:val="0"/>
      <w:marTop w:val="0"/>
      <w:marBottom w:val="0"/>
      <w:divBdr>
        <w:top w:val="none" w:sz="0" w:space="0" w:color="auto"/>
        <w:left w:val="none" w:sz="0" w:space="0" w:color="auto"/>
        <w:bottom w:val="none" w:sz="0" w:space="0" w:color="auto"/>
        <w:right w:val="none" w:sz="0" w:space="0" w:color="auto"/>
      </w:divBdr>
      <w:divsChild>
        <w:div w:id="800924402">
          <w:marLeft w:val="0"/>
          <w:marRight w:val="0"/>
          <w:marTop w:val="0"/>
          <w:marBottom w:val="0"/>
          <w:divBdr>
            <w:top w:val="none" w:sz="0" w:space="0" w:color="auto"/>
            <w:left w:val="none" w:sz="0" w:space="0" w:color="auto"/>
            <w:bottom w:val="none" w:sz="0" w:space="0" w:color="auto"/>
            <w:right w:val="none" w:sz="0" w:space="0" w:color="auto"/>
          </w:divBdr>
        </w:div>
        <w:div w:id="837421475">
          <w:marLeft w:val="0"/>
          <w:marRight w:val="0"/>
          <w:marTop w:val="0"/>
          <w:marBottom w:val="0"/>
          <w:divBdr>
            <w:top w:val="none" w:sz="0" w:space="0" w:color="auto"/>
            <w:left w:val="none" w:sz="0" w:space="0" w:color="auto"/>
            <w:bottom w:val="none" w:sz="0" w:space="0" w:color="auto"/>
            <w:right w:val="none" w:sz="0" w:space="0" w:color="auto"/>
          </w:divBdr>
        </w:div>
        <w:div w:id="1811239593">
          <w:marLeft w:val="0"/>
          <w:marRight w:val="0"/>
          <w:marTop w:val="0"/>
          <w:marBottom w:val="0"/>
          <w:divBdr>
            <w:top w:val="none" w:sz="0" w:space="0" w:color="auto"/>
            <w:left w:val="none" w:sz="0" w:space="0" w:color="auto"/>
            <w:bottom w:val="none" w:sz="0" w:space="0" w:color="auto"/>
            <w:right w:val="none" w:sz="0" w:space="0" w:color="auto"/>
          </w:divBdr>
        </w:div>
      </w:divsChild>
    </w:div>
    <w:div w:id="1118447520">
      <w:bodyDiv w:val="1"/>
      <w:marLeft w:val="0"/>
      <w:marRight w:val="0"/>
      <w:marTop w:val="0"/>
      <w:marBottom w:val="0"/>
      <w:divBdr>
        <w:top w:val="none" w:sz="0" w:space="0" w:color="auto"/>
        <w:left w:val="none" w:sz="0" w:space="0" w:color="auto"/>
        <w:bottom w:val="none" w:sz="0" w:space="0" w:color="auto"/>
        <w:right w:val="none" w:sz="0" w:space="0" w:color="auto"/>
      </w:divBdr>
      <w:divsChild>
        <w:div w:id="18482129">
          <w:marLeft w:val="0"/>
          <w:marRight w:val="0"/>
          <w:marTop w:val="0"/>
          <w:marBottom w:val="0"/>
          <w:divBdr>
            <w:top w:val="none" w:sz="0" w:space="0" w:color="auto"/>
            <w:left w:val="none" w:sz="0" w:space="0" w:color="auto"/>
            <w:bottom w:val="none" w:sz="0" w:space="0" w:color="auto"/>
            <w:right w:val="none" w:sz="0" w:space="0" w:color="auto"/>
          </w:divBdr>
          <w:divsChild>
            <w:div w:id="1855918938">
              <w:marLeft w:val="0"/>
              <w:marRight w:val="0"/>
              <w:marTop w:val="0"/>
              <w:marBottom w:val="0"/>
              <w:divBdr>
                <w:top w:val="none" w:sz="0" w:space="0" w:color="auto"/>
                <w:left w:val="none" w:sz="0" w:space="0" w:color="auto"/>
                <w:bottom w:val="none" w:sz="0" w:space="0" w:color="auto"/>
                <w:right w:val="none" w:sz="0" w:space="0" w:color="auto"/>
              </w:divBdr>
            </w:div>
          </w:divsChild>
        </w:div>
        <w:div w:id="766317153">
          <w:marLeft w:val="0"/>
          <w:marRight w:val="0"/>
          <w:marTop w:val="0"/>
          <w:marBottom w:val="0"/>
          <w:divBdr>
            <w:top w:val="none" w:sz="0" w:space="0" w:color="auto"/>
            <w:left w:val="none" w:sz="0" w:space="0" w:color="auto"/>
            <w:bottom w:val="none" w:sz="0" w:space="0" w:color="auto"/>
            <w:right w:val="none" w:sz="0" w:space="0" w:color="auto"/>
          </w:divBdr>
          <w:divsChild>
            <w:div w:id="196550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554558">
      <w:bodyDiv w:val="1"/>
      <w:marLeft w:val="0"/>
      <w:marRight w:val="0"/>
      <w:marTop w:val="0"/>
      <w:marBottom w:val="0"/>
      <w:divBdr>
        <w:top w:val="none" w:sz="0" w:space="0" w:color="auto"/>
        <w:left w:val="none" w:sz="0" w:space="0" w:color="auto"/>
        <w:bottom w:val="none" w:sz="0" w:space="0" w:color="auto"/>
        <w:right w:val="none" w:sz="0" w:space="0" w:color="auto"/>
      </w:divBdr>
    </w:div>
    <w:div w:id="1214732873">
      <w:bodyDiv w:val="1"/>
      <w:marLeft w:val="0"/>
      <w:marRight w:val="0"/>
      <w:marTop w:val="0"/>
      <w:marBottom w:val="0"/>
      <w:divBdr>
        <w:top w:val="none" w:sz="0" w:space="0" w:color="auto"/>
        <w:left w:val="none" w:sz="0" w:space="0" w:color="auto"/>
        <w:bottom w:val="none" w:sz="0" w:space="0" w:color="auto"/>
        <w:right w:val="none" w:sz="0" w:space="0" w:color="auto"/>
      </w:divBdr>
      <w:divsChild>
        <w:div w:id="302472280">
          <w:marLeft w:val="0"/>
          <w:marRight w:val="0"/>
          <w:marTop w:val="0"/>
          <w:marBottom w:val="0"/>
          <w:divBdr>
            <w:top w:val="none" w:sz="0" w:space="0" w:color="auto"/>
            <w:left w:val="none" w:sz="0" w:space="0" w:color="auto"/>
            <w:bottom w:val="none" w:sz="0" w:space="0" w:color="auto"/>
            <w:right w:val="none" w:sz="0" w:space="0" w:color="auto"/>
          </w:divBdr>
          <w:divsChild>
            <w:div w:id="35214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232109">
      <w:bodyDiv w:val="1"/>
      <w:marLeft w:val="0"/>
      <w:marRight w:val="0"/>
      <w:marTop w:val="0"/>
      <w:marBottom w:val="0"/>
      <w:divBdr>
        <w:top w:val="none" w:sz="0" w:space="0" w:color="auto"/>
        <w:left w:val="none" w:sz="0" w:space="0" w:color="auto"/>
        <w:bottom w:val="none" w:sz="0" w:space="0" w:color="auto"/>
        <w:right w:val="none" w:sz="0" w:space="0" w:color="auto"/>
      </w:divBdr>
    </w:div>
    <w:div w:id="1321618237">
      <w:bodyDiv w:val="1"/>
      <w:marLeft w:val="0"/>
      <w:marRight w:val="0"/>
      <w:marTop w:val="0"/>
      <w:marBottom w:val="0"/>
      <w:divBdr>
        <w:top w:val="none" w:sz="0" w:space="0" w:color="auto"/>
        <w:left w:val="none" w:sz="0" w:space="0" w:color="auto"/>
        <w:bottom w:val="none" w:sz="0" w:space="0" w:color="auto"/>
        <w:right w:val="none" w:sz="0" w:space="0" w:color="auto"/>
      </w:divBdr>
      <w:divsChild>
        <w:div w:id="14815821">
          <w:marLeft w:val="0"/>
          <w:marRight w:val="0"/>
          <w:marTop w:val="0"/>
          <w:marBottom w:val="0"/>
          <w:divBdr>
            <w:top w:val="none" w:sz="0" w:space="0" w:color="auto"/>
            <w:left w:val="none" w:sz="0" w:space="0" w:color="auto"/>
            <w:bottom w:val="none" w:sz="0" w:space="0" w:color="auto"/>
            <w:right w:val="none" w:sz="0" w:space="0" w:color="auto"/>
          </w:divBdr>
          <w:divsChild>
            <w:div w:id="1513454847">
              <w:marLeft w:val="0"/>
              <w:marRight w:val="0"/>
              <w:marTop w:val="0"/>
              <w:marBottom w:val="0"/>
              <w:divBdr>
                <w:top w:val="none" w:sz="0" w:space="0" w:color="auto"/>
                <w:left w:val="none" w:sz="0" w:space="0" w:color="auto"/>
                <w:bottom w:val="none" w:sz="0" w:space="0" w:color="auto"/>
                <w:right w:val="none" w:sz="0" w:space="0" w:color="auto"/>
              </w:divBdr>
            </w:div>
          </w:divsChild>
        </w:div>
        <w:div w:id="37516223">
          <w:marLeft w:val="0"/>
          <w:marRight w:val="0"/>
          <w:marTop w:val="0"/>
          <w:marBottom w:val="0"/>
          <w:divBdr>
            <w:top w:val="none" w:sz="0" w:space="0" w:color="auto"/>
            <w:left w:val="none" w:sz="0" w:space="0" w:color="auto"/>
            <w:bottom w:val="none" w:sz="0" w:space="0" w:color="auto"/>
            <w:right w:val="none" w:sz="0" w:space="0" w:color="auto"/>
          </w:divBdr>
          <w:divsChild>
            <w:div w:id="1871606395">
              <w:marLeft w:val="0"/>
              <w:marRight w:val="0"/>
              <w:marTop w:val="0"/>
              <w:marBottom w:val="0"/>
              <w:divBdr>
                <w:top w:val="none" w:sz="0" w:space="0" w:color="auto"/>
                <w:left w:val="none" w:sz="0" w:space="0" w:color="auto"/>
                <w:bottom w:val="none" w:sz="0" w:space="0" w:color="auto"/>
                <w:right w:val="none" w:sz="0" w:space="0" w:color="auto"/>
              </w:divBdr>
            </w:div>
          </w:divsChild>
        </w:div>
        <w:div w:id="107549890">
          <w:marLeft w:val="0"/>
          <w:marRight w:val="0"/>
          <w:marTop w:val="0"/>
          <w:marBottom w:val="0"/>
          <w:divBdr>
            <w:top w:val="none" w:sz="0" w:space="0" w:color="auto"/>
            <w:left w:val="none" w:sz="0" w:space="0" w:color="auto"/>
            <w:bottom w:val="none" w:sz="0" w:space="0" w:color="auto"/>
            <w:right w:val="none" w:sz="0" w:space="0" w:color="auto"/>
          </w:divBdr>
          <w:divsChild>
            <w:div w:id="648749285">
              <w:marLeft w:val="0"/>
              <w:marRight w:val="0"/>
              <w:marTop w:val="0"/>
              <w:marBottom w:val="0"/>
              <w:divBdr>
                <w:top w:val="none" w:sz="0" w:space="0" w:color="auto"/>
                <w:left w:val="none" w:sz="0" w:space="0" w:color="auto"/>
                <w:bottom w:val="none" w:sz="0" w:space="0" w:color="auto"/>
                <w:right w:val="none" w:sz="0" w:space="0" w:color="auto"/>
              </w:divBdr>
            </w:div>
          </w:divsChild>
        </w:div>
        <w:div w:id="138035410">
          <w:marLeft w:val="0"/>
          <w:marRight w:val="0"/>
          <w:marTop w:val="0"/>
          <w:marBottom w:val="0"/>
          <w:divBdr>
            <w:top w:val="none" w:sz="0" w:space="0" w:color="auto"/>
            <w:left w:val="none" w:sz="0" w:space="0" w:color="auto"/>
            <w:bottom w:val="none" w:sz="0" w:space="0" w:color="auto"/>
            <w:right w:val="none" w:sz="0" w:space="0" w:color="auto"/>
          </w:divBdr>
          <w:divsChild>
            <w:div w:id="1212694012">
              <w:marLeft w:val="0"/>
              <w:marRight w:val="0"/>
              <w:marTop w:val="0"/>
              <w:marBottom w:val="0"/>
              <w:divBdr>
                <w:top w:val="none" w:sz="0" w:space="0" w:color="auto"/>
                <w:left w:val="none" w:sz="0" w:space="0" w:color="auto"/>
                <w:bottom w:val="none" w:sz="0" w:space="0" w:color="auto"/>
                <w:right w:val="none" w:sz="0" w:space="0" w:color="auto"/>
              </w:divBdr>
            </w:div>
          </w:divsChild>
        </w:div>
        <w:div w:id="140539369">
          <w:marLeft w:val="0"/>
          <w:marRight w:val="0"/>
          <w:marTop w:val="0"/>
          <w:marBottom w:val="0"/>
          <w:divBdr>
            <w:top w:val="none" w:sz="0" w:space="0" w:color="auto"/>
            <w:left w:val="none" w:sz="0" w:space="0" w:color="auto"/>
            <w:bottom w:val="none" w:sz="0" w:space="0" w:color="auto"/>
            <w:right w:val="none" w:sz="0" w:space="0" w:color="auto"/>
          </w:divBdr>
          <w:divsChild>
            <w:div w:id="2004047171">
              <w:marLeft w:val="0"/>
              <w:marRight w:val="0"/>
              <w:marTop w:val="0"/>
              <w:marBottom w:val="0"/>
              <w:divBdr>
                <w:top w:val="none" w:sz="0" w:space="0" w:color="auto"/>
                <w:left w:val="none" w:sz="0" w:space="0" w:color="auto"/>
                <w:bottom w:val="none" w:sz="0" w:space="0" w:color="auto"/>
                <w:right w:val="none" w:sz="0" w:space="0" w:color="auto"/>
              </w:divBdr>
            </w:div>
          </w:divsChild>
        </w:div>
        <w:div w:id="149754184">
          <w:marLeft w:val="0"/>
          <w:marRight w:val="0"/>
          <w:marTop w:val="0"/>
          <w:marBottom w:val="0"/>
          <w:divBdr>
            <w:top w:val="none" w:sz="0" w:space="0" w:color="auto"/>
            <w:left w:val="none" w:sz="0" w:space="0" w:color="auto"/>
            <w:bottom w:val="none" w:sz="0" w:space="0" w:color="auto"/>
            <w:right w:val="none" w:sz="0" w:space="0" w:color="auto"/>
          </w:divBdr>
          <w:divsChild>
            <w:div w:id="1566866598">
              <w:marLeft w:val="0"/>
              <w:marRight w:val="0"/>
              <w:marTop w:val="0"/>
              <w:marBottom w:val="0"/>
              <w:divBdr>
                <w:top w:val="none" w:sz="0" w:space="0" w:color="auto"/>
                <w:left w:val="none" w:sz="0" w:space="0" w:color="auto"/>
                <w:bottom w:val="none" w:sz="0" w:space="0" w:color="auto"/>
                <w:right w:val="none" w:sz="0" w:space="0" w:color="auto"/>
              </w:divBdr>
            </w:div>
          </w:divsChild>
        </w:div>
        <w:div w:id="237060660">
          <w:marLeft w:val="0"/>
          <w:marRight w:val="0"/>
          <w:marTop w:val="0"/>
          <w:marBottom w:val="0"/>
          <w:divBdr>
            <w:top w:val="none" w:sz="0" w:space="0" w:color="auto"/>
            <w:left w:val="none" w:sz="0" w:space="0" w:color="auto"/>
            <w:bottom w:val="none" w:sz="0" w:space="0" w:color="auto"/>
            <w:right w:val="none" w:sz="0" w:space="0" w:color="auto"/>
          </w:divBdr>
          <w:divsChild>
            <w:div w:id="499277087">
              <w:marLeft w:val="0"/>
              <w:marRight w:val="0"/>
              <w:marTop w:val="0"/>
              <w:marBottom w:val="0"/>
              <w:divBdr>
                <w:top w:val="none" w:sz="0" w:space="0" w:color="auto"/>
                <w:left w:val="none" w:sz="0" w:space="0" w:color="auto"/>
                <w:bottom w:val="none" w:sz="0" w:space="0" w:color="auto"/>
                <w:right w:val="none" w:sz="0" w:space="0" w:color="auto"/>
              </w:divBdr>
            </w:div>
          </w:divsChild>
        </w:div>
        <w:div w:id="396514666">
          <w:marLeft w:val="0"/>
          <w:marRight w:val="0"/>
          <w:marTop w:val="0"/>
          <w:marBottom w:val="0"/>
          <w:divBdr>
            <w:top w:val="none" w:sz="0" w:space="0" w:color="auto"/>
            <w:left w:val="none" w:sz="0" w:space="0" w:color="auto"/>
            <w:bottom w:val="none" w:sz="0" w:space="0" w:color="auto"/>
            <w:right w:val="none" w:sz="0" w:space="0" w:color="auto"/>
          </w:divBdr>
          <w:divsChild>
            <w:div w:id="889263766">
              <w:marLeft w:val="0"/>
              <w:marRight w:val="0"/>
              <w:marTop w:val="0"/>
              <w:marBottom w:val="0"/>
              <w:divBdr>
                <w:top w:val="none" w:sz="0" w:space="0" w:color="auto"/>
                <w:left w:val="none" w:sz="0" w:space="0" w:color="auto"/>
                <w:bottom w:val="none" w:sz="0" w:space="0" w:color="auto"/>
                <w:right w:val="none" w:sz="0" w:space="0" w:color="auto"/>
              </w:divBdr>
            </w:div>
          </w:divsChild>
        </w:div>
        <w:div w:id="462967275">
          <w:marLeft w:val="0"/>
          <w:marRight w:val="0"/>
          <w:marTop w:val="0"/>
          <w:marBottom w:val="0"/>
          <w:divBdr>
            <w:top w:val="none" w:sz="0" w:space="0" w:color="auto"/>
            <w:left w:val="none" w:sz="0" w:space="0" w:color="auto"/>
            <w:bottom w:val="none" w:sz="0" w:space="0" w:color="auto"/>
            <w:right w:val="none" w:sz="0" w:space="0" w:color="auto"/>
          </w:divBdr>
          <w:divsChild>
            <w:div w:id="87429872">
              <w:marLeft w:val="0"/>
              <w:marRight w:val="0"/>
              <w:marTop w:val="0"/>
              <w:marBottom w:val="0"/>
              <w:divBdr>
                <w:top w:val="none" w:sz="0" w:space="0" w:color="auto"/>
                <w:left w:val="none" w:sz="0" w:space="0" w:color="auto"/>
                <w:bottom w:val="none" w:sz="0" w:space="0" w:color="auto"/>
                <w:right w:val="none" w:sz="0" w:space="0" w:color="auto"/>
              </w:divBdr>
            </w:div>
          </w:divsChild>
        </w:div>
        <w:div w:id="519245429">
          <w:marLeft w:val="0"/>
          <w:marRight w:val="0"/>
          <w:marTop w:val="0"/>
          <w:marBottom w:val="0"/>
          <w:divBdr>
            <w:top w:val="none" w:sz="0" w:space="0" w:color="auto"/>
            <w:left w:val="none" w:sz="0" w:space="0" w:color="auto"/>
            <w:bottom w:val="none" w:sz="0" w:space="0" w:color="auto"/>
            <w:right w:val="none" w:sz="0" w:space="0" w:color="auto"/>
          </w:divBdr>
          <w:divsChild>
            <w:div w:id="2103645873">
              <w:marLeft w:val="0"/>
              <w:marRight w:val="0"/>
              <w:marTop w:val="0"/>
              <w:marBottom w:val="0"/>
              <w:divBdr>
                <w:top w:val="none" w:sz="0" w:space="0" w:color="auto"/>
                <w:left w:val="none" w:sz="0" w:space="0" w:color="auto"/>
                <w:bottom w:val="none" w:sz="0" w:space="0" w:color="auto"/>
                <w:right w:val="none" w:sz="0" w:space="0" w:color="auto"/>
              </w:divBdr>
            </w:div>
          </w:divsChild>
        </w:div>
        <w:div w:id="567769035">
          <w:marLeft w:val="0"/>
          <w:marRight w:val="0"/>
          <w:marTop w:val="0"/>
          <w:marBottom w:val="0"/>
          <w:divBdr>
            <w:top w:val="none" w:sz="0" w:space="0" w:color="auto"/>
            <w:left w:val="none" w:sz="0" w:space="0" w:color="auto"/>
            <w:bottom w:val="none" w:sz="0" w:space="0" w:color="auto"/>
            <w:right w:val="none" w:sz="0" w:space="0" w:color="auto"/>
          </w:divBdr>
          <w:divsChild>
            <w:div w:id="476141989">
              <w:marLeft w:val="0"/>
              <w:marRight w:val="0"/>
              <w:marTop w:val="0"/>
              <w:marBottom w:val="0"/>
              <w:divBdr>
                <w:top w:val="none" w:sz="0" w:space="0" w:color="auto"/>
                <w:left w:val="none" w:sz="0" w:space="0" w:color="auto"/>
                <w:bottom w:val="none" w:sz="0" w:space="0" w:color="auto"/>
                <w:right w:val="none" w:sz="0" w:space="0" w:color="auto"/>
              </w:divBdr>
            </w:div>
          </w:divsChild>
        </w:div>
        <w:div w:id="612827366">
          <w:marLeft w:val="0"/>
          <w:marRight w:val="0"/>
          <w:marTop w:val="0"/>
          <w:marBottom w:val="0"/>
          <w:divBdr>
            <w:top w:val="none" w:sz="0" w:space="0" w:color="auto"/>
            <w:left w:val="none" w:sz="0" w:space="0" w:color="auto"/>
            <w:bottom w:val="none" w:sz="0" w:space="0" w:color="auto"/>
            <w:right w:val="none" w:sz="0" w:space="0" w:color="auto"/>
          </w:divBdr>
          <w:divsChild>
            <w:div w:id="1470584645">
              <w:marLeft w:val="0"/>
              <w:marRight w:val="0"/>
              <w:marTop w:val="0"/>
              <w:marBottom w:val="0"/>
              <w:divBdr>
                <w:top w:val="none" w:sz="0" w:space="0" w:color="auto"/>
                <w:left w:val="none" w:sz="0" w:space="0" w:color="auto"/>
                <w:bottom w:val="none" w:sz="0" w:space="0" w:color="auto"/>
                <w:right w:val="none" w:sz="0" w:space="0" w:color="auto"/>
              </w:divBdr>
            </w:div>
          </w:divsChild>
        </w:div>
        <w:div w:id="685985012">
          <w:marLeft w:val="0"/>
          <w:marRight w:val="0"/>
          <w:marTop w:val="0"/>
          <w:marBottom w:val="0"/>
          <w:divBdr>
            <w:top w:val="none" w:sz="0" w:space="0" w:color="auto"/>
            <w:left w:val="none" w:sz="0" w:space="0" w:color="auto"/>
            <w:bottom w:val="none" w:sz="0" w:space="0" w:color="auto"/>
            <w:right w:val="none" w:sz="0" w:space="0" w:color="auto"/>
          </w:divBdr>
          <w:divsChild>
            <w:div w:id="100761577">
              <w:marLeft w:val="0"/>
              <w:marRight w:val="0"/>
              <w:marTop w:val="0"/>
              <w:marBottom w:val="0"/>
              <w:divBdr>
                <w:top w:val="none" w:sz="0" w:space="0" w:color="auto"/>
                <w:left w:val="none" w:sz="0" w:space="0" w:color="auto"/>
                <w:bottom w:val="none" w:sz="0" w:space="0" w:color="auto"/>
                <w:right w:val="none" w:sz="0" w:space="0" w:color="auto"/>
              </w:divBdr>
            </w:div>
          </w:divsChild>
        </w:div>
        <w:div w:id="730495964">
          <w:marLeft w:val="0"/>
          <w:marRight w:val="0"/>
          <w:marTop w:val="0"/>
          <w:marBottom w:val="0"/>
          <w:divBdr>
            <w:top w:val="none" w:sz="0" w:space="0" w:color="auto"/>
            <w:left w:val="none" w:sz="0" w:space="0" w:color="auto"/>
            <w:bottom w:val="none" w:sz="0" w:space="0" w:color="auto"/>
            <w:right w:val="none" w:sz="0" w:space="0" w:color="auto"/>
          </w:divBdr>
          <w:divsChild>
            <w:div w:id="783694229">
              <w:marLeft w:val="0"/>
              <w:marRight w:val="0"/>
              <w:marTop w:val="0"/>
              <w:marBottom w:val="0"/>
              <w:divBdr>
                <w:top w:val="none" w:sz="0" w:space="0" w:color="auto"/>
                <w:left w:val="none" w:sz="0" w:space="0" w:color="auto"/>
                <w:bottom w:val="none" w:sz="0" w:space="0" w:color="auto"/>
                <w:right w:val="none" w:sz="0" w:space="0" w:color="auto"/>
              </w:divBdr>
            </w:div>
          </w:divsChild>
        </w:div>
        <w:div w:id="905334408">
          <w:marLeft w:val="0"/>
          <w:marRight w:val="0"/>
          <w:marTop w:val="0"/>
          <w:marBottom w:val="0"/>
          <w:divBdr>
            <w:top w:val="none" w:sz="0" w:space="0" w:color="auto"/>
            <w:left w:val="none" w:sz="0" w:space="0" w:color="auto"/>
            <w:bottom w:val="none" w:sz="0" w:space="0" w:color="auto"/>
            <w:right w:val="none" w:sz="0" w:space="0" w:color="auto"/>
          </w:divBdr>
          <w:divsChild>
            <w:div w:id="1342661684">
              <w:marLeft w:val="0"/>
              <w:marRight w:val="0"/>
              <w:marTop w:val="0"/>
              <w:marBottom w:val="0"/>
              <w:divBdr>
                <w:top w:val="none" w:sz="0" w:space="0" w:color="auto"/>
                <w:left w:val="none" w:sz="0" w:space="0" w:color="auto"/>
                <w:bottom w:val="none" w:sz="0" w:space="0" w:color="auto"/>
                <w:right w:val="none" w:sz="0" w:space="0" w:color="auto"/>
              </w:divBdr>
            </w:div>
          </w:divsChild>
        </w:div>
        <w:div w:id="979267740">
          <w:marLeft w:val="0"/>
          <w:marRight w:val="0"/>
          <w:marTop w:val="0"/>
          <w:marBottom w:val="0"/>
          <w:divBdr>
            <w:top w:val="none" w:sz="0" w:space="0" w:color="auto"/>
            <w:left w:val="none" w:sz="0" w:space="0" w:color="auto"/>
            <w:bottom w:val="none" w:sz="0" w:space="0" w:color="auto"/>
            <w:right w:val="none" w:sz="0" w:space="0" w:color="auto"/>
          </w:divBdr>
          <w:divsChild>
            <w:div w:id="2130663188">
              <w:marLeft w:val="0"/>
              <w:marRight w:val="0"/>
              <w:marTop w:val="0"/>
              <w:marBottom w:val="0"/>
              <w:divBdr>
                <w:top w:val="none" w:sz="0" w:space="0" w:color="auto"/>
                <w:left w:val="none" w:sz="0" w:space="0" w:color="auto"/>
                <w:bottom w:val="none" w:sz="0" w:space="0" w:color="auto"/>
                <w:right w:val="none" w:sz="0" w:space="0" w:color="auto"/>
              </w:divBdr>
            </w:div>
          </w:divsChild>
        </w:div>
        <w:div w:id="1097365367">
          <w:marLeft w:val="0"/>
          <w:marRight w:val="0"/>
          <w:marTop w:val="0"/>
          <w:marBottom w:val="0"/>
          <w:divBdr>
            <w:top w:val="none" w:sz="0" w:space="0" w:color="auto"/>
            <w:left w:val="none" w:sz="0" w:space="0" w:color="auto"/>
            <w:bottom w:val="none" w:sz="0" w:space="0" w:color="auto"/>
            <w:right w:val="none" w:sz="0" w:space="0" w:color="auto"/>
          </w:divBdr>
          <w:divsChild>
            <w:div w:id="1181896818">
              <w:marLeft w:val="0"/>
              <w:marRight w:val="0"/>
              <w:marTop w:val="0"/>
              <w:marBottom w:val="0"/>
              <w:divBdr>
                <w:top w:val="none" w:sz="0" w:space="0" w:color="auto"/>
                <w:left w:val="none" w:sz="0" w:space="0" w:color="auto"/>
                <w:bottom w:val="none" w:sz="0" w:space="0" w:color="auto"/>
                <w:right w:val="none" w:sz="0" w:space="0" w:color="auto"/>
              </w:divBdr>
            </w:div>
          </w:divsChild>
        </w:div>
        <w:div w:id="1328486009">
          <w:marLeft w:val="0"/>
          <w:marRight w:val="0"/>
          <w:marTop w:val="0"/>
          <w:marBottom w:val="0"/>
          <w:divBdr>
            <w:top w:val="none" w:sz="0" w:space="0" w:color="auto"/>
            <w:left w:val="none" w:sz="0" w:space="0" w:color="auto"/>
            <w:bottom w:val="none" w:sz="0" w:space="0" w:color="auto"/>
            <w:right w:val="none" w:sz="0" w:space="0" w:color="auto"/>
          </w:divBdr>
          <w:divsChild>
            <w:div w:id="843278812">
              <w:marLeft w:val="0"/>
              <w:marRight w:val="0"/>
              <w:marTop w:val="0"/>
              <w:marBottom w:val="0"/>
              <w:divBdr>
                <w:top w:val="none" w:sz="0" w:space="0" w:color="auto"/>
                <w:left w:val="none" w:sz="0" w:space="0" w:color="auto"/>
                <w:bottom w:val="none" w:sz="0" w:space="0" w:color="auto"/>
                <w:right w:val="none" w:sz="0" w:space="0" w:color="auto"/>
              </w:divBdr>
            </w:div>
          </w:divsChild>
        </w:div>
        <w:div w:id="1333944932">
          <w:marLeft w:val="0"/>
          <w:marRight w:val="0"/>
          <w:marTop w:val="0"/>
          <w:marBottom w:val="0"/>
          <w:divBdr>
            <w:top w:val="none" w:sz="0" w:space="0" w:color="auto"/>
            <w:left w:val="none" w:sz="0" w:space="0" w:color="auto"/>
            <w:bottom w:val="none" w:sz="0" w:space="0" w:color="auto"/>
            <w:right w:val="none" w:sz="0" w:space="0" w:color="auto"/>
          </w:divBdr>
          <w:divsChild>
            <w:div w:id="1761637927">
              <w:marLeft w:val="0"/>
              <w:marRight w:val="0"/>
              <w:marTop w:val="0"/>
              <w:marBottom w:val="0"/>
              <w:divBdr>
                <w:top w:val="none" w:sz="0" w:space="0" w:color="auto"/>
                <w:left w:val="none" w:sz="0" w:space="0" w:color="auto"/>
                <w:bottom w:val="none" w:sz="0" w:space="0" w:color="auto"/>
                <w:right w:val="none" w:sz="0" w:space="0" w:color="auto"/>
              </w:divBdr>
            </w:div>
          </w:divsChild>
        </w:div>
        <w:div w:id="1457329586">
          <w:marLeft w:val="0"/>
          <w:marRight w:val="0"/>
          <w:marTop w:val="0"/>
          <w:marBottom w:val="0"/>
          <w:divBdr>
            <w:top w:val="none" w:sz="0" w:space="0" w:color="auto"/>
            <w:left w:val="none" w:sz="0" w:space="0" w:color="auto"/>
            <w:bottom w:val="none" w:sz="0" w:space="0" w:color="auto"/>
            <w:right w:val="none" w:sz="0" w:space="0" w:color="auto"/>
          </w:divBdr>
          <w:divsChild>
            <w:div w:id="1149712503">
              <w:marLeft w:val="0"/>
              <w:marRight w:val="0"/>
              <w:marTop w:val="0"/>
              <w:marBottom w:val="0"/>
              <w:divBdr>
                <w:top w:val="none" w:sz="0" w:space="0" w:color="auto"/>
                <w:left w:val="none" w:sz="0" w:space="0" w:color="auto"/>
                <w:bottom w:val="none" w:sz="0" w:space="0" w:color="auto"/>
                <w:right w:val="none" w:sz="0" w:space="0" w:color="auto"/>
              </w:divBdr>
            </w:div>
          </w:divsChild>
        </w:div>
        <w:div w:id="1516920766">
          <w:marLeft w:val="0"/>
          <w:marRight w:val="0"/>
          <w:marTop w:val="0"/>
          <w:marBottom w:val="0"/>
          <w:divBdr>
            <w:top w:val="none" w:sz="0" w:space="0" w:color="auto"/>
            <w:left w:val="none" w:sz="0" w:space="0" w:color="auto"/>
            <w:bottom w:val="none" w:sz="0" w:space="0" w:color="auto"/>
            <w:right w:val="none" w:sz="0" w:space="0" w:color="auto"/>
          </w:divBdr>
          <w:divsChild>
            <w:div w:id="1063874770">
              <w:marLeft w:val="0"/>
              <w:marRight w:val="0"/>
              <w:marTop w:val="0"/>
              <w:marBottom w:val="0"/>
              <w:divBdr>
                <w:top w:val="none" w:sz="0" w:space="0" w:color="auto"/>
                <w:left w:val="none" w:sz="0" w:space="0" w:color="auto"/>
                <w:bottom w:val="none" w:sz="0" w:space="0" w:color="auto"/>
                <w:right w:val="none" w:sz="0" w:space="0" w:color="auto"/>
              </w:divBdr>
            </w:div>
          </w:divsChild>
        </w:div>
        <w:div w:id="1526140715">
          <w:marLeft w:val="0"/>
          <w:marRight w:val="0"/>
          <w:marTop w:val="0"/>
          <w:marBottom w:val="0"/>
          <w:divBdr>
            <w:top w:val="none" w:sz="0" w:space="0" w:color="auto"/>
            <w:left w:val="none" w:sz="0" w:space="0" w:color="auto"/>
            <w:bottom w:val="none" w:sz="0" w:space="0" w:color="auto"/>
            <w:right w:val="none" w:sz="0" w:space="0" w:color="auto"/>
          </w:divBdr>
          <w:divsChild>
            <w:div w:id="1350568589">
              <w:marLeft w:val="0"/>
              <w:marRight w:val="0"/>
              <w:marTop w:val="0"/>
              <w:marBottom w:val="0"/>
              <w:divBdr>
                <w:top w:val="none" w:sz="0" w:space="0" w:color="auto"/>
                <w:left w:val="none" w:sz="0" w:space="0" w:color="auto"/>
                <w:bottom w:val="none" w:sz="0" w:space="0" w:color="auto"/>
                <w:right w:val="none" w:sz="0" w:space="0" w:color="auto"/>
              </w:divBdr>
            </w:div>
          </w:divsChild>
        </w:div>
        <w:div w:id="1714117351">
          <w:marLeft w:val="0"/>
          <w:marRight w:val="0"/>
          <w:marTop w:val="0"/>
          <w:marBottom w:val="0"/>
          <w:divBdr>
            <w:top w:val="none" w:sz="0" w:space="0" w:color="auto"/>
            <w:left w:val="none" w:sz="0" w:space="0" w:color="auto"/>
            <w:bottom w:val="none" w:sz="0" w:space="0" w:color="auto"/>
            <w:right w:val="none" w:sz="0" w:space="0" w:color="auto"/>
          </w:divBdr>
          <w:divsChild>
            <w:div w:id="1639263094">
              <w:marLeft w:val="0"/>
              <w:marRight w:val="0"/>
              <w:marTop w:val="0"/>
              <w:marBottom w:val="0"/>
              <w:divBdr>
                <w:top w:val="none" w:sz="0" w:space="0" w:color="auto"/>
                <w:left w:val="none" w:sz="0" w:space="0" w:color="auto"/>
                <w:bottom w:val="none" w:sz="0" w:space="0" w:color="auto"/>
                <w:right w:val="none" w:sz="0" w:space="0" w:color="auto"/>
              </w:divBdr>
            </w:div>
          </w:divsChild>
        </w:div>
        <w:div w:id="1740789349">
          <w:marLeft w:val="0"/>
          <w:marRight w:val="0"/>
          <w:marTop w:val="0"/>
          <w:marBottom w:val="0"/>
          <w:divBdr>
            <w:top w:val="none" w:sz="0" w:space="0" w:color="auto"/>
            <w:left w:val="none" w:sz="0" w:space="0" w:color="auto"/>
            <w:bottom w:val="none" w:sz="0" w:space="0" w:color="auto"/>
            <w:right w:val="none" w:sz="0" w:space="0" w:color="auto"/>
          </w:divBdr>
          <w:divsChild>
            <w:div w:id="1758791967">
              <w:marLeft w:val="0"/>
              <w:marRight w:val="0"/>
              <w:marTop w:val="0"/>
              <w:marBottom w:val="0"/>
              <w:divBdr>
                <w:top w:val="none" w:sz="0" w:space="0" w:color="auto"/>
                <w:left w:val="none" w:sz="0" w:space="0" w:color="auto"/>
                <w:bottom w:val="none" w:sz="0" w:space="0" w:color="auto"/>
                <w:right w:val="none" w:sz="0" w:space="0" w:color="auto"/>
              </w:divBdr>
            </w:div>
          </w:divsChild>
        </w:div>
        <w:div w:id="1815567045">
          <w:marLeft w:val="0"/>
          <w:marRight w:val="0"/>
          <w:marTop w:val="0"/>
          <w:marBottom w:val="0"/>
          <w:divBdr>
            <w:top w:val="none" w:sz="0" w:space="0" w:color="auto"/>
            <w:left w:val="none" w:sz="0" w:space="0" w:color="auto"/>
            <w:bottom w:val="none" w:sz="0" w:space="0" w:color="auto"/>
            <w:right w:val="none" w:sz="0" w:space="0" w:color="auto"/>
          </w:divBdr>
          <w:divsChild>
            <w:div w:id="1124694788">
              <w:marLeft w:val="0"/>
              <w:marRight w:val="0"/>
              <w:marTop w:val="0"/>
              <w:marBottom w:val="0"/>
              <w:divBdr>
                <w:top w:val="none" w:sz="0" w:space="0" w:color="auto"/>
                <w:left w:val="none" w:sz="0" w:space="0" w:color="auto"/>
                <w:bottom w:val="none" w:sz="0" w:space="0" w:color="auto"/>
                <w:right w:val="none" w:sz="0" w:space="0" w:color="auto"/>
              </w:divBdr>
            </w:div>
          </w:divsChild>
        </w:div>
        <w:div w:id="1874683529">
          <w:marLeft w:val="0"/>
          <w:marRight w:val="0"/>
          <w:marTop w:val="0"/>
          <w:marBottom w:val="0"/>
          <w:divBdr>
            <w:top w:val="none" w:sz="0" w:space="0" w:color="auto"/>
            <w:left w:val="none" w:sz="0" w:space="0" w:color="auto"/>
            <w:bottom w:val="none" w:sz="0" w:space="0" w:color="auto"/>
            <w:right w:val="none" w:sz="0" w:space="0" w:color="auto"/>
          </w:divBdr>
          <w:divsChild>
            <w:div w:id="329842908">
              <w:marLeft w:val="0"/>
              <w:marRight w:val="0"/>
              <w:marTop w:val="0"/>
              <w:marBottom w:val="0"/>
              <w:divBdr>
                <w:top w:val="none" w:sz="0" w:space="0" w:color="auto"/>
                <w:left w:val="none" w:sz="0" w:space="0" w:color="auto"/>
                <w:bottom w:val="none" w:sz="0" w:space="0" w:color="auto"/>
                <w:right w:val="none" w:sz="0" w:space="0" w:color="auto"/>
              </w:divBdr>
            </w:div>
          </w:divsChild>
        </w:div>
        <w:div w:id="1909880671">
          <w:marLeft w:val="0"/>
          <w:marRight w:val="0"/>
          <w:marTop w:val="0"/>
          <w:marBottom w:val="0"/>
          <w:divBdr>
            <w:top w:val="none" w:sz="0" w:space="0" w:color="auto"/>
            <w:left w:val="none" w:sz="0" w:space="0" w:color="auto"/>
            <w:bottom w:val="none" w:sz="0" w:space="0" w:color="auto"/>
            <w:right w:val="none" w:sz="0" w:space="0" w:color="auto"/>
          </w:divBdr>
          <w:divsChild>
            <w:div w:id="1418287754">
              <w:marLeft w:val="0"/>
              <w:marRight w:val="0"/>
              <w:marTop w:val="0"/>
              <w:marBottom w:val="0"/>
              <w:divBdr>
                <w:top w:val="none" w:sz="0" w:space="0" w:color="auto"/>
                <w:left w:val="none" w:sz="0" w:space="0" w:color="auto"/>
                <w:bottom w:val="none" w:sz="0" w:space="0" w:color="auto"/>
                <w:right w:val="none" w:sz="0" w:space="0" w:color="auto"/>
              </w:divBdr>
            </w:div>
          </w:divsChild>
        </w:div>
        <w:div w:id="1953246498">
          <w:marLeft w:val="0"/>
          <w:marRight w:val="0"/>
          <w:marTop w:val="0"/>
          <w:marBottom w:val="0"/>
          <w:divBdr>
            <w:top w:val="none" w:sz="0" w:space="0" w:color="auto"/>
            <w:left w:val="none" w:sz="0" w:space="0" w:color="auto"/>
            <w:bottom w:val="none" w:sz="0" w:space="0" w:color="auto"/>
            <w:right w:val="none" w:sz="0" w:space="0" w:color="auto"/>
          </w:divBdr>
          <w:divsChild>
            <w:div w:id="5828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085534">
      <w:bodyDiv w:val="1"/>
      <w:marLeft w:val="0"/>
      <w:marRight w:val="0"/>
      <w:marTop w:val="0"/>
      <w:marBottom w:val="0"/>
      <w:divBdr>
        <w:top w:val="none" w:sz="0" w:space="0" w:color="auto"/>
        <w:left w:val="none" w:sz="0" w:space="0" w:color="auto"/>
        <w:bottom w:val="none" w:sz="0" w:space="0" w:color="auto"/>
        <w:right w:val="none" w:sz="0" w:space="0" w:color="auto"/>
      </w:divBdr>
      <w:divsChild>
        <w:div w:id="22292702">
          <w:marLeft w:val="0"/>
          <w:marRight w:val="0"/>
          <w:marTop w:val="0"/>
          <w:marBottom w:val="0"/>
          <w:divBdr>
            <w:top w:val="none" w:sz="0" w:space="0" w:color="auto"/>
            <w:left w:val="none" w:sz="0" w:space="0" w:color="auto"/>
            <w:bottom w:val="none" w:sz="0" w:space="0" w:color="auto"/>
            <w:right w:val="none" w:sz="0" w:space="0" w:color="auto"/>
          </w:divBdr>
        </w:div>
        <w:div w:id="909078902">
          <w:marLeft w:val="0"/>
          <w:marRight w:val="0"/>
          <w:marTop w:val="0"/>
          <w:marBottom w:val="0"/>
          <w:divBdr>
            <w:top w:val="none" w:sz="0" w:space="0" w:color="auto"/>
            <w:left w:val="none" w:sz="0" w:space="0" w:color="auto"/>
            <w:bottom w:val="none" w:sz="0" w:space="0" w:color="auto"/>
            <w:right w:val="none" w:sz="0" w:space="0" w:color="auto"/>
          </w:divBdr>
        </w:div>
        <w:div w:id="1530559833">
          <w:marLeft w:val="0"/>
          <w:marRight w:val="0"/>
          <w:marTop w:val="0"/>
          <w:marBottom w:val="0"/>
          <w:divBdr>
            <w:top w:val="none" w:sz="0" w:space="0" w:color="auto"/>
            <w:left w:val="none" w:sz="0" w:space="0" w:color="auto"/>
            <w:bottom w:val="none" w:sz="0" w:space="0" w:color="auto"/>
            <w:right w:val="none" w:sz="0" w:space="0" w:color="auto"/>
          </w:divBdr>
        </w:div>
        <w:div w:id="1893536394">
          <w:marLeft w:val="0"/>
          <w:marRight w:val="0"/>
          <w:marTop w:val="0"/>
          <w:marBottom w:val="0"/>
          <w:divBdr>
            <w:top w:val="none" w:sz="0" w:space="0" w:color="auto"/>
            <w:left w:val="none" w:sz="0" w:space="0" w:color="auto"/>
            <w:bottom w:val="none" w:sz="0" w:space="0" w:color="auto"/>
            <w:right w:val="none" w:sz="0" w:space="0" w:color="auto"/>
          </w:divBdr>
        </w:div>
        <w:div w:id="2031443550">
          <w:marLeft w:val="0"/>
          <w:marRight w:val="0"/>
          <w:marTop w:val="0"/>
          <w:marBottom w:val="0"/>
          <w:divBdr>
            <w:top w:val="none" w:sz="0" w:space="0" w:color="auto"/>
            <w:left w:val="none" w:sz="0" w:space="0" w:color="auto"/>
            <w:bottom w:val="none" w:sz="0" w:space="0" w:color="auto"/>
            <w:right w:val="none" w:sz="0" w:space="0" w:color="auto"/>
          </w:divBdr>
        </w:div>
      </w:divsChild>
    </w:div>
    <w:div w:id="1390500724">
      <w:bodyDiv w:val="1"/>
      <w:marLeft w:val="0"/>
      <w:marRight w:val="0"/>
      <w:marTop w:val="0"/>
      <w:marBottom w:val="0"/>
      <w:divBdr>
        <w:top w:val="none" w:sz="0" w:space="0" w:color="auto"/>
        <w:left w:val="none" w:sz="0" w:space="0" w:color="auto"/>
        <w:bottom w:val="none" w:sz="0" w:space="0" w:color="auto"/>
        <w:right w:val="none" w:sz="0" w:space="0" w:color="auto"/>
      </w:divBdr>
    </w:div>
    <w:div w:id="1464541770">
      <w:bodyDiv w:val="1"/>
      <w:marLeft w:val="0"/>
      <w:marRight w:val="0"/>
      <w:marTop w:val="0"/>
      <w:marBottom w:val="0"/>
      <w:divBdr>
        <w:top w:val="none" w:sz="0" w:space="0" w:color="auto"/>
        <w:left w:val="none" w:sz="0" w:space="0" w:color="auto"/>
        <w:bottom w:val="none" w:sz="0" w:space="0" w:color="auto"/>
        <w:right w:val="none" w:sz="0" w:space="0" w:color="auto"/>
      </w:divBdr>
      <w:divsChild>
        <w:div w:id="74981144">
          <w:marLeft w:val="0"/>
          <w:marRight w:val="0"/>
          <w:marTop w:val="0"/>
          <w:marBottom w:val="0"/>
          <w:divBdr>
            <w:top w:val="none" w:sz="0" w:space="0" w:color="auto"/>
            <w:left w:val="none" w:sz="0" w:space="0" w:color="auto"/>
            <w:bottom w:val="none" w:sz="0" w:space="0" w:color="auto"/>
            <w:right w:val="none" w:sz="0" w:space="0" w:color="auto"/>
          </w:divBdr>
          <w:divsChild>
            <w:div w:id="418451275">
              <w:marLeft w:val="0"/>
              <w:marRight w:val="0"/>
              <w:marTop w:val="0"/>
              <w:marBottom w:val="0"/>
              <w:divBdr>
                <w:top w:val="none" w:sz="0" w:space="0" w:color="auto"/>
                <w:left w:val="none" w:sz="0" w:space="0" w:color="auto"/>
                <w:bottom w:val="none" w:sz="0" w:space="0" w:color="auto"/>
                <w:right w:val="none" w:sz="0" w:space="0" w:color="auto"/>
              </w:divBdr>
            </w:div>
            <w:div w:id="1131705258">
              <w:marLeft w:val="0"/>
              <w:marRight w:val="0"/>
              <w:marTop w:val="0"/>
              <w:marBottom w:val="0"/>
              <w:divBdr>
                <w:top w:val="none" w:sz="0" w:space="0" w:color="auto"/>
                <w:left w:val="none" w:sz="0" w:space="0" w:color="auto"/>
                <w:bottom w:val="none" w:sz="0" w:space="0" w:color="auto"/>
                <w:right w:val="none" w:sz="0" w:space="0" w:color="auto"/>
              </w:divBdr>
            </w:div>
            <w:div w:id="1939554489">
              <w:marLeft w:val="0"/>
              <w:marRight w:val="0"/>
              <w:marTop w:val="0"/>
              <w:marBottom w:val="0"/>
              <w:divBdr>
                <w:top w:val="none" w:sz="0" w:space="0" w:color="auto"/>
                <w:left w:val="none" w:sz="0" w:space="0" w:color="auto"/>
                <w:bottom w:val="none" w:sz="0" w:space="0" w:color="auto"/>
                <w:right w:val="none" w:sz="0" w:space="0" w:color="auto"/>
              </w:divBdr>
            </w:div>
          </w:divsChild>
        </w:div>
        <w:div w:id="809593997">
          <w:marLeft w:val="0"/>
          <w:marRight w:val="0"/>
          <w:marTop w:val="0"/>
          <w:marBottom w:val="0"/>
          <w:divBdr>
            <w:top w:val="none" w:sz="0" w:space="0" w:color="auto"/>
            <w:left w:val="none" w:sz="0" w:space="0" w:color="auto"/>
            <w:bottom w:val="none" w:sz="0" w:space="0" w:color="auto"/>
            <w:right w:val="none" w:sz="0" w:space="0" w:color="auto"/>
          </w:divBdr>
          <w:divsChild>
            <w:div w:id="448085755">
              <w:marLeft w:val="0"/>
              <w:marRight w:val="0"/>
              <w:marTop w:val="0"/>
              <w:marBottom w:val="0"/>
              <w:divBdr>
                <w:top w:val="none" w:sz="0" w:space="0" w:color="auto"/>
                <w:left w:val="none" w:sz="0" w:space="0" w:color="auto"/>
                <w:bottom w:val="none" w:sz="0" w:space="0" w:color="auto"/>
                <w:right w:val="none" w:sz="0" w:space="0" w:color="auto"/>
              </w:divBdr>
            </w:div>
            <w:div w:id="1356805905">
              <w:marLeft w:val="0"/>
              <w:marRight w:val="0"/>
              <w:marTop w:val="0"/>
              <w:marBottom w:val="0"/>
              <w:divBdr>
                <w:top w:val="none" w:sz="0" w:space="0" w:color="auto"/>
                <w:left w:val="none" w:sz="0" w:space="0" w:color="auto"/>
                <w:bottom w:val="none" w:sz="0" w:space="0" w:color="auto"/>
                <w:right w:val="none" w:sz="0" w:space="0" w:color="auto"/>
              </w:divBdr>
            </w:div>
            <w:div w:id="1642150982">
              <w:marLeft w:val="0"/>
              <w:marRight w:val="0"/>
              <w:marTop w:val="0"/>
              <w:marBottom w:val="0"/>
              <w:divBdr>
                <w:top w:val="none" w:sz="0" w:space="0" w:color="auto"/>
                <w:left w:val="none" w:sz="0" w:space="0" w:color="auto"/>
                <w:bottom w:val="none" w:sz="0" w:space="0" w:color="auto"/>
                <w:right w:val="none" w:sz="0" w:space="0" w:color="auto"/>
              </w:divBdr>
            </w:div>
          </w:divsChild>
        </w:div>
        <w:div w:id="1974797378">
          <w:marLeft w:val="0"/>
          <w:marRight w:val="0"/>
          <w:marTop w:val="0"/>
          <w:marBottom w:val="0"/>
          <w:divBdr>
            <w:top w:val="none" w:sz="0" w:space="0" w:color="auto"/>
            <w:left w:val="none" w:sz="0" w:space="0" w:color="auto"/>
            <w:bottom w:val="none" w:sz="0" w:space="0" w:color="auto"/>
            <w:right w:val="none" w:sz="0" w:space="0" w:color="auto"/>
          </w:divBdr>
        </w:div>
        <w:div w:id="2099325554">
          <w:marLeft w:val="0"/>
          <w:marRight w:val="0"/>
          <w:marTop w:val="0"/>
          <w:marBottom w:val="0"/>
          <w:divBdr>
            <w:top w:val="none" w:sz="0" w:space="0" w:color="auto"/>
            <w:left w:val="none" w:sz="0" w:space="0" w:color="auto"/>
            <w:bottom w:val="none" w:sz="0" w:space="0" w:color="auto"/>
            <w:right w:val="none" w:sz="0" w:space="0" w:color="auto"/>
          </w:divBdr>
        </w:div>
      </w:divsChild>
    </w:div>
    <w:div w:id="1465612218">
      <w:bodyDiv w:val="1"/>
      <w:marLeft w:val="0"/>
      <w:marRight w:val="0"/>
      <w:marTop w:val="0"/>
      <w:marBottom w:val="0"/>
      <w:divBdr>
        <w:top w:val="none" w:sz="0" w:space="0" w:color="auto"/>
        <w:left w:val="none" w:sz="0" w:space="0" w:color="auto"/>
        <w:bottom w:val="none" w:sz="0" w:space="0" w:color="auto"/>
        <w:right w:val="none" w:sz="0" w:space="0" w:color="auto"/>
      </w:divBdr>
    </w:div>
    <w:div w:id="1488937253">
      <w:bodyDiv w:val="1"/>
      <w:marLeft w:val="0"/>
      <w:marRight w:val="0"/>
      <w:marTop w:val="0"/>
      <w:marBottom w:val="0"/>
      <w:divBdr>
        <w:top w:val="none" w:sz="0" w:space="0" w:color="auto"/>
        <w:left w:val="none" w:sz="0" w:space="0" w:color="auto"/>
        <w:bottom w:val="none" w:sz="0" w:space="0" w:color="auto"/>
        <w:right w:val="none" w:sz="0" w:space="0" w:color="auto"/>
      </w:divBdr>
      <w:divsChild>
        <w:div w:id="152450951">
          <w:marLeft w:val="0"/>
          <w:marRight w:val="0"/>
          <w:marTop w:val="0"/>
          <w:marBottom w:val="0"/>
          <w:divBdr>
            <w:top w:val="none" w:sz="0" w:space="0" w:color="auto"/>
            <w:left w:val="none" w:sz="0" w:space="0" w:color="auto"/>
            <w:bottom w:val="none" w:sz="0" w:space="0" w:color="auto"/>
            <w:right w:val="none" w:sz="0" w:space="0" w:color="auto"/>
          </w:divBdr>
          <w:divsChild>
            <w:div w:id="1546404812">
              <w:marLeft w:val="0"/>
              <w:marRight w:val="0"/>
              <w:marTop w:val="0"/>
              <w:marBottom w:val="0"/>
              <w:divBdr>
                <w:top w:val="none" w:sz="0" w:space="0" w:color="auto"/>
                <w:left w:val="none" w:sz="0" w:space="0" w:color="auto"/>
                <w:bottom w:val="none" w:sz="0" w:space="0" w:color="auto"/>
                <w:right w:val="none" w:sz="0" w:space="0" w:color="auto"/>
              </w:divBdr>
            </w:div>
          </w:divsChild>
        </w:div>
        <w:div w:id="755173529">
          <w:marLeft w:val="0"/>
          <w:marRight w:val="0"/>
          <w:marTop w:val="0"/>
          <w:marBottom w:val="0"/>
          <w:divBdr>
            <w:top w:val="none" w:sz="0" w:space="0" w:color="auto"/>
            <w:left w:val="none" w:sz="0" w:space="0" w:color="auto"/>
            <w:bottom w:val="none" w:sz="0" w:space="0" w:color="auto"/>
            <w:right w:val="none" w:sz="0" w:space="0" w:color="auto"/>
          </w:divBdr>
          <w:divsChild>
            <w:div w:id="833422561">
              <w:marLeft w:val="0"/>
              <w:marRight w:val="0"/>
              <w:marTop w:val="0"/>
              <w:marBottom w:val="0"/>
              <w:divBdr>
                <w:top w:val="none" w:sz="0" w:space="0" w:color="auto"/>
                <w:left w:val="none" w:sz="0" w:space="0" w:color="auto"/>
                <w:bottom w:val="none" w:sz="0" w:space="0" w:color="auto"/>
                <w:right w:val="none" w:sz="0" w:space="0" w:color="auto"/>
              </w:divBdr>
            </w:div>
          </w:divsChild>
        </w:div>
        <w:div w:id="783577629">
          <w:marLeft w:val="0"/>
          <w:marRight w:val="0"/>
          <w:marTop w:val="0"/>
          <w:marBottom w:val="0"/>
          <w:divBdr>
            <w:top w:val="none" w:sz="0" w:space="0" w:color="auto"/>
            <w:left w:val="none" w:sz="0" w:space="0" w:color="auto"/>
            <w:bottom w:val="none" w:sz="0" w:space="0" w:color="auto"/>
            <w:right w:val="none" w:sz="0" w:space="0" w:color="auto"/>
          </w:divBdr>
          <w:divsChild>
            <w:div w:id="1032998385">
              <w:marLeft w:val="0"/>
              <w:marRight w:val="0"/>
              <w:marTop w:val="0"/>
              <w:marBottom w:val="0"/>
              <w:divBdr>
                <w:top w:val="none" w:sz="0" w:space="0" w:color="auto"/>
                <w:left w:val="none" w:sz="0" w:space="0" w:color="auto"/>
                <w:bottom w:val="none" w:sz="0" w:space="0" w:color="auto"/>
                <w:right w:val="none" w:sz="0" w:space="0" w:color="auto"/>
              </w:divBdr>
            </w:div>
          </w:divsChild>
        </w:div>
        <w:div w:id="981151289">
          <w:marLeft w:val="0"/>
          <w:marRight w:val="0"/>
          <w:marTop w:val="0"/>
          <w:marBottom w:val="0"/>
          <w:divBdr>
            <w:top w:val="none" w:sz="0" w:space="0" w:color="auto"/>
            <w:left w:val="none" w:sz="0" w:space="0" w:color="auto"/>
            <w:bottom w:val="none" w:sz="0" w:space="0" w:color="auto"/>
            <w:right w:val="none" w:sz="0" w:space="0" w:color="auto"/>
          </w:divBdr>
          <w:divsChild>
            <w:div w:id="453671866">
              <w:marLeft w:val="0"/>
              <w:marRight w:val="0"/>
              <w:marTop w:val="0"/>
              <w:marBottom w:val="0"/>
              <w:divBdr>
                <w:top w:val="none" w:sz="0" w:space="0" w:color="auto"/>
                <w:left w:val="none" w:sz="0" w:space="0" w:color="auto"/>
                <w:bottom w:val="none" w:sz="0" w:space="0" w:color="auto"/>
                <w:right w:val="none" w:sz="0" w:space="0" w:color="auto"/>
              </w:divBdr>
            </w:div>
          </w:divsChild>
        </w:div>
        <w:div w:id="1078020963">
          <w:marLeft w:val="0"/>
          <w:marRight w:val="0"/>
          <w:marTop w:val="0"/>
          <w:marBottom w:val="0"/>
          <w:divBdr>
            <w:top w:val="none" w:sz="0" w:space="0" w:color="auto"/>
            <w:left w:val="none" w:sz="0" w:space="0" w:color="auto"/>
            <w:bottom w:val="none" w:sz="0" w:space="0" w:color="auto"/>
            <w:right w:val="none" w:sz="0" w:space="0" w:color="auto"/>
          </w:divBdr>
          <w:divsChild>
            <w:div w:id="1294795925">
              <w:marLeft w:val="0"/>
              <w:marRight w:val="0"/>
              <w:marTop w:val="0"/>
              <w:marBottom w:val="0"/>
              <w:divBdr>
                <w:top w:val="none" w:sz="0" w:space="0" w:color="auto"/>
                <w:left w:val="none" w:sz="0" w:space="0" w:color="auto"/>
                <w:bottom w:val="none" w:sz="0" w:space="0" w:color="auto"/>
                <w:right w:val="none" w:sz="0" w:space="0" w:color="auto"/>
              </w:divBdr>
            </w:div>
          </w:divsChild>
        </w:div>
        <w:div w:id="1649245504">
          <w:marLeft w:val="0"/>
          <w:marRight w:val="0"/>
          <w:marTop w:val="0"/>
          <w:marBottom w:val="0"/>
          <w:divBdr>
            <w:top w:val="none" w:sz="0" w:space="0" w:color="auto"/>
            <w:left w:val="none" w:sz="0" w:space="0" w:color="auto"/>
            <w:bottom w:val="none" w:sz="0" w:space="0" w:color="auto"/>
            <w:right w:val="none" w:sz="0" w:space="0" w:color="auto"/>
          </w:divBdr>
          <w:divsChild>
            <w:div w:id="150026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37151">
      <w:bodyDiv w:val="1"/>
      <w:marLeft w:val="0"/>
      <w:marRight w:val="0"/>
      <w:marTop w:val="0"/>
      <w:marBottom w:val="0"/>
      <w:divBdr>
        <w:top w:val="none" w:sz="0" w:space="0" w:color="auto"/>
        <w:left w:val="none" w:sz="0" w:space="0" w:color="auto"/>
        <w:bottom w:val="none" w:sz="0" w:space="0" w:color="auto"/>
        <w:right w:val="none" w:sz="0" w:space="0" w:color="auto"/>
      </w:divBdr>
      <w:divsChild>
        <w:div w:id="41905709">
          <w:marLeft w:val="0"/>
          <w:marRight w:val="0"/>
          <w:marTop w:val="0"/>
          <w:marBottom w:val="0"/>
          <w:divBdr>
            <w:top w:val="none" w:sz="0" w:space="0" w:color="auto"/>
            <w:left w:val="none" w:sz="0" w:space="0" w:color="auto"/>
            <w:bottom w:val="none" w:sz="0" w:space="0" w:color="auto"/>
            <w:right w:val="none" w:sz="0" w:space="0" w:color="auto"/>
          </w:divBdr>
        </w:div>
        <w:div w:id="511847166">
          <w:marLeft w:val="0"/>
          <w:marRight w:val="0"/>
          <w:marTop w:val="0"/>
          <w:marBottom w:val="0"/>
          <w:divBdr>
            <w:top w:val="none" w:sz="0" w:space="0" w:color="auto"/>
            <w:left w:val="none" w:sz="0" w:space="0" w:color="auto"/>
            <w:bottom w:val="none" w:sz="0" w:space="0" w:color="auto"/>
            <w:right w:val="none" w:sz="0" w:space="0" w:color="auto"/>
          </w:divBdr>
        </w:div>
        <w:div w:id="1666085566">
          <w:marLeft w:val="0"/>
          <w:marRight w:val="0"/>
          <w:marTop w:val="0"/>
          <w:marBottom w:val="0"/>
          <w:divBdr>
            <w:top w:val="none" w:sz="0" w:space="0" w:color="auto"/>
            <w:left w:val="none" w:sz="0" w:space="0" w:color="auto"/>
            <w:bottom w:val="none" w:sz="0" w:space="0" w:color="auto"/>
            <w:right w:val="none" w:sz="0" w:space="0" w:color="auto"/>
          </w:divBdr>
        </w:div>
      </w:divsChild>
    </w:div>
    <w:div w:id="1537936239">
      <w:bodyDiv w:val="1"/>
      <w:marLeft w:val="0"/>
      <w:marRight w:val="0"/>
      <w:marTop w:val="0"/>
      <w:marBottom w:val="0"/>
      <w:divBdr>
        <w:top w:val="none" w:sz="0" w:space="0" w:color="auto"/>
        <w:left w:val="none" w:sz="0" w:space="0" w:color="auto"/>
        <w:bottom w:val="none" w:sz="0" w:space="0" w:color="auto"/>
        <w:right w:val="none" w:sz="0" w:space="0" w:color="auto"/>
      </w:divBdr>
      <w:divsChild>
        <w:div w:id="1722094489">
          <w:marLeft w:val="0"/>
          <w:marRight w:val="0"/>
          <w:marTop w:val="0"/>
          <w:marBottom w:val="0"/>
          <w:divBdr>
            <w:top w:val="none" w:sz="0" w:space="0" w:color="auto"/>
            <w:left w:val="none" w:sz="0" w:space="0" w:color="auto"/>
            <w:bottom w:val="none" w:sz="0" w:space="0" w:color="auto"/>
            <w:right w:val="none" w:sz="0" w:space="0" w:color="auto"/>
          </w:divBdr>
          <w:divsChild>
            <w:div w:id="125936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401098">
      <w:bodyDiv w:val="1"/>
      <w:marLeft w:val="0"/>
      <w:marRight w:val="0"/>
      <w:marTop w:val="0"/>
      <w:marBottom w:val="0"/>
      <w:divBdr>
        <w:top w:val="none" w:sz="0" w:space="0" w:color="auto"/>
        <w:left w:val="none" w:sz="0" w:space="0" w:color="auto"/>
        <w:bottom w:val="none" w:sz="0" w:space="0" w:color="auto"/>
        <w:right w:val="none" w:sz="0" w:space="0" w:color="auto"/>
      </w:divBdr>
    </w:div>
    <w:div w:id="1552375477">
      <w:bodyDiv w:val="1"/>
      <w:marLeft w:val="0"/>
      <w:marRight w:val="0"/>
      <w:marTop w:val="0"/>
      <w:marBottom w:val="0"/>
      <w:divBdr>
        <w:top w:val="none" w:sz="0" w:space="0" w:color="auto"/>
        <w:left w:val="none" w:sz="0" w:space="0" w:color="auto"/>
        <w:bottom w:val="none" w:sz="0" w:space="0" w:color="auto"/>
        <w:right w:val="none" w:sz="0" w:space="0" w:color="auto"/>
      </w:divBdr>
      <w:divsChild>
        <w:div w:id="679163044">
          <w:marLeft w:val="0"/>
          <w:marRight w:val="0"/>
          <w:marTop w:val="0"/>
          <w:marBottom w:val="0"/>
          <w:divBdr>
            <w:top w:val="none" w:sz="0" w:space="0" w:color="auto"/>
            <w:left w:val="none" w:sz="0" w:space="0" w:color="auto"/>
            <w:bottom w:val="none" w:sz="0" w:space="0" w:color="auto"/>
            <w:right w:val="none" w:sz="0" w:space="0" w:color="auto"/>
          </w:divBdr>
          <w:divsChild>
            <w:div w:id="731661678">
              <w:marLeft w:val="0"/>
              <w:marRight w:val="0"/>
              <w:marTop w:val="0"/>
              <w:marBottom w:val="0"/>
              <w:divBdr>
                <w:top w:val="none" w:sz="0" w:space="0" w:color="auto"/>
                <w:left w:val="none" w:sz="0" w:space="0" w:color="auto"/>
                <w:bottom w:val="none" w:sz="0" w:space="0" w:color="auto"/>
                <w:right w:val="none" w:sz="0" w:space="0" w:color="auto"/>
              </w:divBdr>
            </w:div>
          </w:divsChild>
        </w:div>
        <w:div w:id="690765392">
          <w:marLeft w:val="0"/>
          <w:marRight w:val="0"/>
          <w:marTop w:val="0"/>
          <w:marBottom w:val="0"/>
          <w:divBdr>
            <w:top w:val="none" w:sz="0" w:space="0" w:color="auto"/>
            <w:left w:val="none" w:sz="0" w:space="0" w:color="auto"/>
            <w:bottom w:val="none" w:sz="0" w:space="0" w:color="auto"/>
            <w:right w:val="none" w:sz="0" w:space="0" w:color="auto"/>
          </w:divBdr>
          <w:divsChild>
            <w:div w:id="314989492">
              <w:marLeft w:val="0"/>
              <w:marRight w:val="0"/>
              <w:marTop w:val="0"/>
              <w:marBottom w:val="0"/>
              <w:divBdr>
                <w:top w:val="none" w:sz="0" w:space="0" w:color="auto"/>
                <w:left w:val="none" w:sz="0" w:space="0" w:color="auto"/>
                <w:bottom w:val="none" w:sz="0" w:space="0" w:color="auto"/>
                <w:right w:val="none" w:sz="0" w:space="0" w:color="auto"/>
              </w:divBdr>
            </w:div>
            <w:div w:id="570502618">
              <w:marLeft w:val="0"/>
              <w:marRight w:val="0"/>
              <w:marTop w:val="0"/>
              <w:marBottom w:val="0"/>
              <w:divBdr>
                <w:top w:val="none" w:sz="0" w:space="0" w:color="auto"/>
                <w:left w:val="none" w:sz="0" w:space="0" w:color="auto"/>
                <w:bottom w:val="none" w:sz="0" w:space="0" w:color="auto"/>
                <w:right w:val="none" w:sz="0" w:space="0" w:color="auto"/>
              </w:divBdr>
            </w:div>
          </w:divsChild>
        </w:div>
        <w:div w:id="2044093649">
          <w:marLeft w:val="0"/>
          <w:marRight w:val="0"/>
          <w:marTop w:val="0"/>
          <w:marBottom w:val="0"/>
          <w:divBdr>
            <w:top w:val="none" w:sz="0" w:space="0" w:color="auto"/>
            <w:left w:val="none" w:sz="0" w:space="0" w:color="auto"/>
            <w:bottom w:val="none" w:sz="0" w:space="0" w:color="auto"/>
            <w:right w:val="none" w:sz="0" w:space="0" w:color="auto"/>
          </w:divBdr>
          <w:divsChild>
            <w:div w:id="214364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004522">
      <w:bodyDiv w:val="1"/>
      <w:marLeft w:val="0"/>
      <w:marRight w:val="0"/>
      <w:marTop w:val="0"/>
      <w:marBottom w:val="0"/>
      <w:divBdr>
        <w:top w:val="none" w:sz="0" w:space="0" w:color="auto"/>
        <w:left w:val="none" w:sz="0" w:space="0" w:color="auto"/>
        <w:bottom w:val="none" w:sz="0" w:space="0" w:color="auto"/>
        <w:right w:val="none" w:sz="0" w:space="0" w:color="auto"/>
      </w:divBdr>
      <w:divsChild>
        <w:div w:id="203443789">
          <w:marLeft w:val="0"/>
          <w:marRight w:val="0"/>
          <w:marTop w:val="0"/>
          <w:marBottom w:val="0"/>
          <w:divBdr>
            <w:top w:val="none" w:sz="0" w:space="0" w:color="auto"/>
            <w:left w:val="none" w:sz="0" w:space="0" w:color="auto"/>
            <w:bottom w:val="none" w:sz="0" w:space="0" w:color="auto"/>
            <w:right w:val="none" w:sz="0" w:space="0" w:color="auto"/>
          </w:divBdr>
          <w:divsChild>
            <w:div w:id="842818931">
              <w:marLeft w:val="0"/>
              <w:marRight w:val="0"/>
              <w:marTop w:val="0"/>
              <w:marBottom w:val="0"/>
              <w:divBdr>
                <w:top w:val="none" w:sz="0" w:space="0" w:color="auto"/>
                <w:left w:val="none" w:sz="0" w:space="0" w:color="auto"/>
                <w:bottom w:val="none" w:sz="0" w:space="0" w:color="auto"/>
                <w:right w:val="none" w:sz="0" w:space="0" w:color="auto"/>
              </w:divBdr>
            </w:div>
          </w:divsChild>
        </w:div>
        <w:div w:id="387457436">
          <w:marLeft w:val="0"/>
          <w:marRight w:val="0"/>
          <w:marTop w:val="0"/>
          <w:marBottom w:val="0"/>
          <w:divBdr>
            <w:top w:val="none" w:sz="0" w:space="0" w:color="auto"/>
            <w:left w:val="none" w:sz="0" w:space="0" w:color="auto"/>
            <w:bottom w:val="none" w:sz="0" w:space="0" w:color="auto"/>
            <w:right w:val="none" w:sz="0" w:space="0" w:color="auto"/>
          </w:divBdr>
          <w:divsChild>
            <w:div w:id="2111702130">
              <w:marLeft w:val="0"/>
              <w:marRight w:val="0"/>
              <w:marTop w:val="0"/>
              <w:marBottom w:val="0"/>
              <w:divBdr>
                <w:top w:val="none" w:sz="0" w:space="0" w:color="auto"/>
                <w:left w:val="none" w:sz="0" w:space="0" w:color="auto"/>
                <w:bottom w:val="none" w:sz="0" w:space="0" w:color="auto"/>
                <w:right w:val="none" w:sz="0" w:space="0" w:color="auto"/>
              </w:divBdr>
            </w:div>
          </w:divsChild>
        </w:div>
        <w:div w:id="428744125">
          <w:marLeft w:val="0"/>
          <w:marRight w:val="0"/>
          <w:marTop w:val="0"/>
          <w:marBottom w:val="0"/>
          <w:divBdr>
            <w:top w:val="none" w:sz="0" w:space="0" w:color="auto"/>
            <w:left w:val="none" w:sz="0" w:space="0" w:color="auto"/>
            <w:bottom w:val="none" w:sz="0" w:space="0" w:color="auto"/>
            <w:right w:val="none" w:sz="0" w:space="0" w:color="auto"/>
          </w:divBdr>
          <w:divsChild>
            <w:div w:id="1176844559">
              <w:marLeft w:val="0"/>
              <w:marRight w:val="0"/>
              <w:marTop w:val="0"/>
              <w:marBottom w:val="0"/>
              <w:divBdr>
                <w:top w:val="none" w:sz="0" w:space="0" w:color="auto"/>
                <w:left w:val="none" w:sz="0" w:space="0" w:color="auto"/>
                <w:bottom w:val="none" w:sz="0" w:space="0" w:color="auto"/>
                <w:right w:val="none" w:sz="0" w:space="0" w:color="auto"/>
              </w:divBdr>
            </w:div>
          </w:divsChild>
        </w:div>
        <w:div w:id="439379459">
          <w:marLeft w:val="0"/>
          <w:marRight w:val="0"/>
          <w:marTop w:val="0"/>
          <w:marBottom w:val="0"/>
          <w:divBdr>
            <w:top w:val="none" w:sz="0" w:space="0" w:color="auto"/>
            <w:left w:val="none" w:sz="0" w:space="0" w:color="auto"/>
            <w:bottom w:val="none" w:sz="0" w:space="0" w:color="auto"/>
            <w:right w:val="none" w:sz="0" w:space="0" w:color="auto"/>
          </w:divBdr>
          <w:divsChild>
            <w:div w:id="1751386223">
              <w:marLeft w:val="0"/>
              <w:marRight w:val="0"/>
              <w:marTop w:val="0"/>
              <w:marBottom w:val="0"/>
              <w:divBdr>
                <w:top w:val="none" w:sz="0" w:space="0" w:color="auto"/>
                <w:left w:val="none" w:sz="0" w:space="0" w:color="auto"/>
                <w:bottom w:val="none" w:sz="0" w:space="0" w:color="auto"/>
                <w:right w:val="none" w:sz="0" w:space="0" w:color="auto"/>
              </w:divBdr>
            </w:div>
          </w:divsChild>
        </w:div>
        <w:div w:id="444034603">
          <w:marLeft w:val="0"/>
          <w:marRight w:val="0"/>
          <w:marTop w:val="0"/>
          <w:marBottom w:val="0"/>
          <w:divBdr>
            <w:top w:val="none" w:sz="0" w:space="0" w:color="auto"/>
            <w:left w:val="none" w:sz="0" w:space="0" w:color="auto"/>
            <w:bottom w:val="none" w:sz="0" w:space="0" w:color="auto"/>
            <w:right w:val="none" w:sz="0" w:space="0" w:color="auto"/>
          </w:divBdr>
          <w:divsChild>
            <w:div w:id="1160468303">
              <w:marLeft w:val="0"/>
              <w:marRight w:val="0"/>
              <w:marTop w:val="0"/>
              <w:marBottom w:val="0"/>
              <w:divBdr>
                <w:top w:val="none" w:sz="0" w:space="0" w:color="auto"/>
                <w:left w:val="none" w:sz="0" w:space="0" w:color="auto"/>
                <w:bottom w:val="none" w:sz="0" w:space="0" w:color="auto"/>
                <w:right w:val="none" w:sz="0" w:space="0" w:color="auto"/>
              </w:divBdr>
            </w:div>
          </w:divsChild>
        </w:div>
        <w:div w:id="487595215">
          <w:marLeft w:val="0"/>
          <w:marRight w:val="0"/>
          <w:marTop w:val="0"/>
          <w:marBottom w:val="0"/>
          <w:divBdr>
            <w:top w:val="none" w:sz="0" w:space="0" w:color="auto"/>
            <w:left w:val="none" w:sz="0" w:space="0" w:color="auto"/>
            <w:bottom w:val="none" w:sz="0" w:space="0" w:color="auto"/>
            <w:right w:val="none" w:sz="0" w:space="0" w:color="auto"/>
          </w:divBdr>
          <w:divsChild>
            <w:div w:id="1605265036">
              <w:marLeft w:val="0"/>
              <w:marRight w:val="0"/>
              <w:marTop w:val="0"/>
              <w:marBottom w:val="0"/>
              <w:divBdr>
                <w:top w:val="none" w:sz="0" w:space="0" w:color="auto"/>
                <w:left w:val="none" w:sz="0" w:space="0" w:color="auto"/>
                <w:bottom w:val="none" w:sz="0" w:space="0" w:color="auto"/>
                <w:right w:val="none" w:sz="0" w:space="0" w:color="auto"/>
              </w:divBdr>
            </w:div>
          </w:divsChild>
        </w:div>
        <w:div w:id="676661506">
          <w:marLeft w:val="0"/>
          <w:marRight w:val="0"/>
          <w:marTop w:val="0"/>
          <w:marBottom w:val="0"/>
          <w:divBdr>
            <w:top w:val="none" w:sz="0" w:space="0" w:color="auto"/>
            <w:left w:val="none" w:sz="0" w:space="0" w:color="auto"/>
            <w:bottom w:val="none" w:sz="0" w:space="0" w:color="auto"/>
            <w:right w:val="none" w:sz="0" w:space="0" w:color="auto"/>
          </w:divBdr>
          <w:divsChild>
            <w:div w:id="425422853">
              <w:marLeft w:val="0"/>
              <w:marRight w:val="0"/>
              <w:marTop w:val="0"/>
              <w:marBottom w:val="0"/>
              <w:divBdr>
                <w:top w:val="none" w:sz="0" w:space="0" w:color="auto"/>
                <w:left w:val="none" w:sz="0" w:space="0" w:color="auto"/>
                <w:bottom w:val="none" w:sz="0" w:space="0" w:color="auto"/>
                <w:right w:val="none" w:sz="0" w:space="0" w:color="auto"/>
              </w:divBdr>
            </w:div>
          </w:divsChild>
        </w:div>
        <w:div w:id="817648570">
          <w:marLeft w:val="0"/>
          <w:marRight w:val="0"/>
          <w:marTop w:val="0"/>
          <w:marBottom w:val="0"/>
          <w:divBdr>
            <w:top w:val="none" w:sz="0" w:space="0" w:color="auto"/>
            <w:left w:val="none" w:sz="0" w:space="0" w:color="auto"/>
            <w:bottom w:val="none" w:sz="0" w:space="0" w:color="auto"/>
            <w:right w:val="none" w:sz="0" w:space="0" w:color="auto"/>
          </w:divBdr>
          <w:divsChild>
            <w:div w:id="134419956">
              <w:marLeft w:val="0"/>
              <w:marRight w:val="0"/>
              <w:marTop w:val="0"/>
              <w:marBottom w:val="0"/>
              <w:divBdr>
                <w:top w:val="none" w:sz="0" w:space="0" w:color="auto"/>
                <w:left w:val="none" w:sz="0" w:space="0" w:color="auto"/>
                <w:bottom w:val="none" w:sz="0" w:space="0" w:color="auto"/>
                <w:right w:val="none" w:sz="0" w:space="0" w:color="auto"/>
              </w:divBdr>
            </w:div>
          </w:divsChild>
        </w:div>
        <w:div w:id="1286739860">
          <w:marLeft w:val="0"/>
          <w:marRight w:val="0"/>
          <w:marTop w:val="0"/>
          <w:marBottom w:val="0"/>
          <w:divBdr>
            <w:top w:val="none" w:sz="0" w:space="0" w:color="auto"/>
            <w:left w:val="none" w:sz="0" w:space="0" w:color="auto"/>
            <w:bottom w:val="none" w:sz="0" w:space="0" w:color="auto"/>
            <w:right w:val="none" w:sz="0" w:space="0" w:color="auto"/>
          </w:divBdr>
          <w:divsChild>
            <w:div w:id="436409014">
              <w:marLeft w:val="0"/>
              <w:marRight w:val="0"/>
              <w:marTop w:val="0"/>
              <w:marBottom w:val="0"/>
              <w:divBdr>
                <w:top w:val="none" w:sz="0" w:space="0" w:color="auto"/>
                <w:left w:val="none" w:sz="0" w:space="0" w:color="auto"/>
                <w:bottom w:val="none" w:sz="0" w:space="0" w:color="auto"/>
                <w:right w:val="none" w:sz="0" w:space="0" w:color="auto"/>
              </w:divBdr>
            </w:div>
          </w:divsChild>
        </w:div>
        <w:div w:id="1463037414">
          <w:marLeft w:val="0"/>
          <w:marRight w:val="0"/>
          <w:marTop w:val="0"/>
          <w:marBottom w:val="0"/>
          <w:divBdr>
            <w:top w:val="none" w:sz="0" w:space="0" w:color="auto"/>
            <w:left w:val="none" w:sz="0" w:space="0" w:color="auto"/>
            <w:bottom w:val="none" w:sz="0" w:space="0" w:color="auto"/>
            <w:right w:val="none" w:sz="0" w:space="0" w:color="auto"/>
          </w:divBdr>
          <w:divsChild>
            <w:div w:id="508567993">
              <w:marLeft w:val="0"/>
              <w:marRight w:val="0"/>
              <w:marTop w:val="0"/>
              <w:marBottom w:val="0"/>
              <w:divBdr>
                <w:top w:val="none" w:sz="0" w:space="0" w:color="auto"/>
                <w:left w:val="none" w:sz="0" w:space="0" w:color="auto"/>
                <w:bottom w:val="none" w:sz="0" w:space="0" w:color="auto"/>
                <w:right w:val="none" w:sz="0" w:space="0" w:color="auto"/>
              </w:divBdr>
            </w:div>
          </w:divsChild>
        </w:div>
        <w:div w:id="1484008854">
          <w:marLeft w:val="0"/>
          <w:marRight w:val="0"/>
          <w:marTop w:val="0"/>
          <w:marBottom w:val="0"/>
          <w:divBdr>
            <w:top w:val="none" w:sz="0" w:space="0" w:color="auto"/>
            <w:left w:val="none" w:sz="0" w:space="0" w:color="auto"/>
            <w:bottom w:val="none" w:sz="0" w:space="0" w:color="auto"/>
            <w:right w:val="none" w:sz="0" w:space="0" w:color="auto"/>
          </w:divBdr>
          <w:divsChild>
            <w:div w:id="686251187">
              <w:marLeft w:val="0"/>
              <w:marRight w:val="0"/>
              <w:marTop w:val="0"/>
              <w:marBottom w:val="0"/>
              <w:divBdr>
                <w:top w:val="none" w:sz="0" w:space="0" w:color="auto"/>
                <w:left w:val="none" w:sz="0" w:space="0" w:color="auto"/>
                <w:bottom w:val="none" w:sz="0" w:space="0" w:color="auto"/>
                <w:right w:val="none" w:sz="0" w:space="0" w:color="auto"/>
              </w:divBdr>
            </w:div>
          </w:divsChild>
        </w:div>
        <w:div w:id="1547598344">
          <w:marLeft w:val="0"/>
          <w:marRight w:val="0"/>
          <w:marTop w:val="0"/>
          <w:marBottom w:val="0"/>
          <w:divBdr>
            <w:top w:val="none" w:sz="0" w:space="0" w:color="auto"/>
            <w:left w:val="none" w:sz="0" w:space="0" w:color="auto"/>
            <w:bottom w:val="none" w:sz="0" w:space="0" w:color="auto"/>
            <w:right w:val="none" w:sz="0" w:space="0" w:color="auto"/>
          </w:divBdr>
          <w:divsChild>
            <w:div w:id="458496671">
              <w:marLeft w:val="0"/>
              <w:marRight w:val="0"/>
              <w:marTop w:val="0"/>
              <w:marBottom w:val="0"/>
              <w:divBdr>
                <w:top w:val="none" w:sz="0" w:space="0" w:color="auto"/>
                <w:left w:val="none" w:sz="0" w:space="0" w:color="auto"/>
                <w:bottom w:val="none" w:sz="0" w:space="0" w:color="auto"/>
                <w:right w:val="none" w:sz="0" w:space="0" w:color="auto"/>
              </w:divBdr>
            </w:div>
          </w:divsChild>
        </w:div>
        <w:div w:id="1614091261">
          <w:marLeft w:val="0"/>
          <w:marRight w:val="0"/>
          <w:marTop w:val="0"/>
          <w:marBottom w:val="0"/>
          <w:divBdr>
            <w:top w:val="none" w:sz="0" w:space="0" w:color="auto"/>
            <w:left w:val="none" w:sz="0" w:space="0" w:color="auto"/>
            <w:bottom w:val="none" w:sz="0" w:space="0" w:color="auto"/>
            <w:right w:val="none" w:sz="0" w:space="0" w:color="auto"/>
          </w:divBdr>
          <w:divsChild>
            <w:div w:id="912590751">
              <w:marLeft w:val="0"/>
              <w:marRight w:val="0"/>
              <w:marTop w:val="0"/>
              <w:marBottom w:val="0"/>
              <w:divBdr>
                <w:top w:val="none" w:sz="0" w:space="0" w:color="auto"/>
                <w:left w:val="none" w:sz="0" w:space="0" w:color="auto"/>
                <w:bottom w:val="none" w:sz="0" w:space="0" w:color="auto"/>
                <w:right w:val="none" w:sz="0" w:space="0" w:color="auto"/>
              </w:divBdr>
            </w:div>
          </w:divsChild>
        </w:div>
        <w:div w:id="1632327761">
          <w:marLeft w:val="0"/>
          <w:marRight w:val="0"/>
          <w:marTop w:val="0"/>
          <w:marBottom w:val="0"/>
          <w:divBdr>
            <w:top w:val="none" w:sz="0" w:space="0" w:color="auto"/>
            <w:left w:val="none" w:sz="0" w:space="0" w:color="auto"/>
            <w:bottom w:val="none" w:sz="0" w:space="0" w:color="auto"/>
            <w:right w:val="none" w:sz="0" w:space="0" w:color="auto"/>
          </w:divBdr>
          <w:divsChild>
            <w:div w:id="482501571">
              <w:marLeft w:val="0"/>
              <w:marRight w:val="0"/>
              <w:marTop w:val="0"/>
              <w:marBottom w:val="0"/>
              <w:divBdr>
                <w:top w:val="none" w:sz="0" w:space="0" w:color="auto"/>
                <w:left w:val="none" w:sz="0" w:space="0" w:color="auto"/>
                <w:bottom w:val="none" w:sz="0" w:space="0" w:color="auto"/>
                <w:right w:val="none" w:sz="0" w:space="0" w:color="auto"/>
              </w:divBdr>
            </w:div>
          </w:divsChild>
        </w:div>
        <w:div w:id="1671567182">
          <w:marLeft w:val="0"/>
          <w:marRight w:val="0"/>
          <w:marTop w:val="0"/>
          <w:marBottom w:val="0"/>
          <w:divBdr>
            <w:top w:val="none" w:sz="0" w:space="0" w:color="auto"/>
            <w:left w:val="none" w:sz="0" w:space="0" w:color="auto"/>
            <w:bottom w:val="none" w:sz="0" w:space="0" w:color="auto"/>
            <w:right w:val="none" w:sz="0" w:space="0" w:color="auto"/>
          </w:divBdr>
          <w:divsChild>
            <w:div w:id="1966349977">
              <w:marLeft w:val="0"/>
              <w:marRight w:val="0"/>
              <w:marTop w:val="0"/>
              <w:marBottom w:val="0"/>
              <w:divBdr>
                <w:top w:val="none" w:sz="0" w:space="0" w:color="auto"/>
                <w:left w:val="none" w:sz="0" w:space="0" w:color="auto"/>
                <w:bottom w:val="none" w:sz="0" w:space="0" w:color="auto"/>
                <w:right w:val="none" w:sz="0" w:space="0" w:color="auto"/>
              </w:divBdr>
            </w:div>
          </w:divsChild>
        </w:div>
        <w:div w:id="1806653151">
          <w:marLeft w:val="0"/>
          <w:marRight w:val="0"/>
          <w:marTop w:val="0"/>
          <w:marBottom w:val="0"/>
          <w:divBdr>
            <w:top w:val="none" w:sz="0" w:space="0" w:color="auto"/>
            <w:left w:val="none" w:sz="0" w:space="0" w:color="auto"/>
            <w:bottom w:val="none" w:sz="0" w:space="0" w:color="auto"/>
            <w:right w:val="none" w:sz="0" w:space="0" w:color="auto"/>
          </w:divBdr>
          <w:divsChild>
            <w:div w:id="693502702">
              <w:marLeft w:val="0"/>
              <w:marRight w:val="0"/>
              <w:marTop w:val="0"/>
              <w:marBottom w:val="0"/>
              <w:divBdr>
                <w:top w:val="none" w:sz="0" w:space="0" w:color="auto"/>
                <w:left w:val="none" w:sz="0" w:space="0" w:color="auto"/>
                <w:bottom w:val="none" w:sz="0" w:space="0" w:color="auto"/>
                <w:right w:val="none" w:sz="0" w:space="0" w:color="auto"/>
              </w:divBdr>
            </w:div>
          </w:divsChild>
        </w:div>
        <w:div w:id="1953903731">
          <w:marLeft w:val="0"/>
          <w:marRight w:val="0"/>
          <w:marTop w:val="0"/>
          <w:marBottom w:val="0"/>
          <w:divBdr>
            <w:top w:val="none" w:sz="0" w:space="0" w:color="auto"/>
            <w:left w:val="none" w:sz="0" w:space="0" w:color="auto"/>
            <w:bottom w:val="none" w:sz="0" w:space="0" w:color="auto"/>
            <w:right w:val="none" w:sz="0" w:space="0" w:color="auto"/>
          </w:divBdr>
          <w:divsChild>
            <w:div w:id="1542784507">
              <w:marLeft w:val="0"/>
              <w:marRight w:val="0"/>
              <w:marTop w:val="0"/>
              <w:marBottom w:val="0"/>
              <w:divBdr>
                <w:top w:val="none" w:sz="0" w:space="0" w:color="auto"/>
                <w:left w:val="none" w:sz="0" w:space="0" w:color="auto"/>
                <w:bottom w:val="none" w:sz="0" w:space="0" w:color="auto"/>
                <w:right w:val="none" w:sz="0" w:space="0" w:color="auto"/>
              </w:divBdr>
            </w:div>
          </w:divsChild>
        </w:div>
        <w:div w:id="1999191383">
          <w:marLeft w:val="0"/>
          <w:marRight w:val="0"/>
          <w:marTop w:val="0"/>
          <w:marBottom w:val="0"/>
          <w:divBdr>
            <w:top w:val="none" w:sz="0" w:space="0" w:color="auto"/>
            <w:left w:val="none" w:sz="0" w:space="0" w:color="auto"/>
            <w:bottom w:val="none" w:sz="0" w:space="0" w:color="auto"/>
            <w:right w:val="none" w:sz="0" w:space="0" w:color="auto"/>
          </w:divBdr>
          <w:divsChild>
            <w:div w:id="1980264462">
              <w:marLeft w:val="0"/>
              <w:marRight w:val="0"/>
              <w:marTop w:val="0"/>
              <w:marBottom w:val="0"/>
              <w:divBdr>
                <w:top w:val="none" w:sz="0" w:space="0" w:color="auto"/>
                <w:left w:val="none" w:sz="0" w:space="0" w:color="auto"/>
                <w:bottom w:val="none" w:sz="0" w:space="0" w:color="auto"/>
                <w:right w:val="none" w:sz="0" w:space="0" w:color="auto"/>
              </w:divBdr>
            </w:div>
          </w:divsChild>
        </w:div>
        <w:div w:id="2062557130">
          <w:marLeft w:val="0"/>
          <w:marRight w:val="0"/>
          <w:marTop w:val="0"/>
          <w:marBottom w:val="0"/>
          <w:divBdr>
            <w:top w:val="none" w:sz="0" w:space="0" w:color="auto"/>
            <w:left w:val="none" w:sz="0" w:space="0" w:color="auto"/>
            <w:bottom w:val="none" w:sz="0" w:space="0" w:color="auto"/>
            <w:right w:val="none" w:sz="0" w:space="0" w:color="auto"/>
          </w:divBdr>
          <w:divsChild>
            <w:div w:id="764037191">
              <w:marLeft w:val="0"/>
              <w:marRight w:val="0"/>
              <w:marTop w:val="0"/>
              <w:marBottom w:val="0"/>
              <w:divBdr>
                <w:top w:val="none" w:sz="0" w:space="0" w:color="auto"/>
                <w:left w:val="none" w:sz="0" w:space="0" w:color="auto"/>
                <w:bottom w:val="none" w:sz="0" w:space="0" w:color="auto"/>
                <w:right w:val="none" w:sz="0" w:space="0" w:color="auto"/>
              </w:divBdr>
            </w:div>
          </w:divsChild>
        </w:div>
        <w:div w:id="2132822073">
          <w:marLeft w:val="0"/>
          <w:marRight w:val="0"/>
          <w:marTop w:val="0"/>
          <w:marBottom w:val="0"/>
          <w:divBdr>
            <w:top w:val="none" w:sz="0" w:space="0" w:color="auto"/>
            <w:left w:val="none" w:sz="0" w:space="0" w:color="auto"/>
            <w:bottom w:val="none" w:sz="0" w:space="0" w:color="auto"/>
            <w:right w:val="none" w:sz="0" w:space="0" w:color="auto"/>
          </w:divBdr>
          <w:divsChild>
            <w:div w:id="131367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46104">
      <w:bodyDiv w:val="1"/>
      <w:marLeft w:val="0"/>
      <w:marRight w:val="0"/>
      <w:marTop w:val="0"/>
      <w:marBottom w:val="0"/>
      <w:divBdr>
        <w:top w:val="none" w:sz="0" w:space="0" w:color="auto"/>
        <w:left w:val="none" w:sz="0" w:space="0" w:color="auto"/>
        <w:bottom w:val="none" w:sz="0" w:space="0" w:color="auto"/>
        <w:right w:val="none" w:sz="0" w:space="0" w:color="auto"/>
      </w:divBdr>
      <w:divsChild>
        <w:div w:id="319356936">
          <w:marLeft w:val="0"/>
          <w:marRight w:val="0"/>
          <w:marTop w:val="0"/>
          <w:marBottom w:val="0"/>
          <w:divBdr>
            <w:top w:val="none" w:sz="0" w:space="0" w:color="auto"/>
            <w:left w:val="none" w:sz="0" w:space="0" w:color="auto"/>
            <w:bottom w:val="none" w:sz="0" w:space="0" w:color="auto"/>
            <w:right w:val="none" w:sz="0" w:space="0" w:color="auto"/>
          </w:divBdr>
        </w:div>
        <w:div w:id="404838005">
          <w:marLeft w:val="0"/>
          <w:marRight w:val="0"/>
          <w:marTop w:val="0"/>
          <w:marBottom w:val="0"/>
          <w:divBdr>
            <w:top w:val="none" w:sz="0" w:space="0" w:color="auto"/>
            <w:left w:val="none" w:sz="0" w:space="0" w:color="auto"/>
            <w:bottom w:val="none" w:sz="0" w:space="0" w:color="auto"/>
            <w:right w:val="none" w:sz="0" w:space="0" w:color="auto"/>
          </w:divBdr>
        </w:div>
        <w:div w:id="854349857">
          <w:marLeft w:val="0"/>
          <w:marRight w:val="0"/>
          <w:marTop w:val="0"/>
          <w:marBottom w:val="0"/>
          <w:divBdr>
            <w:top w:val="none" w:sz="0" w:space="0" w:color="auto"/>
            <w:left w:val="none" w:sz="0" w:space="0" w:color="auto"/>
            <w:bottom w:val="none" w:sz="0" w:space="0" w:color="auto"/>
            <w:right w:val="none" w:sz="0" w:space="0" w:color="auto"/>
          </w:divBdr>
        </w:div>
        <w:div w:id="1118067537">
          <w:marLeft w:val="0"/>
          <w:marRight w:val="0"/>
          <w:marTop w:val="0"/>
          <w:marBottom w:val="0"/>
          <w:divBdr>
            <w:top w:val="none" w:sz="0" w:space="0" w:color="auto"/>
            <w:left w:val="none" w:sz="0" w:space="0" w:color="auto"/>
            <w:bottom w:val="none" w:sz="0" w:space="0" w:color="auto"/>
            <w:right w:val="none" w:sz="0" w:space="0" w:color="auto"/>
          </w:divBdr>
        </w:div>
        <w:div w:id="1585534996">
          <w:marLeft w:val="0"/>
          <w:marRight w:val="0"/>
          <w:marTop w:val="0"/>
          <w:marBottom w:val="0"/>
          <w:divBdr>
            <w:top w:val="none" w:sz="0" w:space="0" w:color="auto"/>
            <w:left w:val="none" w:sz="0" w:space="0" w:color="auto"/>
            <w:bottom w:val="none" w:sz="0" w:space="0" w:color="auto"/>
            <w:right w:val="none" w:sz="0" w:space="0" w:color="auto"/>
          </w:divBdr>
        </w:div>
        <w:div w:id="1813980605">
          <w:marLeft w:val="0"/>
          <w:marRight w:val="0"/>
          <w:marTop w:val="0"/>
          <w:marBottom w:val="0"/>
          <w:divBdr>
            <w:top w:val="none" w:sz="0" w:space="0" w:color="auto"/>
            <w:left w:val="none" w:sz="0" w:space="0" w:color="auto"/>
            <w:bottom w:val="none" w:sz="0" w:space="0" w:color="auto"/>
            <w:right w:val="none" w:sz="0" w:space="0" w:color="auto"/>
          </w:divBdr>
        </w:div>
      </w:divsChild>
    </w:div>
    <w:div w:id="1626041334">
      <w:bodyDiv w:val="1"/>
      <w:marLeft w:val="0"/>
      <w:marRight w:val="0"/>
      <w:marTop w:val="0"/>
      <w:marBottom w:val="0"/>
      <w:divBdr>
        <w:top w:val="none" w:sz="0" w:space="0" w:color="auto"/>
        <w:left w:val="none" w:sz="0" w:space="0" w:color="auto"/>
        <w:bottom w:val="none" w:sz="0" w:space="0" w:color="auto"/>
        <w:right w:val="none" w:sz="0" w:space="0" w:color="auto"/>
      </w:divBdr>
      <w:divsChild>
        <w:div w:id="896010240">
          <w:marLeft w:val="0"/>
          <w:marRight w:val="0"/>
          <w:marTop w:val="0"/>
          <w:marBottom w:val="0"/>
          <w:divBdr>
            <w:top w:val="none" w:sz="0" w:space="0" w:color="auto"/>
            <w:left w:val="none" w:sz="0" w:space="0" w:color="auto"/>
            <w:bottom w:val="none" w:sz="0" w:space="0" w:color="auto"/>
            <w:right w:val="none" w:sz="0" w:space="0" w:color="auto"/>
          </w:divBdr>
        </w:div>
        <w:div w:id="908275207">
          <w:marLeft w:val="0"/>
          <w:marRight w:val="0"/>
          <w:marTop w:val="0"/>
          <w:marBottom w:val="0"/>
          <w:divBdr>
            <w:top w:val="none" w:sz="0" w:space="0" w:color="auto"/>
            <w:left w:val="none" w:sz="0" w:space="0" w:color="auto"/>
            <w:bottom w:val="none" w:sz="0" w:space="0" w:color="auto"/>
            <w:right w:val="none" w:sz="0" w:space="0" w:color="auto"/>
          </w:divBdr>
        </w:div>
      </w:divsChild>
    </w:div>
    <w:div w:id="1630361282">
      <w:bodyDiv w:val="1"/>
      <w:marLeft w:val="0"/>
      <w:marRight w:val="0"/>
      <w:marTop w:val="0"/>
      <w:marBottom w:val="0"/>
      <w:divBdr>
        <w:top w:val="none" w:sz="0" w:space="0" w:color="auto"/>
        <w:left w:val="none" w:sz="0" w:space="0" w:color="auto"/>
        <w:bottom w:val="none" w:sz="0" w:space="0" w:color="auto"/>
        <w:right w:val="none" w:sz="0" w:space="0" w:color="auto"/>
      </w:divBdr>
      <w:divsChild>
        <w:div w:id="176694394">
          <w:marLeft w:val="0"/>
          <w:marRight w:val="0"/>
          <w:marTop w:val="0"/>
          <w:marBottom w:val="0"/>
          <w:divBdr>
            <w:top w:val="none" w:sz="0" w:space="0" w:color="auto"/>
            <w:left w:val="none" w:sz="0" w:space="0" w:color="auto"/>
            <w:bottom w:val="none" w:sz="0" w:space="0" w:color="auto"/>
            <w:right w:val="none" w:sz="0" w:space="0" w:color="auto"/>
          </w:divBdr>
          <w:divsChild>
            <w:div w:id="747387294">
              <w:marLeft w:val="0"/>
              <w:marRight w:val="0"/>
              <w:marTop w:val="0"/>
              <w:marBottom w:val="0"/>
              <w:divBdr>
                <w:top w:val="none" w:sz="0" w:space="0" w:color="auto"/>
                <w:left w:val="none" w:sz="0" w:space="0" w:color="auto"/>
                <w:bottom w:val="none" w:sz="0" w:space="0" w:color="auto"/>
                <w:right w:val="none" w:sz="0" w:space="0" w:color="auto"/>
              </w:divBdr>
            </w:div>
          </w:divsChild>
        </w:div>
        <w:div w:id="186212510">
          <w:marLeft w:val="0"/>
          <w:marRight w:val="0"/>
          <w:marTop w:val="0"/>
          <w:marBottom w:val="0"/>
          <w:divBdr>
            <w:top w:val="none" w:sz="0" w:space="0" w:color="auto"/>
            <w:left w:val="none" w:sz="0" w:space="0" w:color="auto"/>
            <w:bottom w:val="none" w:sz="0" w:space="0" w:color="auto"/>
            <w:right w:val="none" w:sz="0" w:space="0" w:color="auto"/>
          </w:divBdr>
          <w:divsChild>
            <w:div w:id="1621836608">
              <w:marLeft w:val="0"/>
              <w:marRight w:val="0"/>
              <w:marTop w:val="0"/>
              <w:marBottom w:val="0"/>
              <w:divBdr>
                <w:top w:val="none" w:sz="0" w:space="0" w:color="auto"/>
                <w:left w:val="none" w:sz="0" w:space="0" w:color="auto"/>
                <w:bottom w:val="none" w:sz="0" w:space="0" w:color="auto"/>
                <w:right w:val="none" w:sz="0" w:space="0" w:color="auto"/>
              </w:divBdr>
            </w:div>
          </w:divsChild>
        </w:div>
        <w:div w:id="194773589">
          <w:marLeft w:val="0"/>
          <w:marRight w:val="0"/>
          <w:marTop w:val="0"/>
          <w:marBottom w:val="0"/>
          <w:divBdr>
            <w:top w:val="none" w:sz="0" w:space="0" w:color="auto"/>
            <w:left w:val="none" w:sz="0" w:space="0" w:color="auto"/>
            <w:bottom w:val="none" w:sz="0" w:space="0" w:color="auto"/>
            <w:right w:val="none" w:sz="0" w:space="0" w:color="auto"/>
          </w:divBdr>
          <w:divsChild>
            <w:div w:id="604700886">
              <w:marLeft w:val="0"/>
              <w:marRight w:val="0"/>
              <w:marTop w:val="0"/>
              <w:marBottom w:val="0"/>
              <w:divBdr>
                <w:top w:val="none" w:sz="0" w:space="0" w:color="auto"/>
                <w:left w:val="none" w:sz="0" w:space="0" w:color="auto"/>
                <w:bottom w:val="none" w:sz="0" w:space="0" w:color="auto"/>
                <w:right w:val="none" w:sz="0" w:space="0" w:color="auto"/>
              </w:divBdr>
            </w:div>
          </w:divsChild>
        </w:div>
        <w:div w:id="199974412">
          <w:marLeft w:val="0"/>
          <w:marRight w:val="0"/>
          <w:marTop w:val="0"/>
          <w:marBottom w:val="0"/>
          <w:divBdr>
            <w:top w:val="none" w:sz="0" w:space="0" w:color="auto"/>
            <w:left w:val="none" w:sz="0" w:space="0" w:color="auto"/>
            <w:bottom w:val="none" w:sz="0" w:space="0" w:color="auto"/>
            <w:right w:val="none" w:sz="0" w:space="0" w:color="auto"/>
          </w:divBdr>
          <w:divsChild>
            <w:div w:id="603268596">
              <w:marLeft w:val="0"/>
              <w:marRight w:val="0"/>
              <w:marTop w:val="0"/>
              <w:marBottom w:val="0"/>
              <w:divBdr>
                <w:top w:val="none" w:sz="0" w:space="0" w:color="auto"/>
                <w:left w:val="none" w:sz="0" w:space="0" w:color="auto"/>
                <w:bottom w:val="none" w:sz="0" w:space="0" w:color="auto"/>
                <w:right w:val="none" w:sz="0" w:space="0" w:color="auto"/>
              </w:divBdr>
            </w:div>
          </w:divsChild>
        </w:div>
        <w:div w:id="220213782">
          <w:marLeft w:val="0"/>
          <w:marRight w:val="0"/>
          <w:marTop w:val="0"/>
          <w:marBottom w:val="0"/>
          <w:divBdr>
            <w:top w:val="none" w:sz="0" w:space="0" w:color="auto"/>
            <w:left w:val="none" w:sz="0" w:space="0" w:color="auto"/>
            <w:bottom w:val="none" w:sz="0" w:space="0" w:color="auto"/>
            <w:right w:val="none" w:sz="0" w:space="0" w:color="auto"/>
          </w:divBdr>
          <w:divsChild>
            <w:div w:id="1149245368">
              <w:marLeft w:val="0"/>
              <w:marRight w:val="0"/>
              <w:marTop w:val="0"/>
              <w:marBottom w:val="0"/>
              <w:divBdr>
                <w:top w:val="none" w:sz="0" w:space="0" w:color="auto"/>
                <w:left w:val="none" w:sz="0" w:space="0" w:color="auto"/>
                <w:bottom w:val="none" w:sz="0" w:space="0" w:color="auto"/>
                <w:right w:val="none" w:sz="0" w:space="0" w:color="auto"/>
              </w:divBdr>
            </w:div>
          </w:divsChild>
        </w:div>
        <w:div w:id="220214444">
          <w:marLeft w:val="0"/>
          <w:marRight w:val="0"/>
          <w:marTop w:val="0"/>
          <w:marBottom w:val="0"/>
          <w:divBdr>
            <w:top w:val="none" w:sz="0" w:space="0" w:color="auto"/>
            <w:left w:val="none" w:sz="0" w:space="0" w:color="auto"/>
            <w:bottom w:val="none" w:sz="0" w:space="0" w:color="auto"/>
            <w:right w:val="none" w:sz="0" w:space="0" w:color="auto"/>
          </w:divBdr>
          <w:divsChild>
            <w:div w:id="172958276">
              <w:marLeft w:val="0"/>
              <w:marRight w:val="0"/>
              <w:marTop w:val="0"/>
              <w:marBottom w:val="0"/>
              <w:divBdr>
                <w:top w:val="none" w:sz="0" w:space="0" w:color="auto"/>
                <w:left w:val="none" w:sz="0" w:space="0" w:color="auto"/>
                <w:bottom w:val="none" w:sz="0" w:space="0" w:color="auto"/>
                <w:right w:val="none" w:sz="0" w:space="0" w:color="auto"/>
              </w:divBdr>
            </w:div>
          </w:divsChild>
        </w:div>
        <w:div w:id="295529142">
          <w:marLeft w:val="0"/>
          <w:marRight w:val="0"/>
          <w:marTop w:val="0"/>
          <w:marBottom w:val="0"/>
          <w:divBdr>
            <w:top w:val="none" w:sz="0" w:space="0" w:color="auto"/>
            <w:left w:val="none" w:sz="0" w:space="0" w:color="auto"/>
            <w:bottom w:val="none" w:sz="0" w:space="0" w:color="auto"/>
            <w:right w:val="none" w:sz="0" w:space="0" w:color="auto"/>
          </w:divBdr>
          <w:divsChild>
            <w:div w:id="2142574481">
              <w:marLeft w:val="0"/>
              <w:marRight w:val="0"/>
              <w:marTop w:val="0"/>
              <w:marBottom w:val="0"/>
              <w:divBdr>
                <w:top w:val="none" w:sz="0" w:space="0" w:color="auto"/>
                <w:left w:val="none" w:sz="0" w:space="0" w:color="auto"/>
                <w:bottom w:val="none" w:sz="0" w:space="0" w:color="auto"/>
                <w:right w:val="none" w:sz="0" w:space="0" w:color="auto"/>
              </w:divBdr>
            </w:div>
          </w:divsChild>
        </w:div>
        <w:div w:id="463423921">
          <w:marLeft w:val="0"/>
          <w:marRight w:val="0"/>
          <w:marTop w:val="0"/>
          <w:marBottom w:val="0"/>
          <w:divBdr>
            <w:top w:val="none" w:sz="0" w:space="0" w:color="auto"/>
            <w:left w:val="none" w:sz="0" w:space="0" w:color="auto"/>
            <w:bottom w:val="none" w:sz="0" w:space="0" w:color="auto"/>
            <w:right w:val="none" w:sz="0" w:space="0" w:color="auto"/>
          </w:divBdr>
          <w:divsChild>
            <w:div w:id="526605015">
              <w:marLeft w:val="0"/>
              <w:marRight w:val="0"/>
              <w:marTop w:val="0"/>
              <w:marBottom w:val="0"/>
              <w:divBdr>
                <w:top w:val="none" w:sz="0" w:space="0" w:color="auto"/>
                <w:left w:val="none" w:sz="0" w:space="0" w:color="auto"/>
                <w:bottom w:val="none" w:sz="0" w:space="0" w:color="auto"/>
                <w:right w:val="none" w:sz="0" w:space="0" w:color="auto"/>
              </w:divBdr>
            </w:div>
          </w:divsChild>
        </w:div>
        <w:div w:id="559368318">
          <w:marLeft w:val="0"/>
          <w:marRight w:val="0"/>
          <w:marTop w:val="0"/>
          <w:marBottom w:val="0"/>
          <w:divBdr>
            <w:top w:val="none" w:sz="0" w:space="0" w:color="auto"/>
            <w:left w:val="none" w:sz="0" w:space="0" w:color="auto"/>
            <w:bottom w:val="none" w:sz="0" w:space="0" w:color="auto"/>
            <w:right w:val="none" w:sz="0" w:space="0" w:color="auto"/>
          </w:divBdr>
          <w:divsChild>
            <w:div w:id="1935673552">
              <w:marLeft w:val="0"/>
              <w:marRight w:val="0"/>
              <w:marTop w:val="0"/>
              <w:marBottom w:val="0"/>
              <w:divBdr>
                <w:top w:val="none" w:sz="0" w:space="0" w:color="auto"/>
                <w:left w:val="none" w:sz="0" w:space="0" w:color="auto"/>
                <w:bottom w:val="none" w:sz="0" w:space="0" w:color="auto"/>
                <w:right w:val="none" w:sz="0" w:space="0" w:color="auto"/>
              </w:divBdr>
            </w:div>
          </w:divsChild>
        </w:div>
        <w:div w:id="790779658">
          <w:marLeft w:val="0"/>
          <w:marRight w:val="0"/>
          <w:marTop w:val="0"/>
          <w:marBottom w:val="0"/>
          <w:divBdr>
            <w:top w:val="none" w:sz="0" w:space="0" w:color="auto"/>
            <w:left w:val="none" w:sz="0" w:space="0" w:color="auto"/>
            <w:bottom w:val="none" w:sz="0" w:space="0" w:color="auto"/>
            <w:right w:val="none" w:sz="0" w:space="0" w:color="auto"/>
          </w:divBdr>
          <w:divsChild>
            <w:div w:id="1049917463">
              <w:marLeft w:val="0"/>
              <w:marRight w:val="0"/>
              <w:marTop w:val="0"/>
              <w:marBottom w:val="0"/>
              <w:divBdr>
                <w:top w:val="none" w:sz="0" w:space="0" w:color="auto"/>
                <w:left w:val="none" w:sz="0" w:space="0" w:color="auto"/>
                <w:bottom w:val="none" w:sz="0" w:space="0" w:color="auto"/>
                <w:right w:val="none" w:sz="0" w:space="0" w:color="auto"/>
              </w:divBdr>
            </w:div>
          </w:divsChild>
        </w:div>
        <w:div w:id="939944526">
          <w:marLeft w:val="0"/>
          <w:marRight w:val="0"/>
          <w:marTop w:val="0"/>
          <w:marBottom w:val="0"/>
          <w:divBdr>
            <w:top w:val="none" w:sz="0" w:space="0" w:color="auto"/>
            <w:left w:val="none" w:sz="0" w:space="0" w:color="auto"/>
            <w:bottom w:val="none" w:sz="0" w:space="0" w:color="auto"/>
            <w:right w:val="none" w:sz="0" w:space="0" w:color="auto"/>
          </w:divBdr>
          <w:divsChild>
            <w:div w:id="887499183">
              <w:marLeft w:val="0"/>
              <w:marRight w:val="0"/>
              <w:marTop w:val="0"/>
              <w:marBottom w:val="0"/>
              <w:divBdr>
                <w:top w:val="none" w:sz="0" w:space="0" w:color="auto"/>
                <w:left w:val="none" w:sz="0" w:space="0" w:color="auto"/>
                <w:bottom w:val="none" w:sz="0" w:space="0" w:color="auto"/>
                <w:right w:val="none" w:sz="0" w:space="0" w:color="auto"/>
              </w:divBdr>
            </w:div>
          </w:divsChild>
        </w:div>
        <w:div w:id="994457291">
          <w:marLeft w:val="0"/>
          <w:marRight w:val="0"/>
          <w:marTop w:val="0"/>
          <w:marBottom w:val="0"/>
          <w:divBdr>
            <w:top w:val="none" w:sz="0" w:space="0" w:color="auto"/>
            <w:left w:val="none" w:sz="0" w:space="0" w:color="auto"/>
            <w:bottom w:val="none" w:sz="0" w:space="0" w:color="auto"/>
            <w:right w:val="none" w:sz="0" w:space="0" w:color="auto"/>
          </w:divBdr>
          <w:divsChild>
            <w:div w:id="1422096461">
              <w:marLeft w:val="0"/>
              <w:marRight w:val="0"/>
              <w:marTop w:val="0"/>
              <w:marBottom w:val="0"/>
              <w:divBdr>
                <w:top w:val="none" w:sz="0" w:space="0" w:color="auto"/>
                <w:left w:val="none" w:sz="0" w:space="0" w:color="auto"/>
                <w:bottom w:val="none" w:sz="0" w:space="0" w:color="auto"/>
                <w:right w:val="none" w:sz="0" w:space="0" w:color="auto"/>
              </w:divBdr>
            </w:div>
          </w:divsChild>
        </w:div>
        <w:div w:id="1246110105">
          <w:marLeft w:val="0"/>
          <w:marRight w:val="0"/>
          <w:marTop w:val="0"/>
          <w:marBottom w:val="0"/>
          <w:divBdr>
            <w:top w:val="none" w:sz="0" w:space="0" w:color="auto"/>
            <w:left w:val="none" w:sz="0" w:space="0" w:color="auto"/>
            <w:bottom w:val="none" w:sz="0" w:space="0" w:color="auto"/>
            <w:right w:val="none" w:sz="0" w:space="0" w:color="auto"/>
          </w:divBdr>
          <w:divsChild>
            <w:div w:id="561645680">
              <w:marLeft w:val="0"/>
              <w:marRight w:val="0"/>
              <w:marTop w:val="0"/>
              <w:marBottom w:val="0"/>
              <w:divBdr>
                <w:top w:val="none" w:sz="0" w:space="0" w:color="auto"/>
                <w:left w:val="none" w:sz="0" w:space="0" w:color="auto"/>
                <w:bottom w:val="none" w:sz="0" w:space="0" w:color="auto"/>
                <w:right w:val="none" w:sz="0" w:space="0" w:color="auto"/>
              </w:divBdr>
            </w:div>
          </w:divsChild>
        </w:div>
        <w:div w:id="1478646057">
          <w:marLeft w:val="0"/>
          <w:marRight w:val="0"/>
          <w:marTop w:val="0"/>
          <w:marBottom w:val="0"/>
          <w:divBdr>
            <w:top w:val="none" w:sz="0" w:space="0" w:color="auto"/>
            <w:left w:val="none" w:sz="0" w:space="0" w:color="auto"/>
            <w:bottom w:val="none" w:sz="0" w:space="0" w:color="auto"/>
            <w:right w:val="none" w:sz="0" w:space="0" w:color="auto"/>
          </w:divBdr>
          <w:divsChild>
            <w:div w:id="487597648">
              <w:marLeft w:val="0"/>
              <w:marRight w:val="0"/>
              <w:marTop w:val="0"/>
              <w:marBottom w:val="0"/>
              <w:divBdr>
                <w:top w:val="none" w:sz="0" w:space="0" w:color="auto"/>
                <w:left w:val="none" w:sz="0" w:space="0" w:color="auto"/>
                <w:bottom w:val="none" w:sz="0" w:space="0" w:color="auto"/>
                <w:right w:val="none" w:sz="0" w:space="0" w:color="auto"/>
              </w:divBdr>
            </w:div>
          </w:divsChild>
        </w:div>
        <w:div w:id="1897692469">
          <w:marLeft w:val="0"/>
          <w:marRight w:val="0"/>
          <w:marTop w:val="0"/>
          <w:marBottom w:val="0"/>
          <w:divBdr>
            <w:top w:val="none" w:sz="0" w:space="0" w:color="auto"/>
            <w:left w:val="none" w:sz="0" w:space="0" w:color="auto"/>
            <w:bottom w:val="none" w:sz="0" w:space="0" w:color="auto"/>
            <w:right w:val="none" w:sz="0" w:space="0" w:color="auto"/>
          </w:divBdr>
          <w:divsChild>
            <w:div w:id="324404838">
              <w:marLeft w:val="0"/>
              <w:marRight w:val="0"/>
              <w:marTop w:val="0"/>
              <w:marBottom w:val="0"/>
              <w:divBdr>
                <w:top w:val="none" w:sz="0" w:space="0" w:color="auto"/>
                <w:left w:val="none" w:sz="0" w:space="0" w:color="auto"/>
                <w:bottom w:val="none" w:sz="0" w:space="0" w:color="auto"/>
                <w:right w:val="none" w:sz="0" w:space="0" w:color="auto"/>
              </w:divBdr>
            </w:div>
          </w:divsChild>
        </w:div>
        <w:div w:id="2008828235">
          <w:marLeft w:val="0"/>
          <w:marRight w:val="0"/>
          <w:marTop w:val="0"/>
          <w:marBottom w:val="0"/>
          <w:divBdr>
            <w:top w:val="none" w:sz="0" w:space="0" w:color="auto"/>
            <w:left w:val="none" w:sz="0" w:space="0" w:color="auto"/>
            <w:bottom w:val="none" w:sz="0" w:space="0" w:color="auto"/>
            <w:right w:val="none" w:sz="0" w:space="0" w:color="auto"/>
          </w:divBdr>
          <w:divsChild>
            <w:div w:id="955334797">
              <w:marLeft w:val="0"/>
              <w:marRight w:val="0"/>
              <w:marTop w:val="0"/>
              <w:marBottom w:val="0"/>
              <w:divBdr>
                <w:top w:val="none" w:sz="0" w:space="0" w:color="auto"/>
                <w:left w:val="none" w:sz="0" w:space="0" w:color="auto"/>
                <w:bottom w:val="none" w:sz="0" w:space="0" w:color="auto"/>
                <w:right w:val="none" w:sz="0" w:space="0" w:color="auto"/>
              </w:divBdr>
            </w:div>
          </w:divsChild>
        </w:div>
        <w:div w:id="2020038143">
          <w:marLeft w:val="0"/>
          <w:marRight w:val="0"/>
          <w:marTop w:val="0"/>
          <w:marBottom w:val="0"/>
          <w:divBdr>
            <w:top w:val="none" w:sz="0" w:space="0" w:color="auto"/>
            <w:left w:val="none" w:sz="0" w:space="0" w:color="auto"/>
            <w:bottom w:val="none" w:sz="0" w:space="0" w:color="auto"/>
            <w:right w:val="none" w:sz="0" w:space="0" w:color="auto"/>
          </w:divBdr>
          <w:divsChild>
            <w:div w:id="64961860">
              <w:marLeft w:val="0"/>
              <w:marRight w:val="0"/>
              <w:marTop w:val="0"/>
              <w:marBottom w:val="0"/>
              <w:divBdr>
                <w:top w:val="none" w:sz="0" w:space="0" w:color="auto"/>
                <w:left w:val="none" w:sz="0" w:space="0" w:color="auto"/>
                <w:bottom w:val="none" w:sz="0" w:space="0" w:color="auto"/>
                <w:right w:val="none" w:sz="0" w:space="0" w:color="auto"/>
              </w:divBdr>
            </w:div>
          </w:divsChild>
        </w:div>
        <w:div w:id="2083674429">
          <w:marLeft w:val="0"/>
          <w:marRight w:val="0"/>
          <w:marTop w:val="0"/>
          <w:marBottom w:val="0"/>
          <w:divBdr>
            <w:top w:val="none" w:sz="0" w:space="0" w:color="auto"/>
            <w:left w:val="none" w:sz="0" w:space="0" w:color="auto"/>
            <w:bottom w:val="none" w:sz="0" w:space="0" w:color="auto"/>
            <w:right w:val="none" w:sz="0" w:space="0" w:color="auto"/>
          </w:divBdr>
          <w:divsChild>
            <w:div w:id="159589872">
              <w:marLeft w:val="0"/>
              <w:marRight w:val="0"/>
              <w:marTop w:val="0"/>
              <w:marBottom w:val="0"/>
              <w:divBdr>
                <w:top w:val="none" w:sz="0" w:space="0" w:color="auto"/>
                <w:left w:val="none" w:sz="0" w:space="0" w:color="auto"/>
                <w:bottom w:val="none" w:sz="0" w:space="0" w:color="auto"/>
                <w:right w:val="none" w:sz="0" w:space="0" w:color="auto"/>
              </w:divBdr>
            </w:div>
          </w:divsChild>
        </w:div>
        <w:div w:id="2108693060">
          <w:marLeft w:val="0"/>
          <w:marRight w:val="0"/>
          <w:marTop w:val="0"/>
          <w:marBottom w:val="0"/>
          <w:divBdr>
            <w:top w:val="none" w:sz="0" w:space="0" w:color="auto"/>
            <w:left w:val="none" w:sz="0" w:space="0" w:color="auto"/>
            <w:bottom w:val="none" w:sz="0" w:space="0" w:color="auto"/>
            <w:right w:val="none" w:sz="0" w:space="0" w:color="auto"/>
          </w:divBdr>
          <w:divsChild>
            <w:div w:id="1992174565">
              <w:marLeft w:val="0"/>
              <w:marRight w:val="0"/>
              <w:marTop w:val="0"/>
              <w:marBottom w:val="0"/>
              <w:divBdr>
                <w:top w:val="none" w:sz="0" w:space="0" w:color="auto"/>
                <w:left w:val="none" w:sz="0" w:space="0" w:color="auto"/>
                <w:bottom w:val="none" w:sz="0" w:space="0" w:color="auto"/>
                <w:right w:val="none" w:sz="0" w:space="0" w:color="auto"/>
              </w:divBdr>
            </w:div>
          </w:divsChild>
        </w:div>
        <w:div w:id="2142184245">
          <w:marLeft w:val="0"/>
          <w:marRight w:val="0"/>
          <w:marTop w:val="0"/>
          <w:marBottom w:val="0"/>
          <w:divBdr>
            <w:top w:val="none" w:sz="0" w:space="0" w:color="auto"/>
            <w:left w:val="none" w:sz="0" w:space="0" w:color="auto"/>
            <w:bottom w:val="none" w:sz="0" w:space="0" w:color="auto"/>
            <w:right w:val="none" w:sz="0" w:space="0" w:color="auto"/>
          </w:divBdr>
          <w:divsChild>
            <w:div w:id="12434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676106">
      <w:bodyDiv w:val="1"/>
      <w:marLeft w:val="0"/>
      <w:marRight w:val="0"/>
      <w:marTop w:val="0"/>
      <w:marBottom w:val="0"/>
      <w:divBdr>
        <w:top w:val="none" w:sz="0" w:space="0" w:color="auto"/>
        <w:left w:val="none" w:sz="0" w:space="0" w:color="auto"/>
        <w:bottom w:val="none" w:sz="0" w:space="0" w:color="auto"/>
        <w:right w:val="none" w:sz="0" w:space="0" w:color="auto"/>
      </w:divBdr>
    </w:div>
    <w:div w:id="1685011099">
      <w:bodyDiv w:val="1"/>
      <w:marLeft w:val="0"/>
      <w:marRight w:val="0"/>
      <w:marTop w:val="0"/>
      <w:marBottom w:val="0"/>
      <w:divBdr>
        <w:top w:val="none" w:sz="0" w:space="0" w:color="auto"/>
        <w:left w:val="none" w:sz="0" w:space="0" w:color="auto"/>
        <w:bottom w:val="none" w:sz="0" w:space="0" w:color="auto"/>
        <w:right w:val="none" w:sz="0" w:space="0" w:color="auto"/>
      </w:divBdr>
    </w:div>
    <w:div w:id="1711029346">
      <w:bodyDiv w:val="1"/>
      <w:marLeft w:val="0"/>
      <w:marRight w:val="0"/>
      <w:marTop w:val="0"/>
      <w:marBottom w:val="0"/>
      <w:divBdr>
        <w:top w:val="none" w:sz="0" w:space="0" w:color="auto"/>
        <w:left w:val="none" w:sz="0" w:space="0" w:color="auto"/>
        <w:bottom w:val="none" w:sz="0" w:space="0" w:color="auto"/>
        <w:right w:val="none" w:sz="0" w:space="0" w:color="auto"/>
      </w:divBdr>
      <w:divsChild>
        <w:div w:id="175535374">
          <w:marLeft w:val="0"/>
          <w:marRight w:val="0"/>
          <w:marTop w:val="0"/>
          <w:marBottom w:val="0"/>
          <w:divBdr>
            <w:top w:val="none" w:sz="0" w:space="0" w:color="auto"/>
            <w:left w:val="none" w:sz="0" w:space="0" w:color="auto"/>
            <w:bottom w:val="none" w:sz="0" w:space="0" w:color="auto"/>
            <w:right w:val="none" w:sz="0" w:space="0" w:color="auto"/>
          </w:divBdr>
          <w:divsChild>
            <w:div w:id="1379237640">
              <w:marLeft w:val="0"/>
              <w:marRight w:val="0"/>
              <w:marTop w:val="0"/>
              <w:marBottom w:val="0"/>
              <w:divBdr>
                <w:top w:val="none" w:sz="0" w:space="0" w:color="auto"/>
                <w:left w:val="none" w:sz="0" w:space="0" w:color="auto"/>
                <w:bottom w:val="none" w:sz="0" w:space="0" w:color="auto"/>
                <w:right w:val="none" w:sz="0" w:space="0" w:color="auto"/>
              </w:divBdr>
            </w:div>
          </w:divsChild>
        </w:div>
        <w:div w:id="557940447">
          <w:marLeft w:val="0"/>
          <w:marRight w:val="0"/>
          <w:marTop w:val="0"/>
          <w:marBottom w:val="0"/>
          <w:divBdr>
            <w:top w:val="none" w:sz="0" w:space="0" w:color="auto"/>
            <w:left w:val="none" w:sz="0" w:space="0" w:color="auto"/>
            <w:bottom w:val="none" w:sz="0" w:space="0" w:color="auto"/>
            <w:right w:val="none" w:sz="0" w:space="0" w:color="auto"/>
          </w:divBdr>
          <w:divsChild>
            <w:div w:id="1169061654">
              <w:marLeft w:val="0"/>
              <w:marRight w:val="0"/>
              <w:marTop w:val="0"/>
              <w:marBottom w:val="0"/>
              <w:divBdr>
                <w:top w:val="none" w:sz="0" w:space="0" w:color="auto"/>
                <w:left w:val="none" w:sz="0" w:space="0" w:color="auto"/>
                <w:bottom w:val="none" w:sz="0" w:space="0" w:color="auto"/>
                <w:right w:val="none" w:sz="0" w:space="0" w:color="auto"/>
              </w:divBdr>
            </w:div>
          </w:divsChild>
        </w:div>
        <w:div w:id="599337867">
          <w:marLeft w:val="0"/>
          <w:marRight w:val="0"/>
          <w:marTop w:val="0"/>
          <w:marBottom w:val="0"/>
          <w:divBdr>
            <w:top w:val="none" w:sz="0" w:space="0" w:color="auto"/>
            <w:left w:val="none" w:sz="0" w:space="0" w:color="auto"/>
            <w:bottom w:val="none" w:sz="0" w:space="0" w:color="auto"/>
            <w:right w:val="none" w:sz="0" w:space="0" w:color="auto"/>
          </w:divBdr>
          <w:divsChild>
            <w:div w:id="773743000">
              <w:marLeft w:val="0"/>
              <w:marRight w:val="0"/>
              <w:marTop w:val="0"/>
              <w:marBottom w:val="0"/>
              <w:divBdr>
                <w:top w:val="none" w:sz="0" w:space="0" w:color="auto"/>
                <w:left w:val="none" w:sz="0" w:space="0" w:color="auto"/>
                <w:bottom w:val="none" w:sz="0" w:space="0" w:color="auto"/>
                <w:right w:val="none" w:sz="0" w:space="0" w:color="auto"/>
              </w:divBdr>
            </w:div>
          </w:divsChild>
        </w:div>
        <w:div w:id="635187667">
          <w:marLeft w:val="0"/>
          <w:marRight w:val="0"/>
          <w:marTop w:val="0"/>
          <w:marBottom w:val="0"/>
          <w:divBdr>
            <w:top w:val="none" w:sz="0" w:space="0" w:color="auto"/>
            <w:left w:val="none" w:sz="0" w:space="0" w:color="auto"/>
            <w:bottom w:val="none" w:sz="0" w:space="0" w:color="auto"/>
            <w:right w:val="none" w:sz="0" w:space="0" w:color="auto"/>
          </w:divBdr>
          <w:divsChild>
            <w:div w:id="1408772707">
              <w:marLeft w:val="0"/>
              <w:marRight w:val="0"/>
              <w:marTop w:val="0"/>
              <w:marBottom w:val="0"/>
              <w:divBdr>
                <w:top w:val="none" w:sz="0" w:space="0" w:color="auto"/>
                <w:left w:val="none" w:sz="0" w:space="0" w:color="auto"/>
                <w:bottom w:val="none" w:sz="0" w:space="0" w:color="auto"/>
                <w:right w:val="none" w:sz="0" w:space="0" w:color="auto"/>
              </w:divBdr>
            </w:div>
          </w:divsChild>
        </w:div>
        <w:div w:id="764693383">
          <w:marLeft w:val="0"/>
          <w:marRight w:val="0"/>
          <w:marTop w:val="0"/>
          <w:marBottom w:val="0"/>
          <w:divBdr>
            <w:top w:val="none" w:sz="0" w:space="0" w:color="auto"/>
            <w:left w:val="none" w:sz="0" w:space="0" w:color="auto"/>
            <w:bottom w:val="none" w:sz="0" w:space="0" w:color="auto"/>
            <w:right w:val="none" w:sz="0" w:space="0" w:color="auto"/>
          </w:divBdr>
          <w:divsChild>
            <w:div w:id="180096292">
              <w:marLeft w:val="0"/>
              <w:marRight w:val="0"/>
              <w:marTop w:val="0"/>
              <w:marBottom w:val="0"/>
              <w:divBdr>
                <w:top w:val="none" w:sz="0" w:space="0" w:color="auto"/>
                <w:left w:val="none" w:sz="0" w:space="0" w:color="auto"/>
                <w:bottom w:val="none" w:sz="0" w:space="0" w:color="auto"/>
                <w:right w:val="none" w:sz="0" w:space="0" w:color="auto"/>
              </w:divBdr>
            </w:div>
          </w:divsChild>
        </w:div>
        <w:div w:id="1147895040">
          <w:marLeft w:val="0"/>
          <w:marRight w:val="0"/>
          <w:marTop w:val="0"/>
          <w:marBottom w:val="0"/>
          <w:divBdr>
            <w:top w:val="none" w:sz="0" w:space="0" w:color="auto"/>
            <w:left w:val="none" w:sz="0" w:space="0" w:color="auto"/>
            <w:bottom w:val="none" w:sz="0" w:space="0" w:color="auto"/>
            <w:right w:val="none" w:sz="0" w:space="0" w:color="auto"/>
          </w:divBdr>
          <w:divsChild>
            <w:div w:id="451438524">
              <w:marLeft w:val="0"/>
              <w:marRight w:val="0"/>
              <w:marTop w:val="0"/>
              <w:marBottom w:val="0"/>
              <w:divBdr>
                <w:top w:val="none" w:sz="0" w:space="0" w:color="auto"/>
                <w:left w:val="none" w:sz="0" w:space="0" w:color="auto"/>
                <w:bottom w:val="none" w:sz="0" w:space="0" w:color="auto"/>
                <w:right w:val="none" w:sz="0" w:space="0" w:color="auto"/>
              </w:divBdr>
            </w:div>
          </w:divsChild>
        </w:div>
        <w:div w:id="1189680406">
          <w:marLeft w:val="0"/>
          <w:marRight w:val="0"/>
          <w:marTop w:val="0"/>
          <w:marBottom w:val="0"/>
          <w:divBdr>
            <w:top w:val="none" w:sz="0" w:space="0" w:color="auto"/>
            <w:left w:val="none" w:sz="0" w:space="0" w:color="auto"/>
            <w:bottom w:val="none" w:sz="0" w:space="0" w:color="auto"/>
            <w:right w:val="none" w:sz="0" w:space="0" w:color="auto"/>
          </w:divBdr>
          <w:divsChild>
            <w:div w:id="1827822980">
              <w:marLeft w:val="0"/>
              <w:marRight w:val="0"/>
              <w:marTop w:val="0"/>
              <w:marBottom w:val="0"/>
              <w:divBdr>
                <w:top w:val="none" w:sz="0" w:space="0" w:color="auto"/>
                <w:left w:val="none" w:sz="0" w:space="0" w:color="auto"/>
                <w:bottom w:val="none" w:sz="0" w:space="0" w:color="auto"/>
                <w:right w:val="none" w:sz="0" w:space="0" w:color="auto"/>
              </w:divBdr>
            </w:div>
          </w:divsChild>
        </w:div>
        <w:div w:id="1239172829">
          <w:marLeft w:val="0"/>
          <w:marRight w:val="0"/>
          <w:marTop w:val="0"/>
          <w:marBottom w:val="0"/>
          <w:divBdr>
            <w:top w:val="none" w:sz="0" w:space="0" w:color="auto"/>
            <w:left w:val="none" w:sz="0" w:space="0" w:color="auto"/>
            <w:bottom w:val="none" w:sz="0" w:space="0" w:color="auto"/>
            <w:right w:val="none" w:sz="0" w:space="0" w:color="auto"/>
          </w:divBdr>
          <w:divsChild>
            <w:div w:id="322978346">
              <w:marLeft w:val="0"/>
              <w:marRight w:val="0"/>
              <w:marTop w:val="0"/>
              <w:marBottom w:val="0"/>
              <w:divBdr>
                <w:top w:val="none" w:sz="0" w:space="0" w:color="auto"/>
                <w:left w:val="none" w:sz="0" w:space="0" w:color="auto"/>
                <w:bottom w:val="none" w:sz="0" w:space="0" w:color="auto"/>
                <w:right w:val="none" w:sz="0" w:space="0" w:color="auto"/>
              </w:divBdr>
            </w:div>
            <w:div w:id="1778209246">
              <w:marLeft w:val="0"/>
              <w:marRight w:val="0"/>
              <w:marTop w:val="0"/>
              <w:marBottom w:val="0"/>
              <w:divBdr>
                <w:top w:val="none" w:sz="0" w:space="0" w:color="auto"/>
                <w:left w:val="none" w:sz="0" w:space="0" w:color="auto"/>
                <w:bottom w:val="none" w:sz="0" w:space="0" w:color="auto"/>
                <w:right w:val="none" w:sz="0" w:space="0" w:color="auto"/>
              </w:divBdr>
            </w:div>
          </w:divsChild>
        </w:div>
        <w:div w:id="1289438209">
          <w:marLeft w:val="0"/>
          <w:marRight w:val="0"/>
          <w:marTop w:val="0"/>
          <w:marBottom w:val="0"/>
          <w:divBdr>
            <w:top w:val="none" w:sz="0" w:space="0" w:color="auto"/>
            <w:left w:val="none" w:sz="0" w:space="0" w:color="auto"/>
            <w:bottom w:val="none" w:sz="0" w:space="0" w:color="auto"/>
            <w:right w:val="none" w:sz="0" w:space="0" w:color="auto"/>
          </w:divBdr>
          <w:divsChild>
            <w:div w:id="598026732">
              <w:marLeft w:val="0"/>
              <w:marRight w:val="0"/>
              <w:marTop w:val="0"/>
              <w:marBottom w:val="0"/>
              <w:divBdr>
                <w:top w:val="none" w:sz="0" w:space="0" w:color="auto"/>
                <w:left w:val="none" w:sz="0" w:space="0" w:color="auto"/>
                <w:bottom w:val="none" w:sz="0" w:space="0" w:color="auto"/>
                <w:right w:val="none" w:sz="0" w:space="0" w:color="auto"/>
              </w:divBdr>
            </w:div>
          </w:divsChild>
        </w:div>
        <w:div w:id="1306545122">
          <w:marLeft w:val="0"/>
          <w:marRight w:val="0"/>
          <w:marTop w:val="0"/>
          <w:marBottom w:val="0"/>
          <w:divBdr>
            <w:top w:val="none" w:sz="0" w:space="0" w:color="auto"/>
            <w:left w:val="none" w:sz="0" w:space="0" w:color="auto"/>
            <w:bottom w:val="none" w:sz="0" w:space="0" w:color="auto"/>
            <w:right w:val="none" w:sz="0" w:space="0" w:color="auto"/>
          </w:divBdr>
          <w:divsChild>
            <w:div w:id="1335840202">
              <w:marLeft w:val="0"/>
              <w:marRight w:val="0"/>
              <w:marTop w:val="0"/>
              <w:marBottom w:val="0"/>
              <w:divBdr>
                <w:top w:val="none" w:sz="0" w:space="0" w:color="auto"/>
                <w:left w:val="none" w:sz="0" w:space="0" w:color="auto"/>
                <w:bottom w:val="none" w:sz="0" w:space="0" w:color="auto"/>
                <w:right w:val="none" w:sz="0" w:space="0" w:color="auto"/>
              </w:divBdr>
            </w:div>
          </w:divsChild>
        </w:div>
        <w:div w:id="1442607579">
          <w:marLeft w:val="0"/>
          <w:marRight w:val="0"/>
          <w:marTop w:val="0"/>
          <w:marBottom w:val="0"/>
          <w:divBdr>
            <w:top w:val="none" w:sz="0" w:space="0" w:color="auto"/>
            <w:left w:val="none" w:sz="0" w:space="0" w:color="auto"/>
            <w:bottom w:val="none" w:sz="0" w:space="0" w:color="auto"/>
            <w:right w:val="none" w:sz="0" w:space="0" w:color="auto"/>
          </w:divBdr>
          <w:divsChild>
            <w:div w:id="1704093015">
              <w:marLeft w:val="0"/>
              <w:marRight w:val="0"/>
              <w:marTop w:val="0"/>
              <w:marBottom w:val="0"/>
              <w:divBdr>
                <w:top w:val="none" w:sz="0" w:space="0" w:color="auto"/>
                <w:left w:val="none" w:sz="0" w:space="0" w:color="auto"/>
                <w:bottom w:val="none" w:sz="0" w:space="0" w:color="auto"/>
                <w:right w:val="none" w:sz="0" w:space="0" w:color="auto"/>
              </w:divBdr>
            </w:div>
            <w:div w:id="1770662330">
              <w:marLeft w:val="0"/>
              <w:marRight w:val="0"/>
              <w:marTop w:val="0"/>
              <w:marBottom w:val="0"/>
              <w:divBdr>
                <w:top w:val="none" w:sz="0" w:space="0" w:color="auto"/>
                <w:left w:val="none" w:sz="0" w:space="0" w:color="auto"/>
                <w:bottom w:val="none" w:sz="0" w:space="0" w:color="auto"/>
                <w:right w:val="none" w:sz="0" w:space="0" w:color="auto"/>
              </w:divBdr>
            </w:div>
          </w:divsChild>
        </w:div>
        <w:div w:id="1958750216">
          <w:marLeft w:val="0"/>
          <w:marRight w:val="0"/>
          <w:marTop w:val="0"/>
          <w:marBottom w:val="0"/>
          <w:divBdr>
            <w:top w:val="none" w:sz="0" w:space="0" w:color="auto"/>
            <w:left w:val="none" w:sz="0" w:space="0" w:color="auto"/>
            <w:bottom w:val="none" w:sz="0" w:space="0" w:color="auto"/>
            <w:right w:val="none" w:sz="0" w:space="0" w:color="auto"/>
          </w:divBdr>
          <w:divsChild>
            <w:div w:id="12651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585078">
      <w:bodyDiv w:val="1"/>
      <w:marLeft w:val="0"/>
      <w:marRight w:val="0"/>
      <w:marTop w:val="0"/>
      <w:marBottom w:val="0"/>
      <w:divBdr>
        <w:top w:val="none" w:sz="0" w:space="0" w:color="auto"/>
        <w:left w:val="none" w:sz="0" w:space="0" w:color="auto"/>
        <w:bottom w:val="none" w:sz="0" w:space="0" w:color="auto"/>
        <w:right w:val="none" w:sz="0" w:space="0" w:color="auto"/>
      </w:divBdr>
      <w:divsChild>
        <w:div w:id="474837988">
          <w:marLeft w:val="0"/>
          <w:marRight w:val="0"/>
          <w:marTop w:val="0"/>
          <w:marBottom w:val="0"/>
          <w:divBdr>
            <w:top w:val="none" w:sz="0" w:space="0" w:color="auto"/>
            <w:left w:val="none" w:sz="0" w:space="0" w:color="auto"/>
            <w:bottom w:val="none" w:sz="0" w:space="0" w:color="auto"/>
            <w:right w:val="none" w:sz="0" w:space="0" w:color="auto"/>
          </w:divBdr>
        </w:div>
        <w:div w:id="800926668">
          <w:marLeft w:val="0"/>
          <w:marRight w:val="0"/>
          <w:marTop w:val="0"/>
          <w:marBottom w:val="0"/>
          <w:divBdr>
            <w:top w:val="none" w:sz="0" w:space="0" w:color="auto"/>
            <w:left w:val="none" w:sz="0" w:space="0" w:color="auto"/>
            <w:bottom w:val="none" w:sz="0" w:space="0" w:color="auto"/>
            <w:right w:val="none" w:sz="0" w:space="0" w:color="auto"/>
          </w:divBdr>
          <w:divsChild>
            <w:div w:id="867372761">
              <w:marLeft w:val="0"/>
              <w:marRight w:val="0"/>
              <w:marTop w:val="0"/>
              <w:marBottom w:val="0"/>
              <w:divBdr>
                <w:top w:val="none" w:sz="0" w:space="0" w:color="auto"/>
                <w:left w:val="none" w:sz="0" w:space="0" w:color="auto"/>
                <w:bottom w:val="none" w:sz="0" w:space="0" w:color="auto"/>
                <w:right w:val="none" w:sz="0" w:space="0" w:color="auto"/>
              </w:divBdr>
            </w:div>
            <w:div w:id="1650010795">
              <w:marLeft w:val="0"/>
              <w:marRight w:val="0"/>
              <w:marTop w:val="0"/>
              <w:marBottom w:val="0"/>
              <w:divBdr>
                <w:top w:val="none" w:sz="0" w:space="0" w:color="auto"/>
                <w:left w:val="none" w:sz="0" w:space="0" w:color="auto"/>
                <w:bottom w:val="none" w:sz="0" w:space="0" w:color="auto"/>
                <w:right w:val="none" w:sz="0" w:space="0" w:color="auto"/>
              </w:divBdr>
            </w:div>
          </w:divsChild>
        </w:div>
        <w:div w:id="808937705">
          <w:marLeft w:val="0"/>
          <w:marRight w:val="0"/>
          <w:marTop w:val="0"/>
          <w:marBottom w:val="0"/>
          <w:divBdr>
            <w:top w:val="none" w:sz="0" w:space="0" w:color="auto"/>
            <w:left w:val="none" w:sz="0" w:space="0" w:color="auto"/>
            <w:bottom w:val="none" w:sz="0" w:space="0" w:color="auto"/>
            <w:right w:val="none" w:sz="0" w:space="0" w:color="auto"/>
          </w:divBdr>
          <w:divsChild>
            <w:div w:id="167931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19096">
      <w:bodyDiv w:val="1"/>
      <w:marLeft w:val="0"/>
      <w:marRight w:val="0"/>
      <w:marTop w:val="0"/>
      <w:marBottom w:val="0"/>
      <w:divBdr>
        <w:top w:val="none" w:sz="0" w:space="0" w:color="auto"/>
        <w:left w:val="none" w:sz="0" w:space="0" w:color="auto"/>
        <w:bottom w:val="none" w:sz="0" w:space="0" w:color="auto"/>
        <w:right w:val="none" w:sz="0" w:space="0" w:color="auto"/>
      </w:divBdr>
      <w:divsChild>
        <w:div w:id="30541112">
          <w:marLeft w:val="0"/>
          <w:marRight w:val="0"/>
          <w:marTop w:val="0"/>
          <w:marBottom w:val="0"/>
          <w:divBdr>
            <w:top w:val="none" w:sz="0" w:space="0" w:color="auto"/>
            <w:left w:val="none" w:sz="0" w:space="0" w:color="auto"/>
            <w:bottom w:val="none" w:sz="0" w:space="0" w:color="auto"/>
            <w:right w:val="none" w:sz="0" w:space="0" w:color="auto"/>
          </w:divBdr>
          <w:divsChild>
            <w:div w:id="2141259506">
              <w:marLeft w:val="0"/>
              <w:marRight w:val="0"/>
              <w:marTop w:val="0"/>
              <w:marBottom w:val="0"/>
              <w:divBdr>
                <w:top w:val="none" w:sz="0" w:space="0" w:color="auto"/>
                <w:left w:val="none" w:sz="0" w:space="0" w:color="auto"/>
                <w:bottom w:val="none" w:sz="0" w:space="0" w:color="auto"/>
                <w:right w:val="none" w:sz="0" w:space="0" w:color="auto"/>
              </w:divBdr>
            </w:div>
          </w:divsChild>
        </w:div>
        <w:div w:id="91437134">
          <w:marLeft w:val="0"/>
          <w:marRight w:val="0"/>
          <w:marTop w:val="0"/>
          <w:marBottom w:val="0"/>
          <w:divBdr>
            <w:top w:val="none" w:sz="0" w:space="0" w:color="auto"/>
            <w:left w:val="none" w:sz="0" w:space="0" w:color="auto"/>
            <w:bottom w:val="none" w:sz="0" w:space="0" w:color="auto"/>
            <w:right w:val="none" w:sz="0" w:space="0" w:color="auto"/>
          </w:divBdr>
          <w:divsChild>
            <w:div w:id="1136796207">
              <w:marLeft w:val="0"/>
              <w:marRight w:val="0"/>
              <w:marTop w:val="0"/>
              <w:marBottom w:val="0"/>
              <w:divBdr>
                <w:top w:val="none" w:sz="0" w:space="0" w:color="auto"/>
                <w:left w:val="none" w:sz="0" w:space="0" w:color="auto"/>
                <w:bottom w:val="none" w:sz="0" w:space="0" w:color="auto"/>
                <w:right w:val="none" w:sz="0" w:space="0" w:color="auto"/>
              </w:divBdr>
            </w:div>
          </w:divsChild>
        </w:div>
        <w:div w:id="130174458">
          <w:marLeft w:val="0"/>
          <w:marRight w:val="0"/>
          <w:marTop w:val="0"/>
          <w:marBottom w:val="0"/>
          <w:divBdr>
            <w:top w:val="none" w:sz="0" w:space="0" w:color="auto"/>
            <w:left w:val="none" w:sz="0" w:space="0" w:color="auto"/>
            <w:bottom w:val="none" w:sz="0" w:space="0" w:color="auto"/>
            <w:right w:val="none" w:sz="0" w:space="0" w:color="auto"/>
          </w:divBdr>
          <w:divsChild>
            <w:div w:id="243414487">
              <w:marLeft w:val="0"/>
              <w:marRight w:val="0"/>
              <w:marTop w:val="0"/>
              <w:marBottom w:val="0"/>
              <w:divBdr>
                <w:top w:val="none" w:sz="0" w:space="0" w:color="auto"/>
                <w:left w:val="none" w:sz="0" w:space="0" w:color="auto"/>
                <w:bottom w:val="none" w:sz="0" w:space="0" w:color="auto"/>
                <w:right w:val="none" w:sz="0" w:space="0" w:color="auto"/>
              </w:divBdr>
            </w:div>
          </w:divsChild>
        </w:div>
        <w:div w:id="195657511">
          <w:marLeft w:val="0"/>
          <w:marRight w:val="0"/>
          <w:marTop w:val="0"/>
          <w:marBottom w:val="0"/>
          <w:divBdr>
            <w:top w:val="none" w:sz="0" w:space="0" w:color="auto"/>
            <w:left w:val="none" w:sz="0" w:space="0" w:color="auto"/>
            <w:bottom w:val="none" w:sz="0" w:space="0" w:color="auto"/>
            <w:right w:val="none" w:sz="0" w:space="0" w:color="auto"/>
          </w:divBdr>
          <w:divsChild>
            <w:div w:id="669673920">
              <w:marLeft w:val="0"/>
              <w:marRight w:val="0"/>
              <w:marTop w:val="0"/>
              <w:marBottom w:val="0"/>
              <w:divBdr>
                <w:top w:val="none" w:sz="0" w:space="0" w:color="auto"/>
                <w:left w:val="none" w:sz="0" w:space="0" w:color="auto"/>
                <w:bottom w:val="none" w:sz="0" w:space="0" w:color="auto"/>
                <w:right w:val="none" w:sz="0" w:space="0" w:color="auto"/>
              </w:divBdr>
            </w:div>
          </w:divsChild>
        </w:div>
        <w:div w:id="494027736">
          <w:marLeft w:val="0"/>
          <w:marRight w:val="0"/>
          <w:marTop w:val="0"/>
          <w:marBottom w:val="0"/>
          <w:divBdr>
            <w:top w:val="none" w:sz="0" w:space="0" w:color="auto"/>
            <w:left w:val="none" w:sz="0" w:space="0" w:color="auto"/>
            <w:bottom w:val="none" w:sz="0" w:space="0" w:color="auto"/>
            <w:right w:val="none" w:sz="0" w:space="0" w:color="auto"/>
          </w:divBdr>
          <w:divsChild>
            <w:div w:id="364797889">
              <w:marLeft w:val="0"/>
              <w:marRight w:val="0"/>
              <w:marTop w:val="0"/>
              <w:marBottom w:val="0"/>
              <w:divBdr>
                <w:top w:val="none" w:sz="0" w:space="0" w:color="auto"/>
                <w:left w:val="none" w:sz="0" w:space="0" w:color="auto"/>
                <w:bottom w:val="none" w:sz="0" w:space="0" w:color="auto"/>
                <w:right w:val="none" w:sz="0" w:space="0" w:color="auto"/>
              </w:divBdr>
            </w:div>
          </w:divsChild>
        </w:div>
        <w:div w:id="651060230">
          <w:marLeft w:val="0"/>
          <w:marRight w:val="0"/>
          <w:marTop w:val="0"/>
          <w:marBottom w:val="0"/>
          <w:divBdr>
            <w:top w:val="none" w:sz="0" w:space="0" w:color="auto"/>
            <w:left w:val="none" w:sz="0" w:space="0" w:color="auto"/>
            <w:bottom w:val="none" w:sz="0" w:space="0" w:color="auto"/>
            <w:right w:val="none" w:sz="0" w:space="0" w:color="auto"/>
          </w:divBdr>
          <w:divsChild>
            <w:div w:id="411896563">
              <w:marLeft w:val="0"/>
              <w:marRight w:val="0"/>
              <w:marTop w:val="0"/>
              <w:marBottom w:val="0"/>
              <w:divBdr>
                <w:top w:val="none" w:sz="0" w:space="0" w:color="auto"/>
                <w:left w:val="none" w:sz="0" w:space="0" w:color="auto"/>
                <w:bottom w:val="none" w:sz="0" w:space="0" w:color="auto"/>
                <w:right w:val="none" w:sz="0" w:space="0" w:color="auto"/>
              </w:divBdr>
            </w:div>
          </w:divsChild>
        </w:div>
        <w:div w:id="720255421">
          <w:marLeft w:val="0"/>
          <w:marRight w:val="0"/>
          <w:marTop w:val="0"/>
          <w:marBottom w:val="0"/>
          <w:divBdr>
            <w:top w:val="none" w:sz="0" w:space="0" w:color="auto"/>
            <w:left w:val="none" w:sz="0" w:space="0" w:color="auto"/>
            <w:bottom w:val="none" w:sz="0" w:space="0" w:color="auto"/>
            <w:right w:val="none" w:sz="0" w:space="0" w:color="auto"/>
          </w:divBdr>
          <w:divsChild>
            <w:div w:id="2074545254">
              <w:marLeft w:val="0"/>
              <w:marRight w:val="0"/>
              <w:marTop w:val="0"/>
              <w:marBottom w:val="0"/>
              <w:divBdr>
                <w:top w:val="none" w:sz="0" w:space="0" w:color="auto"/>
                <w:left w:val="none" w:sz="0" w:space="0" w:color="auto"/>
                <w:bottom w:val="none" w:sz="0" w:space="0" w:color="auto"/>
                <w:right w:val="none" w:sz="0" w:space="0" w:color="auto"/>
              </w:divBdr>
            </w:div>
          </w:divsChild>
        </w:div>
        <w:div w:id="726297391">
          <w:marLeft w:val="0"/>
          <w:marRight w:val="0"/>
          <w:marTop w:val="0"/>
          <w:marBottom w:val="0"/>
          <w:divBdr>
            <w:top w:val="none" w:sz="0" w:space="0" w:color="auto"/>
            <w:left w:val="none" w:sz="0" w:space="0" w:color="auto"/>
            <w:bottom w:val="none" w:sz="0" w:space="0" w:color="auto"/>
            <w:right w:val="none" w:sz="0" w:space="0" w:color="auto"/>
          </w:divBdr>
          <w:divsChild>
            <w:div w:id="47606979">
              <w:marLeft w:val="0"/>
              <w:marRight w:val="0"/>
              <w:marTop w:val="0"/>
              <w:marBottom w:val="0"/>
              <w:divBdr>
                <w:top w:val="none" w:sz="0" w:space="0" w:color="auto"/>
                <w:left w:val="none" w:sz="0" w:space="0" w:color="auto"/>
                <w:bottom w:val="none" w:sz="0" w:space="0" w:color="auto"/>
                <w:right w:val="none" w:sz="0" w:space="0" w:color="auto"/>
              </w:divBdr>
            </w:div>
          </w:divsChild>
        </w:div>
        <w:div w:id="816067701">
          <w:marLeft w:val="0"/>
          <w:marRight w:val="0"/>
          <w:marTop w:val="0"/>
          <w:marBottom w:val="0"/>
          <w:divBdr>
            <w:top w:val="none" w:sz="0" w:space="0" w:color="auto"/>
            <w:left w:val="none" w:sz="0" w:space="0" w:color="auto"/>
            <w:bottom w:val="none" w:sz="0" w:space="0" w:color="auto"/>
            <w:right w:val="none" w:sz="0" w:space="0" w:color="auto"/>
          </w:divBdr>
          <w:divsChild>
            <w:div w:id="126974158">
              <w:marLeft w:val="0"/>
              <w:marRight w:val="0"/>
              <w:marTop w:val="0"/>
              <w:marBottom w:val="0"/>
              <w:divBdr>
                <w:top w:val="none" w:sz="0" w:space="0" w:color="auto"/>
                <w:left w:val="none" w:sz="0" w:space="0" w:color="auto"/>
                <w:bottom w:val="none" w:sz="0" w:space="0" w:color="auto"/>
                <w:right w:val="none" w:sz="0" w:space="0" w:color="auto"/>
              </w:divBdr>
            </w:div>
          </w:divsChild>
        </w:div>
        <w:div w:id="941718834">
          <w:marLeft w:val="0"/>
          <w:marRight w:val="0"/>
          <w:marTop w:val="0"/>
          <w:marBottom w:val="0"/>
          <w:divBdr>
            <w:top w:val="none" w:sz="0" w:space="0" w:color="auto"/>
            <w:left w:val="none" w:sz="0" w:space="0" w:color="auto"/>
            <w:bottom w:val="none" w:sz="0" w:space="0" w:color="auto"/>
            <w:right w:val="none" w:sz="0" w:space="0" w:color="auto"/>
          </w:divBdr>
          <w:divsChild>
            <w:div w:id="661199675">
              <w:marLeft w:val="0"/>
              <w:marRight w:val="0"/>
              <w:marTop w:val="0"/>
              <w:marBottom w:val="0"/>
              <w:divBdr>
                <w:top w:val="none" w:sz="0" w:space="0" w:color="auto"/>
                <w:left w:val="none" w:sz="0" w:space="0" w:color="auto"/>
                <w:bottom w:val="none" w:sz="0" w:space="0" w:color="auto"/>
                <w:right w:val="none" w:sz="0" w:space="0" w:color="auto"/>
              </w:divBdr>
            </w:div>
          </w:divsChild>
        </w:div>
        <w:div w:id="948272003">
          <w:marLeft w:val="0"/>
          <w:marRight w:val="0"/>
          <w:marTop w:val="0"/>
          <w:marBottom w:val="0"/>
          <w:divBdr>
            <w:top w:val="none" w:sz="0" w:space="0" w:color="auto"/>
            <w:left w:val="none" w:sz="0" w:space="0" w:color="auto"/>
            <w:bottom w:val="none" w:sz="0" w:space="0" w:color="auto"/>
            <w:right w:val="none" w:sz="0" w:space="0" w:color="auto"/>
          </w:divBdr>
          <w:divsChild>
            <w:div w:id="634720328">
              <w:marLeft w:val="0"/>
              <w:marRight w:val="0"/>
              <w:marTop w:val="0"/>
              <w:marBottom w:val="0"/>
              <w:divBdr>
                <w:top w:val="none" w:sz="0" w:space="0" w:color="auto"/>
                <w:left w:val="none" w:sz="0" w:space="0" w:color="auto"/>
                <w:bottom w:val="none" w:sz="0" w:space="0" w:color="auto"/>
                <w:right w:val="none" w:sz="0" w:space="0" w:color="auto"/>
              </w:divBdr>
            </w:div>
          </w:divsChild>
        </w:div>
        <w:div w:id="1087649683">
          <w:marLeft w:val="0"/>
          <w:marRight w:val="0"/>
          <w:marTop w:val="0"/>
          <w:marBottom w:val="0"/>
          <w:divBdr>
            <w:top w:val="none" w:sz="0" w:space="0" w:color="auto"/>
            <w:left w:val="none" w:sz="0" w:space="0" w:color="auto"/>
            <w:bottom w:val="none" w:sz="0" w:space="0" w:color="auto"/>
            <w:right w:val="none" w:sz="0" w:space="0" w:color="auto"/>
          </w:divBdr>
          <w:divsChild>
            <w:div w:id="300888042">
              <w:marLeft w:val="0"/>
              <w:marRight w:val="0"/>
              <w:marTop w:val="0"/>
              <w:marBottom w:val="0"/>
              <w:divBdr>
                <w:top w:val="none" w:sz="0" w:space="0" w:color="auto"/>
                <w:left w:val="none" w:sz="0" w:space="0" w:color="auto"/>
                <w:bottom w:val="none" w:sz="0" w:space="0" w:color="auto"/>
                <w:right w:val="none" w:sz="0" w:space="0" w:color="auto"/>
              </w:divBdr>
            </w:div>
          </w:divsChild>
        </w:div>
        <w:div w:id="1229462123">
          <w:marLeft w:val="0"/>
          <w:marRight w:val="0"/>
          <w:marTop w:val="0"/>
          <w:marBottom w:val="0"/>
          <w:divBdr>
            <w:top w:val="none" w:sz="0" w:space="0" w:color="auto"/>
            <w:left w:val="none" w:sz="0" w:space="0" w:color="auto"/>
            <w:bottom w:val="none" w:sz="0" w:space="0" w:color="auto"/>
            <w:right w:val="none" w:sz="0" w:space="0" w:color="auto"/>
          </w:divBdr>
          <w:divsChild>
            <w:div w:id="1368332281">
              <w:marLeft w:val="0"/>
              <w:marRight w:val="0"/>
              <w:marTop w:val="0"/>
              <w:marBottom w:val="0"/>
              <w:divBdr>
                <w:top w:val="none" w:sz="0" w:space="0" w:color="auto"/>
                <w:left w:val="none" w:sz="0" w:space="0" w:color="auto"/>
                <w:bottom w:val="none" w:sz="0" w:space="0" w:color="auto"/>
                <w:right w:val="none" w:sz="0" w:space="0" w:color="auto"/>
              </w:divBdr>
            </w:div>
          </w:divsChild>
        </w:div>
        <w:div w:id="1337882771">
          <w:marLeft w:val="0"/>
          <w:marRight w:val="0"/>
          <w:marTop w:val="0"/>
          <w:marBottom w:val="0"/>
          <w:divBdr>
            <w:top w:val="none" w:sz="0" w:space="0" w:color="auto"/>
            <w:left w:val="none" w:sz="0" w:space="0" w:color="auto"/>
            <w:bottom w:val="none" w:sz="0" w:space="0" w:color="auto"/>
            <w:right w:val="none" w:sz="0" w:space="0" w:color="auto"/>
          </w:divBdr>
          <w:divsChild>
            <w:div w:id="1852641720">
              <w:marLeft w:val="0"/>
              <w:marRight w:val="0"/>
              <w:marTop w:val="0"/>
              <w:marBottom w:val="0"/>
              <w:divBdr>
                <w:top w:val="none" w:sz="0" w:space="0" w:color="auto"/>
                <w:left w:val="none" w:sz="0" w:space="0" w:color="auto"/>
                <w:bottom w:val="none" w:sz="0" w:space="0" w:color="auto"/>
                <w:right w:val="none" w:sz="0" w:space="0" w:color="auto"/>
              </w:divBdr>
            </w:div>
          </w:divsChild>
        </w:div>
        <w:div w:id="1459453628">
          <w:marLeft w:val="0"/>
          <w:marRight w:val="0"/>
          <w:marTop w:val="0"/>
          <w:marBottom w:val="0"/>
          <w:divBdr>
            <w:top w:val="none" w:sz="0" w:space="0" w:color="auto"/>
            <w:left w:val="none" w:sz="0" w:space="0" w:color="auto"/>
            <w:bottom w:val="none" w:sz="0" w:space="0" w:color="auto"/>
            <w:right w:val="none" w:sz="0" w:space="0" w:color="auto"/>
          </w:divBdr>
          <w:divsChild>
            <w:div w:id="1308971873">
              <w:marLeft w:val="0"/>
              <w:marRight w:val="0"/>
              <w:marTop w:val="0"/>
              <w:marBottom w:val="0"/>
              <w:divBdr>
                <w:top w:val="none" w:sz="0" w:space="0" w:color="auto"/>
                <w:left w:val="none" w:sz="0" w:space="0" w:color="auto"/>
                <w:bottom w:val="none" w:sz="0" w:space="0" w:color="auto"/>
                <w:right w:val="none" w:sz="0" w:space="0" w:color="auto"/>
              </w:divBdr>
            </w:div>
          </w:divsChild>
        </w:div>
        <w:div w:id="1632592896">
          <w:marLeft w:val="0"/>
          <w:marRight w:val="0"/>
          <w:marTop w:val="0"/>
          <w:marBottom w:val="0"/>
          <w:divBdr>
            <w:top w:val="none" w:sz="0" w:space="0" w:color="auto"/>
            <w:left w:val="none" w:sz="0" w:space="0" w:color="auto"/>
            <w:bottom w:val="none" w:sz="0" w:space="0" w:color="auto"/>
            <w:right w:val="none" w:sz="0" w:space="0" w:color="auto"/>
          </w:divBdr>
          <w:divsChild>
            <w:div w:id="571089348">
              <w:marLeft w:val="0"/>
              <w:marRight w:val="0"/>
              <w:marTop w:val="0"/>
              <w:marBottom w:val="0"/>
              <w:divBdr>
                <w:top w:val="none" w:sz="0" w:space="0" w:color="auto"/>
                <w:left w:val="none" w:sz="0" w:space="0" w:color="auto"/>
                <w:bottom w:val="none" w:sz="0" w:space="0" w:color="auto"/>
                <w:right w:val="none" w:sz="0" w:space="0" w:color="auto"/>
              </w:divBdr>
            </w:div>
          </w:divsChild>
        </w:div>
        <w:div w:id="1674410610">
          <w:marLeft w:val="0"/>
          <w:marRight w:val="0"/>
          <w:marTop w:val="0"/>
          <w:marBottom w:val="0"/>
          <w:divBdr>
            <w:top w:val="none" w:sz="0" w:space="0" w:color="auto"/>
            <w:left w:val="none" w:sz="0" w:space="0" w:color="auto"/>
            <w:bottom w:val="none" w:sz="0" w:space="0" w:color="auto"/>
            <w:right w:val="none" w:sz="0" w:space="0" w:color="auto"/>
          </w:divBdr>
          <w:divsChild>
            <w:div w:id="176430888">
              <w:marLeft w:val="0"/>
              <w:marRight w:val="0"/>
              <w:marTop w:val="0"/>
              <w:marBottom w:val="0"/>
              <w:divBdr>
                <w:top w:val="none" w:sz="0" w:space="0" w:color="auto"/>
                <w:left w:val="none" w:sz="0" w:space="0" w:color="auto"/>
                <w:bottom w:val="none" w:sz="0" w:space="0" w:color="auto"/>
                <w:right w:val="none" w:sz="0" w:space="0" w:color="auto"/>
              </w:divBdr>
            </w:div>
          </w:divsChild>
        </w:div>
        <w:div w:id="1712146985">
          <w:marLeft w:val="0"/>
          <w:marRight w:val="0"/>
          <w:marTop w:val="0"/>
          <w:marBottom w:val="0"/>
          <w:divBdr>
            <w:top w:val="none" w:sz="0" w:space="0" w:color="auto"/>
            <w:left w:val="none" w:sz="0" w:space="0" w:color="auto"/>
            <w:bottom w:val="none" w:sz="0" w:space="0" w:color="auto"/>
            <w:right w:val="none" w:sz="0" w:space="0" w:color="auto"/>
          </w:divBdr>
          <w:divsChild>
            <w:div w:id="647826415">
              <w:marLeft w:val="0"/>
              <w:marRight w:val="0"/>
              <w:marTop w:val="0"/>
              <w:marBottom w:val="0"/>
              <w:divBdr>
                <w:top w:val="none" w:sz="0" w:space="0" w:color="auto"/>
                <w:left w:val="none" w:sz="0" w:space="0" w:color="auto"/>
                <w:bottom w:val="none" w:sz="0" w:space="0" w:color="auto"/>
                <w:right w:val="none" w:sz="0" w:space="0" w:color="auto"/>
              </w:divBdr>
            </w:div>
          </w:divsChild>
        </w:div>
        <w:div w:id="1829664233">
          <w:marLeft w:val="0"/>
          <w:marRight w:val="0"/>
          <w:marTop w:val="0"/>
          <w:marBottom w:val="0"/>
          <w:divBdr>
            <w:top w:val="none" w:sz="0" w:space="0" w:color="auto"/>
            <w:left w:val="none" w:sz="0" w:space="0" w:color="auto"/>
            <w:bottom w:val="none" w:sz="0" w:space="0" w:color="auto"/>
            <w:right w:val="none" w:sz="0" w:space="0" w:color="auto"/>
          </w:divBdr>
          <w:divsChild>
            <w:div w:id="2104691652">
              <w:marLeft w:val="0"/>
              <w:marRight w:val="0"/>
              <w:marTop w:val="0"/>
              <w:marBottom w:val="0"/>
              <w:divBdr>
                <w:top w:val="none" w:sz="0" w:space="0" w:color="auto"/>
                <w:left w:val="none" w:sz="0" w:space="0" w:color="auto"/>
                <w:bottom w:val="none" w:sz="0" w:space="0" w:color="auto"/>
                <w:right w:val="none" w:sz="0" w:space="0" w:color="auto"/>
              </w:divBdr>
            </w:div>
          </w:divsChild>
        </w:div>
        <w:div w:id="1948270280">
          <w:marLeft w:val="0"/>
          <w:marRight w:val="0"/>
          <w:marTop w:val="0"/>
          <w:marBottom w:val="0"/>
          <w:divBdr>
            <w:top w:val="none" w:sz="0" w:space="0" w:color="auto"/>
            <w:left w:val="none" w:sz="0" w:space="0" w:color="auto"/>
            <w:bottom w:val="none" w:sz="0" w:space="0" w:color="auto"/>
            <w:right w:val="none" w:sz="0" w:space="0" w:color="auto"/>
          </w:divBdr>
          <w:divsChild>
            <w:div w:id="689990216">
              <w:marLeft w:val="0"/>
              <w:marRight w:val="0"/>
              <w:marTop w:val="0"/>
              <w:marBottom w:val="0"/>
              <w:divBdr>
                <w:top w:val="none" w:sz="0" w:space="0" w:color="auto"/>
                <w:left w:val="none" w:sz="0" w:space="0" w:color="auto"/>
                <w:bottom w:val="none" w:sz="0" w:space="0" w:color="auto"/>
                <w:right w:val="none" w:sz="0" w:space="0" w:color="auto"/>
              </w:divBdr>
            </w:div>
          </w:divsChild>
        </w:div>
        <w:div w:id="2056080339">
          <w:marLeft w:val="0"/>
          <w:marRight w:val="0"/>
          <w:marTop w:val="0"/>
          <w:marBottom w:val="0"/>
          <w:divBdr>
            <w:top w:val="none" w:sz="0" w:space="0" w:color="auto"/>
            <w:left w:val="none" w:sz="0" w:space="0" w:color="auto"/>
            <w:bottom w:val="none" w:sz="0" w:space="0" w:color="auto"/>
            <w:right w:val="none" w:sz="0" w:space="0" w:color="auto"/>
          </w:divBdr>
          <w:divsChild>
            <w:div w:id="1915967537">
              <w:marLeft w:val="0"/>
              <w:marRight w:val="0"/>
              <w:marTop w:val="0"/>
              <w:marBottom w:val="0"/>
              <w:divBdr>
                <w:top w:val="none" w:sz="0" w:space="0" w:color="auto"/>
                <w:left w:val="none" w:sz="0" w:space="0" w:color="auto"/>
                <w:bottom w:val="none" w:sz="0" w:space="0" w:color="auto"/>
                <w:right w:val="none" w:sz="0" w:space="0" w:color="auto"/>
              </w:divBdr>
            </w:div>
          </w:divsChild>
        </w:div>
        <w:div w:id="2102992488">
          <w:marLeft w:val="0"/>
          <w:marRight w:val="0"/>
          <w:marTop w:val="0"/>
          <w:marBottom w:val="0"/>
          <w:divBdr>
            <w:top w:val="none" w:sz="0" w:space="0" w:color="auto"/>
            <w:left w:val="none" w:sz="0" w:space="0" w:color="auto"/>
            <w:bottom w:val="none" w:sz="0" w:space="0" w:color="auto"/>
            <w:right w:val="none" w:sz="0" w:space="0" w:color="auto"/>
          </w:divBdr>
          <w:divsChild>
            <w:div w:id="56545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029180">
      <w:bodyDiv w:val="1"/>
      <w:marLeft w:val="0"/>
      <w:marRight w:val="0"/>
      <w:marTop w:val="0"/>
      <w:marBottom w:val="0"/>
      <w:divBdr>
        <w:top w:val="none" w:sz="0" w:space="0" w:color="auto"/>
        <w:left w:val="none" w:sz="0" w:space="0" w:color="auto"/>
        <w:bottom w:val="none" w:sz="0" w:space="0" w:color="auto"/>
        <w:right w:val="none" w:sz="0" w:space="0" w:color="auto"/>
      </w:divBdr>
      <w:divsChild>
        <w:div w:id="55907874">
          <w:marLeft w:val="0"/>
          <w:marRight w:val="0"/>
          <w:marTop w:val="0"/>
          <w:marBottom w:val="0"/>
          <w:divBdr>
            <w:top w:val="none" w:sz="0" w:space="0" w:color="auto"/>
            <w:left w:val="none" w:sz="0" w:space="0" w:color="auto"/>
            <w:bottom w:val="none" w:sz="0" w:space="0" w:color="auto"/>
            <w:right w:val="none" w:sz="0" w:space="0" w:color="auto"/>
          </w:divBdr>
        </w:div>
        <w:div w:id="59183935">
          <w:marLeft w:val="0"/>
          <w:marRight w:val="0"/>
          <w:marTop w:val="0"/>
          <w:marBottom w:val="0"/>
          <w:divBdr>
            <w:top w:val="none" w:sz="0" w:space="0" w:color="auto"/>
            <w:left w:val="none" w:sz="0" w:space="0" w:color="auto"/>
            <w:bottom w:val="none" w:sz="0" w:space="0" w:color="auto"/>
            <w:right w:val="none" w:sz="0" w:space="0" w:color="auto"/>
          </w:divBdr>
        </w:div>
        <w:div w:id="163210472">
          <w:marLeft w:val="0"/>
          <w:marRight w:val="0"/>
          <w:marTop w:val="0"/>
          <w:marBottom w:val="0"/>
          <w:divBdr>
            <w:top w:val="none" w:sz="0" w:space="0" w:color="auto"/>
            <w:left w:val="none" w:sz="0" w:space="0" w:color="auto"/>
            <w:bottom w:val="none" w:sz="0" w:space="0" w:color="auto"/>
            <w:right w:val="none" w:sz="0" w:space="0" w:color="auto"/>
          </w:divBdr>
        </w:div>
        <w:div w:id="164516503">
          <w:marLeft w:val="0"/>
          <w:marRight w:val="0"/>
          <w:marTop w:val="0"/>
          <w:marBottom w:val="0"/>
          <w:divBdr>
            <w:top w:val="none" w:sz="0" w:space="0" w:color="auto"/>
            <w:left w:val="none" w:sz="0" w:space="0" w:color="auto"/>
            <w:bottom w:val="none" w:sz="0" w:space="0" w:color="auto"/>
            <w:right w:val="none" w:sz="0" w:space="0" w:color="auto"/>
          </w:divBdr>
        </w:div>
        <w:div w:id="234095166">
          <w:marLeft w:val="0"/>
          <w:marRight w:val="0"/>
          <w:marTop w:val="0"/>
          <w:marBottom w:val="0"/>
          <w:divBdr>
            <w:top w:val="none" w:sz="0" w:space="0" w:color="auto"/>
            <w:left w:val="none" w:sz="0" w:space="0" w:color="auto"/>
            <w:bottom w:val="none" w:sz="0" w:space="0" w:color="auto"/>
            <w:right w:val="none" w:sz="0" w:space="0" w:color="auto"/>
          </w:divBdr>
        </w:div>
        <w:div w:id="348989164">
          <w:marLeft w:val="0"/>
          <w:marRight w:val="0"/>
          <w:marTop w:val="0"/>
          <w:marBottom w:val="0"/>
          <w:divBdr>
            <w:top w:val="none" w:sz="0" w:space="0" w:color="auto"/>
            <w:left w:val="none" w:sz="0" w:space="0" w:color="auto"/>
            <w:bottom w:val="none" w:sz="0" w:space="0" w:color="auto"/>
            <w:right w:val="none" w:sz="0" w:space="0" w:color="auto"/>
          </w:divBdr>
        </w:div>
        <w:div w:id="447941537">
          <w:marLeft w:val="0"/>
          <w:marRight w:val="0"/>
          <w:marTop w:val="0"/>
          <w:marBottom w:val="0"/>
          <w:divBdr>
            <w:top w:val="none" w:sz="0" w:space="0" w:color="auto"/>
            <w:left w:val="none" w:sz="0" w:space="0" w:color="auto"/>
            <w:bottom w:val="none" w:sz="0" w:space="0" w:color="auto"/>
            <w:right w:val="none" w:sz="0" w:space="0" w:color="auto"/>
          </w:divBdr>
        </w:div>
        <w:div w:id="467820647">
          <w:marLeft w:val="0"/>
          <w:marRight w:val="0"/>
          <w:marTop w:val="0"/>
          <w:marBottom w:val="0"/>
          <w:divBdr>
            <w:top w:val="none" w:sz="0" w:space="0" w:color="auto"/>
            <w:left w:val="none" w:sz="0" w:space="0" w:color="auto"/>
            <w:bottom w:val="none" w:sz="0" w:space="0" w:color="auto"/>
            <w:right w:val="none" w:sz="0" w:space="0" w:color="auto"/>
          </w:divBdr>
        </w:div>
        <w:div w:id="573706067">
          <w:marLeft w:val="0"/>
          <w:marRight w:val="0"/>
          <w:marTop w:val="0"/>
          <w:marBottom w:val="0"/>
          <w:divBdr>
            <w:top w:val="none" w:sz="0" w:space="0" w:color="auto"/>
            <w:left w:val="none" w:sz="0" w:space="0" w:color="auto"/>
            <w:bottom w:val="none" w:sz="0" w:space="0" w:color="auto"/>
            <w:right w:val="none" w:sz="0" w:space="0" w:color="auto"/>
          </w:divBdr>
        </w:div>
        <w:div w:id="581567441">
          <w:marLeft w:val="0"/>
          <w:marRight w:val="0"/>
          <w:marTop w:val="0"/>
          <w:marBottom w:val="0"/>
          <w:divBdr>
            <w:top w:val="none" w:sz="0" w:space="0" w:color="auto"/>
            <w:left w:val="none" w:sz="0" w:space="0" w:color="auto"/>
            <w:bottom w:val="none" w:sz="0" w:space="0" w:color="auto"/>
            <w:right w:val="none" w:sz="0" w:space="0" w:color="auto"/>
          </w:divBdr>
        </w:div>
        <w:div w:id="654068263">
          <w:marLeft w:val="0"/>
          <w:marRight w:val="0"/>
          <w:marTop w:val="0"/>
          <w:marBottom w:val="0"/>
          <w:divBdr>
            <w:top w:val="none" w:sz="0" w:space="0" w:color="auto"/>
            <w:left w:val="none" w:sz="0" w:space="0" w:color="auto"/>
            <w:bottom w:val="none" w:sz="0" w:space="0" w:color="auto"/>
            <w:right w:val="none" w:sz="0" w:space="0" w:color="auto"/>
          </w:divBdr>
        </w:div>
        <w:div w:id="659431636">
          <w:marLeft w:val="0"/>
          <w:marRight w:val="0"/>
          <w:marTop w:val="0"/>
          <w:marBottom w:val="0"/>
          <w:divBdr>
            <w:top w:val="none" w:sz="0" w:space="0" w:color="auto"/>
            <w:left w:val="none" w:sz="0" w:space="0" w:color="auto"/>
            <w:bottom w:val="none" w:sz="0" w:space="0" w:color="auto"/>
            <w:right w:val="none" w:sz="0" w:space="0" w:color="auto"/>
          </w:divBdr>
        </w:div>
        <w:div w:id="731078196">
          <w:marLeft w:val="0"/>
          <w:marRight w:val="0"/>
          <w:marTop w:val="0"/>
          <w:marBottom w:val="0"/>
          <w:divBdr>
            <w:top w:val="none" w:sz="0" w:space="0" w:color="auto"/>
            <w:left w:val="none" w:sz="0" w:space="0" w:color="auto"/>
            <w:bottom w:val="none" w:sz="0" w:space="0" w:color="auto"/>
            <w:right w:val="none" w:sz="0" w:space="0" w:color="auto"/>
          </w:divBdr>
        </w:div>
        <w:div w:id="743797188">
          <w:marLeft w:val="0"/>
          <w:marRight w:val="0"/>
          <w:marTop w:val="0"/>
          <w:marBottom w:val="0"/>
          <w:divBdr>
            <w:top w:val="none" w:sz="0" w:space="0" w:color="auto"/>
            <w:left w:val="none" w:sz="0" w:space="0" w:color="auto"/>
            <w:bottom w:val="none" w:sz="0" w:space="0" w:color="auto"/>
            <w:right w:val="none" w:sz="0" w:space="0" w:color="auto"/>
          </w:divBdr>
        </w:div>
        <w:div w:id="761950883">
          <w:marLeft w:val="0"/>
          <w:marRight w:val="0"/>
          <w:marTop w:val="0"/>
          <w:marBottom w:val="0"/>
          <w:divBdr>
            <w:top w:val="none" w:sz="0" w:space="0" w:color="auto"/>
            <w:left w:val="none" w:sz="0" w:space="0" w:color="auto"/>
            <w:bottom w:val="none" w:sz="0" w:space="0" w:color="auto"/>
            <w:right w:val="none" w:sz="0" w:space="0" w:color="auto"/>
          </w:divBdr>
        </w:div>
        <w:div w:id="948246500">
          <w:marLeft w:val="0"/>
          <w:marRight w:val="0"/>
          <w:marTop w:val="0"/>
          <w:marBottom w:val="0"/>
          <w:divBdr>
            <w:top w:val="none" w:sz="0" w:space="0" w:color="auto"/>
            <w:left w:val="none" w:sz="0" w:space="0" w:color="auto"/>
            <w:bottom w:val="none" w:sz="0" w:space="0" w:color="auto"/>
            <w:right w:val="none" w:sz="0" w:space="0" w:color="auto"/>
          </w:divBdr>
        </w:div>
        <w:div w:id="952786292">
          <w:marLeft w:val="0"/>
          <w:marRight w:val="0"/>
          <w:marTop w:val="0"/>
          <w:marBottom w:val="0"/>
          <w:divBdr>
            <w:top w:val="none" w:sz="0" w:space="0" w:color="auto"/>
            <w:left w:val="none" w:sz="0" w:space="0" w:color="auto"/>
            <w:bottom w:val="none" w:sz="0" w:space="0" w:color="auto"/>
            <w:right w:val="none" w:sz="0" w:space="0" w:color="auto"/>
          </w:divBdr>
        </w:div>
        <w:div w:id="953172857">
          <w:marLeft w:val="0"/>
          <w:marRight w:val="0"/>
          <w:marTop w:val="0"/>
          <w:marBottom w:val="0"/>
          <w:divBdr>
            <w:top w:val="none" w:sz="0" w:space="0" w:color="auto"/>
            <w:left w:val="none" w:sz="0" w:space="0" w:color="auto"/>
            <w:bottom w:val="none" w:sz="0" w:space="0" w:color="auto"/>
            <w:right w:val="none" w:sz="0" w:space="0" w:color="auto"/>
          </w:divBdr>
        </w:div>
        <w:div w:id="1022588137">
          <w:marLeft w:val="0"/>
          <w:marRight w:val="0"/>
          <w:marTop w:val="0"/>
          <w:marBottom w:val="0"/>
          <w:divBdr>
            <w:top w:val="none" w:sz="0" w:space="0" w:color="auto"/>
            <w:left w:val="none" w:sz="0" w:space="0" w:color="auto"/>
            <w:bottom w:val="none" w:sz="0" w:space="0" w:color="auto"/>
            <w:right w:val="none" w:sz="0" w:space="0" w:color="auto"/>
          </w:divBdr>
        </w:div>
        <w:div w:id="1024474830">
          <w:marLeft w:val="0"/>
          <w:marRight w:val="0"/>
          <w:marTop w:val="0"/>
          <w:marBottom w:val="0"/>
          <w:divBdr>
            <w:top w:val="none" w:sz="0" w:space="0" w:color="auto"/>
            <w:left w:val="none" w:sz="0" w:space="0" w:color="auto"/>
            <w:bottom w:val="none" w:sz="0" w:space="0" w:color="auto"/>
            <w:right w:val="none" w:sz="0" w:space="0" w:color="auto"/>
          </w:divBdr>
        </w:div>
        <w:div w:id="1328512001">
          <w:marLeft w:val="0"/>
          <w:marRight w:val="0"/>
          <w:marTop w:val="0"/>
          <w:marBottom w:val="0"/>
          <w:divBdr>
            <w:top w:val="none" w:sz="0" w:space="0" w:color="auto"/>
            <w:left w:val="none" w:sz="0" w:space="0" w:color="auto"/>
            <w:bottom w:val="none" w:sz="0" w:space="0" w:color="auto"/>
            <w:right w:val="none" w:sz="0" w:space="0" w:color="auto"/>
          </w:divBdr>
        </w:div>
        <w:div w:id="1333071507">
          <w:marLeft w:val="0"/>
          <w:marRight w:val="0"/>
          <w:marTop w:val="0"/>
          <w:marBottom w:val="0"/>
          <w:divBdr>
            <w:top w:val="none" w:sz="0" w:space="0" w:color="auto"/>
            <w:left w:val="none" w:sz="0" w:space="0" w:color="auto"/>
            <w:bottom w:val="none" w:sz="0" w:space="0" w:color="auto"/>
            <w:right w:val="none" w:sz="0" w:space="0" w:color="auto"/>
          </w:divBdr>
        </w:div>
        <w:div w:id="1414399082">
          <w:marLeft w:val="0"/>
          <w:marRight w:val="0"/>
          <w:marTop w:val="0"/>
          <w:marBottom w:val="0"/>
          <w:divBdr>
            <w:top w:val="none" w:sz="0" w:space="0" w:color="auto"/>
            <w:left w:val="none" w:sz="0" w:space="0" w:color="auto"/>
            <w:bottom w:val="none" w:sz="0" w:space="0" w:color="auto"/>
            <w:right w:val="none" w:sz="0" w:space="0" w:color="auto"/>
          </w:divBdr>
        </w:div>
        <w:div w:id="1433744521">
          <w:marLeft w:val="-75"/>
          <w:marRight w:val="0"/>
          <w:marTop w:val="30"/>
          <w:marBottom w:val="30"/>
          <w:divBdr>
            <w:top w:val="none" w:sz="0" w:space="0" w:color="auto"/>
            <w:left w:val="none" w:sz="0" w:space="0" w:color="auto"/>
            <w:bottom w:val="none" w:sz="0" w:space="0" w:color="auto"/>
            <w:right w:val="none" w:sz="0" w:space="0" w:color="auto"/>
          </w:divBdr>
          <w:divsChild>
            <w:div w:id="22292099">
              <w:marLeft w:val="0"/>
              <w:marRight w:val="0"/>
              <w:marTop w:val="0"/>
              <w:marBottom w:val="0"/>
              <w:divBdr>
                <w:top w:val="none" w:sz="0" w:space="0" w:color="auto"/>
                <w:left w:val="none" w:sz="0" w:space="0" w:color="auto"/>
                <w:bottom w:val="none" w:sz="0" w:space="0" w:color="auto"/>
                <w:right w:val="none" w:sz="0" w:space="0" w:color="auto"/>
              </w:divBdr>
              <w:divsChild>
                <w:div w:id="1177426335">
                  <w:marLeft w:val="0"/>
                  <w:marRight w:val="0"/>
                  <w:marTop w:val="0"/>
                  <w:marBottom w:val="0"/>
                  <w:divBdr>
                    <w:top w:val="none" w:sz="0" w:space="0" w:color="auto"/>
                    <w:left w:val="none" w:sz="0" w:space="0" w:color="auto"/>
                    <w:bottom w:val="none" w:sz="0" w:space="0" w:color="auto"/>
                    <w:right w:val="none" w:sz="0" w:space="0" w:color="auto"/>
                  </w:divBdr>
                </w:div>
              </w:divsChild>
            </w:div>
            <w:div w:id="85620722">
              <w:marLeft w:val="0"/>
              <w:marRight w:val="0"/>
              <w:marTop w:val="0"/>
              <w:marBottom w:val="0"/>
              <w:divBdr>
                <w:top w:val="none" w:sz="0" w:space="0" w:color="auto"/>
                <w:left w:val="none" w:sz="0" w:space="0" w:color="auto"/>
                <w:bottom w:val="none" w:sz="0" w:space="0" w:color="auto"/>
                <w:right w:val="none" w:sz="0" w:space="0" w:color="auto"/>
              </w:divBdr>
              <w:divsChild>
                <w:div w:id="1998342122">
                  <w:marLeft w:val="0"/>
                  <w:marRight w:val="0"/>
                  <w:marTop w:val="0"/>
                  <w:marBottom w:val="0"/>
                  <w:divBdr>
                    <w:top w:val="none" w:sz="0" w:space="0" w:color="auto"/>
                    <w:left w:val="none" w:sz="0" w:space="0" w:color="auto"/>
                    <w:bottom w:val="none" w:sz="0" w:space="0" w:color="auto"/>
                    <w:right w:val="none" w:sz="0" w:space="0" w:color="auto"/>
                  </w:divBdr>
                </w:div>
              </w:divsChild>
            </w:div>
            <w:div w:id="210964416">
              <w:marLeft w:val="0"/>
              <w:marRight w:val="0"/>
              <w:marTop w:val="0"/>
              <w:marBottom w:val="0"/>
              <w:divBdr>
                <w:top w:val="none" w:sz="0" w:space="0" w:color="auto"/>
                <w:left w:val="none" w:sz="0" w:space="0" w:color="auto"/>
                <w:bottom w:val="none" w:sz="0" w:space="0" w:color="auto"/>
                <w:right w:val="none" w:sz="0" w:space="0" w:color="auto"/>
              </w:divBdr>
              <w:divsChild>
                <w:div w:id="1215194967">
                  <w:marLeft w:val="0"/>
                  <w:marRight w:val="0"/>
                  <w:marTop w:val="0"/>
                  <w:marBottom w:val="0"/>
                  <w:divBdr>
                    <w:top w:val="none" w:sz="0" w:space="0" w:color="auto"/>
                    <w:left w:val="none" w:sz="0" w:space="0" w:color="auto"/>
                    <w:bottom w:val="none" w:sz="0" w:space="0" w:color="auto"/>
                    <w:right w:val="none" w:sz="0" w:space="0" w:color="auto"/>
                  </w:divBdr>
                </w:div>
              </w:divsChild>
            </w:div>
            <w:div w:id="299772021">
              <w:marLeft w:val="0"/>
              <w:marRight w:val="0"/>
              <w:marTop w:val="0"/>
              <w:marBottom w:val="0"/>
              <w:divBdr>
                <w:top w:val="none" w:sz="0" w:space="0" w:color="auto"/>
                <w:left w:val="none" w:sz="0" w:space="0" w:color="auto"/>
                <w:bottom w:val="none" w:sz="0" w:space="0" w:color="auto"/>
                <w:right w:val="none" w:sz="0" w:space="0" w:color="auto"/>
              </w:divBdr>
              <w:divsChild>
                <w:div w:id="666589337">
                  <w:marLeft w:val="0"/>
                  <w:marRight w:val="0"/>
                  <w:marTop w:val="0"/>
                  <w:marBottom w:val="0"/>
                  <w:divBdr>
                    <w:top w:val="none" w:sz="0" w:space="0" w:color="auto"/>
                    <w:left w:val="none" w:sz="0" w:space="0" w:color="auto"/>
                    <w:bottom w:val="none" w:sz="0" w:space="0" w:color="auto"/>
                    <w:right w:val="none" w:sz="0" w:space="0" w:color="auto"/>
                  </w:divBdr>
                </w:div>
              </w:divsChild>
            </w:div>
            <w:div w:id="448663732">
              <w:marLeft w:val="0"/>
              <w:marRight w:val="0"/>
              <w:marTop w:val="0"/>
              <w:marBottom w:val="0"/>
              <w:divBdr>
                <w:top w:val="none" w:sz="0" w:space="0" w:color="auto"/>
                <w:left w:val="none" w:sz="0" w:space="0" w:color="auto"/>
                <w:bottom w:val="none" w:sz="0" w:space="0" w:color="auto"/>
                <w:right w:val="none" w:sz="0" w:space="0" w:color="auto"/>
              </w:divBdr>
              <w:divsChild>
                <w:div w:id="1236746906">
                  <w:marLeft w:val="0"/>
                  <w:marRight w:val="0"/>
                  <w:marTop w:val="0"/>
                  <w:marBottom w:val="0"/>
                  <w:divBdr>
                    <w:top w:val="none" w:sz="0" w:space="0" w:color="auto"/>
                    <w:left w:val="none" w:sz="0" w:space="0" w:color="auto"/>
                    <w:bottom w:val="none" w:sz="0" w:space="0" w:color="auto"/>
                    <w:right w:val="none" w:sz="0" w:space="0" w:color="auto"/>
                  </w:divBdr>
                </w:div>
              </w:divsChild>
            </w:div>
            <w:div w:id="551111861">
              <w:marLeft w:val="0"/>
              <w:marRight w:val="0"/>
              <w:marTop w:val="0"/>
              <w:marBottom w:val="0"/>
              <w:divBdr>
                <w:top w:val="none" w:sz="0" w:space="0" w:color="auto"/>
                <w:left w:val="none" w:sz="0" w:space="0" w:color="auto"/>
                <w:bottom w:val="none" w:sz="0" w:space="0" w:color="auto"/>
                <w:right w:val="none" w:sz="0" w:space="0" w:color="auto"/>
              </w:divBdr>
              <w:divsChild>
                <w:div w:id="1326477397">
                  <w:marLeft w:val="0"/>
                  <w:marRight w:val="0"/>
                  <w:marTop w:val="0"/>
                  <w:marBottom w:val="0"/>
                  <w:divBdr>
                    <w:top w:val="none" w:sz="0" w:space="0" w:color="auto"/>
                    <w:left w:val="none" w:sz="0" w:space="0" w:color="auto"/>
                    <w:bottom w:val="none" w:sz="0" w:space="0" w:color="auto"/>
                    <w:right w:val="none" w:sz="0" w:space="0" w:color="auto"/>
                  </w:divBdr>
                </w:div>
              </w:divsChild>
            </w:div>
            <w:div w:id="969212587">
              <w:marLeft w:val="0"/>
              <w:marRight w:val="0"/>
              <w:marTop w:val="0"/>
              <w:marBottom w:val="0"/>
              <w:divBdr>
                <w:top w:val="none" w:sz="0" w:space="0" w:color="auto"/>
                <w:left w:val="none" w:sz="0" w:space="0" w:color="auto"/>
                <w:bottom w:val="none" w:sz="0" w:space="0" w:color="auto"/>
                <w:right w:val="none" w:sz="0" w:space="0" w:color="auto"/>
              </w:divBdr>
              <w:divsChild>
                <w:div w:id="344284521">
                  <w:marLeft w:val="0"/>
                  <w:marRight w:val="0"/>
                  <w:marTop w:val="0"/>
                  <w:marBottom w:val="0"/>
                  <w:divBdr>
                    <w:top w:val="none" w:sz="0" w:space="0" w:color="auto"/>
                    <w:left w:val="none" w:sz="0" w:space="0" w:color="auto"/>
                    <w:bottom w:val="none" w:sz="0" w:space="0" w:color="auto"/>
                    <w:right w:val="none" w:sz="0" w:space="0" w:color="auto"/>
                  </w:divBdr>
                </w:div>
              </w:divsChild>
            </w:div>
            <w:div w:id="1002901296">
              <w:marLeft w:val="0"/>
              <w:marRight w:val="0"/>
              <w:marTop w:val="0"/>
              <w:marBottom w:val="0"/>
              <w:divBdr>
                <w:top w:val="none" w:sz="0" w:space="0" w:color="auto"/>
                <w:left w:val="none" w:sz="0" w:space="0" w:color="auto"/>
                <w:bottom w:val="none" w:sz="0" w:space="0" w:color="auto"/>
                <w:right w:val="none" w:sz="0" w:space="0" w:color="auto"/>
              </w:divBdr>
              <w:divsChild>
                <w:div w:id="2049523554">
                  <w:marLeft w:val="0"/>
                  <w:marRight w:val="0"/>
                  <w:marTop w:val="0"/>
                  <w:marBottom w:val="0"/>
                  <w:divBdr>
                    <w:top w:val="none" w:sz="0" w:space="0" w:color="auto"/>
                    <w:left w:val="none" w:sz="0" w:space="0" w:color="auto"/>
                    <w:bottom w:val="none" w:sz="0" w:space="0" w:color="auto"/>
                    <w:right w:val="none" w:sz="0" w:space="0" w:color="auto"/>
                  </w:divBdr>
                </w:div>
              </w:divsChild>
            </w:div>
            <w:div w:id="1045518361">
              <w:marLeft w:val="0"/>
              <w:marRight w:val="0"/>
              <w:marTop w:val="0"/>
              <w:marBottom w:val="0"/>
              <w:divBdr>
                <w:top w:val="none" w:sz="0" w:space="0" w:color="auto"/>
                <w:left w:val="none" w:sz="0" w:space="0" w:color="auto"/>
                <w:bottom w:val="none" w:sz="0" w:space="0" w:color="auto"/>
                <w:right w:val="none" w:sz="0" w:space="0" w:color="auto"/>
              </w:divBdr>
              <w:divsChild>
                <w:div w:id="1148782774">
                  <w:marLeft w:val="0"/>
                  <w:marRight w:val="0"/>
                  <w:marTop w:val="0"/>
                  <w:marBottom w:val="0"/>
                  <w:divBdr>
                    <w:top w:val="none" w:sz="0" w:space="0" w:color="auto"/>
                    <w:left w:val="none" w:sz="0" w:space="0" w:color="auto"/>
                    <w:bottom w:val="none" w:sz="0" w:space="0" w:color="auto"/>
                    <w:right w:val="none" w:sz="0" w:space="0" w:color="auto"/>
                  </w:divBdr>
                </w:div>
              </w:divsChild>
            </w:div>
            <w:div w:id="1261186335">
              <w:marLeft w:val="0"/>
              <w:marRight w:val="0"/>
              <w:marTop w:val="0"/>
              <w:marBottom w:val="0"/>
              <w:divBdr>
                <w:top w:val="none" w:sz="0" w:space="0" w:color="auto"/>
                <w:left w:val="none" w:sz="0" w:space="0" w:color="auto"/>
                <w:bottom w:val="none" w:sz="0" w:space="0" w:color="auto"/>
                <w:right w:val="none" w:sz="0" w:space="0" w:color="auto"/>
              </w:divBdr>
              <w:divsChild>
                <w:div w:id="1319075794">
                  <w:marLeft w:val="0"/>
                  <w:marRight w:val="0"/>
                  <w:marTop w:val="0"/>
                  <w:marBottom w:val="0"/>
                  <w:divBdr>
                    <w:top w:val="none" w:sz="0" w:space="0" w:color="auto"/>
                    <w:left w:val="none" w:sz="0" w:space="0" w:color="auto"/>
                    <w:bottom w:val="none" w:sz="0" w:space="0" w:color="auto"/>
                    <w:right w:val="none" w:sz="0" w:space="0" w:color="auto"/>
                  </w:divBdr>
                </w:div>
              </w:divsChild>
            </w:div>
            <w:div w:id="1497845430">
              <w:marLeft w:val="0"/>
              <w:marRight w:val="0"/>
              <w:marTop w:val="0"/>
              <w:marBottom w:val="0"/>
              <w:divBdr>
                <w:top w:val="none" w:sz="0" w:space="0" w:color="auto"/>
                <w:left w:val="none" w:sz="0" w:space="0" w:color="auto"/>
                <w:bottom w:val="none" w:sz="0" w:space="0" w:color="auto"/>
                <w:right w:val="none" w:sz="0" w:space="0" w:color="auto"/>
              </w:divBdr>
              <w:divsChild>
                <w:div w:id="1962304288">
                  <w:marLeft w:val="0"/>
                  <w:marRight w:val="0"/>
                  <w:marTop w:val="0"/>
                  <w:marBottom w:val="0"/>
                  <w:divBdr>
                    <w:top w:val="none" w:sz="0" w:space="0" w:color="auto"/>
                    <w:left w:val="none" w:sz="0" w:space="0" w:color="auto"/>
                    <w:bottom w:val="none" w:sz="0" w:space="0" w:color="auto"/>
                    <w:right w:val="none" w:sz="0" w:space="0" w:color="auto"/>
                  </w:divBdr>
                </w:div>
              </w:divsChild>
            </w:div>
            <w:div w:id="1650599402">
              <w:marLeft w:val="0"/>
              <w:marRight w:val="0"/>
              <w:marTop w:val="0"/>
              <w:marBottom w:val="0"/>
              <w:divBdr>
                <w:top w:val="none" w:sz="0" w:space="0" w:color="auto"/>
                <w:left w:val="none" w:sz="0" w:space="0" w:color="auto"/>
                <w:bottom w:val="none" w:sz="0" w:space="0" w:color="auto"/>
                <w:right w:val="none" w:sz="0" w:space="0" w:color="auto"/>
              </w:divBdr>
              <w:divsChild>
                <w:div w:id="143082577">
                  <w:marLeft w:val="0"/>
                  <w:marRight w:val="0"/>
                  <w:marTop w:val="0"/>
                  <w:marBottom w:val="0"/>
                  <w:divBdr>
                    <w:top w:val="none" w:sz="0" w:space="0" w:color="auto"/>
                    <w:left w:val="none" w:sz="0" w:space="0" w:color="auto"/>
                    <w:bottom w:val="none" w:sz="0" w:space="0" w:color="auto"/>
                    <w:right w:val="none" w:sz="0" w:space="0" w:color="auto"/>
                  </w:divBdr>
                </w:div>
              </w:divsChild>
            </w:div>
            <w:div w:id="1729762250">
              <w:marLeft w:val="0"/>
              <w:marRight w:val="0"/>
              <w:marTop w:val="0"/>
              <w:marBottom w:val="0"/>
              <w:divBdr>
                <w:top w:val="none" w:sz="0" w:space="0" w:color="auto"/>
                <w:left w:val="none" w:sz="0" w:space="0" w:color="auto"/>
                <w:bottom w:val="none" w:sz="0" w:space="0" w:color="auto"/>
                <w:right w:val="none" w:sz="0" w:space="0" w:color="auto"/>
              </w:divBdr>
              <w:divsChild>
                <w:div w:id="502866479">
                  <w:marLeft w:val="0"/>
                  <w:marRight w:val="0"/>
                  <w:marTop w:val="0"/>
                  <w:marBottom w:val="0"/>
                  <w:divBdr>
                    <w:top w:val="none" w:sz="0" w:space="0" w:color="auto"/>
                    <w:left w:val="none" w:sz="0" w:space="0" w:color="auto"/>
                    <w:bottom w:val="none" w:sz="0" w:space="0" w:color="auto"/>
                    <w:right w:val="none" w:sz="0" w:space="0" w:color="auto"/>
                  </w:divBdr>
                </w:div>
              </w:divsChild>
            </w:div>
            <w:div w:id="1739742478">
              <w:marLeft w:val="0"/>
              <w:marRight w:val="0"/>
              <w:marTop w:val="0"/>
              <w:marBottom w:val="0"/>
              <w:divBdr>
                <w:top w:val="none" w:sz="0" w:space="0" w:color="auto"/>
                <w:left w:val="none" w:sz="0" w:space="0" w:color="auto"/>
                <w:bottom w:val="none" w:sz="0" w:space="0" w:color="auto"/>
                <w:right w:val="none" w:sz="0" w:space="0" w:color="auto"/>
              </w:divBdr>
              <w:divsChild>
                <w:div w:id="1976641675">
                  <w:marLeft w:val="0"/>
                  <w:marRight w:val="0"/>
                  <w:marTop w:val="0"/>
                  <w:marBottom w:val="0"/>
                  <w:divBdr>
                    <w:top w:val="none" w:sz="0" w:space="0" w:color="auto"/>
                    <w:left w:val="none" w:sz="0" w:space="0" w:color="auto"/>
                    <w:bottom w:val="none" w:sz="0" w:space="0" w:color="auto"/>
                    <w:right w:val="none" w:sz="0" w:space="0" w:color="auto"/>
                  </w:divBdr>
                </w:div>
              </w:divsChild>
            </w:div>
            <w:div w:id="1763379713">
              <w:marLeft w:val="0"/>
              <w:marRight w:val="0"/>
              <w:marTop w:val="0"/>
              <w:marBottom w:val="0"/>
              <w:divBdr>
                <w:top w:val="none" w:sz="0" w:space="0" w:color="auto"/>
                <w:left w:val="none" w:sz="0" w:space="0" w:color="auto"/>
                <w:bottom w:val="none" w:sz="0" w:space="0" w:color="auto"/>
                <w:right w:val="none" w:sz="0" w:space="0" w:color="auto"/>
              </w:divBdr>
              <w:divsChild>
                <w:div w:id="712196126">
                  <w:marLeft w:val="0"/>
                  <w:marRight w:val="0"/>
                  <w:marTop w:val="0"/>
                  <w:marBottom w:val="0"/>
                  <w:divBdr>
                    <w:top w:val="none" w:sz="0" w:space="0" w:color="auto"/>
                    <w:left w:val="none" w:sz="0" w:space="0" w:color="auto"/>
                    <w:bottom w:val="none" w:sz="0" w:space="0" w:color="auto"/>
                    <w:right w:val="none" w:sz="0" w:space="0" w:color="auto"/>
                  </w:divBdr>
                </w:div>
              </w:divsChild>
            </w:div>
            <w:div w:id="1778673698">
              <w:marLeft w:val="0"/>
              <w:marRight w:val="0"/>
              <w:marTop w:val="0"/>
              <w:marBottom w:val="0"/>
              <w:divBdr>
                <w:top w:val="none" w:sz="0" w:space="0" w:color="auto"/>
                <w:left w:val="none" w:sz="0" w:space="0" w:color="auto"/>
                <w:bottom w:val="none" w:sz="0" w:space="0" w:color="auto"/>
                <w:right w:val="none" w:sz="0" w:space="0" w:color="auto"/>
              </w:divBdr>
              <w:divsChild>
                <w:div w:id="29576971">
                  <w:marLeft w:val="0"/>
                  <w:marRight w:val="0"/>
                  <w:marTop w:val="0"/>
                  <w:marBottom w:val="0"/>
                  <w:divBdr>
                    <w:top w:val="none" w:sz="0" w:space="0" w:color="auto"/>
                    <w:left w:val="none" w:sz="0" w:space="0" w:color="auto"/>
                    <w:bottom w:val="none" w:sz="0" w:space="0" w:color="auto"/>
                    <w:right w:val="none" w:sz="0" w:space="0" w:color="auto"/>
                  </w:divBdr>
                </w:div>
              </w:divsChild>
            </w:div>
            <w:div w:id="1936087440">
              <w:marLeft w:val="0"/>
              <w:marRight w:val="0"/>
              <w:marTop w:val="0"/>
              <w:marBottom w:val="0"/>
              <w:divBdr>
                <w:top w:val="none" w:sz="0" w:space="0" w:color="auto"/>
                <w:left w:val="none" w:sz="0" w:space="0" w:color="auto"/>
                <w:bottom w:val="none" w:sz="0" w:space="0" w:color="auto"/>
                <w:right w:val="none" w:sz="0" w:space="0" w:color="auto"/>
              </w:divBdr>
              <w:divsChild>
                <w:div w:id="423571419">
                  <w:marLeft w:val="0"/>
                  <w:marRight w:val="0"/>
                  <w:marTop w:val="0"/>
                  <w:marBottom w:val="0"/>
                  <w:divBdr>
                    <w:top w:val="none" w:sz="0" w:space="0" w:color="auto"/>
                    <w:left w:val="none" w:sz="0" w:space="0" w:color="auto"/>
                    <w:bottom w:val="none" w:sz="0" w:space="0" w:color="auto"/>
                    <w:right w:val="none" w:sz="0" w:space="0" w:color="auto"/>
                  </w:divBdr>
                </w:div>
              </w:divsChild>
            </w:div>
            <w:div w:id="2001229291">
              <w:marLeft w:val="0"/>
              <w:marRight w:val="0"/>
              <w:marTop w:val="0"/>
              <w:marBottom w:val="0"/>
              <w:divBdr>
                <w:top w:val="none" w:sz="0" w:space="0" w:color="auto"/>
                <w:left w:val="none" w:sz="0" w:space="0" w:color="auto"/>
                <w:bottom w:val="none" w:sz="0" w:space="0" w:color="auto"/>
                <w:right w:val="none" w:sz="0" w:space="0" w:color="auto"/>
              </w:divBdr>
              <w:divsChild>
                <w:div w:id="88375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874853">
          <w:marLeft w:val="0"/>
          <w:marRight w:val="0"/>
          <w:marTop w:val="0"/>
          <w:marBottom w:val="0"/>
          <w:divBdr>
            <w:top w:val="none" w:sz="0" w:space="0" w:color="auto"/>
            <w:left w:val="none" w:sz="0" w:space="0" w:color="auto"/>
            <w:bottom w:val="none" w:sz="0" w:space="0" w:color="auto"/>
            <w:right w:val="none" w:sz="0" w:space="0" w:color="auto"/>
          </w:divBdr>
        </w:div>
        <w:div w:id="1483306531">
          <w:marLeft w:val="0"/>
          <w:marRight w:val="0"/>
          <w:marTop w:val="0"/>
          <w:marBottom w:val="0"/>
          <w:divBdr>
            <w:top w:val="none" w:sz="0" w:space="0" w:color="auto"/>
            <w:left w:val="none" w:sz="0" w:space="0" w:color="auto"/>
            <w:bottom w:val="none" w:sz="0" w:space="0" w:color="auto"/>
            <w:right w:val="none" w:sz="0" w:space="0" w:color="auto"/>
          </w:divBdr>
        </w:div>
        <w:div w:id="1493791409">
          <w:marLeft w:val="0"/>
          <w:marRight w:val="0"/>
          <w:marTop w:val="0"/>
          <w:marBottom w:val="0"/>
          <w:divBdr>
            <w:top w:val="none" w:sz="0" w:space="0" w:color="auto"/>
            <w:left w:val="none" w:sz="0" w:space="0" w:color="auto"/>
            <w:bottom w:val="none" w:sz="0" w:space="0" w:color="auto"/>
            <w:right w:val="none" w:sz="0" w:space="0" w:color="auto"/>
          </w:divBdr>
        </w:div>
        <w:div w:id="1674381891">
          <w:marLeft w:val="0"/>
          <w:marRight w:val="0"/>
          <w:marTop w:val="0"/>
          <w:marBottom w:val="0"/>
          <w:divBdr>
            <w:top w:val="none" w:sz="0" w:space="0" w:color="auto"/>
            <w:left w:val="none" w:sz="0" w:space="0" w:color="auto"/>
            <w:bottom w:val="none" w:sz="0" w:space="0" w:color="auto"/>
            <w:right w:val="none" w:sz="0" w:space="0" w:color="auto"/>
          </w:divBdr>
        </w:div>
        <w:div w:id="1736925651">
          <w:marLeft w:val="0"/>
          <w:marRight w:val="0"/>
          <w:marTop w:val="0"/>
          <w:marBottom w:val="0"/>
          <w:divBdr>
            <w:top w:val="none" w:sz="0" w:space="0" w:color="auto"/>
            <w:left w:val="none" w:sz="0" w:space="0" w:color="auto"/>
            <w:bottom w:val="none" w:sz="0" w:space="0" w:color="auto"/>
            <w:right w:val="none" w:sz="0" w:space="0" w:color="auto"/>
          </w:divBdr>
        </w:div>
        <w:div w:id="1782456872">
          <w:marLeft w:val="0"/>
          <w:marRight w:val="0"/>
          <w:marTop w:val="0"/>
          <w:marBottom w:val="0"/>
          <w:divBdr>
            <w:top w:val="none" w:sz="0" w:space="0" w:color="auto"/>
            <w:left w:val="none" w:sz="0" w:space="0" w:color="auto"/>
            <w:bottom w:val="none" w:sz="0" w:space="0" w:color="auto"/>
            <w:right w:val="none" w:sz="0" w:space="0" w:color="auto"/>
          </w:divBdr>
        </w:div>
        <w:div w:id="1785227440">
          <w:marLeft w:val="0"/>
          <w:marRight w:val="0"/>
          <w:marTop w:val="0"/>
          <w:marBottom w:val="0"/>
          <w:divBdr>
            <w:top w:val="none" w:sz="0" w:space="0" w:color="auto"/>
            <w:left w:val="none" w:sz="0" w:space="0" w:color="auto"/>
            <w:bottom w:val="none" w:sz="0" w:space="0" w:color="auto"/>
            <w:right w:val="none" w:sz="0" w:space="0" w:color="auto"/>
          </w:divBdr>
        </w:div>
        <w:div w:id="1930388937">
          <w:marLeft w:val="0"/>
          <w:marRight w:val="0"/>
          <w:marTop w:val="0"/>
          <w:marBottom w:val="0"/>
          <w:divBdr>
            <w:top w:val="none" w:sz="0" w:space="0" w:color="auto"/>
            <w:left w:val="none" w:sz="0" w:space="0" w:color="auto"/>
            <w:bottom w:val="none" w:sz="0" w:space="0" w:color="auto"/>
            <w:right w:val="none" w:sz="0" w:space="0" w:color="auto"/>
          </w:divBdr>
        </w:div>
        <w:div w:id="2042632925">
          <w:marLeft w:val="0"/>
          <w:marRight w:val="0"/>
          <w:marTop w:val="0"/>
          <w:marBottom w:val="0"/>
          <w:divBdr>
            <w:top w:val="none" w:sz="0" w:space="0" w:color="auto"/>
            <w:left w:val="none" w:sz="0" w:space="0" w:color="auto"/>
            <w:bottom w:val="none" w:sz="0" w:space="0" w:color="auto"/>
            <w:right w:val="none" w:sz="0" w:space="0" w:color="auto"/>
          </w:divBdr>
        </w:div>
        <w:div w:id="2102791844">
          <w:marLeft w:val="0"/>
          <w:marRight w:val="0"/>
          <w:marTop w:val="0"/>
          <w:marBottom w:val="0"/>
          <w:divBdr>
            <w:top w:val="none" w:sz="0" w:space="0" w:color="auto"/>
            <w:left w:val="none" w:sz="0" w:space="0" w:color="auto"/>
            <w:bottom w:val="none" w:sz="0" w:space="0" w:color="auto"/>
            <w:right w:val="none" w:sz="0" w:space="0" w:color="auto"/>
          </w:divBdr>
        </w:div>
      </w:divsChild>
    </w:div>
    <w:div w:id="1758554280">
      <w:bodyDiv w:val="1"/>
      <w:marLeft w:val="0"/>
      <w:marRight w:val="0"/>
      <w:marTop w:val="0"/>
      <w:marBottom w:val="0"/>
      <w:divBdr>
        <w:top w:val="none" w:sz="0" w:space="0" w:color="auto"/>
        <w:left w:val="none" w:sz="0" w:space="0" w:color="auto"/>
        <w:bottom w:val="none" w:sz="0" w:space="0" w:color="auto"/>
        <w:right w:val="none" w:sz="0" w:space="0" w:color="auto"/>
      </w:divBdr>
    </w:div>
    <w:div w:id="1828666779">
      <w:bodyDiv w:val="1"/>
      <w:marLeft w:val="0"/>
      <w:marRight w:val="0"/>
      <w:marTop w:val="0"/>
      <w:marBottom w:val="0"/>
      <w:divBdr>
        <w:top w:val="none" w:sz="0" w:space="0" w:color="auto"/>
        <w:left w:val="none" w:sz="0" w:space="0" w:color="auto"/>
        <w:bottom w:val="none" w:sz="0" w:space="0" w:color="auto"/>
        <w:right w:val="none" w:sz="0" w:space="0" w:color="auto"/>
      </w:divBdr>
      <w:divsChild>
        <w:div w:id="158890884">
          <w:marLeft w:val="0"/>
          <w:marRight w:val="0"/>
          <w:marTop w:val="0"/>
          <w:marBottom w:val="0"/>
          <w:divBdr>
            <w:top w:val="none" w:sz="0" w:space="0" w:color="auto"/>
            <w:left w:val="none" w:sz="0" w:space="0" w:color="auto"/>
            <w:bottom w:val="none" w:sz="0" w:space="0" w:color="auto"/>
            <w:right w:val="none" w:sz="0" w:space="0" w:color="auto"/>
          </w:divBdr>
        </w:div>
        <w:div w:id="514997481">
          <w:marLeft w:val="0"/>
          <w:marRight w:val="0"/>
          <w:marTop w:val="0"/>
          <w:marBottom w:val="0"/>
          <w:divBdr>
            <w:top w:val="none" w:sz="0" w:space="0" w:color="auto"/>
            <w:left w:val="none" w:sz="0" w:space="0" w:color="auto"/>
            <w:bottom w:val="none" w:sz="0" w:space="0" w:color="auto"/>
            <w:right w:val="none" w:sz="0" w:space="0" w:color="auto"/>
          </w:divBdr>
        </w:div>
        <w:div w:id="519776384">
          <w:marLeft w:val="0"/>
          <w:marRight w:val="0"/>
          <w:marTop w:val="0"/>
          <w:marBottom w:val="0"/>
          <w:divBdr>
            <w:top w:val="none" w:sz="0" w:space="0" w:color="auto"/>
            <w:left w:val="none" w:sz="0" w:space="0" w:color="auto"/>
            <w:bottom w:val="none" w:sz="0" w:space="0" w:color="auto"/>
            <w:right w:val="none" w:sz="0" w:space="0" w:color="auto"/>
          </w:divBdr>
        </w:div>
        <w:div w:id="654997124">
          <w:marLeft w:val="0"/>
          <w:marRight w:val="0"/>
          <w:marTop w:val="0"/>
          <w:marBottom w:val="0"/>
          <w:divBdr>
            <w:top w:val="none" w:sz="0" w:space="0" w:color="auto"/>
            <w:left w:val="none" w:sz="0" w:space="0" w:color="auto"/>
            <w:bottom w:val="none" w:sz="0" w:space="0" w:color="auto"/>
            <w:right w:val="none" w:sz="0" w:space="0" w:color="auto"/>
          </w:divBdr>
        </w:div>
        <w:div w:id="744762683">
          <w:marLeft w:val="0"/>
          <w:marRight w:val="0"/>
          <w:marTop w:val="0"/>
          <w:marBottom w:val="0"/>
          <w:divBdr>
            <w:top w:val="none" w:sz="0" w:space="0" w:color="auto"/>
            <w:left w:val="none" w:sz="0" w:space="0" w:color="auto"/>
            <w:bottom w:val="none" w:sz="0" w:space="0" w:color="auto"/>
            <w:right w:val="none" w:sz="0" w:space="0" w:color="auto"/>
          </w:divBdr>
        </w:div>
        <w:div w:id="966424663">
          <w:marLeft w:val="0"/>
          <w:marRight w:val="0"/>
          <w:marTop w:val="0"/>
          <w:marBottom w:val="0"/>
          <w:divBdr>
            <w:top w:val="none" w:sz="0" w:space="0" w:color="auto"/>
            <w:left w:val="none" w:sz="0" w:space="0" w:color="auto"/>
            <w:bottom w:val="none" w:sz="0" w:space="0" w:color="auto"/>
            <w:right w:val="none" w:sz="0" w:space="0" w:color="auto"/>
          </w:divBdr>
        </w:div>
        <w:div w:id="1065878732">
          <w:marLeft w:val="0"/>
          <w:marRight w:val="0"/>
          <w:marTop w:val="0"/>
          <w:marBottom w:val="0"/>
          <w:divBdr>
            <w:top w:val="none" w:sz="0" w:space="0" w:color="auto"/>
            <w:left w:val="none" w:sz="0" w:space="0" w:color="auto"/>
            <w:bottom w:val="none" w:sz="0" w:space="0" w:color="auto"/>
            <w:right w:val="none" w:sz="0" w:space="0" w:color="auto"/>
          </w:divBdr>
        </w:div>
        <w:div w:id="1077509672">
          <w:marLeft w:val="0"/>
          <w:marRight w:val="0"/>
          <w:marTop w:val="0"/>
          <w:marBottom w:val="0"/>
          <w:divBdr>
            <w:top w:val="none" w:sz="0" w:space="0" w:color="auto"/>
            <w:left w:val="none" w:sz="0" w:space="0" w:color="auto"/>
            <w:bottom w:val="none" w:sz="0" w:space="0" w:color="auto"/>
            <w:right w:val="none" w:sz="0" w:space="0" w:color="auto"/>
          </w:divBdr>
        </w:div>
        <w:div w:id="1078090951">
          <w:marLeft w:val="0"/>
          <w:marRight w:val="0"/>
          <w:marTop w:val="0"/>
          <w:marBottom w:val="0"/>
          <w:divBdr>
            <w:top w:val="none" w:sz="0" w:space="0" w:color="auto"/>
            <w:left w:val="none" w:sz="0" w:space="0" w:color="auto"/>
            <w:bottom w:val="none" w:sz="0" w:space="0" w:color="auto"/>
            <w:right w:val="none" w:sz="0" w:space="0" w:color="auto"/>
          </w:divBdr>
        </w:div>
        <w:div w:id="1094597019">
          <w:marLeft w:val="0"/>
          <w:marRight w:val="0"/>
          <w:marTop w:val="0"/>
          <w:marBottom w:val="0"/>
          <w:divBdr>
            <w:top w:val="none" w:sz="0" w:space="0" w:color="auto"/>
            <w:left w:val="none" w:sz="0" w:space="0" w:color="auto"/>
            <w:bottom w:val="none" w:sz="0" w:space="0" w:color="auto"/>
            <w:right w:val="none" w:sz="0" w:space="0" w:color="auto"/>
          </w:divBdr>
        </w:div>
        <w:div w:id="1114902521">
          <w:marLeft w:val="0"/>
          <w:marRight w:val="0"/>
          <w:marTop w:val="0"/>
          <w:marBottom w:val="0"/>
          <w:divBdr>
            <w:top w:val="none" w:sz="0" w:space="0" w:color="auto"/>
            <w:left w:val="none" w:sz="0" w:space="0" w:color="auto"/>
            <w:bottom w:val="none" w:sz="0" w:space="0" w:color="auto"/>
            <w:right w:val="none" w:sz="0" w:space="0" w:color="auto"/>
          </w:divBdr>
        </w:div>
        <w:div w:id="1175806607">
          <w:marLeft w:val="0"/>
          <w:marRight w:val="0"/>
          <w:marTop w:val="0"/>
          <w:marBottom w:val="0"/>
          <w:divBdr>
            <w:top w:val="none" w:sz="0" w:space="0" w:color="auto"/>
            <w:left w:val="none" w:sz="0" w:space="0" w:color="auto"/>
            <w:bottom w:val="none" w:sz="0" w:space="0" w:color="auto"/>
            <w:right w:val="none" w:sz="0" w:space="0" w:color="auto"/>
          </w:divBdr>
        </w:div>
        <w:div w:id="1329560209">
          <w:marLeft w:val="0"/>
          <w:marRight w:val="0"/>
          <w:marTop w:val="0"/>
          <w:marBottom w:val="0"/>
          <w:divBdr>
            <w:top w:val="none" w:sz="0" w:space="0" w:color="auto"/>
            <w:left w:val="none" w:sz="0" w:space="0" w:color="auto"/>
            <w:bottom w:val="none" w:sz="0" w:space="0" w:color="auto"/>
            <w:right w:val="none" w:sz="0" w:space="0" w:color="auto"/>
          </w:divBdr>
          <w:divsChild>
            <w:div w:id="148179330">
              <w:marLeft w:val="-75"/>
              <w:marRight w:val="0"/>
              <w:marTop w:val="30"/>
              <w:marBottom w:val="30"/>
              <w:divBdr>
                <w:top w:val="none" w:sz="0" w:space="0" w:color="auto"/>
                <w:left w:val="none" w:sz="0" w:space="0" w:color="auto"/>
                <w:bottom w:val="none" w:sz="0" w:space="0" w:color="auto"/>
                <w:right w:val="none" w:sz="0" w:space="0" w:color="auto"/>
              </w:divBdr>
              <w:divsChild>
                <w:div w:id="51466184">
                  <w:marLeft w:val="0"/>
                  <w:marRight w:val="0"/>
                  <w:marTop w:val="0"/>
                  <w:marBottom w:val="0"/>
                  <w:divBdr>
                    <w:top w:val="none" w:sz="0" w:space="0" w:color="auto"/>
                    <w:left w:val="none" w:sz="0" w:space="0" w:color="auto"/>
                    <w:bottom w:val="none" w:sz="0" w:space="0" w:color="auto"/>
                    <w:right w:val="none" w:sz="0" w:space="0" w:color="auto"/>
                  </w:divBdr>
                  <w:divsChild>
                    <w:div w:id="1094743228">
                      <w:marLeft w:val="0"/>
                      <w:marRight w:val="0"/>
                      <w:marTop w:val="0"/>
                      <w:marBottom w:val="0"/>
                      <w:divBdr>
                        <w:top w:val="none" w:sz="0" w:space="0" w:color="auto"/>
                        <w:left w:val="none" w:sz="0" w:space="0" w:color="auto"/>
                        <w:bottom w:val="none" w:sz="0" w:space="0" w:color="auto"/>
                        <w:right w:val="none" w:sz="0" w:space="0" w:color="auto"/>
                      </w:divBdr>
                    </w:div>
                  </w:divsChild>
                </w:div>
                <w:div w:id="341007266">
                  <w:marLeft w:val="0"/>
                  <w:marRight w:val="0"/>
                  <w:marTop w:val="0"/>
                  <w:marBottom w:val="0"/>
                  <w:divBdr>
                    <w:top w:val="none" w:sz="0" w:space="0" w:color="auto"/>
                    <w:left w:val="none" w:sz="0" w:space="0" w:color="auto"/>
                    <w:bottom w:val="none" w:sz="0" w:space="0" w:color="auto"/>
                    <w:right w:val="none" w:sz="0" w:space="0" w:color="auto"/>
                  </w:divBdr>
                  <w:divsChild>
                    <w:div w:id="767240656">
                      <w:marLeft w:val="0"/>
                      <w:marRight w:val="0"/>
                      <w:marTop w:val="0"/>
                      <w:marBottom w:val="0"/>
                      <w:divBdr>
                        <w:top w:val="none" w:sz="0" w:space="0" w:color="auto"/>
                        <w:left w:val="none" w:sz="0" w:space="0" w:color="auto"/>
                        <w:bottom w:val="none" w:sz="0" w:space="0" w:color="auto"/>
                        <w:right w:val="none" w:sz="0" w:space="0" w:color="auto"/>
                      </w:divBdr>
                    </w:div>
                  </w:divsChild>
                </w:div>
                <w:div w:id="403070555">
                  <w:marLeft w:val="0"/>
                  <w:marRight w:val="0"/>
                  <w:marTop w:val="0"/>
                  <w:marBottom w:val="0"/>
                  <w:divBdr>
                    <w:top w:val="none" w:sz="0" w:space="0" w:color="auto"/>
                    <w:left w:val="none" w:sz="0" w:space="0" w:color="auto"/>
                    <w:bottom w:val="none" w:sz="0" w:space="0" w:color="auto"/>
                    <w:right w:val="none" w:sz="0" w:space="0" w:color="auto"/>
                  </w:divBdr>
                  <w:divsChild>
                    <w:div w:id="2052266170">
                      <w:marLeft w:val="0"/>
                      <w:marRight w:val="0"/>
                      <w:marTop w:val="0"/>
                      <w:marBottom w:val="0"/>
                      <w:divBdr>
                        <w:top w:val="none" w:sz="0" w:space="0" w:color="auto"/>
                        <w:left w:val="none" w:sz="0" w:space="0" w:color="auto"/>
                        <w:bottom w:val="none" w:sz="0" w:space="0" w:color="auto"/>
                        <w:right w:val="none" w:sz="0" w:space="0" w:color="auto"/>
                      </w:divBdr>
                    </w:div>
                  </w:divsChild>
                </w:div>
                <w:div w:id="429854046">
                  <w:marLeft w:val="0"/>
                  <w:marRight w:val="0"/>
                  <w:marTop w:val="0"/>
                  <w:marBottom w:val="0"/>
                  <w:divBdr>
                    <w:top w:val="none" w:sz="0" w:space="0" w:color="auto"/>
                    <w:left w:val="none" w:sz="0" w:space="0" w:color="auto"/>
                    <w:bottom w:val="none" w:sz="0" w:space="0" w:color="auto"/>
                    <w:right w:val="none" w:sz="0" w:space="0" w:color="auto"/>
                  </w:divBdr>
                  <w:divsChild>
                    <w:div w:id="1667594266">
                      <w:marLeft w:val="0"/>
                      <w:marRight w:val="0"/>
                      <w:marTop w:val="0"/>
                      <w:marBottom w:val="0"/>
                      <w:divBdr>
                        <w:top w:val="none" w:sz="0" w:space="0" w:color="auto"/>
                        <w:left w:val="none" w:sz="0" w:space="0" w:color="auto"/>
                        <w:bottom w:val="none" w:sz="0" w:space="0" w:color="auto"/>
                        <w:right w:val="none" w:sz="0" w:space="0" w:color="auto"/>
                      </w:divBdr>
                    </w:div>
                  </w:divsChild>
                </w:div>
                <w:div w:id="457528791">
                  <w:marLeft w:val="0"/>
                  <w:marRight w:val="0"/>
                  <w:marTop w:val="0"/>
                  <w:marBottom w:val="0"/>
                  <w:divBdr>
                    <w:top w:val="none" w:sz="0" w:space="0" w:color="auto"/>
                    <w:left w:val="none" w:sz="0" w:space="0" w:color="auto"/>
                    <w:bottom w:val="none" w:sz="0" w:space="0" w:color="auto"/>
                    <w:right w:val="none" w:sz="0" w:space="0" w:color="auto"/>
                  </w:divBdr>
                  <w:divsChild>
                    <w:div w:id="1773625121">
                      <w:marLeft w:val="0"/>
                      <w:marRight w:val="0"/>
                      <w:marTop w:val="0"/>
                      <w:marBottom w:val="0"/>
                      <w:divBdr>
                        <w:top w:val="none" w:sz="0" w:space="0" w:color="auto"/>
                        <w:left w:val="none" w:sz="0" w:space="0" w:color="auto"/>
                        <w:bottom w:val="none" w:sz="0" w:space="0" w:color="auto"/>
                        <w:right w:val="none" w:sz="0" w:space="0" w:color="auto"/>
                      </w:divBdr>
                    </w:div>
                  </w:divsChild>
                </w:div>
                <w:div w:id="650407978">
                  <w:marLeft w:val="0"/>
                  <w:marRight w:val="0"/>
                  <w:marTop w:val="0"/>
                  <w:marBottom w:val="0"/>
                  <w:divBdr>
                    <w:top w:val="none" w:sz="0" w:space="0" w:color="auto"/>
                    <w:left w:val="none" w:sz="0" w:space="0" w:color="auto"/>
                    <w:bottom w:val="none" w:sz="0" w:space="0" w:color="auto"/>
                    <w:right w:val="none" w:sz="0" w:space="0" w:color="auto"/>
                  </w:divBdr>
                  <w:divsChild>
                    <w:div w:id="361977743">
                      <w:marLeft w:val="0"/>
                      <w:marRight w:val="0"/>
                      <w:marTop w:val="0"/>
                      <w:marBottom w:val="0"/>
                      <w:divBdr>
                        <w:top w:val="none" w:sz="0" w:space="0" w:color="auto"/>
                        <w:left w:val="none" w:sz="0" w:space="0" w:color="auto"/>
                        <w:bottom w:val="none" w:sz="0" w:space="0" w:color="auto"/>
                        <w:right w:val="none" w:sz="0" w:space="0" w:color="auto"/>
                      </w:divBdr>
                    </w:div>
                  </w:divsChild>
                </w:div>
                <w:div w:id="706872488">
                  <w:marLeft w:val="0"/>
                  <w:marRight w:val="0"/>
                  <w:marTop w:val="0"/>
                  <w:marBottom w:val="0"/>
                  <w:divBdr>
                    <w:top w:val="none" w:sz="0" w:space="0" w:color="auto"/>
                    <w:left w:val="none" w:sz="0" w:space="0" w:color="auto"/>
                    <w:bottom w:val="none" w:sz="0" w:space="0" w:color="auto"/>
                    <w:right w:val="none" w:sz="0" w:space="0" w:color="auto"/>
                  </w:divBdr>
                  <w:divsChild>
                    <w:div w:id="1441489668">
                      <w:marLeft w:val="0"/>
                      <w:marRight w:val="0"/>
                      <w:marTop w:val="0"/>
                      <w:marBottom w:val="0"/>
                      <w:divBdr>
                        <w:top w:val="none" w:sz="0" w:space="0" w:color="auto"/>
                        <w:left w:val="none" w:sz="0" w:space="0" w:color="auto"/>
                        <w:bottom w:val="none" w:sz="0" w:space="0" w:color="auto"/>
                        <w:right w:val="none" w:sz="0" w:space="0" w:color="auto"/>
                      </w:divBdr>
                    </w:div>
                  </w:divsChild>
                </w:div>
                <w:div w:id="819229207">
                  <w:marLeft w:val="0"/>
                  <w:marRight w:val="0"/>
                  <w:marTop w:val="0"/>
                  <w:marBottom w:val="0"/>
                  <w:divBdr>
                    <w:top w:val="none" w:sz="0" w:space="0" w:color="auto"/>
                    <w:left w:val="none" w:sz="0" w:space="0" w:color="auto"/>
                    <w:bottom w:val="none" w:sz="0" w:space="0" w:color="auto"/>
                    <w:right w:val="none" w:sz="0" w:space="0" w:color="auto"/>
                  </w:divBdr>
                  <w:divsChild>
                    <w:div w:id="1076707597">
                      <w:marLeft w:val="0"/>
                      <w:marRight w:val="0"/>
                      <w:marTop w:val="0"/>
                      <w:marBottom w:val="0"/>
                      <w:divBdr>
                        <w:top w:val="none" w:sz="0" w:space="0" w:color="auto"/>
                        <w:left w:val="none" w:sz="0" w:space="0" w:color="auto"/>
                        <w:bottom w:val="none" w:sz="0" w:space="0" w:color="auto"/>
                        <w:right w:val="none" w:sz="0" w:space="0" w:color="auto"/>
                      </w:divBdr>
                    </w:div>
                  </w:divsChild>
                </w:div>
                <w:div w:id="867570911">
                  <w:marLeft w:val="0"/>
                  <w:marRight w:val="0"/>
                  <w:marTop w:val="0"/>
                  <w:marBottom w:val="0"/>
                  <w:divBdr>
                    <w:top w:val="none" w:sz="0" w:space="0" w:color="auto"/>
                    <w:left w:val="none" w:sz="0" w:space="0" w:color="auto"/>
                    <w:bottom w:val="none" w:sz="0" w:space="0" w:color="auto"/>
                    <w:right w:val="none" w:sz="0" w:space="0" w:color="auto"/>
                  </w:divBdr>
                  <w:divsChild>
                    <w:div w:id="1250503794">
                      <w:marLeft w:val="0"/>
                      <w:marRight w:val="0"/>
                      <w:marTop w:val="0"/>
                      <w:marBottom w:val="0"/>
                      <w:divBdr>
                        <w:top w:val="none" w:sz="0" w:space="0" w:color="auto"/>
                        <w:left w:val="none" w:sz="0" w:space="0" w:color="auto"/>
                        <w:bottom w:val="none" w:sz="0" w:space="0" w:color="auto"/>
                        <w:right w:val="none" w:sz="0" w:space="0" w:color="auto"/>
                      </w:divBdr>
                    </w:div>
                  </w:divsChild>
                </w:div>
                <w:div w:id="1100490923">
                  <w:marLeft w:val="0"/>
                  <w:marRight w:val="0"/>
                  <w:marTop w:val="0"/>
                  <w:marBottom w:val="0"/>
                  <w:divBdr>
                    <w:top w:val="none" w:sz="0" w:space="0" w:color="auto"/>
                    <w:left w:val="none" w:sz="0" w:space="0" w:color="auto"/>
                    <w:bottom w:val="none" w:sz="0" w:space="0" w:color="auto"/>
                    <w:right w:val="none" w:sz="0" w:space="0" w:color="auto"/>
                  </w:divBdr>
                  <w:divsChild>
                    <w:div w:id="991374230">
                      <w:marLeft w:val="0"/>
                      <w:marRight w:val="0"/>
                      <w:marTop w:val="0"/>
                      <w:marBottom w:val="0"/>
                      <w:divBdr>
                        <w:top w:val="none" w:sz="0" w:space="0" w:color="auto"/>
                        <w:left w:val="none" w:sz="0" w:space="0" w:color="auto"/>
                        <w:bottom w:val="none" w:sz="0" w:space="0" w:color="auto"/>
                        <w:right w:val="none" w:sz="0" w:space="0" w:color="auto"/>
                      </w:divBdr>
                    </w:div>
                  </w:divsChild>
                </w:div>
                <w:div w:id="1127092299">
                  <w:marLeft w:val="0"/>
                  <w:marRight w:val="0"/>
                  <w:marTop w:val="0"/>
                  <w:marBottom w:val="0"/>
                  <w:divBdr>
                    <w:top w:val="none" w:sz="0" w:space="0" w:color="auto"/>
                    <w:left w:val="none" w:sz="0" w:space="0" w:color="auto"/>
                    <w:bottom w:val="none" w:sz="0" w:space="0" w:color="auto"/>
                    <w:right w:val="none" w:sz="0" w:space="0" w:color="auto"/>
                  </w:divBdr>
                  <w:divsChild>
                    <w:div w:id="1035041772">
                      <w:marLeft w:val="0"/>
                      <w:marRight w:val="0"/>
                      <w:marTop w:val="0"/>
                      <w:marBottom w:val="0"/>
                      <w:divBdr>
                        <w:top w:val="none" w:sz="0" w:space="0" w:color="auto"/>
                        <w:left w:val="none" w:sz="0" w:space="0" w:color="auto"/>
                        <w:bottom w:val="none" w:sz="0" w:space="0" w:color="auto"/>
                        <w:right w:val="none" w:sz="0" w:space="0" w:color="auto"/>
                      </w:divBdr>
                    </w:div>
                  </w:divsChild>
                </w:div>
                <w:div w:id="1147014968">
                  <w:marLeft w:val="0"/>
                  <w:marRight w:val="0"/>
                  <w:marTop w:val="0"/>
                  <w:marBottom w:val="0"/>
                  <w:divBdr>
                    <w:top w:val="none" w:sz="0" w:space="0" w:color="auto"/>
                    <w:left w:val="none" w:sz="0" w:space="0" w:color="auto"/>
                    <w:bottom w:val="none" w:sz="0" w:space="0" w:color="auto"/>
                    <w:right w:val="none" w:sz="0" w:space="0" w:color="auto"/>
                  </w:divBdr>
                  <w:divsChild>
                    <w:div w:id="190151587">
                      <w:marLeft w:val="0"/>
                      <w:marRight w:val="0"/>
                      <w:marTop w:val="0"/>
                      <w:marBottom w:val="0"/>
                      <w:divBdr>
                        <w:top w:val="none" w:sz="0" w:space="0" w:color="auto"/>
                        <w:left w:val="none" w:sz="0" w:space="0" w:color="auto"/>
                        <w:bottom w:val="none" w:sz="0" w:space="0" w:color="auto"/>
                        <w:right w:val="none" w:sz="0" w:space="0" w:color="auto"/>
                      </w:divBdr>
                    </w:div>
                  </w:divsChild>
                </w:div>
                <w:div w:id="1249270777">
                  <w:marLeft w:val="0"/>
                  <w:marRight w:val="0"/>
                  <w:marTop w:val="0"/>
                  <w:marBottom w:val="0"/>
                  <w:divBdr>
                    <w:top w:val="none" w:sz="0" w:space="0" w:color="auto"/>
                    <w:left w:val="none" w:sz="0" w:space="0" w:color="auto"/>
                    <w:bottom w:val="none" w:sz="0" w:space="0" w:color="auto"/>
                    <w:right w:val="none" w:sz="0" w:space="0" w:color="auto"/>
                  </w:divBdr>
                  <w:divsChild>
                    <w:div w:id="2146045017">
                      <w:marLeft w:val="0"/>
                      <w:marRight w:val="0"/>
                      <w:marTop w:val="0"/>
                      <w:marBottom w:val="0"/>
                      <w:divBdr>
                        <w:top w:val="none" w:sz="0" w:space="0" w:color="auto"/>
                        <w:left w:val="none" w:sz="0" w:space="0" w:color="auto"/>
                        <w:bottom w:val="none" w:sz="0" w:space="0" w:color="auto"/>
                        <w:right w:val="none" w:sz="0" w:space="0" w:color="auto"/>
                      </w:divBdr>
                    </w:div>
                  </w:divsChild>
                </w:div>
                <w:div w:id="1266183653">
                  <w:marLeft w:val="0"/>
                  <w:marRight w:val="0"/>
                  <w:marTop w:val="0"/>
                  <w:marBottom w:val="0"/>
                  <w:divBdr>
                    <w:top w:val="none" w:sz="0" w:space="0" w:color="auto"/>
                    <w:left w:val="none" w:sz="0" w:space="0" w:color="auto"/>
                    <w:bottom w:val="none" w:sz="0" w:space="0" w:color="auto"/>
                    <w:right w:val="none" w:sz="0" w:space="0" w:color="auto"/>
                  </w:divBdr>
                  <w:divsChild>
                    <w:div w:id="2028628594">
                      <w:marLeft w:val="0"/>
                      <w:marRight w:val="0"/>
                      <w:marTop w:val="0"/>
                      <w:marBottom w:val="0"/>
                      <w:divBdr>
                        <w:top w:val="none" w:sz="0" w:space="0" w:color="auto"/>
                        <w:left w:val="none" w:sz="0" w:space="0" w:color="auto"/>
                        <w:bottom w:val="none" w:sz="0" w:space="0" w:color="auto"/>
                        <w:right w:val="none" w:sz="0" w:space="0" w:color="auto"/>
                      </w:divBdr>
                    </w:div>
                  </w:divsChild>
                </w:div>
                <w:div w:id="1465269552">
                  <w:marLeft w:val="0"/>
                  <w:marRight w:val="0"/>
                  <w:marTop w:val="0"/>
                  <w:marBottom w:val="0"/>
                  <w:divBdr>
                    <w:top w:val="none" w:sz="0" w:space="0" w:color="auto"/>
                    <w:left w:val="none" w:sz="0" w:space="0" w:color="auto"/>
                    <w:bottom w:val="none" w:sz="0" w:space="0" w:color="auto"/>
                    <w:right w:val="none" w:sz="0" w:space="0" w:color="auto"/>
                  </w:divBdr>
                  <w:divsChild>
                    <w:div w:id="843781664">
                      <w:marLeft w:val="0"/>
                      <w:marRight w:val="0"/>
                      <w:marTop w:val="0"/>
                      <w:marBottom w:val="0"/>
                      <w:divBdr>
                        <w:top w:val="none" w:sz="0" w:space="0" w:color="auto"/>
                        <w:left w:val="none" w:sz="0" w:space="0" w:color="auto"/>
                        <w:bottom w:val="none" w:sz="0" w:space="0" w:color="auto"/>
                        <w:right w:val="none" w:sz="0" w:space="0" w:color="auto"/>
                      </w:divBdr>
                    </w:div>
                  </w:divsChild>
                </w:div>
                <w:div w:id="1703901030">
                  <w:marLeft w:val="0"/>
                  <w:marRight w:val="0"/>
                  <w:marTop w:val="0"/>
                  <w:marBottom w:val="0"/>
                  <w:divBdr>
                    <w:top w:val="none" w:sz="0" w:space="0" w:color="auto"/>
                    <w:left w:val="none" w:sz="0" w:space="0" w:color="auto"/>
                    <w:bottom w:val="none" w:sz="0" w:space="0" w:color="auto"/>
                    <w:right w:val="none" w:sz="0" w:space="0" w:color="auto"/>
                  </w:divBdr>
                  <w:divsChild>
                    <w:div w:id="816726533">
                      <w:marLeft w:val="0"/>
                      <w:marRight w:val="0"/>
                      <w:marTop w:val="0"/>
                      <w:marBottom w:val="0"/>
                      <w:divBdr>
                        <w:top w:val="none" w:sz="0" w:space="0" w:color="auto"/>
                        <w:left w:val="none" w:sz="0" w:space="0" w:color="auto"/>
                        <w:bottom w:val="none" w:sz="0" w:space="0" w:color="auto"/>
                        <w:right w:val="none" w:sz="0" w:space="0" w:color="auto"/>
                      </w:divBdr>
                    </w:div>
                  </w:divsChild>
                </w:div>
                <w:div w:id="2040155717">
                  <w:marLeft w:val="0"/>
                  <w:marRight w:val="0"/>
                  <w:marTop w:val="0"/>
                  <w:marBottom w:val="0"/>
                  <w:divBdr>
                    <w:top w:val="none" w:sz="0" w:space="0" w:color="auto"/>
                    <w:left w:val="none" w:sz="0" w:space="0" w:color="auto"/>
                    <w:bottom w:val="none" w:sz="0" w:space="0" w:color="auto"/>
                    <w:right w:val="none" w:sz="0" w:space="0" w:color="auto"/>
                  </w:divBdr>
                  <w:divsChild>
                    <w:div w:id="156385778">
                      <w:marLeft w:val="0"/>
                      <w:marRight w:val="0"/>
                      <w:marTop w:val="0"/>
                      <w:marBottom w:val="0"/>
                      <w:divBdr>
                        <w:top w:val="none" w:sz="0" w:space="0" w:color="auto"/>
                        <w:left w:val="none" w:sz="0" w:space="0" w:color="auto"/>
                        <w:bottom w:val="none" w:sz="0" w:space="0" w:color="auto"/>
                        <w:right w:val="none" w:sz="0" w:space="0" w:color="auto"/>
                      </w:divBdr>
                    </w:div>
                  </w:divsChild>
                </w:div>
                <w:div w:id="2097088611">
                  <w:marLeft w:val="0"/>
                  <w:marRight w:val="0"/>
                  <w:marTop w:val="0"/>
                  <w:marBottom w:val="0"/>
                  <w:divBdr>
                    <w:top w:val="none" w:sz="0" w:space="0" w:color="auto"/>
                    <w:left w:val="none" w:sz="0" w:space="0" w:color="auto"/>
                    <w:bottom w:val="none" w:sz="0" w:space="0" w:color="auto"/>
                    <w:right w:val="none" w:sz="0" w:space="0" w:color="auto"/>
                  </w:divBdr>
                  <w:divsChild>
                    <w:div w:id="183698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667562">
          <w:marLeft w:val="0"/>
          <w:marRight w:val="0"/>
          <w:marTop w:val="0"/>
          <w:marBottom w:val="0"/>
          <w:divBdr>
            <w:top w:val="none" w:sz="0" w:space="0" w:color="auto"/>
            <w:left w:val="none" w:sz="0" w:space="0" w:color="auto"/>
            <w:bottom w:val="none" w:sz="0" w:space="0" w:color="auto"/>
            <w:right w:val="none" w:sz="0" w:space="0" w:color="auto"/>
          </w:divBdr>
        </w:div>
        <w:div w:id="1494878609">
          <w:marLeft w:val="0"/>
          <w:marRight w:val="0"/>
          <w:marTop w:val="0"/>
          <w:marBottom w:val="0"/>
          <w:divBdr>
            <w:top w:val="none" w:sz="0" w:space="0" w:color="auto"/>
            <w:left w:val="none" w:sz="0" w:space="0" w:color="auto"/>
            <w:bottom w:val="none" w:sz="0" w:space="0" w:color="auto"/>
            <w:right w:val="none" w:sz="0" w:space="0" w:color="auto"/>
          </w:divBdr>
        </w:div>
        <w:div w:id="1654946079">
          <w:marLeft w:val="0"/>
          <w:marRight w:val="0"/>
          <w:marTop w:val="0"/>
          <w:marBottom w:val="0"/>
          <w:divBdr>
            <w:top w:val="none" w:sz="0" w:space="0" w:color="auto"/>
            <w:left w:val="none" w:sz="0" w:space="0" w:color="auto"/>
            <w:bottom w:val="none" w:sz="0" w:space="0" w:color="auto"/>
            <w:right w:val="none" w:sz="0" w:space="0" w:color="auto"/>
          </w:divBdr>
        </w:div>
        <w:div w:id="2020306605">
          <w:marLeft w:val="0"/>
          <w:marRight w:val="0"/>
          <w:marTop w:val="0"/>
          <w:marBottom w:val="0"/>
          <w:divBdr>
            <w:top w:val="none" w:sz="0" w:space="0" w:color="auto"/>
            <w:left w:val="none" w:sz="0" w:space="0" w:color="auto"/>
            <w:bottom w:val="none" w:sz="0" w:space="0" w:color="auto"/>
            <w:right w:val="none" w:sz="0" w:space="0" w:color="auto"/>
          </w:divBdr>
          <w:divsChild>
            <w:div w:id="900603068">
              <w:marLeft w:val="-75"/>
              <w:marRight w:val="0"/>
              <w:marTop w:val="30"/>
              <w:marBottom w:val="30"/>
              <w:divBdr>
                <w:top w:val="none" w:sz="0" w:space="0" w:color="auto"/>
                <w:left w:val="none" w:sz="0" w:space="0" w:color="auto"/>
                <w:bottom w:val="none" w:sz="0" w:space="0" w:color="auto"/>
                <w:right w:val="none" w:sz="0" w:space="0" w:color="auto"/>
              </w:divBdr>
              <w:divsChild>
                <w:div w:id="138808324">
                  <w:marLeft w:val="0"/>
                  <w:marRight w:val="0"/>
                  <w:marTop w:val="0"/>
                  <w:marBottom w:val="0"/>
                  <w:divBdr>
                    <w:top w:val="none" w:sz="0" w:space="0" w:color="auto"/>
                    <w:left w:val="none" w:sz="0" w:space="0" w:color="auto"/>
                    <w:bottom w:val="none" w:sz="0" w:space="0" w:color="auto"/>
                    <w:right w:val="none" w:sz="0" w:space="0" w:color="auto"/>
                  </w:divBdr>
                  <w:divsChild>
                    <w:div w:id="1845440749">
                      <w:marLeft w:val="0"/>
                      <w:marRight w:val="0"/>
                      <w:marTop w:val="0"/>
                      <w:marBottom w:val="0"/>
                      <w:divBdr>
                        <w:top w:val="none" w:sz="0" w:space="0" w:color="auto"/>
                        <w:left w:val="none" w:sz="0" w:space="0" w:color="auto"/>
                        <w:bottom w:val="none" w:sz="0" w:space="0" w:color="auto"/>
                        <w:right w:val="none" w:sz="0" w:space="0" w:color="auto"/>
                      </w:divBdr>
                    </w:div>
                  </w:divsChild>
                </w:div>
                <w:div w:id="307327060">
                  <w:marLeft w:val="0"/>
                  <w:marRight w:val="0"/>
                  <w:marTop w:val="0"/>
                  <w:marBottom w:val="0"/>
                  <w:divBdr>
                    <w:top w:val="none" w:sz="0" w:space="0" w:color="auto"/>
                    <w:left w:val="none" w:sz="0" w:space="0" w:color="auto"/>
                    <w:bottom w:val="none" w:sz="0" w:space="0" w:color="auto"/>
                    <w:right w:val="none" w:sz="0" w:space="0" w:color="auto"/>
                  </w:divBdr>
                  <w:divsChild>
                    <w:div w:id="255021949">
                      <w:marLeft w:val="0"/>
                      <w:marRight w:val="0"/>
                      <w:marTop w:val="0"/>
                      <w:marBottom w:val="0"/>
                      <w:divBdr>
                        <w:top w:val="none" w:sz="0" w:space="0" w:color="auto"/>
                        <w:left w:val="none" w:sz="0" w:space="0" w:color="auto"/>
                        <w:bottom w:val="none" w:sz="0" w:space="0" w:color="auto"/>
                        <w:right w:val="none" w:sz="0" w:space="0" w:color="auto"/>
                      </w:divBdr>
                    </w:div>
                  </w:divsChild>
                </w:div>
                <w:div w:id="377818782">
                  <w:marLeft w:val="0"/>
                  <w:marRight w:val="0"/>
                  <w:marTop w:val="0"/>
                  <w:marBottom w:val="0"/>
                  <w:divBdr>
                    <w:top w:val="none" w:sz="0" w:space="0" w:color="auto"/>
                    <w:left w:val="none" w:sz="0" w:space="0" w:color="auto"/>
                    <w:bottom w:val="none" w:sz="0" w:space="0" w:color="auto"/>
                    <w:right w:val="none" w:sz="0" w:space="0" w:color="auto"/>
                  </w:divBdr>
                  <w:divsChild>
                    <w:div w:id="2107188807">
                      <w:marLeft w:val="0"/>
                      <w:marRight w:val="0"/>
                      <w:marTop w:val="0"/>
                      <w:marBottom w:val="0"/>
                      <w:divBdr>
                        <w:top w:val="none" w:sz="0" w:space="0" w:color="auto"/>
                        <w:left w:val="none" w:sz="0" w:space="0" w:color="auto"/>
                        <w:bottom w:val="none" w:sz="0" w:space="0" w:color="auto"/>
                        <w:right w:val="none" w:sz="0" w:space="0" w:color="auto"/>
                      </w:divBdr>
                    </w:div>
                  </w:divsChild>
                </w:div>
                <w:div w:id="487401442">
                  <w:marLeft w:val="0"/>
                  <w:marRight w:val="0"/>
                  <w:marTop w:val="0"/>
                  <w:marBottom w:val="0"/>
                  <w:divBdr>
                    <w:top w:val="none" w:sz="0" w:space="0" w:color="auto"/>
                    <w:left w:val="none" w:sz="0" w:space="0" w:color="auto"/>
                    <w:bottom w:val="none" w:sz="0" w:space="0" w:color="auto"/>
                    <w:right w:val="none" w:sz="0" w:space="0" w:color="auto"/>
                  </w:divBdr>
                  <w:divsChild>
                    <w:div w:id="1663699642">
                      <w:marLeft w:val="0"/>
                      <w:marRight w:val="0"/>
                      <w:marTop w:val="0"/>
                      <w:marBottom w:val="0"/>
                      <w:divBdr>
                        <w:top w:val="none" w:sz="0" w:space="0" w:color="auto"/>
                        <w:left w:val="none" w:sz="0" w:space="0" w:color="auto"/>
                        <w:bottom w:val="none" w:sz="0" w:space="0" w:color="auto"/>
                        <w:right w:val="none" w:sz="0" w:space="0" w:color="auto"/>
                      </w:divBdr>
                    </w:div>
                  </w:divsChild>
                </w:div>
                <w:div w:id="545409028">
                  <w:marLeft w:val="0"/>
                  <w:marRight w:val="0"/>
                  <w:marTop w:val="0"/>
                  <w:marBottom w:val="0"/>
                  <w:divBdr>
                    <w:top w:val="none" w:sz="0" w:space="0" w:color="auto"/>
                    <w:left w:val="none" w:sz="0" w:space="0" w:color="auto"/>
                    <w:bottom w:val="none" w:sz="0" w:space="0" w:color="auto"/>
                    <w:right w:val="none" w:sz="0" w:space="0" w:color="auto"/>
                  </w:divBdr>
                  <w:divsChild>
                    <w:div w:id="506025187">
                      <w:marLeft w:val="0"/>
                      <w:marRight w:val="0"/>
                      <w:marTop w:val="0"/>
                      <w:marBottom w:val="0"/>
                      <w:divBdr>
                        <w:top w:val="none" w:sz="0" w:space="0" w:color="auto"/>
                        <w:left w:val="none" w:sz="0" w:space="0" w:color="auto"/>
                        <w:bottom w:val="none" w:sz="0" w:space="0" w:color="auto"/>
                        <w:right w:val="none" w:sz="0" w:space="0" w:color="auto"/>
                      </w:divBdr>
                    </w:div>
                  </w:divsChild>
                </w:div>
                <w:div w:id="598220412">
                  <w:marLeft w:val="0"/>
                  <w:marRight w:val="0"/>
                  <w:marTop w:val="0"/>
                  <w:marBottom w:val="0"/>
                  <w:divBdr>
                    <w:top w:val="none" w:sz="0" w:space="0" w:color="auto"/>
                    <w:left w:val="none" w:sz="0" w:space="0" w:color="auto"/>
                    <w:bottom w:val="none" w:sz="0" w:space="0" w:color="auto"/>
                    <w:right w:val="none" w:sz="0" w:space="0" w:color="auto"/>
                  </w:divBdr>
                  <w:divsChild>
                    <w:div w:id="354691069">
                      <w:marLeft w:val="0"/>
                      <w:marRight w:val="0"/>
                      <w:marTop w:val="0"/>
                      <w:marBottom w:val="0"/>
                      <w:divBdr>
                        <w:top w:val="none" w:sz="0" w:space="0" w:color="auto"/>
                        <w:left w:val="none" w:sz="0" w:space="0" w:color="auto"/>
                        <w:bottom w:val="none" w:sz="0" w:space="0" w:color="auto"/>
                        <w:right w:val="none" w:sz="0" w:space="0" w:color="auto"/>
                      </w:divBdr>
                    </w:div>
                  </w:divsChild>
                </w:div>
                <w:div w:id="658460254">
                  <w:marLeft w:val="0"/>
                  <w:marRight w:val="0"/>
                  <w:marTop w:val="0"/>
                  <w:marBottom w:val="0"/>
                  <w:divBdr>
                    <w:top w:val="none" w:sz="0" w:space="0" w:color="auto"/>
                    <w:left w:val="none" w:sz="0" w:space="0" w:color="auto"/>
                    <w:bottom w:val="none" w:sz="0" w:space="0" w:color="auto"/>
                    <w:right w:val="none" w:sz="0" w:space="0" w:color="auto"/>
                  </w:divBdr>
                  <w:divsChild>
                    <w:div w:id="177547708">
                      <w:marLeft w:val="0"/>
                      <w:marRight w:val="0"/>
                      <w:marTop w:val="0"/>
                      <w:marBottom w:val="0"/>
                      <w:divBdr>
                        <w:top w:val="none" w:sz="0" w:space="0" w:color="auto"/>
                        <w:left w:val="none" w:sz="0" w:space="0" w:color="auto"/>
                        <w:bottom w:val="none" w:sz="0" w:space="0" w:color="auto"/>
                        <w:right w:val="none" w:sz="0" w:space="0" w:color="auto"/>
                      </w:divBdr>
                    </w:div>
                  </w:divsChild>
                </w:div>
                <w:div w:id="740248611">
                  <w:marLeft w:val="0"/>
                  <w:marRight w:val="0"/>
                  <w:marTop w:val="0"/>
                  <w:marBottom w:val="0"/>
                  <w:divBdr>
                    <w:top w:val="none" w:sz="0" w:space="0" w:color="auto"/>
                    <w:left w:val="none" w:sz="0" w:space="0" w:color="auto"/>
                    <w:bottom w:val="none" w:sz="0" w:space="0" w:color="auto"/>
                    <w:right w:val="none" w:sz="0" w:space="0" w:color="auto"/>
                  </w:divBdr>
                  <w:divsChild>
                    <w:div w:id="720057242">
                      <w:marLeft w:val="0"/>
                      <w:marRight w:val="0"/>
                      <w:marTop w:val="0"/>
                      <w:marBottom w:val="0"/>
                      <w:divBdr>
                        <w:top w:val="none" w:sz="0" w:space="0" w:color="auto"/>
                        <w:left w:val="none" w:sz="0" w:space="0" w:color="auto"/>
                        <w:bottom w:val="none" w:sz="0" w:space="0" w:color="auto"/>
                        <w:right w:val="none" w:sz="0" w:space="0" w:color="auto"/>
                      </w:divBdr>
                    </w:div>
                  </w:divsChild>
                </w:div>
                <w:div w:id="1269311098">
                  <w:marLeft w:val="0"/>
                  <w:marRight w:val="0"/>
                  <w:marTop w:val="0"/>
                  <w:marBottom w:val="0"/>
                  <w:divBdr>
                    <w:top w:val="none" w:sz="0" w:space="0" w:color="auto"/>
                    <w:left w:val="none" w:sz="0" w:space="0" w:color="auto"/>
                    <w:bottom w:val="none" w:sz="0" w:space="0" w:color="auto"/>
                    <w:right w:val="none" w:sz="0" w:space="0" w:color="auto"/>
                  </w:divBdr>
                  <w:divsChild>
                    <w:div w:id="1897156972">
                      <w:marLeft w:val="0"/>
                      <w:marRight w:val="0"/>
                      <w:marTop w:val="0"/>
                      <w:marBottom w:val="0"/>
                      <w:divBdr>
                        <w:top w:val="none" w:sz="0" w:space="0" w:color="auto"/>
                        <w:left w:val="none" w:sz="0" w:space="0" w:color="auto"/>
                        <w:bottom w:val="none" w:sz="0" w:space="0" w:color="auto"/>
                        <w:right w:val="none" w:sz="0" w:space="0" w:color="auto"/>
                      </w:divBdr>
                    </w:div>
                  </w:divsChild>
                </w:div>
                <w:div w:id="1695379930">
                  <w:marLeft w:val="0"/>
                  <w:marRight w:val="0"/>
                  <w:marTop w:val="0"/>
                  <w:marBottom w:val="0"/>
                  <w:divBdr>
                    <w:top w:val="none" w:sz="0" w:space="0" w:color="auto"/>
                    <w:left w:val="none" w:sz="0" w:space="0" w:color="auto"/>
                    <w:bottom w:val="none" w:sz="0" w:space="0" w:color="auto"/>
                    <w:right w:val="none" w:sz="0" w:space="0" w:color="auto"/>
                  </w:divBdr>
                  <w:divsChild>
                    <w:div w:id="1421291793">
                      <w:marLeft w:val="0"/>
                      <w:marRight w:val="0"/>
                      <w:marTop w:val="0"/>
                      <w:marBottom w:val="0"/>
                      <w:divBdr>
                        <w:top w:val="none" w:sz="0" w:space="0" w:color="auto"/>
                        <w:left w:val="none" w:sz="0" w:space="0" w:color="auto"/>
                        <w:bottom w:val="none" w:sz="0" w:space="0" w:color="auto"/>
                        <w:right w:val="none" w:sz="0" w:space="0" w:color="auto"/>
                      </w:divBdr>
                    </w:div>
                  </w:divsChild>
                </w:div>
                <w:div w:id="1820884410">
                  <w:marLeft w:val="0"/>
                  <w:marRight w:val="0"/>
                  <w:marTop w:val="0"/>
                  <w:marBottom w:val="0"/>
                  <w:divBdr>
                    <w:top w:val="none" w:sz="0" w:space="0" w:color="auto"/>
                    <w:left w:val="none" w:sz="0" w:space="0" w:color="auto"/>
                    <w:bottom w:val="none" w:sz="0" w:space="0" w:color="auto"/>
                    <w:right w:val="none" w:sz="0" w:space="0" w:color="auto"/>
                  </w:divBdr>
                  <w:divsChild>
                    <w:div w:id="593319601">
                      <w:marLeft w:val="0"/>
                      <w:marRight w:val="0"/>
                      <w:marTop w:val="0"/>
                      <w:marBottom w:val="0"/>
                      <w:divBdr>
                        <w:top w:val="none" w:sz="0" w:space="0" w:color="auto"/>
                        <w:left w:val="none" w:sz="0" w:space="0" w:color="auto"/>
                        <w:bottom w:val="none" w:sz="0" w:space="0" w:color="auto"/>
                        <w:right w:val="none" w:sz="0" w:space="0" w:color="auto"/>
                      </w:divBdr>
                    </w:div>
                  </w:divsChild>
                </w:div>
                <w:div w:id="1950819166">
                  <w:marLeft w:val="0"/>
                  <w:marRight w:val="0"/>
                  <w:marTop w:val="0"/>
                  <w:marBottom w:val="0"/>
                  <w:divBdr>
                    <w:top w:val="none" w:sz="0" w:space="0" w:color="auto"/>
                    <w:left w:val="none" w:sz="0" w:space="0" w:color="auto"/>
                    <w:bottom w:val="none" w:sz="0" w:space="0" w:color="auto"/>
                    <w:right w:val="none" w:sz="0" w:space="0" w:color="auto"/>
                  </w:divBdr>
                  <w:divsChild>
                    <w:div w:id="203495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243786">
          <w:marLeft w:val="0"/>
          <w:marRight w:val="0"/>
          <w:marTop w:val="0"/>
          <w:marBottom w:val="0"/>
          <w:divBdr>
            <w:top w:val="none" w:sz="0" w:space="0" w:color="auto"/>
            <w:left w:val="none" w:sz="0" w:space="0" w:color="auto"/>
            <w:bottom w:val="none" w:sz="0" w:space="0" w:color="auto"/>
            <w:right w:val="none" w:sz="0" w:space="0" w:color="auto"/>
          </w:divBdr>
        </w:div>
        <w:div w:id="2119719300">
          <w:marLeft w:val="0"/>
          <w:marRight w:val="0"/>
          <w:marTop w:val="0"/>
          <w:marBottom w:val="0"/>
          <w:divBdr>
            <w:top w:val="none" w:sz="0" w:space="0" w:color="auto"/>
            <w:left w:val="none" w:sz="0" w:space="0" w:color="auto"/>
            <w:bottom w:val="none" w:sz="0" w:space="0" w:color="auto"/>
            <w:right w:val="none" w:sz="0" w:space="0" w:color="auto"/>
          </w:divBdr>
        </w:div>
      </w:divsChild>
    </w:div>
    <w:div w:id="1854301513">
      <w:bodyDiv w:val="1"/>
      <w:marLeft w:val="0"/>
      <w:marRight w:val="0"/>
      <w:marTop w:val="0"/>
      <w:marBottom w:val="0"/>
      <w:divBdr>
        <w:top w:val="none" w:sz="0" w:space="0" w:color="auto"/>
        <w:left w:val="none" w:sz="0" w:space="0" w:color="auto"/>
        <w:bottom w:val="none" w:sz="0" w:space="0" w:color="auto"/>
        <w:right w:val="none" w:sz="0" w:space="0" w:color="auto"/>
      </w:divBdr>
    </w:div>
    <w:div w:id="1890720550">
      <w:bodyDiv w:val="1"/>
      <w:marLeft w:val="0"/>
      <w:marRight w:val="0"/>
      <w:marTop w:val="0"/>
      <w:marBottom w:val="0"/>
      <w:divBdr>
        <w:top w:val="none" w:sz="0" w:space="0" w:color="auto"/>
        <w:left w:val="none" w:sz="0" w:space="0" w:color="auto"/>
        <w:bottom w:val="none" w:sz="0" w:space="0" w:color="auto"/>
        <w:right w:val="none" w:sz="0" w:space="0" w:color="auto"/>
      </w:divBdr>
      <w:divsChild>
        <w:div w:id="38165724">
          <w:marLeft w:val="0"/>
          <w:marRight w:val="0"/>
          <w:marTop w:val="0"/>
          <w:marBottom w:val="0"/>
          <w:divBdr>
            <w:top w:val="none" w:sz="0" w:space="0" w:color="auto"/>
            <w:left w:val="none" w:sz="0" w:space="0" w:color="auto"/>
            <w:bottom w:val="none" w:sz="0" w:space="0" w:color="auto"/>
            <w:right w:val="none" w:sz="0" w:space="0" w:color="auto"/>
          </w:divBdr>
        </w:div>
        <w:div w:id="225843857">
          <w:marLeft w:val="0"/>
          <w:marRight w:val="0"/>
          <w:marTop w:val="0"/>
          <w:marBottom w:val="0"/>
          <w:divBdr>
            <w:top w:val="none" w:sz="0" w:space="0" w:color="auto"/>
            <w:left w:val="none" w:sz="0" w:space="0" w:color="auto"/>
            <w:bottom w:val="none" w:sz="0" w:space="0" w:color="auto"/>
            <w:right w:val="none" w:sz="0" w:space="0" w:color="auto"/>
          </w:divBdr>
        </w:div>
        <w:div w:id="278297900">
          <w:marLeft w:val="0"/>
          <w:marRight w:val="0"/>
          <w:marTop w:val="0"/>
          <w:marBottom w:val="0"/>
          <w:divBdr>
            <w:top w:val="none" w:sz="0" w:space="0" w:color="auto"/>
            <w:left w:val="none" w:sz="0" w:space="0" w:color="auto"/>
            <w:bottom w:val="none" w:sz="0" w:space="0" w:color="auto"/>
            <w:right w:val="none" w:sz="0" w:space="0" w:color="auto"/>
          </w:divBdr>
        </w:div>
        <w:div w:id="579827478">
          <w:marLeft w:val="0"/>
          <w:marRight w:val="0"/>
          <w:marTop w:val="0"/>
          <w:marBottom w:val="0"/>
          <w:divBdr>
            <w:top w:val="none" w:sz="0" w:space="0" w:color="auto"/>
            <w:left w:val="none" w:sz="0" w:space="0" w:color="auto"/>
            <w:bottom w:val="none" w:sz="0" w:space="0" w:color="auto"/>
            <w:right w:val="none" w:sz="0" w:space="0" w:color="auto"/>
          </w:divBdr>
        </w:div>
        <w:div w:id="583420854">
          <w:marLeft w:val="0"/>
          <w:marRight w:val="0"/>
          <w:marTop w:val="0"/>
          <w:marBottom w:val="0"/>
          <w:divBdr>
            <w:top w:val="none" w:sz="0" w:space="0" w:color="auto"/>
            <w:left w:val="none" w:sz="0" w:space="0" w:color="auto"/>
            <w:bottom w:val="none" w:sz="0" w:space="0" w:color="auto"/>
            <w:right w:val="none" w:sz="0" w:space="0" w:color="auto"/>
          </w:divBdr>
        </w:div>
        <w:div w:id="726612155">
          <w:marLeft w:val="0"/>
          <w:marRight w:val="0"/>
          <w:marTop w:val="0"/>
          <w:marBottom w:val="0"/>
          <w:divBdr>
            <w:top w:val="none" w:sz="0" w:space="0" w:color="auto"/>
            <w:left w:val="none" w:sz="0" w:space="0" w:color="auto"/>
            <w:bottom w:val="none" w:sz="0" w:space="0" w:color="auto"/>
            <w:right w:val="none" w:sz="0" w:space="0" w:color="auto"/>
          </w:divBdr>
        </w:div>
        <w:div w:id="992371285">
          <w:marLeft w:val="0"/>
          <w:marRight w:val="0"/>
          <w:marTop w:val="0"/>
          <w:marBottom w:val="0"/>
          <w:divBdr>
            <w:top w:val="none" w:sz="0" w:space="0" w:color="auto"/>
            <w:left w:val="none" w:sz="0" w:space="0" w:color="auto"/>
            <w:bottom w:val="none" w:sz="0" w:space="0" w:color="auto"/>
            <w:right w:val="none" w:sz="0" w:space="0" w:color="auto"/>
          </w:divBdr>
        </w:div>
        <w:div w:id="1001859438">
          <w:marLeft w:val="0"/>
          <w:marRight w:val="0"/>
          <w:marTop w:val="0"/>
          <w:marBottom w:val="0"/>
          <w:divBdr>
            <w:top w:val="none" w:sz="0" w:space="0" w:color="auto"/>
            <w:left w:val="none" w:sz="0" w:space="0" w:color="auto"/>
            <w:bottom w:val="none" w:sz="0" w:space="0" w:color="auto"/>
            <w:right w:val="none" w:sz="0" w:space="0" w:color="auto"/>
          </w:divBdr>
        </w:div>
        <w:div w:id="1003585008">
          <w:marLeft w:val="0"/>
          <w:marRight w:val="0"/>
          <w:marTop w:val="0"/>
          <w:marBottom w:val="0"/>
          <w:divBdr>
            <w:top w:val="none" w:sz="0" w:space="0" w:color="auto"/>
            <w:left w:val="none" w:sz="0" w:space="0" w:color="auto"/>
            <w:bottom w:val="none" w:sz="0" w:space="0" w:color="auto"/>
            <w:right w:val="none" w:sz="0" w:space="0" w:color="auto"/>
          </w:divBdr>
        </w:div>
        <w:div w:id="1629775070">
          <w:marLeft w:val="0"/>
          <w:marRight w:val="0"/>
          <w:marTop w:val="0"/>
          <w:marBottom w:val="0"/>
          <w:divBdr>
            <w:top w:val="none" w:sz="0" w:space="0" w:color="auto"/>
            <w:left w:val="none" w:sz="0" w:space="0" w:color="auto"/>
            <w:bottom w:val="none" w:sz="0" w:space="0" w:color="auto"/>
            <w:right w:val="none" w:sz="0" w:space="0" w:color="auto"/>
          </w:divBdr>
        </w:div>
        <w:div w:id="1649672757">
          <w:marLeft w:val="0"/>
          <w:marRight w:val="0"/>
          <w:marTop w:val="0"/>
          <w:marBottom w:val="0"/>
          <w:divBdr>
            <w:top w:val="none" w:sz="0" w:space="0" w:color="auto"/>
            <w:left w:val="none" w:sz="0" w:space="0" w:color="auto"/>
            <w:bottom w:val="none" w:sz="0" w:space="0" w:color="auto"/>
            <w:right w:val="none" w:sz="0" w:space="0" w:color="auto"/>
          </w:divBdr>
        </w:div>
        <w:div w:id="2047565213">
          <w:marLeft w:val="0"/>
          <w:marRight w:val="0"/>
          <w:marTop w:val="0"/>
          <w:marBottom w:val="0"/>
          <w:divBdr>
            <w:top w:val="none" w:sz="0" w:space="0" w:color="auto"/>
            <w:left w:val="none" w:sz="0" w:space="0" w:color="auto"/>
            <w:bottom w:val="none" w:sz="0" w:space="0" w:color="auto"/>
            <w:right w:val="none" w:sz="0" w:space="0" w:color="auto"/>
          </w:divBdr>
        </w:div>
        <w:div w:id="2127655478">
          <w:marLeft w:val="0"/>
          <w:marRight w:val="0"/>
          <w:marTop w:val="0"/>
          <w:marBottom w:val="0"/>
          <w:divBdr>
            <w:top w:val="none" w:sz="0" w:space="0" w:color="auto"/>
            <w:left w:val="none" w:sz="0" w:space="0" w:color="auto"/>
            <w:bottom w:val="none" w:sz="0" w:space="0" w:color="auto"/>
            <w:right w:val="none" w:sz="0" w:space="0" w:color="auto"/>
          </w:divBdr>
        </w:div>
      </w:divsChild>
    </w:div>
    <w:div w:id="1908300122">
      <w:bodyDiv w:val="1"/>
      <w:marLeft w:val="0"/>
      <w:marRight w:val="0"/>
      <w:marTop w:val="0"/>
      <w:marBottom w:val="0"/>
      <w:divBdr>
        <w:top w:val="none" w:sz="0" w:space="0" w:color="auto"/>
        <w:left w:val="none" w:sz="0" w:space="0" w:color="auto"/>
        <w:bottom w:val="none" w:sz="0" w:space="0" w:color="auto"/>
        <w:right w:val="none" w:sz="0" w:space="0" w:color="auto"/>
      </w:divBdr>
      <w:divsChild>
        <w:div w:id="2978280">
          <w:marLeft w:val="0"/>
          <w:marRight w:val="0"/>
          <w:marTop w:val="0"/>
          <w:marBottom w:val="0"/>
          <w:divBdr>
            <w:top w:val="none" w:sz="0" w:space="0" w:color="auto"/>
            <w:left w:val="none" w:sz="0" w:space="0" w:color="auto"/>
            <w:bottom w:val="none" w:sz="0" w:space="0" w:color="auto"/>
            <w:right w:val="none" w:sz="0" w:space="0" w:color="auto"/>
          </w:divBdr>
          <w:divsChild>
            <w:div w:id="1824543676">
              <w:marLeft w:val="0"/>
              <w:marRight w:val="0"/>
              <w:marTop w:val="0"/>
              <w:marBottom w:val="0"/>
              <w:divBdr>
                <w:top w:val="none" w:sz="0" w:space="0" w:color="auto"/>
                <w:left w:val="none" w:sz="0" w:space="0" w:color="auto"/>
                <w:bottom w:val="none" w:sz="0" w:space="0" w:color="auto"/>
                <w:right w:val="none" w:sz="0" w:space="0" w:color="auto"/>
              </w:divBdr>
            </w:div>
          </w:divsChild>
        </w:div>
        <w:div w:id="126091515">
          <w:marLeft w:val="0"/>
          <w:marRight w:val="0"/>
          <w:marTop w:val="0"/>
          <w:marBottom w:val="0"/>
          <w:divBdr>
            <w:top w:val="none" w:sz="0" w:space="0" w:color="auto"/>
            <w:left w:val="none" w:sz="0" w:space="0" w:color="auto"/>
            <w:bottom w:val="none" w:sz="0" w:space="0" w:color="auto"/>
            <w:right w:val="none" w:sz="0" w:space="0" w:color="auto"/>
          </w:divBdr>
          <w:divsChild>
            <w:div w:id="1959677260">
              <w:marLeft w:val="0"/>
              <w:marRight w:val="0"/>
              <w:marTop w:val="0"/>
              <w:marBottom w:val="0"/>
              <w:divBdr>
                <w:top w:val="none" w:sz="0" w:space="0" w:color="auto"/>
                <w:left w:val="none" w:sz="0" w:space="0" w:color="auto"/>
                <w:bottom w:val="none" w:sz="0" w:space="0" w:color="auto"/>
                <w:right w:val="none" w:sz="0" w:space="0" w:color="auto"/>
              </w:divBdr>
            </w:div>
          </w:divsChild>
        </w:div>
        <w:div w:id="176846894">
          <w:marLeft w:val="0"/>
          <w:marRight w:val="0"/>
          <w:marTop w:val="0"/>
          <w:marBottom w:val="0"/>
          <w:divBdr>
            <w:top w:val="none" w:sz="0" w:space="0" w:color="auto"/>
            <w:left w:val="none" w:sz="0" w:space="0" w:color="auto"/>
            <w:bottom w:val="none" w:sz="0" w:space="0" w:color="auto"/>
            <w:right w:val="none" w:sz="0" w:space="0" w:color="auto"/>
          </w:divBdr>
          <w:divsChild>
            <w:div w:id="1848326402">
              <w:marLeft w:val="0"/>
              <w:marRight w:val="0"/>
              <w:marTop w:val="0"/>
              <w:marBottom w:val="0"/>
              <w:divBdr>
                <w:top w:val="none" w:sz="0" w:space="0" w:color="auto"/>
                <w:left w:val="none" w:sz="0" w:space="0" w:color="auto"/>
                <w:bottom w:val="none" w:sz="0" w:space="0" w:color="auto"/>
                <w:right w:val="none" w:sz="0" w:space="0" w:color="auto"/>
              </w:divBdr>
            </w:div>
          </w:divsChild>
        </w:div>
        <w:div w:id="194928633">
          <w:marLeft w:val="0"/>
          <w:marRight w:val="0"/>
          <w:marTop w:val="0"/>
          <w:marBottom w:val="0"/>
          <w:divBdr>
            <w:top w:val="none" w:sz="0" w:space="0" w:color="auto"/>
            <w:left w:val="none" w:sz="0" w:space="0" w:color="auto"/>
            <w:bottom w:val="none" w:sz="0" w:space="0" w:color="auto"/>
            <w:right w:val="none" w:sz="0" w:space="0" w:color="auto"/>
          </w:divBdr>
          <w:divsChild>
            <w:div w:id="1812747383">
              <w:marLeft w:val="0"/>
              <w:marRight w:val="0"/>
              <w:marTop w:val="0"/>
              <w:marBottom w:val="0"/>
              <w:divBdr>
                <w:top w:val="none" w:sz="0" w:space="0" w:color="auto"/>
                <w:left w:val="none" w:sz="0" w:space="0" w:color="auto"/>
                <w:bottom w:val="none" w:sz="0" w:space="0" w:color="auto"/>
                <w:right w:val="none" w:sz="0" w:space="0" w:color="auto"/>
              </w:divBdr>
            </w:div>
          </w:divsChild>
        </w:div>
        <w:div w:id="291861993">
          <w:marLeft w:val="0"/>
          <w:marRight w:val="0"/>
          <w:marTop w:val="0"/>
          <w:marBottom w:val="0"/>
          <w:divBdr>
            <w:top w:val="none" w:sz="0" w:space="0" w:color="auto"/>
            <w:left w:val="none" w:sz="0" w:space="0" w:color="auto"/>
            <w:bottom w:val="none" w:sz="0" w:space="0" w:color="auto"/>
            <w:right w:val="none" w:sz="0" w:space="0" w:color="auto"/>
          </w:divBdr>
          <w:divsChild>
            <w:div w:id="2038653526">
              <w:marLeft w:val="0"/>
              <w:marRight w:val="0"/>
              <w:marTop w:val="0"/>
              <w:marBottom w:val="0"/>
              <w:divBdr>
                <w:top w:val="none" w:sz="0" w:space="0" w:color="auto"/>
                <w:left w:val="none" w:sz="0" w:space="0" w:color="auto"/>
                <w:bottom w:val="none" w:sz="0" w:space="0" w:color="auto"/>
                <w:right w:val="none" w:sz="0" w:space="0" w:color="auto"/>
              </w:divBdr>
            </w:div>
          </w:divsChild>
        </w:div>
        <w:div w:id="419644884">
          <w:marLeft w:val="0"/>
          <w:marRight w:val="0"/>
          <w:marTop w:val="0"/>
          <w:marBottom w:val="0"/>
          <w:divBdr>
            <w:top w:val="none" w:sz="0" w:space="0" w:color="auto"/>
            <w:left w:val="none" w:sz="0" w:space="0" w:color="auto"/>
            <w:bottom w:val="none" w:sz="0" w:space="0" w:color="auto"/>
            <w:right w:val="none" w:sz="0" w:space="0" w:color="auto"/>
          </w:divBdr>
          <w:divsChild>
            <w:div w:id="1812554716">
              <w:marLeft w:val="0"/>
              <w:marRight w:val="0"/>
              <w:marTop w:val="0"/>
              <w:marBottom w:val="0"/>
              <w:divBdr>
                <w:top w:val="none" w:sz="0" w:space="0" w:color="auto"/>
                <w:left w:val="none" w:sz="0" w:space="0" w:color="auto"/>
                <w:bottom w:val="none" w:sz="0" w:space="0" w:color="auto"/>
                <w:right w:val="none" w:sz="0" w:space="0" w:color="auto"/>
              </w:divBdr>
            </w:div>
          </w:divsChild>
        </w:div>
        <w:div w:id="439181859">
          <w:marLeft w:val="0"/>
          <w:marRight w:val="0"/>
          <w:marTop w:val="0"/>
          <w:marBottom w:val="0"/>
          <w:divBdr>
            <w:top w:val="none" w:sz="0" w:space="0" w:color="auto"/>
            <w:left w:val="none" w:sz="0" w:space="0" w:color="auto"/>
            <w:bottom w:val="none" w:sz="0" w:space="0" w:color="auto"/>
            <w:right w:val="none" w:sz="0" w:space="0" w:color="auto"/>
          </w:divBdr>
          <w:divsChild>
            <w:div w:id="1640843366">
              <w:marLeft w:val="0"/>
              <w:marRight w:val="0"/>
              <w:marTop w:val="0"/>
              <w:marBottom w:val="0"/>
              <w:divBdr>
                <w:top w:val="none" w:sz="0" w:space="0" w:color="auto"/>
                <w:left w:val="none" w:sz="0" w:space="0" w:color="auto"/>
                <w:bottom w:val="none" w:sz="0" w:space="0" w:color="auto"/>
                <w:right w:val="none" w:sz="0" w:space="0" w:color="auto"/>
              </w:divBdr>
            </w:div>
          </w:divsChild>
        </w:div>
        <w:div w:id="482505309">
          <w:marLeft w:val="0"/>
          <w:marRight w:val="0"/>
          <w:marTop w:val="0"/>
          <w:marBottom w:val="0"/>
          <w:divBdr>
            <w:top w:val="none" w:sz="0" w:space="0" w:color="auto"/>
            <w:left w:val="none" w:sz="0" w:space="0" w:color="auto"/>
            <w:bottom w:val="none" w:sz="0" w:space="0" w:color="auto"/>
            <w:right w:val="none" w:sz="0" w:space="0" w:color="auto"/>
          </w:divBdr>
          <w:divsChild>
            <w:div w:id="1630433058">
              <w:marLeft w:val="0"/>
              <w:marRight w:val="0"/>
              <w:marTop w:val="0"/>
              <w:marBottom w:val="0"/>
              <w:divBdr>
                <w:top w:val="none" w:sz="0" w:space="0" w:color="auto"/>
                <w:left w:val="none" w:sz="0" w:space="0" w:color="auto"/>
                <w:bottom w:val="none" w:sz="0" w:space="0" w:color="auto"/>
                <w:right w:val="none" w:sz="0" w:space="0" w:color="auto"/>
              </w:divBdr>
            </w:div>
          </w:divsChild>
        </w:div>
        <w:div w:id="853228948">
          <w:marLeft w:val="0"/>
          <w:marRight w:val="0"/>
          <w:marTop w:val="0"/>
          <w:marBottom w:val="0"/>
          <w:divBdr>
            <w:top w:val="none" w:sz="0" w:space="0" w:color="auto"/>
            <w:left w:val="none" w:sz="0" w:space="0" w:color="auto"/>
            <w:bottom w:val="none" w:sz="0" w:space="0" w:color="auto"/>
            <w:right w:val="none" w:sz="0" w:space="0" w:color="auto"/>
          </w:divBdr>
          <w:divsChild>
            <w:div w:id="585727703">
              <w:marLeft w:val="0"/>
              <w:marRight w:val="0"/>
              <w:marTop w:val="0"/>
              <w:marBottom w:val="0"/>
              <w:divBdr>
                <w:top w:val="none" w:sz="0" w:space="0" w:color="auto"/>
                <w:left w:val="none" w:sz="0" w:space="0" w:color="auto"/>
                <w:bottom w:val="none" w:sz="0" w:space="0" w:color="auto"/>
                <w:right w:val="none" w:sz="0" w:space="0" w:color="auto"/>
              </w:divBdr>
            </w:div>
          </w:divsChild>
        </w:div>
        <w:div w:id="917710009">
          <w:marLeft w:val="0"/>
          <w:marRight w:val="0"/>
          <w:marTop w:val="0"/>
          <w:marBottom w:val="0"/>
          <w:divBdr>
            <w:top w:val="none" w:sz="0" w:space="0" w:color="auto"/>
            <w:left w:val="none" w:sz="0" w:space="0" w:color="auto"/>
            <w:bottom w:val="none" w:sz="0" w:space="0" w:color="auto"/>
            <w:right w:val="none" w:sz="0" w:space="0" w:color="auto"/>
          </w:divBdr>
          <w:divsChild>
            <w:div w:id="630744466">
              <w:marLeft w:val="0"/>
              <w:marRight w:val="0"/>
              <w:marTop w:val="0"/>
              <w:marBottom w:val="0"/>
              <w:divBdr>
                <w:top w:val="none" w:sz="0" w:space="0" w:color="auto"/>
                <w:left w:val="none" w:sz="0" w:space="0" w:color="auto"/>
                <w:bottom w:val="none" w:sz="0" w:space="0" w:color="auto"/>
                <w:right w:val="none" w:sz="0" w:space="0" w:color="auto"/>
              </w:divBdr>
            </w:div>
          </w:divsChild>
        </w:div>
        <w:div w:id="967122472">
          <w:marLeft w:val="0"/>
          <w:marRight w:val="0"/>
          <w:marTop w:val="0"/>
          <w:marBottom w:val="0"/>
          <w:divBdr>
            <w:top w:val="none" w:sz="0" w:space="0" w:color="auto"/>
            <w:left w:val="none" w:sz="0" w:space="0" w:color="auto"/>
            <w:bottom w:val="none" w:sz="0" w:space="0" w:color="auto"/>
            <w:right w:val="none" w:sz="0" w:space="0" w:color="auto"/>
          </w:divBdr>
          <w:divsChild>
            <w:div w:id="1168135212">
              <w:marLeft w:val="0"/>
              <w:marRight w:val="0"/>
              <w:marTop w:val="0"/>
              <w:marBottom w:val="0"/>
              <w:divBdr>
                <w:top w:val="none" w:sz="0" w:space="0" w:color="auto"/>
                <w:left w:val="none" w:sz="0" w:space="0" w:color="auto"/>
                <w:bottom w:val="none" w:sz="0" w:space="0" w:color="auto"/>
                <w:right w:val="none" w:sz="0" w:space="0" w:color="auto"/>
              </w:divBdr>
            </w:div>
          </w:divsChild>
        </w:div>
        <w:div w:id="1010765162">
          <w:marLeft w:val="0"/>
          <w:marRight w:val="0"/>
          <w:marTop w:val="0"/>
          <w:marBottom w:val="0"/>
          <w:divBdr>
            <w:top w:val="none" w:sz="0" w:space="0" w:color="auto"/>
            <w:left w:val="none" w:sz="0" w:space="0" w:color="auto"/>
            <w:bottom w:val="none" w:sz="0" w:space="0" w:color="auto"/>
            <w:right w:val="none" w:sz="0" w:space="0" w:color="auto"/>
          </w:divBdr>
          <w:divsChild>
            <w:div w:id="849293690">
              <w:marLeft w:val="0"/>
              <w:marRight w:val="0"/>
              <w:marTop w:val="0"/>
              <w:marBottom w:val="0"/>
              <w:divBdr>
                <w:top w:val="none" w:sz="0" w:space="0" w:color="auto"/>
                <w:left w:val="none" w:sz="0" w:space="0" w:color="auto"/>
                <w:bottom w:val="none" w:sz="0" w:space="0" w:color="auto"/>
                <w:right w:val="none" w:sz="0" w:space="0" w:color="auto"/>
              </w:divBdr>
            </w:div>
          </w:divsChild>
        </w:div>
        <w:div w:id="1131904295">
          <w:marLeft w:val="0"/>
          <w:marRight w:val="0"/>
          <w:marTop w:val="0"/>
          <w:marBottom w:val="0"/>
          <w:divBdr>
            <w:top w:val="none" w:sz="0" w:space="0" w:color="auto"/>
            <w:left w:val="none" w:sz="0" w:space="0" w:color="auto"/>
            <w:bottom w:val="none" w:sz="0" w:space="0" w:color="auto"/>
            <w:right w:val="none" w:sz="0" w:space="0" w:color="auto"/>
          </w:divBdr>
          <w:divsChild>
            <w:div w:id="1872109285">
              <w:marLeft w:val="0"/>
              <w:marRight w:val="0"/>
              <w:marTop w:val="0"/>
              <w:marBottom w:val="0"/>
              <w:divBdr>
                <w:top w:val="none" w:sz="0" w:space="0" w:color="auto"/>
                <w:left w:val="none" w:sz="0" w:space="0" w:color="auto"/>
                <w:bottom w:val="none" w:sz="0" w:space="0" w:color="auto"/>
                <w:right w:val="none" w:sz="0" w:space="0" w:color="auto"/>
              </w:divBdr>
            </w:div>
          </w:divsChild>
        </w:div>
        <w:div w:id="1165432584">
          <w:marLeft w:val="0"/>
          <w:marRight w:val="0"/>
          <w:marTop w:val="0"/>
          <w:marBottom w:val="0"/>
          <w:divBdr>
            <w:top w:val="none" w:sz="0" w:space="0" w:color="auto"/>
            <w:left w:val="none" w:sz="0" w:space="0" w:color="auto"/>
            <w:bottom w:val="none" w:sz="0" w:space="0" w:color="auto"/>
            <w:right w:val="none" w:sz="0" w:space="0" w:color="auto"/>
          </w:divBdr>
          <w:divsChild>
            <w:div w:id="951472569">
              <w:marLeft w:val="0"/>
              <w:marRight w:val="0"/>
              <w:marTop w:val="0"/>
              <w:marBottom w:val="0"/>
              <w:divBdr>
                <w:top w:val="none" w:sz="0" w:space="0" w:color="auto"/>
                <w:left w:val="none" w:sz="0" w:space="0" w:color="auto"/>
                <w:bottom w:val="none" w:sz="0" w:space="0" w:color="auto"/>
                <w:right w:val="none" w:sz="0" w:space="0" w:color="auto"/>
              </w:divBdr>
            </w:div>
          </w:divsChild>
        </w:div>
        <w:div w:id="1419014552">
          <w:marLeft w:val="0"/>
          <w:marRight w:val="0"/>
          <w:marTop w:val="0"/>
          <w:marBottom w:val="0"/>
          <w:divBdr>
            <w:top w:val="none" w:sz="0" w:space="0" w:color="auto"/>
            <w:left w:val="none" w:sz="0" w:space="0" w:color="auto"/>
            <w:bottom w:val="none" w:sz="0" w:space="0" w:color="auto"/>
            <w:right w:val="none" w:sz="0" w:space="0" w:color="auto"/>
          </w:divBdr>
          <w:divsChild>
            <w:div w:id="1704474336">
              <w:marLeft w:val="0"/>
              <w:marRight w:val="0"/>
              <w:marTop w:val="0"/>
              <w:marBottom w:val="0"/>
              <w:divBdr>
                <w:top w:val="none" w:sz="0" w:space="0" w:color="auto"/>
                <w:left w:val="none" w:sz="0" w:space="0" w:color="auto"/>
                <w:bottom w:val="none" w:sz="0" w:space="0" w:color="auto"/>
                <w:right w:val="none" w:sz="0" w:space="0" w:color="auto"/>
              </w:divBdr>
            </w:div>
          </w:divsChild>
        </w:div>
        <w:div w:id="1454471740">
          <w:marLeft w:val="0"/>
          <w:marRight w:val="0"/>
          <w:marTop w:val="0"/>
          <w:marBottom w:val="0"/>
          <w:divBdr>
            <w:top w:val="none" w:sz="0" w:space="0" w:color="auto"/>
            <w:left w:val="none" w:sz="0" w:space="0" w:color="auto"/>
            <w:bottom w:val="none" w:sz="0" w:space="0" w:color="auto"/>
            <w:right w:val="none" w:sz="0" w:space="0" w:color="auto"/>
          </w:divBdr>
          <w:divsChild>
            <w:div w:id="759446244">
              <w:marLeft w:val="0"/>
              <w:marRight w:val="0"/>
              <w:marTop w:val="0"/>
              <w:marBottom w:val="0"/>
              <w:divBdr>
                <w:top w:val="none" w:sz="0" w:space="0" w:color="auto"/>
                <w:left w:val="none" w:sz="0" w:space="0" w:color="auto"/>
                <w:bottom w:val="none" w:sz="0" w:space="0" w:color="auto"/>
                <w:right w:val="none" w:sz="0" w:space="0" w:color="auto"/>
              </w:divBdr>
            </w:div>
          </w:divsChild>
        </w:div>
        <w:div w:id="1481531887">
          <w:marLeft w:val="0"/>
          <w:marRight w:val="0"/>
          <w:marTop w:val="0"/>
          <w:marBottom w:val="0"/>
          <w:divBdr>
            <w:top w:val="none" w:sz="0" w:space="0" w:color="auto"/>
            <w:left w:val="none" w:sz="0" w:space="0" w:color="auto"/>
            <w:bottom w:val="none" w:sz="0" w:space="0" w:color="auto"/>
            <w:right w:val="none" w:sz="0" w:space="0" w:color="auto"/>
          </w:divBdr>
          <w:divsChild>
            <w:div w:id="182018030">
              <w:marLeft w:val="0"/>
              <w:marRight w:val="0"/>
              <w:marTop w:val="0"/>
              <w:marBottom w:val="0"/>
              <w:divBdr>
                <w:top w:val="none" w:sz="0" w:space="0" w:color="auto"/>
                <w:left w:val="none" w:sz="0" w:space="0" w:color="auto"/>
                <w:bottom w:val="none" w:sz="0" w:space="0" w:color="auto"/>
                <w:right w:val="none" w:sz="0" w:space="0" w:color="auto"/>
              </w:divBdr>
            </w:div>
          </w:divsChild>
        </w:div>
        <w:div w:id="1525098387">
          <w:marLeft w:val="0"/>
          <w:marRight w:val="0"/>
          <w:marTop w:val="0"/>
          <w:marBottom w:val="0"/>
          <w:divBdr>
            <w:top w:val="none" w:sz="0" w:space="0" w:color="auto"/>
            <w:left w:val="none" w:sz="0" w:space="0" w:color="auto"/>
            <w:bottom w:val="none" w:sz="0" w:space="0" w:color="auto"/>
            <w:right w:val="none" w:sz="0" w:space="0" w:color="auto"/>
          </w:divBdr>
          <w:divsChild>
            <w:div w:id="1860967895">
              <w:marLeft w:val="0"/>
              <w:marRight w:val="0"/>
              <w:marTop w:val="0"/>
              <w:marBottom w:val="0"/>
              <w:divBdr>
                <w:top w:val="none" w:sz="0" w:space="0" w:color="auto"/>
                <w:left w:val="none" w:sz="0" w:space="0" w:color="auto"/>
                <w:bottom w:val="none" w:sz="0" w:space="0" w:color="auto"/>
                <w:right w:val="none" w:sz="0" w:space="0" w:color="auto"/>
              </w:divBdr>
            </w:div>
          </w:divsChild>
        </w:div>
        <w:div w:id="1702704696">
          <w:marLeft w:val="0"/>
          <w:marRight w:val="0"/>
          <w:marTop w:val="0"/>
          <w:marBottom w:val="0"/>
          <w:divBdr>
            <w:top w:val="none" w:sz="0" w:space="0" w:color="auto"/>
            <w:left w:val="none" w:sz="0" w:space="0" w:color="auto"/>
            <w:bottom w:val="none" w:sz="0" w:space="0" w:color="auto"/>
            <w:right w:val="none" w:sz="0" w:space="0" w:color="auto"/>
          </w:divBdr>
          <w:divsChild>
            <w:div w:id="574438116">
              <w:marLeft w:val="0"/>
              <w:marRight w:val="0"/>
              <w:marTop w:val="0"/>
              <w:marBottom w:val="0"/>
              <w:divBdr>
                <w:top w:val="none" w:sz="0" w:space="0" w:color="auto"/>
                <w:left w:val="none" w:sz="0" w:space="0" w:color="auto"/>
                <w:bottom w:val="none" w:sz="0" w:space="0" w:color="auto"/>
                <w:right w:val="none" w:sz="0" w:space="0" w:color="auto"/>
              </w:divBdr>
            </w:div>
          </w:divsChild>
        </w:div>
        <w:div w:id="1801801558">
          <w:marLeft w:val="0"/>
          <w:marRight w:val="0"/>
          <w:marTop w:val="0"/>
          <w:marBottom w:val="0"/>
          <w:divBdr>
            <w:top w:val="none" w:sz="0" w:space="0" w:color="auto"/>
            <w:left w:val="none" w:sz="0" w:space="0" w:color="auto"/>
            <w:bottom w:val="none" w:sz="0" w:space="0" w:color="auto"/>
            <w:right w:val="none" w:sz="0" w:space="0" w:color="auto"/>
          </w:divBdr>
          <w:divsChild>
            <w:div w:id="1093934752">
              <w:marLeft w:val="0"/>
              <w:marRight w:val="0"/>
              <w:marTop w:val="0"/>
              <w:marBottom w:val="0"/>
              <w:divBdr>
                <w:top w:val="none" w:sz="0" w:space="0" w:color="auto"/>
                <w:left w:val="none" w:sz="0" w:space="0" w:color="auto"/>
                <w:bottom w:val="none" w:sz="0" w:space="0" w:color="auto"/>
                <w:right w:val="none" w:sz="0" w:space="0" w:color="auto"/>
              </w:divBdr>
            </w:div>
          </w:divsChild>
        </w:div>
        <w:div w:id="1809008053">
          <w:marLeft w:val="0"/>
          <w:marRight w:val="0"/>
          <w:marTop w:val="0"/>
          <w:marBottom w:val="0"/>
          <w:divBdr>
            <w:top w:val="none" w:sz="0" w:space="0" w:color="auto"/>
            <w:left w:val="none" w:sz="0" w:space="0" w:color="auto"/>
            <w:bottom w:val="none" w:sz="0" w:space="0" w:color="auto"/>
            <w:right w:val="none" w:sz="0" w:space="0" w:color="auto"/>
          </w:divBdr>
          <w:divsChild>
            <w:div w:id="111949230">
              <w:marLeft w:val="0"/>
              <w:marRight w:val="0"/>
              <w:marTop w:val="0"/>
              <w:marBottom w:val="0"/>
              <w:divBdr>
                <w:top w:val="none" w:sz="0" w:space="0" w:color="auto"/>
                <w:left w:val="none" w:sz="0" w:space="0" w:color="auto"/>
                <w:bottom w:val="none" w:sz="0" w:space="0" w:color="auto"/>
                <w:right w:val="none" w:sz="0" w:space="0" w:color="auto"/>
              </w:divBdr>
            </w:div>
          </w:divsChild>
        </w:div>
        <w:div w:id="1829007984">
          <w:marLeft w:val="0"/>
          <w:marRight w:val="0"/>
          <w:marTop w:val="0"/>
          <w:marBottom w:val="0"/>
          <w:divBdr>
            <w:top w:val="none" w:sz="0" w:space="0" w:color="auto"/>
            <w:left w:val="none" w:sz="0" w:space="0" w:color="auto"/>
            <w:bottom w:val="none" w:sz="0" w:space="0" w:color="auto"/>
            <w:right w:val="none" w:sz="0" w:space="0" w:color="auto"/>
          </w:divBdr>
          <w:divsChild>
            <w:div w:id="71245989">
              <w:marLeft w:val="0"/>
              <w:marRight w:val="0"/>
              <w:marTop w:val="0"/>
              <w:marBottom w:val="0"/>
              <w:divBdr>
                <w:top w:val="none" w:sz="0" w:space="0" w:color="auto"/>
                <w:left w:val="none" w:sz="0" w:space="0" w:color="auto"/>
                <w:bottom w:val="none" w:sz="0" w:space="0" w:color="auto"/>
                <w:right w:val="none" w:sz="0" w:space="0" w:color="auto"/>
              </w:divBdr>
            </w:div>
          </w:divsChild>
        </w:div>
        <w:div w:id="1898514659">
          <w:marLeft w:val="0"/>
          <w:marRight w:val="0"/>
          <w:marTop w:val="0"/>
          <w:marBottom w:val="0"/>
          <w:divBdr>
            <w:top w:val="none" w:sz="0" w:space="0" w:color="auto"/>
            <w:left w:val="none" w:sz="0" w:space="0" w:color="auto"/>
            <w:bottom w:val="none" w:sz="0" w:space="0" w:color="auto"/>
            <w:right w:val="none" w:sz="0" w:space="0" w:color="auto"/>
          </w:divBdr>
          <w:divsChild>
            <w:div w:id="2120028938">
              <w:marLeft w:val="0"/>
              <w:marRight w:val="0"/>
              <w:marTop w:val="0"/>
              <w:marBottom w:val="0"/>
              <w:divBdr>
                <w:top w:val="none" w:sz="0" w:space="0" w:color="auto"/>
                <w:left w:val="none" w:sz="0" w:space="0" w:color="auto"/>
                <w:bottom w:val="none" w:sz="0" w:space="0" w:color="auto"/>
                <w:right w:val="none" w:sz="0" w:space="0" w:color="auto"/>
              </w:divBdr>
            </w:div>
          </w:divsChild>
        </w:div>
        <w:div w:id="1943370733">
          <w:marLeft w:val="0"/>
          <w:marRight w:val="0"/>
          <w:marTop w:val="0"/>
          <w:marBottom w:val="0"/>
          <w:divBdr>
            <w:top w:val="none" w:sz="0" w:space="0" w:color="auto"/>
            <w:left w:val="none" w:sz="0" w:space="0" w:color="auto"/>
            <w:bottom w:val="none" w:sz="0" w:space="0" w:color="auto"/>
            <w:right w:val="none" w:sz="0" w:space="0" w:color="auto"/>
          </w:divBdr>
          <w:divsChild>
            <w:div w:id="178029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805151">
      <w:bodyDiv w:val="1"/>
      <w:marLeft w:val="0"/>
      <w:marRight w:val="0"/>
      <w:marTop w:val="0"/>
      <w:marBottom w:val="0"/>
      <w:divBdr>
        <w:top w:val="none" w:sz="0" w:space="0" w:color="auto"/>
        <w:left w:val="none" w:sz="0" w:space="0" w:color="auto"/>
        <w:bottom w:val="none" w:sz="0" w:space="0" w:color="auto"/>
        <w:right w:val="none" w:sz="0" w:space="0" w:color="auto"/>
      </w:divBdr>
      <w:divsChild>
        <w:div w:id="101533473">
          <w:marLeft w:val="0"/>
          <w:marRight w:val="0"/>
          <w:marTop w:val="0"/>
          <w:marBottom w:val="0"/>
          <w:divBdr>
            <w:top w:val="none" w:sz="0" w:space="0" w:color="auto"/>
            <w:left w:val="none" w:sz="0" w:space="0" w:color="auto"/>
            <w:bottom w:val="none" w:sz="0" w:space="0" w:color="auto"/>
            <w:right w:val="none" w:sz="0" w:space="0" w:color="auto"/>
          </w:divBdr>
        </w:div>
        <w:div w:id="662972195">
          <w:marLeft w:val="0"/>
          <w:marRight w:val="0"/>
          <w:marTop w:val="0"/>
          <w:marBottom w:val="0"/>
          <w:divBdr>
            <w:top w:val="none" w:sz="0" w:space="0" w:color="auto"/>
            <w:left w:val="none" w:sz="0" w:space="0" w:color="auto"/>
            <w:bottom w:val="none" w:sz="0" w:space="0" w:color="auto"/>
            <w:right w:val="none" w:sz="0" w:space="0" w:color="auto"/>
          </w:divBdr>
        </w:div>
        <w:div w:id="1211696189">
          <w:marLeft w:val="0"/>
          <w:marRight w:val="0"/>
          <w:marTop w:val="0"/>
          <w:marBottom w:val="0"/>
          <w:divBdr>
            <w:top w:val="none" w:sz="0" w:space="0" w:color="auto"/>
            <w:left w:val="none" w:sz="0" w:space="0" w:color="auto"/>
            <w:bottom w:val="none" w:sz="0" w:space="0" w:color="auto"/>
            <w:right w:val="none" w:sz="0" w:space="0" w:color="auto"/>
          </w:divBdr>
        </w:div>
      </w:divsChild>
    </w:div>
    <w:div w:id="1991012881">
      <w:bodyDiv w:val="1"/>
      <w:marLeft w:val="0"/>
      <w:marRight w:val="0"/>
      <w:marTop w:val="0"/>
      <w:marBottom w:val="0"/>
      <w:divBdr>
        <w:top w:val="none" w:sz="0" w:space="0" w:color="auto"/>
        <w:left w:val="none" w:sz="0" w:space="0" w:color="auto"/>
        <w:bottom w:val="none" w:sz="0" w:space="0" w:color="auto"/>
        <w:right w:val="none" w:sz="0" w:space="0" w:color="auto"/>
      </w:divBdr>
    </w:div>
    <w:div w:id="1996445169">
      <w:bodyDiv w:val="1"/>
      <w:marLeft w:val="0"/>
      <w:marRight w:val="0"/>
      <w:marTop w:val="0"/>
      <w:marBottom w:val="0"/>
      <w:divBdr>
        <w:top w:val="none" w:sz="0" w:space="0" w:color="auto"/>
        <w:left w:val="none" w:sz="0" w:space="0" w:color="auto"/>
        <w:bottom w:val="none" w:sz="0" w:space="0" w:color="auto"/>
        <w:right w:val="none" w:sz="0" w:space="0" w:color="auto"/>
      </w:divBdr>
    </w:div>
    <w:div w:id="2008822090">
      <w:bodyDiv w:val="1"/>
      <w:marLeft w:val="0"/>
      <w:marRight w:val="0"/>
      <w:marTop w:val="0"/>
      <w:marBottom w:val="0"/>
      <w:divBdr>
        <w:top w:val="none" w:sz="0" w:space="0" w:color="auto"/>
        <w:left w:val="none" w:sz="0" w:space="0" w:color="auto"/>
        <w:bottom w:val="none" w:sz="0" w:space="0" w:color="auto"/>
        <w:right w:val="none" w:sz="0" w:space="0" w:color="auto"/>
      </w:divBdr>
      <w:divsChild>
        <w:div w:id="72120695">
          <w:marLeft w:val="0"/>
          <w:marRight w:val="0"/>
          <w:marTop w:val="0"/>
          <w:marBottom w:val="0"/>
          <w:divBdr>
            <w:top w:val="none" w:sz="0" w:space="0" w:color="auto"/>
            <w:left w:val="none" w:sz="0" w:space="0" w:color="auto"/>
            <w:bottom w:val="none" w:sz="0" w:space="0" w:color="auto"/>
            <w:right w:val="none" w:sz="0" w:space="0" w:color="auto"/>
          </w:divBdr>
        </w:div>
        <w:div w:id="256910966">
          <w:marLeft w:val="0"/>
          <w:marRight w:val="0"/>
          <w:marTop w:val="0"/>
          <w:marBottom w:val="0"/>
          <w:divBdr>
            <w:top w:val="none" w:sz="0" w:space="0" w:color="auto"/>
            <w:left w:val="none" w:sz="0" w:space="0" w:color="auto"/>
            <w:bottom w:val="none" w:sz="0" w:space="0" w:color="auto"/>
            <w:right w:val="none" w:sz="0" w:space="0" w:color="auto"/>
          </w:divBdr>
        </w:div>
        <w:div w:id="1243300796">
          <w:marLeft w:val="0"/>
          <w:marRight w:val="0"/>
          <w:marTop w:val="0"/>
          <w:marBottom w:val="0"/>
          <w:divBdr>
            <w:top w:val="none" w:sz="0" w:space="0" w:color="auto"/>
            <w:left w:val="none" w:sz="0" w:space="0" w:color="auto"/>
            <w:bottom w:val="none" w:sz="0" w:space="0" w:color="auto"/>
            <w:right w:val="none" w:sz="0" w:space="0" w:color="auto"/>
          </w:divBdr>
        </w:div>
      </w:divsChild>
    </w:div>
    <w:div w:id="2072729025">
      <w:bodyDiv w:val="1"/>
      <w:marLeft w:val="0"/>
      <w:marRight w:val="0"/>
      <w:marTop w:val="0"/>
      <w:marBottom w:val="0"/>
      <w:divBdr>
        <w:top w:val="none" w:sz="0" w:space="0" w:color="auto"/>
        <w:left w:val="none" w:sz="0" w:space="0" w:color="auto"/>
        <w:bottom w:val="none" w:sz="0" w:space="0" w:color="auto"/>
        <w:right w:val="none" w:sz="0" w:space="0" w:color="auto"/>
      </w:divBdr>
      <w:divsChild>
        <w:div w:id="22093246">
          <w:marLeft w:val="0"/>
          <w:marRight w:val="0"/>
          <w:marTop w:val="0"/>
          <w:marBottom w:val="0"/>
          <w:divBdr>
            <w:top w:val="none" w:sz="0" w:space="0" w:color="auto"/>
            <w:left w:val="none" w:sz="0" w:space="0" w:color="auto"/>
            <w:bottom w:val="none" w:sz="0" w:space="0" w:color="auto"/>
            <w:right w:val="none" w:sz="0" w:space="0" w:color="auto"/>
          </w:divBdr>
        </w:div>
        <w:div w:id="41179165">
          <w:marLeft w:val="0"/>
          <w:marRight w:val="0"/>
          <w:marTop w:val="0"/>
          <w:marBottom w:val="0"/>
          <w:divBdr>
            <w:top w:val="none" w:sz="0" w:space="0" w:color="auto"/>
            <w:left w:val="none" w:sz="0" w:space="0" w:color="auto"/>
            <w:bottom w:val="none" w:sz="0" w:space="0" w:color="auto"/>
            <w:right w:val="none" w:sz="0" w:space="0" w:color="auto"/>
          </w:divBdr>
        </w:div>
        <w:div w:id="61029968">
          <w:marLeft w:val="0"/>
          <w:marRight w:val="0"/>
          <w:marTop w:val="0"/>
          <w:marBottom w:val="0"/>
          <w:divBdr>
            <w:top w:val="none" w:sz="0" w:space="0" w:color="auto"/>
            <w:left w:val="none" w:sz="0" w:space="0" w:color="auto"/>
            <w:bottom w:val="none" w:sz="0" w:space="0" w:color="auto"/>
            <w:right w:val="none" w:sz="0" w:space="0" w:color="auto"/>
          </w:divBdr>
          <w:divsChild>
            <w:div w:id="208687166">
              <w:marLeft w:val="0"/>
              <w:marRight w:val="0"/>
              <w:marTop w:val="0"/>
              <w:marBottom w:val="0"/>
              <w:divBdr>
                <w:top w:val="none" w:sz="0" w:space="0" w:color="auto"/>
                <w:left w:val="none" w:sz="0" w:space="0" w:color="auto"/>
                <w:bottom w:val="none" w:sz="0" w:space="0" w:color="auto"/>
                <w:right w:val="none" w:sz="0" w:space="0" w:color="auto"/>
              </w:divBdr>
            </w:div>
            <w:div w:id="1159617823">
              <w:marLeft w:val="0"/>
              <w:marRight w:val="0"/>
              <w:marTop w:val="0"/>
              <w:marBottom w:val="0"/>
              <w:divBdr>
                <w:top w:val="none" w:sz="0" w:space="0" w:color="auto"/>
                <w:left w:val="none" w:sz="0" w:space="0" w:color="auto"/>
                <w:bottom w:val="none" w:sz="0" w:space="0" w:color="auto"/>
                <w:right w:val="none" w:sz="0" w:space="0" w:color="auto"/>
              </w:divBdr>
            </w:div>
          </w:divsChild>
        </w:div>
        <w:div w:id="174157209">
          <w:marLeft w:val="0"/>
          <w:marRight w:val="0"/>
          <w:marTop w:val="0"/>
          <w:marBottom w:val="0"/>
          <w:divBdr>
            <w:top w:val="none" w:sz="0" w:space="0" w:color="auto"/>
            <w:left w:val="none" w:sz="0" w:space="0" w:color="auto"/>
            <w:bottom w:val="none" w:sz="0" w:space="0" w:color="auto"/>
            <w:right w:val="none" w:sz="0" w:space="0" w:color="auto"/>
          </w:divBdr>
          <w:divsChild>
            <w:div w:id="628243450">
              <w:marLeft w:val="0"/>
              <w:marRight w:val="0"/>
              <w:marTop w:val="0"/>
              <w:marBottom w:val="0"/>
              <w:divBdr>
                <w:top w:val="none" w:sz="0" w:space="0" w:color="auto"/>
                <w:left w:val="none" w:sz="0" w:space="0" w:color="auto"/>
                <w:bottom w:val="none" w:sz="0" w:space="0" w:color="auto"/>
                <w:right w:val="none" w:sz="0" w:space="0" w:color="auto"/>
              </w:divBdr>
            </w:div>
          </w:divsChild>
        </w:div>
        <w:div w:id="283077587">
          <w:marLeft w:val="0"/>
          <w:marRight w:val="0"/>
          <w:marTop w:val="0"/>
          <w:marBottom w:val="0"/>
          <w:divBdr>
            <w:top w:val="none" w:sz="0" w:space="0" w:color="auto"/>
            <w:left w:val="none" w:sz="0" w:space="0" w:color="auto"/>
            <w:bottom w:val="none" w:sz="0" w:space="0" w:color="auto"/>
            <w:right w:val="none" w:sz="0" w:space="0" w:color="auto"/>
          </w:divBdr>
          <w:divsChild>
            <w:div w:id="443689954">
              <w:marLeft w:val="0"/>
              <w:marRight w:val="0"/>
              <w:marTop w:val="0"/>
              <w:marBottom w:val="0"/>
              <w:divBdr>
                <w:top w:val="none" w:sz="0" w:space="0" w:color="auto"/>
                <w:left w:val="none" w:sz="0" w:space="0" w:color="auto"/>
                <w:bottom w:val="none" w:sz="0" w:space="0" w:color="auto"/>
                <w:right w:val="none" w:sz="0" w:space="0" w:color="auto"/>
              </w:divBdr>
            </w:div>
            <w:div w:id="653681875">
              <w:marLeft w:val="0"/>
              <w:marRight w:val="0"/>
              <w:marTop w:val="0"/>
              <w:marBottom w:val="0"/>
              <w:divBdr>
                <w:top w:val="none" w:sz="0" w:space="0" w:color="auto"/>
                <w:left w:val="none" w:sz="0" w:space="0" w:color="auto"/>
                <w:bottom w:val="none" w:sz="0" w:space="0" w:color="auto"/>
                <w:right w:val="none" w:sz="0" w:space="0" w:color="auto"/>
              </w:divBdr>
            </w:div>
            <w:div w:id="1317761997">
              <w:marLeft w:val="0"/>
              <w:marRight w:val="0"/>
              <w:marTop w:val="0"/>
              <w:marBottom w:val="0"/>
              <w:divBdr>
                <w:top w:val="none" w:sz="0" w:space="0" w:color="auto"/>
                <w:left w:val="none" w:sz="0" w:space="0" w:color="auto"/>
                <w:bottom w:val="none" w:sz="0" w:space="0" w:color="auto"/>
                <w:right w:val="none" w:sz="0" w:space="0" w:color="auto"/>
              </w:divBdr>
            </w:div>
            <w:div w:id="1815021162">
              <w:marLeft w:val="0"/>
              <w:marRight w:val="0"/>
              <w:marTop w:val="0"/>
              <w:marBottom w:val="0"/>
              <w:divBdr>
                <w:top w:val="none" w:sz="0" w:space="0" w:color="auto"/>
                <w:left w:val="none" w:sz="0" w:space="0" w:color="auto"/>
                <w:bottom w:val="none" w:sz="0" w:space="0" w:color="auto"/>
                <w:right w:val="none" w:sz="0" w:space="0" w:color="auto"/>
              </w:divBdr>
            </w:div>
          </w:divsChild>
        </w:div>
        <w:div w:id="602228080">
          <w:marLeft w:val="0"/>
          <w:marRight w:val="0"/>
          <w:marTop w:val="0"/>
          <w:marBottom w:val="0"/>
          <w:divBdr>
            <w:top w:val="none" w:sz="0" w:space="0" w:color="auto"/>
            <w:left w:val="none" w:sz="0" w:space="0" w:color="auto"/>
            <w:bottom w:val="none" w:sz="0" w:space="0" w:color="auto"/>
            <w:right w:val="none" w:sz="0" w:space="0" w:color="auto"/>
          </w:divBdr>
        </w:div>
        <w:div w:id="682706171">
          <w:marLeft w:val="0"/>
          <w:marRight w:val="0"/>
          <w:marTop w:val="0"/>
          <w:marBottom w:val="0"/>
          <w:divBdr>
            <w:top w:val="none" w:sz="0" w:space="0" w:color="auto"/>
            <w:left w:val="none" w:sz="0" w:space="0" w:color="auto"/>
            <w:bottom w:val="none" w:sz="0" w:space="0" w:color="auto"/>
            <w:right w:val="none" w:sz="0" w:space="0" w:color="auto"/>
          </w:divBdr>
          <w:divsChild>
            <w:div w:id="7754801">
              <w:marLeft w:val="0"/>
              <w:marRight w:val="0"/>
              <w:marTop w:val="0"/>
              <w:marBottom w:val="0"/>
              <w:divBdr>
                <w:top w:val="none" w:sz="0" w:space="0" w:color="auto"/>
                <w:left w:val="none" w:sz="0" w:space="0" w:color="auto"/>
                <w:bottom w:val="none" w:sz="0" w:space="0" w:color="auto"/>
                <w:right w:val="none" w:sz="0" w:space="0" w:color="auto"/>
              </w:divBdr>
            </w:div>
            <w:div w:id="1551721735">
              <w:marLeft w:val="0"/>
              <w:marRight w:val="0"/>
              <w:marTop w:val="0"/>
              <w:marBottom w:val="0"/>
              <w:divBdr>
                <w:top w:val="none" w:sz="0" w:space="0" w:color="auto"/>
                <w:left w:val="none" w:sz="0" w:space="0" w:color="auto"/>
                <w:bottom w:val="none" w:sz="0" w:space="0" w:color="auto"/>
                <w:right w:val="none" w:sz="0" w:space="0" w:color="auto"/>
              </w:divBdr>
            </w:div>
            <w:div w:id="1912234626">
              <w:marLeft w:val="0"/>
              <w:marRight w:val="0"/>
              <w:marTop w:val="0"/>
              <w:marBottom w:val="0"/>
              <w:divBdr>
                <w:top w:val="none" w:sz="0" w:space="0" w:color="auto"/>
                <w:left w:val="none" w:sz="0" w:space="0" w:color="auto"/>
                <w:bottom w:val="none" w:sz="0" w:space="0" w:color="auto"/>
                <w:right w:val="none" w:sz="0" w:space="0" w:color="auto"/>
              </w:divBdr>
            </w:div>
          </w:divsChild>
        </w:div>
        <w:div w:id="930966550">
          <w:marLeft w:val="0"/>
          <w:marRight w:val="0"/>
          <w:marTop w:val="0"/>
          <w:marBottom w:val="0"/>
          <w:divBdr>
            <w:top w:val="none" w:sz="0" w:space="0" w:color="auto"/>
            <w:left w:val="none" w:sz="0" w:space="0" w:color="auto"/>
            <w:bottom w:val="none" w:sz="0" w:space="0" w:color="auto"/>
            <w:right w:val="none" w:sz="0" w:space="0" w:color="auto"/>
          </w:divBdr>
          <w:divsChild>
            <w:div w:id="695237468">
              <w:marLeft w:val="0"/>
              <w:marRight w:val="0"/>
              <w:marTop w:val="0"/>
              <w:marBottom w:val="0"/>
              <w:divBdr>
                <w:top w:val="none" w:sz="0" w:space="0" w:color="auto"/>
                <w:left w:val="none" w:sz="0" w:space="0" w:color="auto"/>
                <w:bottom w:val="none" w:sz="0" w:space="0" w:color="auto"/>
                <w:right w:val="none" w:sz="0" w:space="0" w:color="auto"/>
              </w:divBdr>
            </w:div>
          </w:divsChild>
        </w:div>
        <w:div w:id="946693571">
          <w:marLeft w:val="0"/>
          <w:marRight w:val="0"/>
          <w:marTop w:val="0"/>
          <w:marBottom w:val="0"/>
          <w:divBdr>
            <w:top w:val="none" w:sz="0" w:space="0" w:color="auto"/>
            <w:left w:val="none" w:sz="0" w:space="0" w:color="auto"/>
            <w:bottom w:val="none" w:sz="0" w:space="0" w:color="auto"/>
            <w:right w:val="none" w:sz="0" w:space="0" w:color="auto"/>
          </w:divBdr>
          <w:divsChild>
            <w:div w:id="354617481">
              <w:marLeft w:val="0"/>
              <w:marRight w:val="0"/>
              <w:marTop w:val="0"/>
              <w:marBottom w:val="0"/>
              <w:divBdr>
                <w:top w:val="none" w:sz="0" w:space="0" w:color="auto"/>
                <w:left w:val="none" w:sz="0" w:space="0" w:color="auto"/>
                <w:bottom w:val="none" w:sz="0" w:space="0" w:color="auto"/>
                <w:right w:val="none" w:sz="0" w:space="0" w:color="auto"/>
              </w:divBdr>
            </w:div>
            <w:div w:id="1245841957">
              <w:marLeft w:val="0"/>
              <w:marRight w:val="0"/>
              <w:marTop w:val="0"/>
              <w:marBottom w:val="0"/>
              <w:divBdr>
                <w:top w:val="none" w:sz="0" w:space="0" w:color="auto"/>
                <w:left w:val="none" w:sz="0" w:space="0" w:color="auto"/>
                <w:bottom w:val="none" w:sz="0" w:space="0" w:color="auto"/>
                <w:right w:val="none" w:sz="0" w:space="0" w:color="auto"/>
              </w:divBdr>
            </w:div>
            <w:div w:id="1403873721">
              <w:marLeft w:val="0"/>
              <w:marRight w:val="0"/>
              <w:marTop w:val="0"/>
              <w:marBottom w:val="0"/>
              <w:divBdr>
                <w:top w:val="none" w:sz="0" w:space="0" w:color="auto"/>
                <w:left w:val="none" w:sz="0" w:space="0" w:color="auto"/>
                <w:bottom w:val="none" w:sz="0" w:space="0" w:color="auto"/>
                <w:right w:val="none" w:sz="0" w:space="0" w:color="auto"/>
              </w:divBdr>
            </w:div>
            <w:div w:id="1855803792">
              <w:marLeft w:val="0"/>
              <w:marRight w:val="0"/>
              <w:marTop w:val="0"/>
              <w:marBottom w:val="0"/>
              <w:divBdr>
                <w:top w:val="none" w:sz="0" w:space="0" w:color="auto"/>
                <w:left w:val="none" w:sz="0" w:space="0" w:color="auto"/>
                <w:bottom w:val="none" w:sz="0" w:space="0" w:color="auto"/>
                <w:right w:val="none" w:sz="0" w:space="0" w:color="auto"/>
              </w:divBdr>
            </w:div>
            <w:div w:id="1961060056">
              <w:marLeft w:val="0"/>
              <w:marRight w:val="0"/>
              <w:marTop w:val="0"/>
              <w:marBottom w:val="0"/>
              <w:divBdr>
                <w:top w:val="none" w:sz="0" w:space="0" w:color="auto"/>
                <w:left w:val="none" w:sz="0" w:space="0" w:color="auto"/>
                <w:bottom w:val="none" w:sz="0" w:space="0" w:color="auto"/>
                <w:right w:val="none" w:sz="0" w:space="0" w:color="auto"/>
              </w:divBdr>
            </w:div>
          </w:divsChild>
        </w:div>
        <w:div w:id="947272350">
          <w:marLeft w:val="0"/>
          <w:marRight w:val="0"/>
          <w:marTop w:val="0"/>
          <w:marBottom w:val="0"/>
          <w:divBdr>
            <w:top w:val="none" w:sz="0" w:space="0" w:color="auto"/>
            <w:left w:val="none" w:sz="0" w:space="0" w:color="auto"/>
            <w:bottom w:val="none" w:sz="0" w:space="0" w:color="auto"/>
            <w:right w:val="none" w:sz="0" w:space="0" w:color="auto"/>
          </w:divBdr>
          <w:divsChild>
            <w:div w:id="926771851">
              <w:marLeft w:val="0"/>
              <w:marRight w:val="0"/>
              <w:marTop w:val="0"/>
              <w:marBottom w:val="0"/>
              <w:divBdr>
                <w:top w:val="none" w:sz="0" w:space="0" w:color="auto"/>
                <w:left w:val="none" w:sz="0" w:space="0" w:color="auto"/>
                <w:bottom w:val="none" w:sz="0" w:space="0" w:color="auto"/>
                <w:right w:val="none" w:sz="0" w:space="0" w:color="auto"/>
              </w:divBdr>
            </w:div>
            <w:div w:id="1146356106">
              <w:marLeft w:val="0"/>
              <w:marRight w:val="0"/>
              <w:marTop w:val="0"/>
              <w:marBottom w:val="0"/>
              <w:divBdr>
                <w:top w:val="none" w:sz="0" w:space="0" w:color="auto"/>
                <w:left w:val="none" w:sz="0" w:space="0" w:color="auto"/>
                <w:bottom w:val="none" w:sz="0" w:space="0" w:color="auto"/>
                <w:right w:val="none" w:sz="0" w:space="0" w:color="auto"/>
              </w:divBdr>
            </w:div>
            <w:div w:id="1403523745">
              <w:marLeft w:val="0"/>
              <w:marRight w:val="0"/>
              <w:marTop w:val="0"/>
              <w:marBottom w:val="0"/>
              <w:divBdr>
                <w:top w:val="none" w:sz="0" w:space="0" w:color="auto"/>
                <w:left w:val="none" w:sz="0" w:space="0" w:color="auto"/>
                <w:bottom w:val="none" w:sz="0" w:space="0" w:color="auto"/>
                <w:right w:val="none" w:sz="0" w:space="0" w:color="auto"/>
              </w:divBdr>
            </w:div>
            <w:div w:id="1626231174">
              <w:marLeft w:val="0"/>
              <w:marRight w:val="0"/>
              <w:marTop w:val="0"/>
              <w:marBottom w:val="0"/>
              <w:divBdr>
                <w:top w:val="none" w:sz="0" w:space="0" w:color="auto"/>
                <w:left w:val="none" w:sz="0" w:space="0" w:color="auto"/>
                <w:bottom w:val="none" w:sz="0" w:space="0" w:color="auto"/>
                <w:right w:val="none" w:sz="0" w:space="0" w:color="auto"/>
              </w:divBdr>
            </w:div>
          </w:divsChild>
        </w:div>
        <w:div w:id="999046148">
          <w:marLeft w:val="0"/>
          <w:marRight w:val="0"/>
          <w:marTop w:val="0"/>
          <w:marBottom w:val="0"/>
          <w:divBdr>
            <w:top w:val="none" w:sz="0" w:space="0" w:color="auto"/>
            <w:left w:val="none" w:sz="0" w:space="0" w:color="auto"/>
            <w:bottom w:val="none" w:sz="0" w:space="0" w:color="auto"/>
            <w:right w:val="none" w:sz="0" w:space="0" w:color="auto"/>
          </w:divBdr>
          <w:divsChild>
            <w:div w:id="487404204">
              <w:marLeft w:val="0"/>
              <w:marRight w:val="0"/>
              <w:marTop w:val="0"/>
              <w:marBottom w:val="0"/>
              <w:divBdr>
                <w:top w:val="none" w:sz="0" w:space="0" w:color="auto"/>
                <w:left w:val="none" w:sz="0" w:space="0" w:color="auto"/>
                <w:bottom w:val="none" w:sz="0" w:space="0" w:color="auto"/>
                <w:right w:val="none" w:sz="0" w:space="0" w:color="auto"/>
              </w:divBdr>
            </w:div>
            <w:div w:id="1481536775">
              <w:marLeft w:val="0"/>
              <w:marRight w:val="0"/>
              <w:marTop w:val="0"/>
              <w:marBottom w:val="0"/>
              <w:divBdr>
                <w:top w:val="none" w:sz="0" w:space="0" w:color="auto"/>
                <w:left w:val="none" w:sz="0" w:space="0" w:color="auto"/>
                <w:bottom w:val="none" w:sz="0" w:space="0" w:color="auto"/>
                <w:right w:val="none" w:sz="0" w:space="0" w:color="auto"/>
              </w:divBdr>
            </w:div>
            <w:div w:id="1885291379">
              <w:marLeft w:val="0"/>
              <w:marRight w:val="0"/>
              <w:marTop w:val="0"/>
              <w:marBottom w:val="0"/>
              <w:divBdr>
                <w:top w:val="none" w:sz="0" w:space="0" w:color="auto"/>
                <w:left w:val="none" w:sz="0" w:space="0" w:color="auto"/>
                <w:bottom w:val="none" w:sz="0" w:space="0" w:color="auto"/>
                <w:right w:val="none" w:sz="0" w:space="0" w:color="auto"/>
              </w:divBdr>
            </w:div>
          </w:divsChild>
        </w:div>
        <w:div w:id="1097629144">
          <w:marLeft w:val="0"/>
          <w:marRight w:val="0"/>
          <w:marTop w:val="0"/>
          <w:marBottom w:val="0"/>
          <w:divBdr>
            <w:top w:val="none" w:sz="0" w:space="0" w:color="auto"/>
            <w:left w:val="none" w:sz="0" w:space="0" w:color="auto"/>
            <w:bottom w:val="none" w:sz="0" w:space="0" w:color="auto"/>
            <w:right w:val="none" w:sz="0" w:space="0" w:color="auto"/>
          </w:divBdr>
          <w:divsChild>
            <w:div w:id="15617740">
              <w:marLeft w:val="0"/>
              <w:marRight w:val="0"/>
              <w:marTop w:val="0"/>
              <w:marBottom w:val="0"/>
              <w:divBdr>
                <w:top w:val="none" w:sz="0" w:space="0" w:color="auto"/>
                <w:left w:val="none" w:sz="0" w:space="0" w:color="auto"/>
                <w:bottom w:val="none" w:sz="0" w:space="0" w:color="auto"/>
                <w:right w:val="none" w:sz="0" w:space="0" w:color="auto"/>
              </w:divBdr>
            </w:div>
            <w:div w:id="308365970">
              <w:marLeft w:val="0"/>
              <w:marRight w:val="0"/>
              <w:marTop w:val="0"/>
              <w:marBottom w:val="0"/>
              <w:divBdr>
                <w:top w:val="none" w:sz="0" w:space="0" w:color="auto"/>
                <w:left w:val="none" w:sz="0" w:space="0" w:color="auto"/>
                <w:bottom w:val="none" w:sz="0" w:space="0" w:color="auto"/>
                <w:right w:val="none" w:sz="0" w:space="0" w:color="auto"/>
              </w:divBdr>
            </w:div>
            <w:div w:id="858737272">
              <w:marLeft w:val="0"/>
              <w:marRight w:val="0"/>
              <w:marTop w:val="0"/>
              <w:marBottom w:val="0"/>
              <w:divBdr>
                <w:top w:val="none" w:sz="0" w:space="0" w:color="auto"/>
                <w:left w:val="none" w:sz="0" w:space="0" w:color="auto"/>
                <w:bottom w:val="none" w:sz="0" w:space="0" w:color="auto"/>
                <w:right w:val="none" w:sz="0" w:space="0" w:color="auto"/>
              </w:divBdr>
            </w:div>
            <w:div w:id="1599411083">
              <w:marLeft w:val="0"/>
              <w:marRight w:val="0"/>
              <w:marTop w:val="0"/>
              <w:marBottom w:val="0"/>
              <w:divBdr>
                <w:top w:val="none" w:sz="0" w:space="0" w:color="auto"/>
                <w:left w:val="none" w:sz="0" w:space="0" w:color="auto"/>
                <w:bottom w:val="none" w:sz="0" w:space="0" w:color="auto"/>
                <w:right w:val="none" w:sz="0" w:space="0" w:color="auto"/>
              </w:divBdr>
            </w:div>
          </w:divsChild>
        </w:div>
        <w:div w:id="1103568849">
          <w:marLeft w:val="0"/>
          <w:marRight w:val="0"/>
          <w:marTop w:val="0"/>
          <w:marBottom w:val="0"/>
          <w:divBdr>
            <w:top w:val="none" w:sz="0" w:space="0" w:color="auto"/>
            <w:left w:val="none" w:sz="0" w:space="0" w:color="auto"/>
            <w:bottom w:val="none" w:sz="0" w:space="0" w:color="auto"/>
            <w:right w:val="none" w:sz="0" w:space="0" w:color="auto"/>
          </w:divBdr>
          <w:divsChild>
            <w:div w:id="29230781">
              <w:marLeft w:val="0"/>
              <w:marRight w:val="0"/>
              <w:marTop w:val="0"/>
              <w:marBottom w:val="0"/>
              <w:divBdr>
                <w:top w:val="none" w:sz="0" w:space="0" w:color="auto"/>
                <w:left w:val="none" w:sz="0" w:space="0" w:color="auto"/>
                <w:bottom w:val="none" w:sz="0" w:space="0" w:color="auto"/>
                <w:right w:val="none" w:sz="0" w:space="0" w:color="auto"/>
              </w:divBdr>
            </w:div>
            <w:div w:id="54594359">
              <w:marLeft w:val="0"/>
              <w:marRight w:val="0"/>
              <w:marTop w:val="0"/>
              <w:marBottom w:val="0"/>
              <w:divBdr>
                <w:top w:val="none" w:sz="0" w:space="0" w:color="auto"/>
                <w:left w:val="none" w:sz="0" w:space="0" w:color="auto"/>
                <w:bottom w:val="none" w:sz="0" w:space="0" w:color="auto"/>
                <w:right w:val="none" w:sz="0" w:space="0" w:color="auto"/>
              </w:divBdr>
            </w:div>
            <w:div w:id="649485102">
              <w:marLeft w:val="0"/>
              <w:marRight w:val="0"/>
              <w:marTop w:val="0"/>
              <w:marBottom w:val="0"/>
              <w:divBdr>
                <w:top w:val="none" w:sz="0" w:space="0" w:color="auto"/>
                <w:left w:val="none" w:sz="0" w:space="0" w:color="auto"/>
                <w:bottom w:val="none" w:sz="0" w:space="0" w:color="auto"/>
                <w:right w:val="none" w:sz="0" w:space="0" w:color="auto"/>
              </w:divBdr>
            </w:div>
            <w:div w:id="805392756">
              <w:marLeft w:val="0"/>
              <w:marRight w:val="0"/>
              <w:marTop w:val="0"/>
              <w:marBottom w:val="0"/>
              <w:divBdr>
                <w:top w:val="none" w:sz="0" w:space="0" w:color="auto"/>
                <w:left w:val="none" w:sz="0" w:space="0" w:color="auto"/>
                <w:bottom w:val="none" w:sz="0" w:space="0" w:color="auto"/>
                <w:right w:val="none" w:sz="0" w:space="0" w:color="auto"/>
              </w:divBdr>
            </w:div>
            <w:div w:id="1680696935">
              <w:marLeft w:val="0"/>
              <w:marRight w:val="0"/>
              <w:marTop w:val="0"/>
              <w:marBottom w:val="0"/>
              <w:divBdr>
                <w:top w:val="none" w:sz="0" w:space="0" w:color="auto"/>
                <w:left w:val="none" w:sz="0" w:space="0" w:color="auto"/>
                <w:bottom w:val="none" w:sz="0" w:space="0" w:color="auto"/>
                <w:right w:val="none" w:sz="0" w:space="0" w:color="auto"/>
              </w:divBdr>
            </w:div>
          </w:divsChild>
        </w:div>
        <w:div w:id="1151823737">
          <w:marLeft w:val="0"/>
          <w:marRight w:val="0"/>
          <w:marTop w:val="0"/>
          <w:marBottom w:val="0"/>
          <w:divBdr>
            <w:top w:val="none" w:sz="0" w:space="0" w:color="auto"/>
            <w:left w:val="none" w:sz="0" w:space="0" w:color="auto"/>
            <w:bottom w:val="none" w:sz="0" w:space="0" w:color="auto"/>
            <w:right w:val="none" w:sz="0" w:space="0" w:color="auto"/>
          </w:divBdr>
          <w:divsChild>
            <w:div w:id="1266155599">
              <w:marLeft w:val="0"/>
              <w:marRight w:val="0"/>
              <w:marTop w:val="0"/>
              <w:marBottom w:val="0"/>
              <w:divBdr>
                <w:top w:val="none" w:sz="0" w:space="0" w:color="auto"/>
                <w:left w:val="none" w:sz="0" w:space="0" w:color="auto"/>
                <w:bottom w:val="none" w:sz="0" w:space="0" w:color="auto"/>
                <w:right w:val="none" w:sz="0" w:space="0" w:color="auto"/>
              </w:divBdr>
            </w:div>
            <w:div w:id="1760562886">
              <w:marLeft w:val="0"/>
              <w:marRight w:val="0"/>
              <w:marTop w:val="0"/>
              <w:marBottom w:val="0"/>
              <w:divBdr>
                <w:top w:val="none" w:sz="0" w:space="0" w:color="auto"/>
                <w:left w:val="none" w:sz="0" w:space="0" w:color="auto"/>
                <w:bottom w:val="none" w:sz="0" w:space="0" w:color="auto"/>
                <w:right w:val="none" w:sz="0" w:space="0" w:color="auto"/>
              </w:divBdr>
            </w:div>
          </w:divsChild>
        </w:div>
        <w:div w:id="1180437562">
          <w:marLeft w:val="0"/>
          <w:marRight w:val="0"/>
          <w:marTop w:val="0"/>
          <w:marBottom w:val="0"/>
          <w:divBdr>
            <w:top w:val="none" w:sz="0" w:space="0" w:color="auto"/>
            <w:left w:val="none" w:sz="0" w:space="0" w:color="auto"/>
            <w:bottom w:val="none" w:sz="0" w:space="0" w:color="auto"/>
            <w:right w:val="none" w:sz="0" w:space="0" w:color="auto"/>
          </w:divBdr>
          <w:divsChild>
            <w:div w:id="236672311">
              <w:marLeft w:val="0"/>
              <w:marRight w:val="0"/>
              <w:marTop w:val="0"/>
              <w:marBottom w:val="0"/>
              <w:divBdr>
                <w:top w:val="none" w:sz="0" w:space="0" w:color="auto"/>
                <w:left w:val="none" w:sz="0" w:space="0" w:color="auto"/>
                <w:bottom w:val="none" w:sz="0" w:space="0" w:color="auto"/>
                <w:right w:val="none" w:sz="0" w:space="0" w:color="auto"/>
              </w:divBdr>
            </w:div>
            <w:div w:id="448207005">
              <w:marLeft w:val="0"/>
              <w:marRight w:val="0"/>
              <w:marTop w:val="0"/>
              <w:marBottom w:val="0"/>
              <w:divBdr>
                <w:top w:val="none" w:sz="0" w:space="0" w:color="auto"/>
                <w:left w:val="none" w:sz="0" w:space="0" w:color="auto"/>
                <w:bottom w:val="none" w:sz="0" w:space="0" w:color="auto"/>
                <w:right w:val="none" w:sz="0" w:space="0" w:color="auto"/>
              </w:divBdr>
            </w:div>
            <w:div w:id="533621561">
              <w:marLeft w:val="0"/>
              <w:marRight w:val="0"/>
              <w:marTop w:val="0"/>
              <w:marBottom w:val="0"/>
              <w:divBdr>
                <w:top w:val="none" w:sz="0" w:space="0" w:color="auto"/>
                <w:left w:val="none" w:sz="0" w:space="0" w:color="auto"/>
                <w:bottom w:val="none" w:sz="0" w:space="0" w:color="auto"/>
                <w:right w:val="none" w:sz="0" w:space="0" w:color="auto"/>
              </w:divBdr>
            </w:div>
          </w:divsChild>
        </w:div>
        <w:div w:id="1300649772">
          <w:marLeft w:val="0"/>
          <w:marRight w:val="0"/>
          <w:marTop w:val="0"/>
          <w:marBottom w:val="0"/>
          <w:divBdr>
            <w:top w:val="none" w:sz="0" w:space="0" w:color="auto"/>
            <w:left w:val="none" w:sz="0" w:space="0" w:color="auto"/>
            <w:bottom w:val="none" w:sz="0" w:space="0" w:color="auto"/>
            <w:right w:val="none" w:sz="0" w:space="0" w:color="auto"/>
          </w:divBdr>
          <w:divsChild>
            <w:div w:id="58986057">
              <w:marLeft w:val="0"/>
              <w:marRight w:val="0"/>
              <w:marTop w:val="0"/>
              <w:marBottom w:val="0"/>
              <w:divBdr>
                <w:top w:val="none" w:sz="0" w:space="0" w:color="auto"/>
                <w:left w:val="none" w:sz="0" w:space="0" w:color="auto"/>
                <w:bottom w:val="none" w:sz="0" w:space="0" w:color="auto"/>
                <w:right w:val="none" w:sz="0" w:space="0" w:color="auto"/>
              </w:divBdr>
            </w:div>
            <w:div w:id="253437533">
              <w:marLeft w:val="0"/>
              <w:marRight w:val="0"/>
              <w:marTop w:val="0"/>
              <w:marBottom w:val="0"/>
              <w:divBdr>
                <w:top w:val="none" w:sz="0" w:space="0" w:color="auto"/>
                <w:left w:val="none" w:sz="0" w:space="0" w:color="auto"/>
                <w:bottom w:val="none" w:sz="0" w:space="0" w:color="auto"/>
                <w:right w:val="none" w:sz="0" w:space="0" w:color="auto"/>
              </w:divBdr>
            </w:div>
            <w:div w:id="1448309684">
              <w:marLeft w:val="0"/>
              <w:marRight w:val="0"/>
              <w:marTop w:val="0"/>
              <w:marBottom w:val="0"/>
              <w:divBdr>
                <w:top w:val="none" w:sz="0" w:space="0" w:color="auto"/>
                <w:left w:val="none" w:sz="0" w:space="0" w:color="auto"/>
                <w:bottom w:val="none" w:sz="0" w:space="0" w:color="auto"/>
                <w:right w:val="none" w:sz="0" w:space="0" w:color="auto"/>
              </w:divBdr>
            </w:div>
            <w:div w:id="2022732161">
              <w:marLeft w:val="0"/>
              <w:marRight w:val="0"/>
              <w:marTop w:val="0"/>
              <w:marBottom w:val="0"/>
              <w:divBdr>
                <w:top w:val="none" w:sz="0" w:space="0" w:color="auto"/>
                <w:left w:val="none" w:sz="0" w:space="0" w:color="auto"/>
                <w:bottom w:val="none" w:sz="0" w:space="0" w:color="auto"/>
                <w:right w:val="none" w:sz="0" w:space="0" w:color="auto"/>
              </w:divBdr>
            </w:div>
          </w:divsChild>
        </w:div>
        <w:div w:id="1380739071">
          <w:marLeft w:val="0"/>
          <w:marRight w:val="0"/>
          <w:marTop w:val="0"/>
          <w:marBottom w:val="0"/>
          <w:divBdr>
            <w:top w:val="none" w:sz="0" w:space="0" w:color="auto"/>
            <w:left w:val="none" w:sz="0" w:space="0" w:color="auto"/>
            <w:bottom w:val="none" w:sz="0" w:space="0" w:color="auto"/>
            <w:right w:val="none" w:sz="0" w:space="0" w:color="auto"/>
          </w:divBdr>
          <w:divsChild>
            <w:div w:id="592399621">
              <w:marLeft w:val="0"/>
              <w:marRight w:val="0"/>
              <w:marTop w:val="0"/>
              <w:marBottom w:val="0"/>
              <w:divBdr>
                <w:top w:val="none" w:sz="0" w:space="0" w:color="auto"/>
                <w:left w:val="none" w:sz="0" w:space="0" w:color="auto"/>
                <w:bottom w:val="none" w:sz="0" w:space="0" w:color="auto"/>
                <w:right w:val="none" w:sz="0" w:space="0" w:color="auto"/>
              </w:divBdr>
            </w:div>
            <w:div w:id="1370453945">
              <w:marLeft w:val="0"/>
              <w:marRight w:val="0"/>
              <w:marTop w:val="0"/>
              <w:marBottom w:val="0"/>
              <w:divBdr>
                <w:top w:val="none" w:sz="0" w:space="0" w:color="auto"/>
                <w:left w:val="none" w:sz="0" w:space="0" w:color="auto"/>
                <w:bottom w:val="none" w:sz="0" w:space="0" w:color="auto"/>
                <w:right w:val="none" w:sz="0" w:space="0" w:color="auto"/>
              </w:divBdr>
            </w:div>
            <w:div w:id="1619025397">
              <w:marLeft w:val="0"/>
              <w:marRight w:val="0"/>
              <w:marTop w:val="0"/>
              <w:marBottom w:val="0"/>
              <w:divBdr>
                <w:top w:val="none" w:sz="0" w:space="0" w:color="auto"/>
                <w:left w:val="none" w:sz="0" w:space="0" w:color="auto"/>
                <w:bottom w:val="none" w:sz="0" w:space="0" w:color="auto"/>
                <w:right w:val="none" w:sz="0" w:space="0" w:color="auto"/>
              </w:divBdr>
            </w:div>
          </w:divsChild>
        </w:div>
        <w:div w:id="1417019561">
          <w:marLeft w:val="0"/>
          <w:marRight w:val="0"/>
          <w:marTop w:val="0"/>
          <w:marBottom w:val="0"/>
          <w:divBdr>
            <w:top w:val="none" w:sz="0" w:space="0" w:color="auto"/>
            <w:left w:val="none" w:sz="0" w:space="0" w:color="auto"/>
            <w:bottom w:val="none" w:sz="0" w:space="0" w:color="auto"/>
            <w:right w:val="none" w:sz="0" w:space="0" w:color="auto"/>
          </w:divBdr>
          <w:divsChild>
            <w:div w:id="509297246">
              <w:marLeft w:val="0"/>
              <w:marRight w:val="0"/>
              <w:marTop w:val="0"/>
              <w:marBottom w:val="0"/>
              <w:divBdr>
                <w:top w:val="none" w:sz="0" w:space="0" w:color="auto"/>
                <w:left w:val="none" w:sz="0" w:space="0" w:color="auto"/>
                <w:bottom w:val="none" w:sz="0" w:space="0" w:color="auto"/>
                <w:right w:val="none" w:sz="0" w:space="0" w:color="auto"/>
              </w:divBdr>
            </w:div>
            <w:div w:id="1030882288">
              <w:marLeft w:val="0"/>
              <w:marRight w:val="0"/>
              <w:marTop w:val="0"/>
              <w:marBottom w:val="0"/>
              <w:divBdr>
                <w:top w:val="none" w:sz="0" w:space="0" w:color="auto"/>
                <w:left w:val="none" w:sz="0" w:space="0" w:color="auto"/>
                <w:bottom w:val="none" w:sz="0" w:space="0" w:color="auto"/>
                <w:right w:val="none" w:sz="0" w:space="0" w:color="auto"/>
              </w:divBdr>
            </w:div>
            <w:div w:id="1042362353">
              <w:marLeft w:val="0"/>
              <w:marRight w:val="0"/>
              <w:marTop w:val="0"/>
              <w:marBottom w:val="0"/>
              <w:divBdr>
                <w:top w:val="none" w:sz="0" w:space="0" w:color="auto"/>
                <w:left w:val="none" w:sz="0" w:space="0" w:color="auto"/>
                <w:bottom w:val="none" w:sz="0" w:space="0" w:color="auto"/>
                <w:right w:val="none" w:sz="0" w:space="0" w:color="auto"/>
              </w:divBdr>
            </w:div>
            <w:div w:id="1092702994">
              <w:marLeft w:val="0"/>
              <w:marRight w:val="0"/>
              <w:marTop w:val="0"/>
              <w:marBottom w:val="0"/>
              <w:divBdr>
                <w:top w:val="none" w:sz="0" w:space="0" w:color="auto"/>
                <w:left w:val="none" w:sz="0" w:space="0" w:color="auto"/>
                <w:bottom w:val="none" w:sz="0" w:space="0" w:color="auto"/>
                <w:right w:val="none" w:sz="0" w:space="0" w:color="auto"/>
              </w:divBdr>
            </w:div>
            <w:div w:id="1465348596">
              <w:marLeft w:val="0"/>
              <w:marRight w:val="0"/>
              <w:marTop w:val="0"/>
              <w:marBottom w:val="0"/>
              <w:divBdr>
                <w:top w:val="none" w:sz="0" w:space="0" w:color="auto"/>
                <w:left w:val="none" w:sz="0" w:space="0" w:color="auto"/>
                <w:bottom w:val="none" w:sz="0" w:space="0" w:color="auto"/>
                <w:right w:val="none" w:sz="0" w:space="0" w:color="auto"/>
              </w:divBdr>
            </w:div>
          </w:divsChild>
        </w:div>
        <w:div w:id="1485661247">
          <w:marLeft w:val="0"/>
          <w:marRight w:val="0"/>
          <w:marTop w:val="0"/>
          <w:marBottom w:val="0"/>
          <w:divBdr>
            <w:top w:val="none" w:sz="0" w:space="0" w:color="auto"/>
            <w:left w:val="none" w:sz="0" w:space="0" w:color="auto"/>
            <w:bottom w:val="none" w:sz="0" w:space="0" w:color="auto"/>
            <w:right w:val="none" w:sz="0" w:space="0" w:color="auto"/>
          </w:divBdr>
        </w:div>
        <w:div w:id="1570916131">
          <w:marLeft w:val="0"/>
          <w:marRight w:val="0"/>
          <w:marTop w:val="0"/>
          <w:marBottom w:val="0"/>
          <w:divBdr>
            <w:top w:val="none" w:sz="0" w:space="0" w:color="auto"/>
            <w:left w:val="none" w:sz="0" w:space="0" w:color="auto"/>
            <w:bottom w:val="none" w:sz="0" w:space="0" w:color="auto"/>
            <w:right w:val="none" w:sz="0" w:space="0" w:color="auto"/>
          </w:divBdr>
          <w:divsChild>
            <w:div w:id="797794677">
              <w:marLeft w:val="0"/>
              <w:marRight w:val="0"/>
              <w:marTop w:val="0"/>
              <w:marBottom w:val="0"/>
              <w:divBdr>
                <w:top w:val="none" w:sz="0" w:space="0" w:color="auto"/>
                <w:left w:val="none" w:sz="0" w:space="0" w:color="auto"/>
                <w:bottom w:val="none" w:sz="0" w:space="0" w:color="auto"/>
                <w:right w:val="none" w:sz="0" w:space="0" w:color="auto"/>
              </w:divBdr>
            </w:div>
            <w:div w:id="1357148969">
              <w:marLeft w:val="0"/>
              <w:marRight w:val="0"/>
              <w:marTop w:val="0"/>
              <w:marBottom w:val="0"/>
              <w:divBdr>
                <w:top w:val="none" w:sz="0" w:space="0" w:color="auto"/>
                <w:left w:val="none" w:sz="0" w:space="0" w:color="auto"/>
                <w:bottom w:val="none" w:sz="0" w:space="0" w:color="auto"/>
                <w:right w:val="none" w:sz="0" w:space="0" w:color="auto"/>
              </w:divBdr>
            </w:div>
            <w:div w:id="1646473280">
              <w:marLeft w:val="0"/>
              <w:marRight w:val="0"/>
              <w:marTop w:val="0"/>
              <w:marBottom w:val="0"/>
              <w:divBdr>
                <w:top w:val="none" w:sz="0" w:space="0" w:color="auto"/>
                <w:left w:val="none" w:sz="0" w:space="0" w:color="auto"/>
                <w:bottom w:val="none" w:sz="0" w:space="0" w:color="auto"/>
                <w:right w:val="none" w:sz="0" w:space="0" w:color="auto"/>
              </w:divBdr>
            </w:div>
          </w:divsChild>
        </w:div>
        <w:div w:id="1667199583">
          <w:marLeft w:val="0"/>
          <w:marRight w:val="0"/>
          <w:marTop w:val="0"/>
          <w:marBottom w:val="0"/>
          <w:divBdr>
            <w:top w:val="none" w:sz="0" w:space="0" w:color="auto"/>
            <w:left w:val="none" w:sz="0" w:space="0" w:color="auto"/>
            <w:bottom w:val="none" w:sz="0" w:space="0" w:color="auto"/>
            <w:right w:val="none" w:sz="0" w:space="0" w:color="auto"/>
          </w:divBdr>
          <w:divsChild>
            <w:div w:id="402873386">
              <w:marLeft w:val="0"/>
              <w:marRight w:val="0"/>
              <w:marTop w:val="0"/>
              <w:marBottom w:val="0"/>
              <w:divBdr>
                <w:top w:val="none" w:sz="0" w:space="0" w:color="auto"/>
                <w:left w:val="none" w:sz="0" w:space="0" w:color="auto"/>
                <w:bottom w:val="none" w:sz="0" w:space="0" w:color="auto"/>
                <w:right w:val="none" w:sz="0" w:space="0" w:color="auto"/>
              </w:divBdr>
            </w:div>
          </w:divsChild>
        </w:div>
        <w:div w:id="1859461498">
          <w:marLeft w:val="0"/>
          <w:marRight w:val="0"/>
          <w:marTop w:val="0"/>
          <w:marBottom w:val="0"/>
          <w:divBdr>
            <w:top w:val="none" w:sz="0" w:space="0" w:color="auto"/>
            <w:left w:val="none" w:sz="0" w:space="0" w:color="auto"/>
            <w:bottom w:val="none" w:sz="0" w:space="0" w:color="auto"/>
            <w:right w:val="none" w:sz="0" w:space="0" w:color="auto"/>
          </w:divBdr>
        </w:div>
        <w:div w:id="1860898409">
          <w:marLeft w:val="0"/>
          <w:marRight w:val="0"/>
          <w:marTop w:val="0"/>
          <w:marBottom w:val="0"/>
          <w:divBdr>
            <w:top w:val="none" w:sz="0" w:space="0" w:color="auto"/>
            <w:left w:val="none" w:sz="0" w:space="0" w:color="auto"/>
            <w:bottom w:val="none" w:sz="0" w:space="0" w:color="auto"/>
            <w:right w:val="none" w:sz="0" w:space="0" w:color="auto"/>
          </w:divBdr>
          <w:divsChild>
            <w:div w:id="73599600">
              <w:marLeft w:val="0"/>
              <w:marRight w:val="0"/>
              <w:marTop w:val="0"/>
              <w:marBottom w:val="0"/>
              <w:divBdr>
                <w:top w:val="none" w:sz="0" w:space="0" w:color="auto"/>
                <w:left w:val="none" w:sz="0" w:space="0" w:color="auto"/>
                <w:bottom w:val="none" w:sz="0" w:space="0" w:color="auto"/>
                <w:right w:val="none" w:sz="0" w:space="0" w:color="auto"/>
              </w:divBdr>
            </w:div>
            <w:div w:id="1055785523">
              <w:marLeft w:val="0"/>
              <w:marRight w:val="0"/>
              <w:marTop w:val="0"/>
              <w:marBottom w:val="0"/>
              <w:divBdr>
                <w:top w:val="none" w:sz="0" w:space="0" w:color="auto"/>
                <w:left w:val="none" w:sz="0" w:space="0" w:color="auto"/>
                <w:bottom w:val="none" w:sz="0" w:space="0" w:color="auto"/>
                <w:right w:val="none" w:sz="0" w:space="0" w:color="auto"/>
              </w:divBdr>
            </w:div>
            <w:div w:id="1858275231">
              <w:marLeft w:val="0"/>
              <w:marRight w:val="0"/>
              <w:marTop w:val="0"/>
              <w:marBottom w:val="0"/>
              <w:divBdr>
                <w:top w:val="none" w:sz="0" w:space="0" w:color="auto"/>
                <w:left w:val="none" w:sz="0" w:space="0" w:color="auto"/>
                <w:bottom w:val="none" w:sz="0" w:space="0" w:color="auto"/>
                <w:right w:val="none" w:sz="0" w:space="0" w:color="auto"/>
              </w:divBdr>
            </w:div>
            <w:div w:id="1906992705">
              <w:marLeft w:val="0"/>
              <w:marRight w:val="0"/>
              <w:marTop w:val="0"/>
              <w:marBottom w:val="0"/>
              <w:divBdr>
                <w:top w:val="none" w:sz="0" w:space="0" w:color="auto"/>
                <w:left w:val="none" w:sz="0" w:space="0" w:color="auto"/>
                <w:bottom w:val="none" w:sz="0" w:space="0" w:color="auto"/>
                <w:right w:val="none" w:sz="0" w:space="0" w:color="auto"/>
              </w:divBdr>
            </w:div>
            <w:div w:id="1973946722">
              <w:marLeft w:val="0"/>
              <w:marRight w:val="0"/>
              <w:marTop w:val="0"/>
              <w:marBottom w:val="0"/>
              <w:divBdr>
                <w:top w:val="none" w:sz="0" w:space="0" w:color="auto"/>
                <w:left w:val="none" w:sz="0" w:space="0" w:color="auto"/>
                <w:bottom w:val="none" w:sz="0" w:space="0" w:color="auto"/>
                <w:right w:val="none" w:sz="0" w:space="0" w:color="auto"/>
              </w:divBdr>
            </w:div>
          </w:divsChild>
        </w:div>
        <w:div w:id="1896313903">
          <w:marLeft w:val="0"/>
          <w:marRight w:val="0"/>
          <w:marTop w:val="0"/>
          <w:marBottom w:val="0"/>
          <w:divBdr>
            <w:top w:val="none" w:sz="0" w:space="0" w:color="auto"/>
            <w:left w:val="none" w:sz="0" w:space="0" w:color="auto"/>
            <w:bottom w:val="none" w:sz="0" w:space="0" w:color="auto"/>
            <w:right w:val="none" w:sz="0" w:space="0" w:color="auto"/>
          </w:divBdr>
          <w:divsChild>
            <w:div w:id="498811384">
              <w:marLeft w:val="0"/>
              <w:marRight w:val="0"/>
              <w:marTop w:val="0"/>
              <w:marBottom w:val="0"/>
              <w:divBdr>
                <w:top w:val="none" w:sz="0" w:space="0" w:color="auto"/>
                <w:left w:val="none" w:sz="0" w:space="0" w:color="auto"/>
                <w:bottom w:val="none" w:sz="0" w:space="0" w:color="auto"/>
                <w:right w:val="none" w:sz="0" w:space="0" w:color="auto"/>
              </w:divBdr>
            </w:div>
            <w:div w:id="632911102">
              <w:marLeft w:val="0"/>
              <w:marRight w:val="0"/>
              <w:marTop w:val="0"/>
              <w:marBottom w:val="0"/>
              <w:divBdr>
                <w:top w:val="none" w:sz="0" w:space="0" w:color="auto"/>
                <w:left w:val="none" w:sz="0" w:space="0" w:color="auto"/>
                <w:bottom w:val="none" w:sz="0" w:space="0" w:color="auto"/>
                <w:right w:val="none" w:sz="0" w:space="0" w:color="auto"/>
              </w:divBdr>
            </w:div>
            <w:div w:id="929314149">
              <w:marLeft w:val="0"/>
              <w:marRight w:val="0"/>
              <w:marTop w:val="0"/>
              <w:marBottom w:val="0"/>
              <w:divBdr>
                <w:top w:val="none" w:sz="0" w:space="0" w:color="auto"/>
                <w:left w:val="none" w:sz="0" w:space="0" w:color="auto"/>
                <w:bottom w:val="none" w:sz="0" w:space="0" w:color="auto"/>
                <w:right w:val="none" w:sz="0" w:space="0" w:color="auto"/>
              </w:divBdr>
            </w:div>
            <w:div w:id="1728913261">
              <w:marLeft w:val="0"/>
              <w:marRight w:val="0"/>
              <w:marTop w:val="0"/>
              <w:marBottom w:val="0"/>
              <w:divBdr>
                <w:top w:val="none" w:sz="0" w:space="0" w:color="auto"/>
                <w:left w:val="none" w:sz="0" w:space="0" w:color="auto"/>
                <w:bottom w:val="none" w:sz="0" w:space="0" w:color="auto"/>
                <w:right w:val="none" w:sz="0" w:space="0" w:color="auto"/>
              </w:divBdr>
            </w:div>
            <w:div w:id="1948004909">
              <w:marLeft w:val="0"/>
              <w:marRight w:val="0"/>
              <w:marTop w:val="0"/>
              <w:marBottom w:val="0"/>
              <w:divBdr>
                <w:top w:val="none" w:sz="0" w:space="0" w:color="auto"/>
                <w:left w:val="none" w:sz="0" w:space="0" w:color="auto"/>
                <w:bottom w:val="none" w:sz="0" w:space="0" w:color="auto"/>
                <w:right w:val="none" w:sz="0" w:space="0" w:color="auto"/>
              </w:divBdr>
            </w:div>
          </w:divsChild>
        </w:div>
        <w:div w:id="1936864980">
          <w:marLeft w:val="0"/>
          <w:marRight w:val="0"/>
          <w:marTop w:val="0"/>
          <w:marBottom w:val="0"/>
          <w:divBdr>
            <w:top w:val="none" w:sz="0" w:space="0" w:color="auto"/>
            <w:left w:val="none" w:sz="0" w:space="0" w:color="auto"/>
            <w:bottom w:val="none" w:sz="0" w:space="0" w:color="auto"/>
            <w:right w:val="none" w:sz="0" w:space="0" w:color="auto"/>
          </w:divBdr>
          <w:divsChild>
            <w:div w:id="393969181">
              <w:marLeft w:val="0"/>
              <w:marRight w:val="0"/>
              <w:marTop w:val="0"/>
              <w:marBottom w:val="0"/>
              <w:divBdr>
                <w:top w:val="none" w:sz="0" w:space="0" w:color="auto"/>
                <w:left w:val="none" w:sz="0" w:space="0" w:color="auto"/>
                <w:bottom w:val="none" w:sz="0" w:space="0" w:color="auto"/>
                <w:right w:val="none" w:sz="0" w:space="0" w:color="auto"/>
              </w:divBdr>
            </w:div>
            <w:div w:id="639455049">
              <w:marLeft w:val="0"/>
              <w:marRight w:val="0"/>
              <w:marTop w:val="0"/>
              <w:marBottom w:val="0"/>
              <w:divBdr>
                <w:top w:val="none" w:sz="0" w:space="0" w:color="auto"/>
                <w:left w:val="none" w:sz="0" w:space="0" w:color="auto"/>
                <w:bottom w:val="none" w:sz="0" w:space="0" w:color="auto"/>
                <w:right w:val="none" w:sz="0" w:space="0" w:color="auto"/>
              </w:divBdr>
            </w:div>
            <w:div w:id="906452311">
              <w:marLeft w:val="0"/>
              <w:marRight w:val="0"/>
              <w:marTop w:val="0"/>
              <w:marBottom w:val="0"/>
              <w:divBdr>
                <w:top w:val="none" w:sz="0" w:space="0" w:color="auto"/>
                <w:left w:val="none" w:sz="0" w:space="0" w:color="auto"/>
                <w:bottom w:val="none" w:sz="0" w:space="0" w:color="auto"/>
                <w:right w:val="none" w:sz="0" w:space="0" w:color="auto"/>
              </w:divBdr>
            </w:div>
            <w:div w:id="1074816629">
              <w:marLeft w:val="0"/>
              <w:marRight w:val="0"/>
              <w:marTop w:val="0"/>
              <w:marBottom w:val="0"/>
              <w:divBdr>
                <w:top w:val="none" w:sz="0" w:space="0" w:color="auto"/>
                <w:left w:val="none" w:sz="0" w:space="0" w:color="auto"/>
                <w:bottom w:val="none" w:sz="0" w:space="0" w:color="auto"/>
                <w:right w:val="none" w:sz="0" w:space="0" w:color="auto"/>
              </w:divBdr>
            </w:div>
            <w:div w:id="1865091591">
              <w:marLeft w:val="0"/>
              <w:marRight w:val="0"/>
              <w:marTop w:val="0"/>
              <w:marBottom w:val="0"/>
              <w:divBdr>
                <w:top w:val="none" w:sz="0" w:space="0" w:color="auto"/>
                <w:left w:val="none" w:sz="0" w:space="0" w:color="auto"/>
                <w:bottom w:val="none" w:sz="0" w:space="0" w:color="auto"/>
                <w:right w:val="none" w:sz="0" w:space="0" w:color="auto"/>
              </w:divBdr>
            </w:div>
          </w:divsChild>
        </w:div>
        <w:div w:id="1961641771">
          <w:marLeft w:val="0"/>
          <w:marRight w:val="0"/>
          <w:marTop w:val="0"/>
          <w:marBottom w:val="0"/>
          <w:divBdr>
            <w:top w:val="none" w:sz="0" w:space="0" w:color="auto"/>
            <w:left w:val="none" w:sz="0" w:space="0" w:color="auto"/>
            <w:bottom w:val="none" w:sz="0" w:space="0" w:color="auto"/>
            <w:right w:val="none" w:sz="0" w:space="0" w:color="auto"/>
          </w:divBdr>
          <w:divsChild>
            <w:div w:id="553083799">
              <w:marLeft w:val="0"/>
              <w:marRight w:val="0"/>
              <w:marTop w:val="0"/>
              <w:marBottom w:val="0"/>
              <w:divBdr>
                <w:top w:val="none" w:sz="0" w:space="0" w:color="auto"/>
                <w:left w:val="none" w:sz="0" w:space="0" w:color="auto"/>
                <w:bottom w:val="none" w:sz="0" w:space="0" w:color="auto"/>
                <w:right w:val="none" w:sz="0" w:space="0" w:color="auto"/>
              </w:divBdr>
            </w:div>
            <w:div w:id="994648862">
              <w:marLeft w:val="0"/>
              <w:marRight w:val="0"/>
              <w:marTop w:val="0"/>
              <w:marBottom w:val="0"/>
              <w:divBdr>
                <w:top w:val="none" w:sz="0" w:space="0" w:color="auto"/>
                <w:left w:val="none" w:sz="0" w:space="0" w:color="auto"/>
                <w:bottom w:val="none" w:sz="0" w:space="0" w:color="auto"/>
                <w:right w:val="none" w:sz="0" w:space="0" w:color="auto"/>
              </w:divBdr>
            </w:div>
            <w:div w:id="1162161478">
              <w:marLeft w:val="0"/>
              <w:marRight w:val="0"/>
              <w:marTop w:val="0"/>
              <w:marBottom w:val="0"/>
              <w:divBdr>
                <w:top w:val="none" w:sz="0" w:space="0" w:color="auto"/>
                <w:left w:val="none" w:sz="0" w:space="0" w:color="auto"/>
                <w:bottom w:val="none" w:sz="0" w:space="0" w:color="auto"/>
                <w:right w:val="none" w:sz="0" w:space="0" w:color="auto"/>
              </w:divBdr>
            </w:div>
            <w:div w:id="1246962671">
              <w:marLeft w:val="0"/>
              <w:marRight w:val="0"/>
              <w:marTop w:val="0"/>
              <w:marBottom w:val="0"/>
              <w:divBdr>
                <w:top w:val="none" w:sz="0" w:space="0" w:color="auto"/>
                <w:left w:val="none" w:sz="0" w:space="0" w:color="auto"/>
                <w:bottom w:val="none" w:sz="0" w:space="0" w:color="auto"/>
                <w:right w:val="none" w:sz="0" w:space="0" w:color="auto"/>
              </w:divBdr>
            </w:div>
            <w:div w:id="1507402814">
              <w:marLeft w:val="0"/>
              <w:marRight w:val="0"/>
              <w:marTop w:val="0"/>
              <w:marBottom w:val="0"/>
              <w:divBdr>
                <w:top w:val="none" w:sz="0" w:space="0" w:color="auto"/>
                <w:left w:val="none" w:sz="0" w:space="0" w:color="auto"/>
                <w:bottom w:val="none" w:sz="0" w:space="0" w:color="auto"/>
                <w:right w:val="none" w:sz="0" w:space="0" w:color="auto"/>
              </w:divBdr>
            </w:div>
          </w:divsChild>
        </w:div>
        <w:div w:id="2052068653">
          <w:marLeft w:val="0"/>
          <w:marRight w:val="0"/>
          <w:marTop w:val="0"/>
          <w:marBottom w:val="0"/>
          <w:divBdr>
            <w:top w:val="none" w:sz="0" w:space="0" w:color="auto"/>
            <w:left w:val="none" w:sz="0" w:space="0" w:color="auto"/>
            <w:bottom w:val="none" w:sz="0" w:space="0" w:color="auto"/>
            <w:right w:val="none" w:sz="0" w:space="0" w:color="auto"/>
          </w:divBdr>
          <w:divsChild>
            <w:div w:id="240255411">
              <w:marLeft w:val="0"/>
              <w:marRight w:val="0"/>
              <w:marTop w:val="0"/>
              <w:marBottom w:val="0"/>
              <w:divBdr>
                <w:top w:val="none" w:sz="0" w:space="0" w:color="auto"/>
                <w:left w:val="none" w:sz="0" w:space="0" w:color="auto"/>
                <w:bottom w:val="none" w:sz="0" w:space="0" w:color="auto"/>
                <w:right w:val="none" w:sz="0" w:space="0" w:color="auto"/>
              </w:divBdr>
            </w:div>
            <w:div w:id="255752081">
              <w:marLeft w:val="0"/>
              <w:marRight w:val="0"/>
              <w:marTop w:val="0"/>
              <w:marBottom w:val="0"/>
              <w:divBdr>
                <w:top w:val="none" w:sz="0" w:space="0" w:color="auto"/>
                <w:left w:val="none" w:sz="0" w:space="0" w:color="auto"/>
                <w:bottom w:val="none" w:sz="0" w:space="0" w:color="auto"/>
                <w:right w:val="none" w:sz="0" w:space="0" w:color="auto"/>
              </w:divBdr>
            </w:div>
            <w:div w:id="473567533">
              <w:marLeft w:val="0"/>
              <w:marRight w:val="0"/>
              <w:marTop w:val="0"/>
              <w:marBottom w:val="0"/>
              <w:divBdr>
                <w:top w:val="none" w:sz="0" w:space="0" w:color="auto"/>
                <w:left w:val="none" w:sz="0" w:space="0" w:color="auto"/>
                <w:bottom w:val="none" w:sz="0" w:space="0" w:color="auto"/>
                <w:right w:val="none" w:sz="0" w:space="0" w:color="auto"/>
              </w:divBdr>
            </w:div>
            <w:div w:id="807622968">
              <w:marLeft w:val="0"/>
              <w:marRight w:val="0"/>
              <w:marTop w:val="0"/>
              <w:marBottom w:val="0"/>
              <w:divBdr>
                <w:top w:val="none" w:sz="0" w:space="0" w:color="auto"/>
                <w:left w:val="none" w:sz="0" w:space="0" w:color="auto"/>
                <w:bottom w:val="none" w:sz="0" w:space="0" w:color="auto"/>
                <w:right w:val="none" w:sz="0" w:space="0" w:color="auto"/>
              </w:divBdr>
            </w:div>
            <w:div w:id="1126389533">
              <w:marLeft w:val="0"/>
              <w:marRight w:val="0"/>
              <w:marTop w:val="0"/>
              <w:marBottom w:val="0"/>
              <w:divBdr>
                <w:top w:val="none" w:sz="0" w:space="0" w:color="auto"/>
                <w:left w:val="none" w:sz="0" w:space="0" w:color="auto"/>
                <w:bottom w:val="none" w:sz="0" w:space="0" w:color="auto"/>
                <w:right w:val="none" w:sz="0" w:space="0" w:color="auto"/>
              </w:divBdr>
            </w:div>
          </w:divsChild>
        </w:div>
        <w:div w:id="2132934728">
          <w:marLeft w:val="0"/>
          <w:marRight w:val="0"/>
          <w:marTop w:val="0"/>
          <w:marBottom w:val="0"/>
          <w:divBdr>
            <w:top w:val="none" w:sz="0" w:space="0" w:color="auto"/>
            <w:left w:val="none" w:sz="0" w:space="0" w:color="auto"/>
            <w:bottom w:val="none" w:sz="0" w:space="0" w:color="auto"/>
            <w:right w:val="none" w:sz="0" w:space="0" w:color="auto"/>
          </w:divBdr>
          <w:divsChild>
            <w:div w:id="61761769">
              <w:marLeft w:val="0"/>
              <w:marRight w:val="0"/>
              <w:marTop w:val="0"/>
              <w:marBottom w:val="0"/>
              <w:divBdr>
                <w:top w:val="none" w:sz="0" w:space="0" w:color="auto"/>
                <w:left w:val="none" w:sz="0" w:space="0" w:color="auto"/>
                <w:bottom w:val="none" w:sz="0" w:space="0" w:color="auto"/>
                <w:right w:val="none" w:sz="0" w:space="0" w:color="auto"/>
              </w:divBdr>
            </w:div>
            <w:div w:id="195310203">
              <w:marLeft w:val="0"/>
              <w:marRight w:val="0"/>
              <w:marTop w:val="0"/>
              <w:marBottom w:val="0"/>
              <w:divBdr>
                <w:top w:val="none" w:sz="0" w:space="0" w:color="auto"/>
                <w:left w:val="none" w:sz="0" w:space="0" w:color="auto"/>
                <w:bottom w:val="none" w:sz="0" w:space="0" w:color="auto"/>
                <w:right w:val="none" w:sz="0" w:space="0" w:color="auto"/>
              </w:divBdr>
            </w:div>
            <w:div w:id="514030200">
              <w:marLeft w:val="0"/>
              <w:marRight w:val="0"/>
              <w:marTop w:val="0"/>
              <w:marBottom w:val="0"/>
              <w:divBdr>
                <w:top w:val="none" w:sz="0" w:space="0" w:color="auto"/>
                <w:left w:val="none" w:sz="0" w:space="0" w:color="auto"/>
                <w:bottom w:val="none" w:sz="0" w:space="0" w:color="auto"/>
                <w:right w:val="none" w:sz="0" w:space="0" w:color="auto"/>
              </w:divBdr>
            </w:div>
            <w:div w:id="1191262976">
              <w:marLeft w:val="0"/>
              <w:marRight w:val="0"/>
              <w:marTop w:val="0"/>
              <w:marBottom w:val="0"/>
              <w:divBdr>
                <w:top w:val="none" w:sz="0" w:space="0" w:color="auto"/>
                <w:left w:val="none" w:sz="0" w:space="0" w:color="auto"/>
                <w:bottom w:val="none" w:sz="0" w:space="0" w:color="auto"/>
                <w:right w:val="none" w:sz="0" w:space="0" w:color="auto"/>
              </w:divBdr>
            </w:div>
            <w:div w:id="177486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903260">
      <w:bodyDiv w:val="1"/>
      <w:marLeft w:val="0"/>
      <w:marRight w:val="0"/>
      <w:marTop w:val="0"/>
      <w:marBottom w:val="0"/>
      <w:divBdr>
        <w:top w:val="none" w:sz="0" w:space="0" w:color="auto"/>
        <w:left w:val="none" w:sz="0" w:space="0" w:color="auto"/>
        <w:bottom w:val="none" w:sz="0" w:space="0" w:color="auto"/>
        <w:right w:val="none" w:sz="0" w:space="0" w:color="auto"/>
      </w:divBdr>
      <w:divsChild>
        <w:div w:id="235214941">
          <w:marLeft w:val="0"/>
          <w:marRight w:val="0"/>
          <w:marTop w:val="0"/>
          <w:marBottom w:val="0"/>
          <w:divBdr>
            <w:top w:val="none" w:sz="0" w:space="0" w:color="auto"/>
            <w:left w:val="none" w:sz="0" w:space="0" w:color="auto"/>
            <w:bottom w:val="none" w:sz="0" w:space="0" w:color="auto"/>
            <w:right w:val="none" w:sz="0" w:space="0" w:color="auto"/>
          </w:divBdr>
        </w:div>
        <w:div w:id="370568656">
          <w:marLeft w:val="0"/>
          <w:marRight w:val="0"/>
          <w:marTop w:val="0"/>
          <w:marBottom w:val="0"/>
          <w:divBdr>
            <w:top w:val="none" w:sz="0" w:space="0" w:color="auto"/>
            <w:left w:val="none" w:sz="0" w:space="0" w:color="auto"/>
            <w:bottom w:val="none" w:sz="0" w:space="0" w:color="auto"/>
            <w:right w:val="none" w:sz="0" w:space="0" w:color="auto"/>
          </w:divBdr>
        </w:div>
        <w:div w:id="451364754">
          <w:marLeft w:val="0"/>
          <w:marRight w:val="0"/>
          <w:marTop w:val="0"/>
          <w:marBottom w:val="0"/>
          <w:divBdr>
            <w:top w:val="none" w:sz="0" w:space="0" w:color="auto"/>
            <w:left w:val="none" w:sz="0" w:space="0" w:color="auto"/>
            <w:bottom w:val="none" w:sz="0" w:space="0" w:color="auto"/>
            <w:right w:val="none" w:sz="0" w:space="0" w:color="auto"/>
          </w:divBdr>
        </w:div>
        <w:div w:id="669065414">
          <w:marLeft w:val="0"/>
          <w:marRight w:val="0"/>
          <w:marTop w:val="0"/>
          <w:marBottom w:val="0"/>
          <w:divBdr>
            <w:top w:val="none" w:sz="0" w:space="0" w:color="auto"/>
            <w:left w:val="none" w:sz="0" w:space="0" w:color="auto"/>
            <w:bottom w:val="none" w:sz="0" w:space="0" w:color="auto"/>
            <w:right w:val="none" w:sz="0" w:space="0" w:color="auto"/>
          </w:divBdr>
        </w:div>
        <w:div w:id="1155950392">
          <w:marLeft w:val="0"/>
          <w:marRight w:val="0"/>
          <w:marTop w:val="0"/>
          <w:marBottom w:val="0"/>
          <w:divBdr>
            <w:top w:val="none" w:sz="0" w:space="0" w:color="auto"/>
            <w:left w:val="none" w:sz="0" w:space="0" w:color="auto"/>
            <w:bottom w:val="none" w:sz="0" w:space="0" w:color="auto"/>
            <w:right w:val="none" w:sz="0" w:space="0" w:color="auto"/>
          </w:divBdr>
        </w:div>
        <w:div w:id="1376468057">
          <w:marLeft w:val="0"/>
          <w:marRight w:val="0"/>
          <w:marTop w:val="0"/>
          <w:marBottom w:val="0"/>
          <w:divBdr>
            <w:top w:val="none" w:sz="0" w:space="0" w:color="auto"/>
            <w:left w:val="none" w:sz="0" w:space="0" w:color="auto"/>
            <w:bottom w:val="none" w:sz="0" w:space="0" w:color="auto"/>
            <w:right w:val="none" w:sz="0" w:space="0" w:color="auto"/>
          </w:divBdr>
        </w:div>
        <w:div w:id="1652098084">
          <w:marLeft w:val="0"/>
          <w:marRight w:val="0"/>
          <w:marTop w:val="0"/>
          <w:marBottom w:val="0"/>
          <w:divBdr>
            <w:top w:val="none" w:sz="0" w:space="0" w:color="auto"/>
            <w:left w:val="none" w:sz="0" w:space="0" w:color="auto"/>
            <w:bottom w:val="none" w:sz="0" w:space="0" w:color="auto"/>
            <w:right w:val="none" w:sz="0" w:space="0" w:color="auto"/>
          </w:divBdr>
        </w:div>
        <w:div w:id="1734697915">
          <w:marLeft w:val="0"/>
          <w:marRight w:val="0"/>
          <w:marTop w:val="0"/>
          <w:marBottom w:val="0"/>
          <w:divBdr>
            <w:top w:val="none" w:sz="0" w:space="0" w:color="auto"/>
            <w:left w:val="none" w:sz="0" w:space="0" w:color="auto"/>
            <w:bottom w:val="none" w:sz="0" w:space="0" w:color="auto"/>
            <w:right w:val="none" w:sz="0" w:space="0" w:color="auto"/>
          </w:divBdr>
        </w:div>
        <w:div w:id="1880584860">
          <w:marLeft w:val="0"/>
          <w:marRight w:val="0"/>
          <w:marTop w:val="0"/>
          <w:marBottom w:val="0"/>
          <w:divBdr>
            <w:top w:val="none" w:sz="0" w:space="0" w:color="auto"/>
            <w:left w:val="none" w:sz="0" w:space="0" w:color="auto"/>
            <w:bottom w:val="none" w:sz="0" w:space="0" w:color="auto"/>
            <w:right w:val="none" w:sz="0" w:space="0" w:color="auto"/>
          </w:divBdr>
        </w:div>
        <w:div w:id="1961960003">
          <w:marLeft w:val="0"/>
          <w:marRight w:val="0"/>
          <w:marTop w:val="0"/>
          <w:marBottom w:val="0"/>
          <w:divBdr>
            <w:top w:val="none" w:sz="0" w:space="0" w:color="auto"/>
            <w:left w:val="none" w:sz="0" w:space="0" w:color="auto"/>
            <w:bottom w:val="none" w:sz="0" w:space="0" w:color="auto"/>
            <w:right w:val="none" w:sz="0" w:space="0" w:color="auto"/>
          </w:divBdr>
        </w:div>
        <w:div w:id="2009793713">
          <w:marLeft w:val="0"/>
          <w:marRight w:val="0"/>
          <w:marTop w:val="0"/>
          <w:marBottom w:val="0"/>
          <w:divBdr>
            <w:top w:val="none" w:sz="0" w:space="0" w:color="auto"/>
            <w:left w:val="none" w:sz="0" w:space="0" w:color="auto"/>
            <w:bottom w:val="none" w:sz="0" w:space="0" w:color="auto"/>
            <w:right w:val="none" w:sz="0" w:space="0" w:color="auto"/>
          </w:divBdr>
        </w:div>
        <w:div w:id="2028632076">
          <w:marLeft w:val="0"/>
          <w:marRight w:val="0"/>
          <w:marTop w:val="0"/>
          <w:marBottom w:val="0"/>
          <w:divBdr>
            <w:top w:val="none" w:sz="0" w:space="0" w:color="auto"/>
            <w:left w:val="none" w:sz="0" w:space="0" w:color="auto"/>
            <w:bottom w:val="none" w:sz="0" w:space="0" w:color="auto"/>
            <w:right w:val="none" w:sz="0" w:space="0" w:color="auto"/>
          </w:divBdr>
        </w:div>
      </w:divsChild>
    </w:div>
    <w:div w:id="2131895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imptob.sharepoint.com/:w:/s/GSCE2EDataEnablement/Edjh1wzipIpCuTqHNhBOXUwBPfMWLXfEoSW9da0wG9K1tQ?e=EIVNiR"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https://imptob.sharepoint.com/sites/GSCE2EDataEnablement/Shared%20Documents/Forms/AllItems.aspx?csf=1&amp;web=1&amp;e=tAzaa3&amp;cid=502d7cbe%2Dbf32%2D43bc%2Db9f5%2D9e3587e9f7a6&amp;FolderCTID=0x01200059FC9BFBFBB6494B8EBC73D5ADE62583&amp;id=%2Fsites%2FGSCE2EDataEnablement%2FShared%20Documents%2FGeneral%2F99%2E%20%20Capgemini%20File%20Structure%2F07B%2E2%20E2E%20GSC%20Data%20Hub%20Deliverables&amp;viewid=75b032a6%2Dfb3c%2D40b5%2D8a7f%2Dd8e7282b921c"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D862924E4FEDB4C8C4CF508CB5C0CFE" ma:contentTypeVersion="18" ma:contentTypeDescription="Create a new document." ma:contentTypeScope="" ma:versionID="eddd4850410215f298151425a77bb950">
  <xsd:schema xmlns:xsd="http://www.w3.org/2001/XMLSchema" xmlns:xs="http://www.w3.org/2001/XMLSchema" xmlns:p="http://schemas.microsoft.com/office/2006/metadata/properties" xmlns:ns2="f6753bf3-9c5e-48d7-9c26-aec40496d20f" xmlns:ns3="83d248ef-06e3-4789-b016-d26617756b43" targetNamespace="http://schemas.microsoft.com/office/2006/metadata/properties" ma:root="true" ma:fieldsID="9c0ace0d3adfcb0373e618b9b53def3f" ns2:_="" ns3:_="">
    <xsd:import namespace="f6753bf3-9c5e-48d7-9c26-aec40496d20f"/>
    <xsd:import namespace="83d248ef-06e3-4789-b016-d26617756b4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AutoKeyPoints" minOccurs="0"/>
                <xsd:element ref="ns2:MediaServiceKeyPoint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753bf3-9c5e-48d7-9c26-aec40496d2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1b5fca6-317f-4d10-9650-72aef1967a27" ma:termSetId="09814cd3-568e-fe90-9814-8d621ff8fb84" ma:anchorId="fba54fb3-c3e1-fe81-a776-ca4b69148c4d" ma:open="true" ma:isKeyword="false">
      <xsd:complexType>
        <xsd:sequence>
          <xsd:element ref="pc:Terms" minOccurs="0" maxOccurs="1"/>
        </xsd:sequence>
      </xsd:complex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d248ef-06e3-4789-b016-d26617756b43"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08d587cc-1856-4e81-9941-ff9e318731c1}" ma:internalName="TaxCatchAll" ma:showField="CatchAllData" ma:web="83d248ef-06e3-4789-b016-d26617756b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6753bf3-9c5e-48d7-9c26-aec40496d20f">
      <Terms xmlns="http://schemas.microsoft.com/office/infopath/2007/PartnerControls"/>
    </lcf76f155ced4ddcb4097134ff3c332f>
    <TaxCatchAll xmlns="83d248ef-06e3-4789-b016-d26617756b43" xsi:nil="true"/>
    <SharedWithUsers xmlns="83d248ef-06e3-4789-b016-d26617756b43">
      <UserInfo>
        <DisplayName>Shamji, Joe</DisplayName>
        <AccountId>423</AccountId>
        <AccountType/>
      </UserInfo>
      <UserInfo>
        <DisplayName>Kapur, Lalit</DisplayName>
        <AccountId>115</AccountId>
        <AccountType/>
      </UserInfo>
    </SharedWithUsers>
  </documentManagement>
</p:properties>
</file>

<file path=customXml/itemProps1.xml><?xml version="1.0" encoding="utf-8"?>
<ds:datastoreItem xmlns:ds="http://schemas.openxmlformats.org/officeDocument/2006/customXml" ds:itemID="{37099C47-5F23-4FBF-8FE6-06DE5887D5FE}">
  <ds:schemaRefs>
    <ds:schemaRef ds:uri="http://schemas.openxmlformats.org/officeDocument/2006/bibliography"/>
  </ds:schemaRefs>
</ds:datastoreItem>
</file>

<file path=customXml/itemProps2.xml><?xml version="1.0" encoding="utf-8"?>
<ds:datastoreItem xmlns:ds="http://schemas.openxmlformats.org/officeDocument/2006/customXml" ds:itemID="{F49E8A4B-0F16-4509-A280-BDE3AC6C5F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753bf3-9c5e-48d7-9c26-aec40496d20f"/>
    <ds:schemaRef ds:uri="83d248ef-06e3-4789-b016-d26617756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7E73365-ED36-462E-AB69-1100C43673FD}">
  <ds:schemaRefs>
    <ds:schemaRef ds:uri="http://schemas.microsoft.com/sharepoint/v3/contenttype/forms"/>
  </ds:schemaRefs>
</ds:datastoreItem>
</file>

<file path=customXml/itemProps4.xml><?xml version="1.0" encoding="utf-8"?>
<ds:datastoreItem xmlns:ds="http://schemas.openxmlformats.org/officeDocument/2006/customXml" ds:itemID="{8FA80745-902D-4773-9106-D2648D646119}">
  <ds:schemaRefs>
    <ds:schemaRef ds:uri="http://schemas.microsoft.com/office/2006/metadata/properties"/>
    <ds:schemaRef ds:uri="http://schemas.microsoft.com/office/infopath/2007/PartnerControls"/>
    <ds:schemaRef ds:uri="f6753bf3-9c5e-48d7-9c26-aec40496d20f"/>
    <ds:schemaRef ds:uri="83d248ef-06e3-4789-b016-d26617756b43"/>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8</Pages>
  <Words>1205</Words>
  <Characters>6911</Characters>
  <Application>Microsoft Office Word</Application>
  <DocSecurity>0</DocSecurity>
  <Lines>575</Lines>
  <Paragraphs>324</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
      <vt:lpstr>    Functional Description </vt:lpstr>
      <vt:lpstr>Version, Approval, Distribution and Signoff</vt:lpstr>
      <vt:lpstr>    Version History</vt:lpstr>
      <vt:lpstr>    Version Approval</vt:lpstr>
      <vt:lpstr>    Distribution List</vt:lpstr>
      <vt:lpstr>    Document Sign-Off</vt:lpstr>
      <vt:lpstr>    Stakeholder</vt:lpstr>
      <vt:lpstr>    </vt:lpstr>
      <vt:lpstr>Assumptions, Dependencies, Open Actions</vt:lpstr>
      <vt:lpstr>    Assumptions</vt:lpstr>
      <vt:lpstr>    Dependencies</vt:lpstr>
      <vt:lpstr>    Open Actions</vt:lpstr>
      <vt:lpstr>Document Purpose</vt:lpstr>
      <vt:lpstr>Reference Documents</vt:lpstr>
      <vt:lpstr>Glossary</vt:lpstr>
      <vt:lpstr>Data Entity Detail </vt:lpstr>
      <vt:lpstr>    Functional Description </vt:lpstr>
      <vt:lpstr>        Bronze Zone </vt:lpstr>
      <vt:lpstr>    ITEMLOCCUST - Technical DQ Checks</vt:lpstr>
    </vt:vector>
  </TitlesOfParts>
  <Company/>
  <LinksUpToDate>false</LinksUpToDate>
  <CharactersWithSpaces>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Nandu, Srinivas</dc:creator>
  <cp:keywords/>
  <dc:description/>
  <cp:lastModifiedBy>kamireddy mahendra</cp:lastModifiedBy>
  <cp:revision>35</cp:revision>
  <dcterms:created xsi:type="dcterms:W3CDTF">2024-04-26T10:29:00Z</dcterms:created>
  <dcterms:modified xsi:type="dcterms:W3CDTF">2024-05-07T02:06:00Z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0x010100FD862924E4FEDB4C8C4CF508CB5C0CFE</vt:lpwstr>
  </property>
  <property fmtid="{D5CDD505-2E9C-101B-9397-08002B2CF9AE}" pid="3" name="MediaServiceImageTags">
    <vt:lpwstr/>
  </property>
  <property fmtid="{D5CDD505-2E9C-101B-9397-08002B2CF9AE}" pid="4" name="MSIP_Label_d691d3c8-9621-407e-ab02-c0c3c52d7285_Enabled">
    <vt:lpwstr>true</vt:lpwstr>
  </property>
  <property fmtid="{D5CDD505-2E9C-101B-9397-08002B2CF9AE}" pid="5" name="MSIP_Label_d691d3c8-9621-407e-ab02-c0c3c52d7285_SetDate">
    <vt:lpwstr>2023-11-27T09:04:29Z</vt:lpwstr>
  </property>
  <property fmtid="{D5CDD505-2E9C-101B-9397-08002B2CF9AE}" pid="6" name="MSIP_Label_d691d3c8-9621-407e-ab02-c0c3c52d7285_Method">
    <vt:lpwstr>Privileged</vt:lpwstr>
  </property>
  <property fmtid="{D5CDD505-2E9C-101B-9397-08002B2CF9AE}" pid="7" name="MSIP_Label_d691d3c8-9621-407e-ab02-c0c3c52d7285_Name">
    <vt:lpwstr>General (Do Not Use)</vt:lpwstr>
  </property>
  <property fmtid="{D5CDD505-2E9C-101B-9397-08002B2CF9AE}" pid="8" name="MSIP_Label_d691d3c8-9621-407e-ab02-c0c3c52d7285_SiteId">
    <vt:lpwstr>d14c9c9a-6bb5-430f-99ff-6c2815b3a95e</vt:lpwstr>
  </property>
  <property fmtid="{D5CDD505-2E9C-101B-9397-08002B2CF9AE}" pid="9" name="MSIP_Label_d691d3c8-9621-407e-ab02-c0c3c52d7285_ActionId">
    <vt:lpwstr>e351e904-0569-4be9-a2bb-189ae6f7ee60</vt:lpwstr>
  </property>
  <property fmtid="{D5CDD505-2E9C-101B-9397-08002B2CF9AE}" pid="10" name="MSIP_Label_d691d3c8-9621-407e-ab02-c0c3c52d7285_ContentBits">
    <vt:lpwstr>0</vt:lpwstr>
  </property>
  <property fmtid="{D5CDD505-2E9C-101B-9397-08002B2CF9AE}" pid="11" name="GrammarlyDocumentId">
    <vt:lpwstr>1d1a78a19a77aeb47299ac0994e1dc0a14d37f6bbf7d2a2105f974fdec3af345</vt:lpwstr>
  </property>
</Properties>
</file>