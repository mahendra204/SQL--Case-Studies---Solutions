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127E2" w:rsidR="00BD01F2" w:rsidP="4BE03F37" w:rsidRDefault="00782DAF" w14:paraId="0614B420" w14:textId="72123EC6">
      <w:pPr>
        <w:pStyle w:val="paragraph"/>
        <w:spacing w:before="0" w:beforeAutospacing="0" w:after="0" w:afterAutospacing="0"/>
        <w:textAlignment w:val="baseline"/>
        <w:rPr>
          <w:rFonts w:asciiTheme="minorHAnsi" w:hAnsiTheme="minorHAnsi" w:cstheme="minorBidi"/>
          <w:sz w:val="18"/>
          <w:szCs w:val="18"/>
        </w:rPr>
      </w:pPr>
      <w:r w:rsidRPr="4BE03F37">
        <w:rPr>
          <w:rStyle w:val="eop"/>
          <w:rFonts w:asciiTheme="minorHAnsi" w:hAnsiTheme="minorHAnsi" w:cstheme="minorBidi"/>
          <w:color w:val="548DD4"/>
          <w:sz w:val="56"/>
          <w:szCs w:val="56"/>
        </w:rPr>
        <w:t xml:space="preserve"> </w:t>
      </w:r>
      <w:r w:rsidRPr="4BE03F37" w:rsidR="00BD01F2">
        <w:rPr>
          <w:rStyle w:val="eop"/>
          <w:rFonts w:asciiTheme="minorHAnsi" w:hAnsiTheme="minorHAnsi" w:cstheme="minorBidi"/>
          <w:color w:val="548DD4"/>
          <w:sz w:val="56"/>
          <w:szCs w:val="56"/>
        </w:rPr>
        <w:t> </w:t>
      </w:r>
    </w:p>
    <w:p w:rsidRPr="00F127E2" w:rsidR="00BD01F2" w:rsidP="00BD01F2" w:rsidRDefault="007D45B4" w14:paraId="634ED8D5" w14:textId="541502B1">
      <w:pPr>
        <w:pStyle w:val="paragraph"/>
        <w:spacing w:before="0" w:beforeAutospacing="0" w:after="0" w:afterAutospacing="0"/>
        <w:textAlignment w:val="baseline"/>
        <w:rPr>
          <w:rFonts w:asciiTheme="minorHAnsi" w:hAnsiTheme="minorHAnsi" w:cstheme="minorHAnsi"/>
          <w:sz w:val="20"/>
          <w:szCs w:val="20"/>
        </w:rPr>
      </w:pPr>
      <w:r w:rsidRPr="00F127E2">
        <w:rPr>
          <w:rStyle w:val="normaltextrun"/>
          <w:rFonts w:asciiTheme="minorHAnsi" w:hAnsiTheme="minorHAnsi" w:cstheme="minorHAnsi"/>
          <w:b/>
          <w:bCs/>
          <w:color w:val="548DD4"/>
          <w:sz w:val="72"/>
          <w:szCs w:val="72"/>
          <w:lang w:val="en-AU"/>
        </w:rPr>
        <w:t xml:space="preserve">E2E </w:t>
      </w:r>
      <w:r w:rsidRPr="00F127E2" w:rsidR="00863B60">
        <w:rPr>
          <w:rStyle w:val="normaltextrun"/>
          <w:rFonts w:asciiTheme="minorHAnsi" w:hAnsiTheme="minorHAnsi" w:cstheme="minorHAnsi"/>
          <w:b/>
          <w:bCs/>
          <w:color w:val="548DD4"/>
          <w:sz w:val="72"/>
          <w:szCs w:val="72"/>
          <w:lang w:val="en-AU"/>
        </w:rPr>
        <w:t xml:space="preserve">Solution Design </w:t>
      </w:r>
      <w:r w:rsidR="00DC2A0D">
        <w:rPr>
          <w:rStyle w:val="normaltextrun"/>
          <w:rFonts w:asciiTheme="minorHAnsi" w:hAnsiTheme="minorHAnsi" w:cstheme="minorHAnsi"/>
          <w:b/>
          <w:bCs/>
          <w:color w:val="548DD4"/>
          <w:sz w:val="72"/>
          <w:szCs w:val="72"/>
          <w:lang w:val="en-AU"/>
        </w:rPr>
        <w:t>–</w:t>
      </w:r>
      <w:r w:rsidRPr="00F127E2" w:rsidR="00863B60">
        <w:rPr>
          <w:rStyle w:val="normaltextrun"/>
          <w:rFonts w:asciiTheme="minorHAnsi" w:hAnsiTheme="minorHAnsi" w:cstheme="minorHAnsi"/>
          <w:b/>
          <w:bCs/>
          <w:color w:val="548DD4"/>
          <w:sz w:val="72"/>
          <w:szCs w:val="72"/>
          <w:lang w:val="en-AU"/>
        </w:rPr>
        <w:t xml:space="preserve"> </w:t>
      </w:r>
      <w:r w:rsidR="00DC2A0D">
        <w:rPr>
          <w:rStyle w:val="normaltextrun"/>
          <w:rFonts w:asciiTheme="minorHAnsi" w:hAnsiTheme="minorHAnsi" w:cstheme="minorHAnsi"/>
          <w:b/>
          <w:bCs/>
          <w:color w:val="548DD4"/>
          <w:sz w:val="72"/>
          <w:szCs w:val="72"/>
          <w:lang w:val="en-AU"/>
        </w:rPr>
        <w:t xml:space="preserve">DQ checks for </w:t>
      </w:r>
      <w:r w:rsidR="00CC7B47">
        <w:rPr>
          <w:rStyle w:val="normaltextrun"/>
          <w:rFonts w:asciiTheme="minorHAnsi" w:hAnsiTheme="minorHAnsi" w:cstheme="minorHAnsi"/>
          <w:b/>
          <w:bCs/>
          <w:color w:val="548DD4"/>
          <w:sz w:val="72"/>
          <w:szCs w:val="72"/>
          <w:lang w:val="en-AU"/>
        </w:rPr>
        <w:t xml:space="preserve">E2E </w:t>
      </w:r>
      <w:r w:rsidR="006F7424">
        <w:rPr>
          <w:rStyle w:val="normaltextrun"/>
          <w:rFonts w:asciiTheme="minorHAnsi" w:hAnsiTheme="minorHAnsi" w:cstheme="minorHAnsi"/>
          <w:b/>
          <w:bCs/>
          <w:color w:val="548DD4"/>
          <w:sz w:val="72"/>
          <w:szCs w:val="72"/>
          <w:lang w:val="en-AU"/>
        </w:rPr>
        <w:t>DP</w:t>
      </w:r>
      <w:r w:rsidR="00DC2A0D">
        <w:rPr>
          <w:rStyle w:val="normaltextrun"/>
          <w:rFonts w:asciiTheme="minorHAnsi" w:hAnsiTheme="minorHAnsi" w:cstheme="minorHAnsi"/>
          <w:b/>
          <w:bCs/>
          <w:color w:val="548DD4"/>
          <w:sz w:val="72"/>
          <w:szCs w:val="72"/>
          <w:lang w:val="en-AU"/>
        </w:rPr>
        <w:t xml:space="preserve"> entities</w:t>
      </w:r>
    </w:p>
    <w:p w:rsidRPr="00F127E2" w:rsidR="00BD01F2" w:rsidP="00BD01F2" w:rsidRDefault="00BD01F2" w14:paraId="62E15FD5"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44"/>
          <w:szCs w:val="44"/>
        </w:rPr>
        <w:t> </w:t>
      </w:r>
    </w:p>
    <w:p w:rsidRPr="00F127E2" w:rsidR="00BD01F2" w:rsidP="00BD01F2" w:rsidRDefault="00BD01F2" w14:paraId="7B266344"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normaltextrun"/>
          <w:rFonts w:asciiTheme="minorHAnsi" w:hAnsiTheme="minorHAnsi" w:cstheme="minorHAnsi"/>
          <w:sz w:val="28"/>
          <w:szCs w:val="28"/>
          <w:lang w:val="en-AU"/>
        </w:rPr>
        <w:t> </w:t>
      </w:r>
      <w:r w:rsidRPr="00F127E2">
        <w:rPr>
          <w:rStyle w:val="eop"/>
          <w:rFonts w:asciiTheme="minorHAnsi" w:hAnsiTheme="minorHAnsi" w:cstheme="minorHAnsi"/>
          <w:sz w:val="28"/>
          <w:szCs w:val="28"/>
        </w:rPr>
        <w:t> </w:t>
      </w:r>
    </w:p>
    <w:p w:rsidRPr="00F127E2" w:rsidR="00A10371" w:rsidP="00A10371" w:rsidRDefault="00A10371" w14:paraId="0ABB0F55" w14:textId="77777777">
      <w:pPr>
        <w:rPr>
          <w:rFonts w:cstheme="minorHAnsi"/>
          <w:sz w:val="28"/>
          <w:szCs w:val="28"/>
        </w:rPr>
      </w:pPr>
    </w:p>
    <w:p w:rsidRPr="00F127E2" w:rsidR="00A10371" w:rsidP="00A10371" w:rsidRDefault="00A10371" w14:paraId="4547EB72" w14:textId="77777777">
      <w:pPr>
        <w:rPr>
          <w:rFonts w:cstheme="minorHAnsi"/>
          <w:sz w:val="28"/>
          <w:szCs w:val="28"/>
        </w:rPr>
      </w:pPr>
    </w:p>
    <w:p w:rsidRPr="00F127E2" w:rsidR="00A10371" w:rsidP="00A10371" w:rsidRDefault="00A10371" w14:paraId="73205DC3" w14:textId="77777777">
      <w:pPr>
        <w:pStyle w:val="BodyTextIndent"/>
        <w:rPr>
          <w:rFonts w:asciiTheme="minorHAnsi" w:hAnsiTheme="minorHAnsi" w:cstheme="minorHAnsi"/>
        </w:rPr>
      </w:pPr>
    </w:p>
    <w:p w:rsidRPr="00F127E2" w:rsidR="00A10371" w:rsidP="00A10371" w:rsidRDefault="00A10371" w14:paraId="3BB9EA84" w14:textId="77777777">
      <w:pPr>
        <w:pStyle w:val="BodyTextIndent"/>
        <w:rPr>
          <w:rFonts w:asciiTheme="minorHAnsi" w:hAnsiTheme="minorHAnsi" w:cstheme="minorHAnsi"/>
        </w:rPr>
      </w:pPr>
    </w:p>
    <w:p w:rsidRPr="00F127E2" w:rsidR="00BD01F2" w:rsidP="00BD01F2" w:rsidRDefault="00BD01F2" w14:paraId="66669A59" w14:textId="77777777">
      <w:pPr>
        <w:pStyle w:val="paragraph"/>
        <w:spacing w:before="0" w:beforeAutospacing="0" w:after="0" w:afterAutospacing="0"/>
        <w:textAlignment w:val="baseline"/>
        <w:rPr>
          <w:rFonts w:asciiTheme="minorHAnsi" w:hAnsiTheme="minorHAnsi" w:cstheme="minorHAnsi"/>
          <w:sz w:val="18"/>
          <w:szCs w:val="18"/>
        </w:rPr>
      </w:pPr>
    </w:p>
    <w:p w:rsidRPr="00F127E2" w:rsidR="00BD01F2" w:rsidP="00BD01F2" w:rsidRDefault="00BD01F2" w14:paraId="093C44B7"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rsidRPr="00F127E2" w:rsidR="00BD01F2" w:rsidP="00BD01F2" w:rsidRDefault="00BD01F2" w14:paraId="6824E809"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rsidRPr="00F127E2" w:rsidR="00BD01F2" w:rsidP="00BD01F2" w:rsidRDefault="00BD01F2" w14:paraId="6AE68D04"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rsidRPr="00F127E2" w:rsidR="00BD01F2" w:rsidP="00BD01F2" w:rsidRDefault="00BD01F2" w14:paraId="29BCB3F0" w14:textId="77777777">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rsidRPr="00F127E2" w:rsidR="00655DD1" w:rsidP="00655DD1" w:rsidRDefault="00655DD1" w14:paraId="474FBDCD" w14:textId="77777777">
      <w:pPr>
        <w:pStyle w:val="TOC3"/>
        <w:rPr>
          <w:rFonts w:cstheme="minorHAnsi"/>
          <w:szCs w:val="20"/>
        </w:rPr>
      </w:pPr>
    </w:p>
    <w:p w:rsidRPr="00F127E2" w:rsidR="00655DD1" w:rsidP="00655DD1" w:rsidRDefault="00655DD1" w14:paraId="5931437A" w14:textId="77777777">
      <w:pPr>
        <w:rPr>
          <w:rFonts w:cstheme="minorHAnsi"/>
          <w:szCs w:val="20"/>
        </w:rPr>
      </w:pPr>
    </w:p>
    <w:p w:rsidRPr="00F127E2" w:rsidR="00655DD1" w:rsidP="00655DD1" w:rsidRDefault="00655DD1" w14:paraId="51F68FA3" w14:textId="77777777">
      <w:pPr>
        <w:pStyle w:val="Title"/>
        <w:rPr>
          <w:rFonts w:asciiTheme="minorHAnsi" w:hAnsiTheme="minorHAnsi" w:cstheme="minorHAnsi"/>
          <w:i w:val="0"/>
          <w:iCs w:val="0"/>
          <w:sz w:val="20"/>
          <w:szCs w:val="20"/>
        </w:rPr>
      </w:pPr>
    </w:p>
    <w:p w:rsidRPr="00F127E2" w:rsidR="00655DD1" w:rsidP="00655DD1" w:rsidRDefault="00655DD1" w14:paraId="7AF144C4" w14:textId="77777777">
      <w:pPr>
        <w:rPr>
          <w:rFonts w:cstheme="minorHAnsi"/>
          <w:szCs w:val="20"/>
        </w:rPr>
      </w:pPr>
    </w:p>
    <w:p w:rsidRPr="00F127E2" w:rsidR="00655DD1" w:rsidP="00655DD1" w:rsidRDefault="00655DD1" w14:paraId="14E80A44" w14:textId="77777777">
      <w:pPr>
        <w:rPr>
          <w:rFonts w:cstheme="minorHAnsi"/>
          <w:szCs w:val="20"/>
        </w:rPr>
      </w:pPr>
    </w:p>
    <w:p w:rsidRPr="00F127E2" w:rsidR="00655DD1" w:rsidP="00655DD1" w:rsidRDefault="00655DD1" w14:paraId="24DE9E4F" w14:textId="77777777">
      <w:pPr>
        <w:rPr>
          <w:rFonts w:cstheme="minorHAnsi"/>
          <w:szCs w:val="20"/>
        </w:rPr>
      </w:pPr>
    </w:p>
    <w:p w:rsidRPr="00F127E2" w:rsidR="00655DD1" w:rsidP="00655DD1" w:rsidRDefault="00655DD1" w14:paraId="0B6BFABE" w14:textId="77777777">
      <w:pPr>
        <w:rPr>
          <w:rFonts w:cstheme="minorHAnsi"/>
          <w:szCs w:val="20"/>
        </w:rPr>
      </w:pPr>
    </w:p>
    <w:p w:rsidRPr="00F127E2" w:rsidR="00655DD1" w:rsidP="00655DD1" w:rsidRDefault="00655DD1" w14:paraId="487F0DC9" w14:textId="77777777">
      <w:pPr>
        <w:rPr>
          <w:rFonts w:cstheme="minorHAnsi"/>
          <w:szCs w:val="20"/>
        </w:rPr>
      </w:pPr>
    </w:p>
    <w:p w:rsidRPr="00F127E2" w:rsidR="00E64415" w:rsidP="00655DD1" w:rsidRDefault="00E64415" w14:paraId="4D40ABCA" w14:textId="77777777">
      <w:pPr>
        <w:rPr>
          <w:rFonts w:cstheme="minorHAnsi"/>
          <w:szCs w:val="20"/>
        </w:rPr>
      </w:pPr>
    </w:p>
    <w:p w:rsidRPr="00F127E2" w:rsidR="00E64415" w:rsidP="00655DD1" w:rsidRDefault="00E64415" w14:paraId="450B4112" w14:textId="77777777">
      <w:pPr>
        <w:rPr>
          <w:rFonts w:cstheme="minorHAnsi"/>
          <w:szCs w:val="20"/>
        </w:rPr>
      </w:pPr>
    </w:p>
    <w:p w:rsidRPr="00F127E2" w:rsidR="00E64415" w:rsidP="00655DD1" w:rsidRDefault="00E64415" w14:paraId="5BCC1D77" w14:textId="77777777">
      <w:pPr>
        <w:rPr>
          <w:rFonts w:cstheme="minorHAnsi"/>
          <w:szCs w:val="20"/>
        </w:rPr>
      </w:pPr>
    </w:p>
    <w:p w:rsidRPr="00F127E2" w:rsidR="00E64415" w:rsidP="00655DD1" w:rsidRDefault="00E64415" w14:paraId="40933479" w14:textId="77777777">
      <w:pPr>
        <w:rPr>
          <w:rFonts w:cstheme="minorHAnsi"/>
          <w:szCs w:val="20"/>
        </w:rPr>
      </w:pPr>
    </w:p>
    <w:p w:rsidRPr="00F127E2" w:rsidR="00E64415" w:rsidP="00655DD1" w:rsidRDefault="00E64415" w14:paraId="6A50E26B" w14:textId="77777777">
      <w:pPr>
        <w:rPr>
          <w:rFonts w:cstheme="minorHAnsi"/>
          <w:szCs w:val="20"/>
        </w:rPr>
      </w:pPr>
    </w:p>
    <w:p w:rsidRPr="00F127E2" w:rsidR="00E64415" w:rsidP="00655DD1" w:rsidRDefault="00E64415" w14:paraId="3C0B0241" w14:textId="77777777">
      <w:pPr>
        <w:rPr>
          <w:rFonts w:cstheme="minorHAnsi"/>
          <w:szCs w:val="20"/>
        </w:rPr>
      </w:pPr>
    </w:p>
    <w:p w:rsidRPr="00F127E2" w:rsidR="00E64415" w:rsidP="00655DD1" w:rsidRDefault="00E64415" w14:paraId="0D625A39" w14:textId="77777777">
      <w:pPr>
        <w:rPr>
          <w:rFonts w:cstheme="minorHAnsi"/>
          <w:szCs w:val="20"/>
        </w:rPr>
      </w:pPr>
    </w:p>
    <w:p w:rsidRPr="00F127E2" w:rsidR="00E64415" w:rsidP="00655DD1" w:rsidRDefault="00E64415" w14:paraId="112BF1AF" w14:textId="77777777">
      <w:pPr>
        <w:rPr>
          <w:rFonts w:cstheme="minorHAnsi"/>
          <w:szCs w:val="20"/>
        </w:rPr>
      </w:pPr>
    </w:p>
    <w:p w:rsidRPr="00F127E2" w:rsidR="00E64415" w:rsidP="00655DD1" w:rsidRDefault="00E64415" w14:paraId="5DE38A28" w14:textId="77777777">
      <w:pPr>
        <w:rPr>
          <w:rFonts w:cstheme="minorHAnsi"/>
          <w:szCs w:val="20"/>
        </w:rPr>
      </w:pPr>
    </w:p>
    <w:p w:rsidRPr="00F127E2" w:rsidR="00E64415" w:rsidP="00655DD1" w:rsidRDefault="00E64415" w14:paraId="7D381A96" w14:textId="77777777">
      <w:pPr>
        <w:rPr>
          <w:rFonts w:cstheme="minorHAnsi"/>
          <w:szCs w:val="20"/>
        </w:rPr>
      </w:pPr>
    </w:p>
    <w:p w:rsidRPr="00F127E2" w:rsidR="00E64415" w:rsidP="00655DD1" w:rsidRDefault="00E64415" w14:paraId="6C60E892" w14:textId="77777777">
      <w:pPr>
        <w:rPr>
          <w:rFonts w:cstheme="minorHAnsi"/>
          <w:szCs w:val="20"/>
        </w:rPr>
      </w:pPr>
    </w:p>
    <w:p w:rsidRPr="00F127E2" w:rsidR="00655DD1" w:rsidP="00655DD1" w:rsidRDefault="00655DD1" w14:paraId="5CC72173" w14:textId="77777777">
      <w:pPr>
        <w:rPr>
          <w:rFonts w:cstheme="minorHAnsi"/>
          <w:szCs w:val="20"/>
        </w:rPr>
      </w:pPr>
    </w:p>
    <w:p w:rsidRPr="00F127E2" w:rsidR="003945F1" w:rsidP="00DA2CCD" w:rsidRDefault="003945F1" w14:paraId="5E5B0EB8" w14:textId="77777777">
      <w:pPr>
        <w:pStyle w:val="Title"/>
        <w:rPr>
          <w:rFonts w:asciiTheme="minorHAnsi" w:hAnsiTheme="minorHAnsi" w:cstheme="minorHAnsi"/>
          <w:i w:val="0"/>
          <w:iCs w:val="0"/>
          <w:sz w:val="20"/>
          <w:szCs w:val="20"/>
        </w:rPr>
      </w:pPr>
    </w:p>
    <w:p w:rsidR="008E2E83" w:rsidRDefault="008E2E83" w14:paraId="66508FCB" w14:textId="77777777">
      <w:pPr>
        <w:spacing w:after="160" w:line="259" w:lineRule="auto"/>
        <w:jc w:val="left"/>
        <w:rPr>
          <w:rFonts w:cstheme="minorHAnsi"/>
          <w:i/>
          <w:sz w:val="24"/>
        </w:rPr>
      </w:pPr>
      <w:r w:rsidRPr="00F127E2">
        <w:rPr>
          <w:rFonts w:cstheme="minorHAnsi"/>
          <w:i/>
          <w:sz w:val="24"/>
        </w:rPr>
        <w:br w:type="page"/>
      </w:r>
    </w:p>
    <w:bookmarkStart w:name="_Toc147993798" w:displacedByCustomXml="next" w:id="0"/>
    <w:sdt>
      <w:sdtPr>
        <w:rPr>
          <w:b/>
          <w:bCs/>
        </w:rPr>
        <w:id w:val="836841837"/>
        <w:docPartObj>
          <w:docPartGallery w:val="Table of Contents"/>
          <w:docPartUnique/>
        </w:docPartObj>
      </w:sdtPr>
      <w:sdtEndPr>
        <w:rPr>
          <w:b w:val="0"/>
        </w:rPr>
      </w:sdtEndPr>
      <w:sdtContent>
        <w:p w:rsidRPr="00860281" w:rsidR="00B52C73" w:rsidP="00860281" w:rsidRDefault="00B52C73" w14:paraId="3BA94E9D" w14:textId="77777777">
          <w:pPr>
            <w:spacing w:after="160" w:line="259" w:lineRule="auto"/>
            <w:jc w:val="left"/>
            <w:rPr>
              <w:rFonts w:cstheme="minorHAnsi"/>
              <w:b/>
              <w:sz w:val="24"/>
            </w:rPr>
          </w:pPr>
        </w:p>
        <w:p w:rsidR="006F7424" w:rsidRDefault="00F93ED7" w14:paraId="79B83D28" w14:textId="134004E2">
          <w:pPr>
            <w:pStyle w:val="TOC1"/>
            <w:rPr>
              <w:rFonts w:eastAsiaTheme="minorEastAsia" w:cstheme="minorBidi"/>
              <w:noProof/>
              <w:kern w:val="2"/>
              <w:sz w:val="22"/>
              <w:szCs w:val="22"/>
              <w:lang w:val="en-GB" w:eastAsia="en-GB"/>
              <w14:ligatures w14:val="standardContextual"/>
            </w:rPr>
          </w:pPr>
          <w:r>
            <w:fldChar w:fldCharType="begin"/>
          </w:r>
          <w:r w:rsidR="52239944">
            <w:instrText>TOC \o "1-3" \h \z \u</w:instrText>
          </w:r>
          <w:r>
            <w:fldChar w:fldCharType="separate"/>
          </w:r>
          <w:hyperlink w:history="1" w:anchor="_Toc153359060">
            <w:r w:rsidRPr="00745E69" w:rsidR="006F7424">
              <w:rPr>
                <w:rStyle w:val="Hyperlink"/>
                <w:rFonts w:eastAsiaTheme="majorEastAsia"/>
                <w:caps/>
                <w:noProof/>
              </w:rPr>
              <w:t>1.</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Version, Approval, Distribution and Signoff</w:t>
            </w:r>
            <w:r w:rsidR="006F7424">
              <w:rPr>
                <w:noProof/>
                <w:webHidden/>
              </w:rPr>
              <w:tab/>
            </w:r>
            <w:r w:rsidR="006F7424">
              <w:rPr>
                <w:noProof/>
                <w:webHidden/>
              </w:rPr>
              <w:fldChar w:fldCharType="begin"/>
            </w:r>
            <w:r w:rsidR="006F7424">
              <w:rPr>
                <w:noProof/>
                <w:webHidden/>
              </w:rPr>
              <w:instrText xml:space="preserve"> PAGEREF _Toc153359060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rsidR="006F7424" w:rsidRDefault="00FC5A3C" w14:paraId="2C0F2C4E" w14:textId="1400E412">
          <w:pPr>
            <w:pStyle w:val="TOC2"/>
            <w:rPr>
              <w:rFonts w:eastAsiaTheme="minorEastAsia" w:cstheme="minorBidi"/>
              <w:noProof/>
              <w:kern w:val="2"/>
              <w:sz w:val="22"/>
              <w:szCs w:val="22"/>
              <w:lang w:val="en-GB" w:eastAsia="en-GB"/>
              <w14:ligatures w14:val="standardContextual"/>
            </w:rPr>
          </w:pPr>
          <w:hyperlink w:history="1" w:anchor="_Toc153359061">
            <w:r w:rsidRPr="00745E69" w:rsidR="006F7424">
              <w:rPr>
                <w:rStyle w:val="Hyperlink"/>
                <w:rFonts w:eastAsiaTheme="majorEastAsia"/>
                <w:noProof/>
              </w:rPr>
              <w:t>1.1</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Version History</w:t>
            </w:r>
            <w:r w:rsidR="006F7424">
              <w:rPr>
                <w:noProof/>
                <w:webHidden/>
              </w:rPr>
              <w:tab/>
            </w:r>
            <w:r w:rsidR="006F7424">
              <w:rPr>
                <w:noProof/>
                <w:webHidden/>
              </w:rPr>
              <w:fldChar w:fldCharType="begin"/>
            </w:r>
            <w:r w:rsidR="006F7424">
              <w:rPr>
                <w:noProof/>
                <w:webHidden/>
              </w:rPr>
              <w:instrText xml:space="preserve"> PAGEREF _Toc153359061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rsidR="006F7424" w:rsidRDefault="00FC5A3C" w14:paraId="5D238114" w14:textId="7A93A2E6">
          <w:pPr>
            <w:pStyle w:val="TOC2"/>
            <w:rPr>
              <w:rFonts w:eastAsiaTheme="minorEastAsia" w:cstheme="minorBidi"/>
              <w:noProof/>
              <w:kern w:val="2"/>
              <w:sz w:val="22"/>
              <w:szCs w:val="22"/>
              <w:lang w:val="en-GB" w:eastAsia="en-GB"/>
              <w14:ligatures w14:val="standardContextual"/>
            </w:rPr>
          </w:pPr>
          <w:hyperlink w:history="1" w:anchor="_Toc153359062">
            <w:r w:rsidRPr="00745E69" w:rsidR="006F7424">
              <w:rPr>
                <w:rStyle w:val="Hyperlink"/>
                <w:rFonts w:eastAsiaTheme="majorEastAsia"/>
                <w:noProof/>
              </w:rPr>
              <w:t>1.2</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Version Approval</w:t>
            </w:r>
            <w:r w:rsidR="006F7424">
              <w:rPr>
                <w:noProof/>
                <w:webHidden/>
              </w:rPr>
              <w:tab/>
            </w:r>
            <w:r w:rsidR="006F7424">
              <w:rPr>
                <w:noProof/>
                <w:webHidden/>
              </w:rPr>
              <w:fldChar w:fldCharType="begin"/>
            </w:r>
            <w:r w:rsidR="006F7424">
              <w:rPr>
                <w:noProof/>
                <w:webHidden/>
              </w:rPr>
              <w:instrText xml:space="preserve"> PAGEREF _Toc153359062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rsidR="006F7424" w:rsidRDefault="00FC5A3C" w14:paraId="361BC6D1" w14:textId="77E159A7">
          <w:pPr>
            <w:pStyle w:val="TOC2"/>
            <w:rPr>
              <w:rFonts w:eastAsiaTheme="minorEastAsia" w:cstheme="minorBidi"/>
              <w:noProof/>
              <w:kern w:val="2"/>
              <w:sz w:val="22"/>
              <w:szCs w:val="22"/>
              <w:lang w:val="en-GB" w:eastAsia="en-GB"/>
              <w14:ligatures w14:val="standardContextual"/>
            </w:rPr>
          </w:pPr>
          <w:hyperlink w:history="1" w:anchor="_Toc153359063">
            <w:r w:rsidRPr="00745E69" w:rsidR="006F7424">
              <w:rPr>
                <w:rStyle w:val="Hyperlink"/>
                <w:rFonts w:eastAsiaTheme="majorEastAsia"/>
                <w:noProof/>
              </w:rPr>
              <w:t>1.3</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Distribution List</w:t>
            </w:r>
            <w:r w:rsidR="006F7424">
              <w:rPr>
                <w:noProof/>
                <w:webHidden/>
              </w:rPr>
              <w:tab/>
            </w:r>
            <w:r w:rsidR="006F7424">
              <w:rPr>
                <w:noProof/>
                <w:webHidden/>
              </w:rPr>
              <w:fldChar w:fldCharType="begin"/>
            </w:r>
            <w:r w:rsidR="006F7424">
              <w:rPr>
                <w:noProof/>
                <w:webHidden/>
              </w:rPr>
              <w:instrText xml:space="preserve"> PAGEREF _Toc153359063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rsidR="006F7424" w:rsidRDefault="00FC5A3C" w14:paraId="62A6FEA4" w14:textId="02A3A880">
          <w:pPr>
            <w:pStyle w:val="TOC2"/>
            <w:rPr>
              <w:rFonts w:eastAsiaTheme="minorEastAsia" w:cstheme="minorBidi"/>
              <w:noProof/>
              <w:kern w:val="2"/>
              <w:sz w:val="22"/>
              <w:szCs w:val="22"/>
              <w:lang w:val="en-GB" w:eastAsia="en-GB"/>
              <w14:ligatures w14:val="standardContextual"/>
            </w:rPr>
          </w:pPr>
          <w:hyperlink w:history="1" w:anchor="_Toc153359064">
            <w:r w:rsidRPr="00745E69" w:rsidR="006F7424">
              <w:rPr>
                <w:rStyle w:val="Hyperlink"/>
                <w:rFonts w:eastAsiaTheme="majorEastAsia"/>
                <w:noProof/>
              </w:rPr>
              <w:t>1.4</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Document Sign-Off</w:t>
            </w:r>
            <w:r w:rsidR="006F7424">
              <w:rPr>
                <w:noProof/>
                <w:webHidden/>
              </w:rPr>
              <w:tab/>
            </w:r>
            <w:r w:rsidR="006F7424">
              <w:rPr>
                <w:noProof/>
                <w:webHidden/>
              </w:rPr>
              <w:fldChar w:fldCharType="begin"/>
            </w:r>
            <w:r w:rsidR="006F7424">
              <w:rPr>
                <w:noProof/>
                <w:webHidden/>
              </w:rPr>
              <w:instrText xml:space="preserve"> PAGEREF _Toc153359064 \h </w:instrText>
            </w:r>
            <w:r w:rsidR="006F7424">
              <w:rPr>
                <w:noProof/>
                <w:webHidden/>
              </w:rPr>
            </w:r>
            <w:r w:rsidR="006F7424">
              <w:rPr>
                <w:noProof/>
                <w:webHidden/>
              </w:rPr>
              <w:fldChar w:fldCharType="separate"/>
            </w:r>
            <w:r w:rsidR="006F7424">
              <w:rPr>
                <w:noProof/>
                <w:webHidden/>
              </w:rPr>
              <w:t>4</w:t>
            </w:r>
            <w:r w:rsidR="006F7424">
              <w:rPr>
                <w:noProof/>
                <w:webHidden/>
              </w:rPr>
              <w:fldChar w:fldCharType="end"/>
            </w:r>
          </w:hyperlink>
        </w:p>
        <w:p w:rsidR="006F7424" w:rsidRDefault="00FC5A3C" w14:paraId="3B83B4B1" w14:textId="48DC9769">
          <w:pPr>
            <w:pStyle w:val="TOC2"/>
            <w:rPr>
              <w:rFonts w:eastAsiaTheme="minorEastAsia" w:cstheme="minorBidi"/>
              <w:noProof/>
              <w:kern w:val="2"/>
              <w:sz w:val="22"/>
              <w:szCs w:val="22"/>
              <w:lang w:val="en-GB" w:eastAsia="en-GB"/>
              <w14:ligatures w14:val="standardContextual"/>
            </w:rPr>
          </w:pPr>
          <w:hyperlink w:history="1" w:anchor="_Toc153359065">
            <w:r w:rsidRPr="00745E69" w:rsidR="006F7424">
              <w:rPr>
                <w:rStyle w:val="Hyperlink"/>
                <w:rFonts w:eastAsiaTheme="majorEastAsia"/>
                <w:noProof/>
              </w:rPr>
              <w:t>1.5</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Stakeholder</w:t>
            </w:r>
            <w:r w:rsidR="006F7424">
              <w:rPr>
                <w:noProof/>
                <w:webHidden/>
              </w:rPr>
              <w:tab/>
            </w:r>
            <w:r w:rsidR="006F7424">
              <w:rPr>
                <w:noProof/>
                <w:webHidden/>
              </w:rPr>
              <w:fldChar w:fldCharType="begin"/>
            </w:r>
            <w:r w:rsidR="006F7424">
              <w:rPr>
                <w:noProof/>
                <w:webHidden/>
              </w:rPr>
              <w:instrText xml:space="preserve"> PAGEREF _Toc153359065 \h </w:instrText>
            </w:r>
            <w:r w:rsidR="006F7424">
              <w:rPr>
                <w:noProof/>
                <w:webHidden/>
              </w:rPr>
            </w:r>
            <w:r w:rsidR="006F7424">
              <w:rPr>
                <w:noProof/>
                <w:webHidden/>
              </w:rPr>
              <w:fldChar w:fldCharType="separate"/>
            </w:r>
            <w:r w:rsidR="006F7424">
              <w:rPr>
                <w:noProof/>
                <w:webHidden/>
              </w:rPr>
              <w:t>4</w:t>
            </w:r>
            <w:r w:rsidR="006F7424">
              <w:rPr>
                <w:noProof/>
                <w:webHidden/>
              </w:rPr>
              <w:fldChar w:fldCharType="end"/>
            </w:r>
          </w:hyperlink>
        </w:p>
        <w:p w:rsidR="006F7424" w:rsidRDefault="00FC5A3C" w14:paraId="46B7BF58" w14:textId="4002122E">
          <w:pPr>
            <w:pStyle w:val="TOC1"/>
            <w:rPr>
              <w:rFonts w:eastAsiaTheme="minorEastAsia" w:cstheme="minorBidi"/>
              <w:noProof/>
              <w:kern w:val="2"/>
              <w:sz w:val="22"/>
              <w:szCs w:val="22"/>
              <w:lang w:val="en-GB" w:eastAsia="en-GB"/>
              <w14:ligatures w14:val="standardContextual"/>
            </w:rPr>
          </w:pPr>
          <w:hyperlink w:history="1" w:anchor="_Toc153359066">
            <w:r w:rsidRPr="00745E69" w:rsidR="006F7424">
              <w:rPr>
                <w:rStyle w:val="Hyperlink"/>
                <w:rFonts w:eastAsiaTheme="majorEastAsia"/>
                <w:noProof/>
              </w:rPr>
              <w:t>2.</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Assumptions, Dependencies, Open Actions</w:t>
            </w:r>
            <w:r w:rsidR="006F7424">
              <w:rPr>
                <w:noProof/>
                <w:webHidden/>
              </w:rPr>
              <w:tab/>
            </w:r>
            <w:r w:rsidR="006F7424">
              <w:rPr>
                <w:noProof/>
                <w:webHidden/>
              </w:rPr>
              <w:fldChar w:fldCharType="begin"/>
            </w:r>
            <w:r w:rsidR="006F7424">
              <w:rPr>
                <w:noProof/>
                <w:webHidden/>
              </w:rPr>
              <w:instrText xml:space="preserve"> PAGEREF _Toc153359066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rsidR="006F7424" w:rsidRDefault="00FC5A3C" w14:paraId="12347308" w14:textId="46DA2A9A">
          <w:pPr>
            <w:pStyle w:val="TOC2"/>
            <w:rPr>
              <w:rFonts w:eastAsiaTheme="minorEastAsia" w:cstheme="minorBidi"/>
              <w:noProof/>
              <w:kern w:val="2"/>
              <w:sz w:val="22"/>
              <w:szCs w:val="22"/>
              <w:lang w:val="en-GB" w:eastAsia="en-GB"/>
              <w14:ligatures w14:val="standardContextual"/>
            </w:rPr>
          </w:pPr>
          <w:hyperlink w:history="1" w:anchor="_Toc153359067">
            <w:r w:rsidRPr="00745E69" w:rsidR="006F7424">
              <w:rPr>
                <w:rStyle w:val="Hyperlink"/>
                <w:rFonts w:eastAsiaTheme="majorEastAsia"/>
                <w:noProof/>
              </w:rPr>
              <w:t>2.1</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Assumptions</w:t>
            </w:r>
            <w:r w:rsidR="006F7424">
              <w:rPr>
                <w:noProof/>
                <w:webHidden/>
              </w:rPr>
              <w:tab/>
            </w:r>
            <w:r w:rsidR="006F7424">
              <w:rPr>
                <w:noProof/>
                <w:webHidden/>
              </w:rPr>
              <w:fldChar w:fldCharType="begin"/>
            </w:r>
            <w:r w:rsidR="006F7424">
              <w:rPr>
                <w:noProof/>
                <w:webHidden/>
              </w:rPr>
              <w:instrText xml:space="preserve"> PAGEREF _Toc153359067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rsidR="006F7424" w:rsidRDefault="00FC5A3C" w14:paraId="012DA824" w14:textId="392A77CF">
          <w:pPr>
            <w:pStyle w:val="TOC2"/>
            <w:rPr>
              <w:rFonts w:eastAsiaTheme="minorEastAsia" w:cstheme="minorBidi"/>
              <w:noProof/>
              <w:kern w:val="2"/>
              <w:sz w:val="22"/>
              <w:szCs w:val="22"/>
              <w:lang w:val="en-GB" w:eastAsia="en-GB"/>
              <w14:ligatures w14:val="standardContextual"/>
            </w:rPr>
          </w:pPr>
          <w:hyperlink w:history="1" w:anchor="_Toc153359068">
            <w:r w:rsidRPr="00745E69" w:rsidR="006F7424">
              <w:rPr>
                <w:rStyle w:val="Hyperlink"/>
                <w:rFonts w:eastAsiaTheme="majorEastAsia"/>
                <w:noProof/>
              </w:rPr>
              <w:t>2.2</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Dependencies</w:t>
            </w:r>
            <w:r w:rsidR="006F7424">
              <w:rPr>
                <w:noProof/>
                <w:webHidden/>
              </w:rPr>
              <w:tab/>
            </w:r>
            <w:r w:rsidR="006F7424">
              <w:rPr>
                <w:noProof/>
                <w:webHidden/>
              </w:rPr>
              <w:fldChar w:fldCharType="begin"/>
            </w:r>
            <w:r w:rsidR="006F7424">
              <w:rPr>
                <w:noProof/>
                <w:webHidden/>
              </w:rPr>
              <w:instrText xml:space="preserve"> PAGEREF _Toc153359068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rsidR="006F7424" w:rsidRDefault="00FC5A3C" w14:paraId="4F982353" w14:textId="0B96B938">
          <w:pPr>
            <w:pStyle w:val="TOC2"/>
            <w:rPr>
              <w:rFonts w:eastAsiaTheme="minorEastAsia" w:cstheme="minorBidi"/>
              <w:noProof/>
              <w:kern w:val="2"/>
              <w:sz w:val="22"/>
              <w:szCs w:val="22"/>
              <w:lang w:val="en-GB" w:eastAsia="en-GB"/>
              <w14:ligatures w14:val="standardContextual"/>
            </w:rPr>
          </w:pPr>
          <w:hyperlink w:history="1" w:anchor="_Toc153359069">
            <w:r w:rsidRPr="00745E69" w:rsidR="006F7424">
              <w:rPr>
                <w:rStyle w:val="Hyperlink"/>
                <w:rFonts w:eastAsiaTheme="majorEastAsia"/>
                <w:noProof/>
              </w:rPr>
              <w:t>2.3</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Open Actions</w:t>
            </w:r>
            <w:r w:rsidR="006F7424">
              <w:rPr>
                <w:noProof/>
                <w:webHidden/>
              </w:rPr>
              <w:tab/>
            </w:r>
            <w:r w:rsidR="006F7424">
              <w:rPr>
                <w:noProof/>
                <w:webHidden/>
              </w:rPr>
              <w:fldChar w:fldCharType="begin"/>
            </w:r>
            <w:r w:rsidR="006F7424">
              <w:rPr>
                <w:noProof/>
                <w:webHidden/>
              </w:rPr>
              <w:instrText xml:space="preserve"> PAGEREF _Toc153359069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rsidR="006F7424" w:rsidRDefault="00FC5A3C" w14:paraId="1A90147A" w14:textId="5D32471C">
          <w:pPr>
            <w:pStyle w:val="TOC1"/>
            <w:rPr>
              <w:rFonts w:eastAsiaTheme="minorEastAsia" w:cstheme="minorBidi"/>
              <w:noProof/>
              <w:kern w:val="2"/>
              <w:sz w:val="22"/>
              <w:szCs w:val="22"/>
              <w:lang w:val="en-GB" w:eastAsia="en-GB"/>
              <w14:ligatures w14:val="standardContextual"/>
            </w:rPr>
          </w:pPr>
          <w:hyperlink w:history="1" w:anchor="_Toc153359070">
            <w:r w:rsidRPr="00745E69" w:rsidR="006F7424">
              <w:rPr>
                <w:rStyle w:val="Hyperlink"/>
                <w:rFonts w:eastAsiaTheme="majorEastAsia"/>
                <w:caps/>
                <w:noProof/>
              </w:rPr>
              <w:t>3.</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Document Purpose</w:t>
            </w:r>
            <w:r w:rsidR="006F7424">
              <w:rPr>
                <w:noProof/>
                <w:webHidden/>
              </w:rPr>
              <w:tab/>
            </w:r>
            <w:r w:rsidR="006F7424">
              <w:rPr>
                <w:noProof/>
                <w:webHidden/>
              </w:rPr>
              <w:fldChar w:fldCharType="begin"/>
            </w:r>
            <w:r w:rsidR="006F7424">
              <w:rPr>
                <w:noProof/>
                <w:webHidden/>
              </w:rPr>
              <w:instrText xml:space="preserve"> PAGEREF _Toc153359070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rsidR="006F7424" w:rsidRDefault="00FC5A3C" w14:paraId="246E4BC9" w14:textId="2C142EF3">
          <w:pPr>
            <w:pStyle w:val="TOC1"/>
            <w:rPr>
              <w:rFonts w:eastAsiaTheme="minorEastAsia" w:cstheme="minorBidi"/>
              <w:noProof/>
              <w:kern w:val="2"/>
              <w:sz w:val="22"/>
              <w:szCs w:val="22"/>
              <w:lang w:val="en-GB" w:eastAsia="en-GB"/>
              <w14:ligatures w14:val="standardContextual"/>
            </w:rPr>
          </w:pPr>
          <w:hyperlink w:history="1" w:anchor="_Toc153359071">
            <w:r w:rsidRPr="00745E69" w:rsidR="006F7424">
              <w:rPr>
                <w:rStyle w:val="Hyperlink"/>
                <w:rFonts w:eastAsiaTheme="majorEastAsia"/>
                <w:caps/>
                <w:noProof/>
              </w:rPr>
              <w:t>4.</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Reference Documents</w:t>
            </w:r>
            <w:r w:rsidR="006F7424">
              <w:rPr>
                <w:noProof/>
                <w:webHidden/>
              </w:rPr>
              <w:tab/>
            </w:r>
            <w:r w:rsidR="006F7424">
              <w:rPr>
                <w:noProof/>
                <w:webHidden/>
              </w:rPr>
              <w:fldChar w:fldCharType="begin"/>
            </w:r>
            <w:r w:rsidR="006F7424">
              <w:rPr>
                <w:noProof/>
                <w:webHidden/>
              </w:rPr>
              <w:instrText xml:space="preserve"> PAGEREF _Toc153359071 \h </w:instrText>
            </w:r>
            <w:r w:rsidR="006F7424">
              <w:rPr>
                <w:noProof/>
                <w:webHidden/>
              </w:rPr>
            </w:r>
            <w:r w:rsidR="006F7424">
              <w:rPr>
                <w:noProof/>
                <w:webHidden/>
              </w:rPr>
              <w:fldChar w:fldCharType="separate"/>
            </w:r>
            <w:r w:rsidR="006F7424">
              <w:rPr>
                <w:noProof/>
                <w:webHidden/>
              </w:rPr>
              <w:t>6</w:t>
            </w:r>
            <w:r w:rsidR="006F7424">
              <w:rPr>
                <w:noProof/>
                <w:webHidden/>
              </w:rPr>
              <w:fldChar w:fldCharType="end"/>
            </w:r>
          </w:hyperlink>
        </w:p>
        <w:p w:rsidR="006F7424" w:rsidRDefault="00FC5A3C" w14:paraId="365E3217" w14:textId="0FEC56D7">
          <w:pPr>
            <w:pStyle w:val="TOC1"/>
            <w:rPr>
              <w:rFonts w:eastAsiaTheme="minorEastAsia" w:cstheme="minorBidi"/>
              <w:noProof/>
              <w:kern w:val="2"/>
              <w:sz w:val="22"/>
              <w:szCs w:val="22"/>
              <w:lang w:val="en-GB" w:eastAsia="en-GB"/>
              <w14:ligatures w14:val="standardContextual"/>
            </w:rPr>
          </w:pPr>
          <w:hyperlink w:history="1" w:anchor="_Toc153359072">
            <w:r w:rsidRPr="00745E69" w:rsidR="006F7424">
              <w:rPr>
                <w:rStyle w:val="Hyperlink"/>
                <w:rFonts w:eastAsiaTheme="majorEastAsia"/>
                <w:noProof/>
                <w:specVanish/>
              </w:rPr>
              <w:t>5.</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Glossary</w:t>
            </w:r>
            <w:r w:rsidR="006F7424">
              <w:rPr>
                <w:noProof/>
                <w:webHidden/>
              </w:rPr>
              <w:tab/>
            </w:r>
            <w:r w:rsidR="006F7424">
              <w:rPr>
                <w:noProof/>
                <w:webHidden/>
              </w:rPr>
              <w:fldChar w:fldCharType="begin"/>
            </w:r>
            <w:r w:rsidR="006F7424">
              <w:rPr>
                <w:noProof/>
                <w:webHidden/>
              </w:rPr>
              <w:instrText xml:space="preserve"> PAGEREF _Toc153359072 \h </w:instrText>
            </w:r>
            <w:r w:rsidR="006F7424">
              <w:rPr>
                <w:noProof/>
                <w:webHidden/>
              </w:rPr>
            </w:r>
            <w:r w:rsidR="006F7424">
              <w:rPr>
                <w:noProof/>
                <w:webHidden/>
              </w:rPr>
              <w:fldChar w:fldCharType="separate"/>
            </w:r>
            <w:r w:rsidR="006F7424">
              <w:rPr>
                <w:noProof/>
                <w:webHidden/>
              </w:rPr>
              <w:t>6</w:t>
            </w:r>
            <w:r w:rsidR="006F7424">
              <w:rPr>
                <w:noProof/>
                <w:webHidden/>
              </w:rPr>
              <w:fldChar w:fldCharType="end"/>
            </w:r>
          </w:hyperlink>
        </w:p>
        <w:p w:rsidR="006F7424" w:rsidRDefault="00FC5A3C" w14:paraId="56B46E8D" w14:textId="0EB58316">
          <w:pPr>
            <w:pStyle w:val="TOC1"/>
            <w:rPr>
              <w:rFonts w:eastAsiaTheme="minorEastAsia" w:cstheme="minorBidi"/>
              <w:noProof/>
              <w:kern w:val="2"/>
              <w:sz w:val="22"/>
              <w:szCs w:val="22"/>
              <w:lang w:val="en-GB" w:eastAsia="en-GB"/>
              <w14:ligatures w14:val="standardContextual"/>
            </w:rPr>
          </w:pPr>
          <w:hyperlink w:history="1" w:anchor="_Toc153359073">
            <w:r w:rsidRPr="00745E69" w:rsidR="006F7424">
              <w:rPr>
                <w:rStyle w:val="Hyperlink"/>
                <w:rFonts w:eastAsiaTheme="majorEastAsia"/>
                <w:caps/>
                <w:noProof/>
              </w:rPr>
              <w:t>6.</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Data Entity Detail</w:t>
            </w:r>
            <w:r w:rsidR="006F7424">
              <w:rPr>
                <w:noProof/>
                <w:webHidden/>
              </w:rPr>
              <w:tab/>
            </w:r>
            <w:r w:rsidR="006F7424">
              <w:rPr>
                <w:noProof/>
                <w:webHidden/>
              </w:rPr>
              <w:fldChar w:fldCharType="begin"/>
            </w:r>
            <w:r w:rsidR="006F7424">
              <w:rPr>
                <w:noProof/>
                <w:webHidden/>
              </w:rPr>
              <w:instrText xml:space="preserve"> PAGEREF _Toc153359073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rsidR="006F7424" w:rsidRDefault="00FC5A3C" w14:paraId="6301FB06" w14:textId="3ADA1705">
          <w:pPr>
            <w:pStyle w:val="TOC2"/>
            <w:rPr>
              <w:rFonts w:eastAsiaTheme="minorEastAsia" w:cstheme="minorBidi"/>
              <w:noProof/>
              <w:kern w:val="2"/>
              <w:sz w:val="22"/>
              <w:szCs w:val="22"/>
              <w:lang w:val="en-GB" w:eastAsia="en-GB"/>
              <w14:ligatures w14:val="standardContextual"/>
            </w:rPr>
          </w:pPr>
          <w:hyperlink w:history="1" w:anchor="_Toc153359074">
            <w:r w:rsidRPr="00745E69" w:rsidR="006F7424">
              <w:rPr>
                <w:rStyle w:val="Hyperlink"/>
                <w:rFonts w:eastAsiaTheme="majorEastAsia"/>
                <w:noProof/>
              </w:rPr>
              <w:t>6.1</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HIST SHIPMENTS</w:t>
            </w:r>
            <w:r w:rsidR="006F7424">
              <w:rPr>
                <w:noProof/>
                <w:webHidden/>
              </w:rPr>
              <w:tab/>
            </w:r>
            <w:r w:rsidR="006F7424">
              <w:rPr>
                <w:noProof/>
                <w:webHidden/>
              </w:rPr>
              <w:fldChar w:fldCharType="begin"/>
            </w:r>
            <w:r w:rsidR="006F7424">
              <w:rPr>
                <w:noProof/>
                <w:webHidden/>
              </w:rPr>
              <w:instrText xml:space="preserve"> PAGEREF _Toc153359074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rsidR="006F7424" w:rsidRDefault="00FC5A3C" w14:paraId="5E081348" w14:textId="5239CD58">
          <w:pPr>
            <w:pStyle w:val="TOC2"/>
            <w:rPr>
              <w:rFonts w:eastAsiaTheme="minorEastAsia" w:cstheme="minorBidi"/>
              <w:noProof/>
              <w:kern w:val="2"/>
              <w:sz w:val="22"/>
              <w:szCs w:val="22"/>
              <w:lang w:val="en-GB" w:eastAsia="en-GB"/>
              <w14:ligatures w14:val="standardContextual"/>
            </w:rPr>
          </w:pPr>
          <w:hyperlink w:history="1" w:anchor="_Toc153359075">
            <w:r w:rsidRPr="00745E69" w:rsidR="006F7424">
              <w:rPr>
                <w:rStyle w:val="Hyperlink"/>
                <w:rFonts w:eastAsiaTheme="majorEastAsia"/>
                <w:noProof/>
              </w:rPr>
              <w:t>6.2</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ITEM</w:t>
            </w:r>
            <w:r w:rsidR="006F7424">
              <w:rPr>
                <w:noProof/>
                <w:webHidden/>
              </w:rPr>
              <w:tab/>
            </w:r>
            <w:r w:rsidR="006F7424">
              <w:rPr>
                <w:noProof/>
                <w:webHidden/>
              </w:rPr>
              <w:fldChar w:fldCharType="begin"/>
            </w:r>
            <w:r w:rsidR="006F7424">
              <w:rPr>
                <w:noProof/>
                <w:webHidden/>
              </w:rPr>
              <w:instrText xml:space="preserve"> PAGEREF _Toc153359075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rsidR="006F7424" w:rsidRDefault="00FC5A3C" w14:paraId="76D8A5E4" w14:textId="1E209A2D">
          <w:pPr>
            <w:pStyle w:val="TOC2"/>
            <w:rPr>
              <w:rFonts w:eastAsiaTheme="minorEastAsia" w:cstheme="minorBidi"/>
              <w:noProof/>
              <w:kern w:val="2"/>
              <w:sz w:val="22"/>
              <w:szCs w:val="22"/>
              <w:lang w:val="en-GB" w:eastAsia="en-GB"/>
              <w14:ligatures w14:val="standardContextual"/>
            </w:rPr>
          </w:pPr>
          <w:hyperlink w:history="1" w:anchor="_Toc153359076">
            <w:r w:rsidRPr="00745E69" w:rsidR="006F7424">
              <w:rPr>
                <w:rStyle w:val="Hyperlink"/>
                <w:rFonts w:eastAsiaTheme="majorEastAsia"/>
                <w:noProof/>
              </w:rPr>
              <w:t>6.3</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LOCATION</w:t>
            </w:r>
            <w:r w:rsidR="006F7424">
              <w:rPr>
                <w:noProof/>
                <w:webHidden/>
              </w:rPr>
              <w:tab/>
            </w:r>
            <w:r w:rsidR="006F7424">
              <w:rPr>
                <w:noProof/>
                <w:webHidden/>
              </w:rPr>
              <w:fldChar w:fldCharType="begin"/>
            </w:r>
            <w:r w:rsidR="006F7424">
              <w:rPr>
                <w:noProof/>
                <w:webHidden/>
              </w:rPr>
              <w:instrText xml:space="preserve"> PAGEREF _Toc153359076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rsidR="006F7424" w:rsidRDefault="00FC5A3C" w14:paraId="70611BE1" w14:textId="21EAE4A2">
          <w:pPr>
            <w:pStyle w:val="TOC2"/>
            <w:rPr>
              <w:rFonts w:eastAsiaTheme="minorEastAsia" w:cstheme="minorBidi"/>
              <w:noProof/>
              <w:kern w:val="2"/>
              <w:sz w:val="22"/>
              <w:szCs w:val="22"/>
              <w:lang w:val="en-GB" w:eastAsia="en-GB"/>
              <w14:ligatures w14:val="standardContextual"/>
            </w:rPr>
          </w:pPr>
          <w:hyperlink w:history="1" w:anchor="_Toc153359077">
            <w:r w:rsidRPr="00745E69" w:rsidR="006F7424">
              <w:rPr>
                <w:rStyle w:val="Hyperlink"/>
                <w:rFonts w:eastAsiaTheme="majorEastAsia"/>
                <w:noProof/>
              </w:rPr>
              <w:t>6.4</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ITEM_LOCATION</w:t>
            </w:r>
            <w:r w:rsidR="006F7424">
              <w:rPr>
                <w:noProof/>
                <w:webHidden/>
              </w:rPr>
              <w:tab/>
            </w:r>
            <w:r w:rsidR="006F7424">
              <w:rPr>
                <w:noProof/>
                <w:webHidden/>
              </w:rPr>
              <w:fldChar w:fldCharType="begin"/>
            </w:r>
            <w:r w:rsidR="006F7424">
              <w:rPr>
                <w:noProof/>
                <w:webHidden/>
              </w:rPr>
              <w:instrText xml:space="preserve"> PAGEREF _Toc153359077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rsidR="006F7424" w:rsidRDefault="00FC5A3C" w14:paraId="587770E9" w14:textId="5D2ADB45">
          <w:pPr>
            <w:pStyle w:val="TOC2"/>
            <w:rPr>
              <w:rFonts w:eastAsiaTheme="minorEastAsia" w:cstheme="minorBidi"/>
              <w:noProof/>
              <w:kern w:val="2"/>
              <w:sz w:val="22"/>
              <w:szCs w:val="22"/>
              <w:lang w:val="en-GB" w:eastAsia="en-GB"/>
              <w14:ligatures w14:val="standardContextual"/>
            </w:rPr>
          </w:pPr>
          <w:hyperlink w:history="1" w:anchor="_Toc153359078">
            <w:r w:rsidRPr="00745E69" w:rsidR="006F7424">
              <w:rPr>
                <w:rStyle w:val="Hyperlink"/>
                <w:rFonts w:eastAsiaTheme="majorEastAsia"/>
                <w:noProof/>
              </w:rPr>
              <w:t>6.5</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ITEMLOCCUST</w:t>
            </w:r>
            <w:r w:rsidR="006F7424">
              <w:rPr>
                <w:noProof/>
                <w:webHidden/>
              </w:rPr>
              <w:tab/>
            </w:r>
            <w:r w:rsidR="006F7424">
              <w:rPr>
                <w:noProof/>
                <w:webHidden/>
              </w:rPr>
              <w:fldChar w:fldCharType="begin"/>
            </w:r>
            <w:r w:rsidR="006F7424">
              <w:rPr>
                <w:noProof/>
                <w:webHidden/>
              </w:rPr>
              <w:instrText xml:space="preserve"> PAGEREF _Toc153359078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rsidR="006F7424" w:rsidRDefault="00FC5A3C" w14:paraId="79338351" w14:textId="4E3E112B">
          <w:pPr>
            <w:pStyle w:val="TOC2"/>
            <w:rPr>
              <w:rFonts w:eastAsiaTheme="minorEastAsia" w:cstheme="minorBidi"/>
              <w:noProof/>
              <w:kern w:val="2"/>
              <w:sz w:val="22"/>
              <w:szCs w:val="22"/>
              <w:lang w:val="en-GB" w:eastAsia="en-GB"/>
              <w14:ligatures w14:val="standardContextual"/>
            </w:rPr>
          </w:pPr>
          <w:hyperlink w:history="1" w:anchor="_Toc153359079">
            <w:r w:rsidRPr="00745E69" w:rsidR="006F7424">
              <w:rPr>
                <w:rStyle w:val="Hyperlink"/>
                <w:rFonts w:eastAsiaTheme="majorEastAsia"/>
                <w:noProof/>
              </w:rPr>
              <w:t>6.6</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FORECAST</w:t>
            </w:r>
            <w:r w:rsidR="006F7424">
              <w:rPr>
                <w:noProof/>
                <w:webHidden/>
              </w:rPr>
              <w:tab/>
            </w:r>
            <w:r w:rsidR="006F7424">
              <w:rPr>
                <w:noProof/>
                <w:webHidden/>
              </w:rPr>
              <w:fldChar w:fldCharType="begin"/>
            </w:r>
            <w:r w:rsidR="006F7424">
              <w:rPr>
                <w:noProof/>
                <w:webHidden/>
              </w:rPr>
              <w:instrText xml:space="preserve"> PAGEREF _Toc153359079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rsidR="006F7424" w:rsidRDefault="00FC5A3C" w14:paraId="4841B11D" w14:textId="06C7B630">
          <w:pPr>
            <w:pStyle w:val="TOC2"/>
            <w:rPr>
              <w:rFonts w:eastAsiaTheme="minorEastAsia" w:cstheme="minorBidi"/>
              <w:noProof/>
              <w:kern w:val="2"/>
              <w:sz w:val="22"/>
              <w:szCs w:val="22"/>
              <w:lang w:val="en-GB" w:eastAsia="en-GB"/>
              <w14:ligatures w14:val="standardContextual"/>
            </w:rPr>
          </w:pPr>
          <w:hyperlink w:history="1" w:anchor="_Toc153359080">
            <w:r w:rsidRPr="00745E69" w:rsidR="006F7424">
              <w:rPr>
                <w:rStyle w:val="Hyperlink"/>
                <w:rFonts w:eastAsiaTheme="majorEastAsia"/>
                <w:noProof/>
              </w:rPr>
              <w:t>6.7</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DEMANDDFUVIEW</w:t>
            </w:r>
            <w:r w:rsidR="006F7424">
              <w:rPr>
                <w:noProof/>
                <w:webHidden/>
              </w:rPr>
              <w:tab/>
            </w:r>
            <w:r w:rsidR="006F7424">
              <w:rPr>
                <w:noProof/>
                <w:webHidden/>
              </w:rPr>
              <w:fldChar w:fldCharType="begin"/>
            </w:r>
            <w:r w:rsidR="006F7424">
              <w:rPr>
                <w:noProof/>
                <w:webHidden/>
              </w:rPr>
              <w:instrText xml:space="preserve"> PAGEREF _Toc153359080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rsidR="006F7424" w:rsidRDefault="00FC5A3C" w14:paraId="1B347496" w14:textId="417304D5">
          <w:pPr>
            <w:pStyle w:val="TOC2"/>
            <w:rPr>
              <w:rFonts w:eastAsiaTheme="minorEastAsia" w:cstheme="minorBidi"/>
              <w:noProof/>
              <w:kern w:val="2"/>
              <w:sz w:val="22"/>
              <w:szCs w:val="22"/>
              <w:lang w:val="en-GB" w:eastAsia="en-GB"/>
              <w14:ligatures w14:val="standardContextual"/>
            </w:rPr>
          </w:pPr>
          <w:hyperlink w:history="1" w:anchor="_Toc153359081">
            <w:r w:rsidRPr="00745E69" w:rsidR="006F7424">
              <w:rPr>
                <w:rStyle w:val="Hyperlink"/>
                <w:rFonts w:eastAsiaTheme="majorEastAsia"/>
                <w:noProof/>
              </w:rPr>
              <w:t>6.8</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FORECAST DEMAND</w:t>
            </w:r>
            <w:r w:rsidR="006F7424">
              <w:rPr>
                <w:noProof/>
                <w:webHidden/>
              </w:rPr>
              <w:tab/>
            </w:r>
            <w:r w:rsidR="006F7424">
              <w:rPr>
                <w:noProof/>
                <w:webHidden/>
              </w:rPr>
              <w:fldChar w:fldCharType="begin"/>
            </w:r>
            <w:r w:rsidR="006F7424">
              <w:rPr>
                <w:noProof/>
                <w:webHidden/>
              </w:rPr>
              <w:instrText xml:space="preserve"> PAGEREF _Toc153359081 \h </w:instrText>
            </w:r>
            <w:r w:rsidR="006F7424">
              <w:rPr>
                <w:noProof/>
                <w:webHidden/>
              </w:rPr>
            </w:r>
            <w:r w:rsidR="006F7424">
              <w:rPr>
                <w:noProof/>
                <w:webHidden/>
              </w:rPr>
              <w:fldChar w:fldCharType="separate"/>
            </w:r>
            <w:r w:rsidR="006F7424">
              <w:rPr>
                <w:noProof/>
                <w:webHidden/>
              </w:rPr>
              <w:t>9</w:t>
            </w:r>
            <w:r w:rsidR="006F7424">
              <w:rPr>
                <w:noProof/>
                <w:webHidden/>
              </w:rPr>
              <w:fldChar w:fldCharType="end"/>
            </w:r>
          </w:hyperlink>
        </w:p>
        <w:p w:rsidR="006F7424" w:rsidRDefault="00FC5A3C" w14:paraId="46696A2B" w14:textId="688A9A1E">
          <w:pPr>
            <w:pStyle w:val="TOC2"/>
            <w:rPr>
              <w:rFonts w:eastAsiaTheme="minorEastAsia" w:cstheme="minorBidi"/>
              <w:noProof/>
              <w:kern w:val="2"/>
              <w:sz w:val="22"/>
              <w:szCs w:val="22"/>
              <w:lang w:val="en-GB" w:eastAsia="en-GB"/>
              <w14:ligatures w14:val="standardContextual"/>
            </w:rPr>
          </w:pPr>
          <w:hyperlink w:history="1" w:anchor="_Toc153359082">
            <w:r w:rsidRPr="00745E69" w:rsidR="006F7424">
              <w:rPr>
                <w:rStyle w:val="Hyperlink"/>
                <w:rFonts w:eastAsiaTheme="majorEastAsia"/>
                <w:noProof/>
              </w:rPr>
              <w:t>6.9</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FORECAST DRAFT</w:t>
            </w:r>
            <w:r w:rsidR="006F7424">
              <w:rPr>
                <w:noProof/>
                <w:webHidden/>
              </w:rPr>
              <w:tab/>
            </w:r>
            <w:r w:rsidR="006F7424">
              <w:rPr>
                <w:noProof/>
                <w:webHidden/>
              </w:rPr>
              <w:fldChar w:fldCharType="begin"/>
            </w:r>
            <w:r w:rsidR="006F7424">
              <w:rPr>
                <w:noProof/>
                <w:webHidden/>
              </w:rPr>
              <w:instrText xml:space="preserve"> PAGEREF _Toc153359082 \h </w:instrText>
            </w:r>
            <w:r w:rsidR="006F7424">
              <w:rPr>
                <w:noProof/>
                <w:webHidden/>
              </w:rPr>
            </w:r>
            <w:r w:rsidR="006F7424">
              <w:rPr>
                <w:noProof/>
                <w:webHidden/>
              </w:rPr>
              <w:fldChar w:fldCharType="separate"/>
            </w:r>
            <w:r w:rsidR="006F7424">
              <w:rPr>
                <w:noProof/>
                <w:webHidden/>
              </w:rPr>
              <w:t>9</w:t>
            </w:r>
            <w:r w:rsidR="006F7424">
              <w:rPr>
                <w:noProof/>
                <w:webHidden/>
              </w:rPr>
              <w:fldChar w:fldCharType="end"/>
            </w:r>
          </w:hyperlink>
        </w:p>
        <w:p w:rsidR="006F7424" w:rsidRDefault="00FC5A3C" w14:paraId="551ADEFE" w14:textId="798A7F84">
          <w:pPr>
            <w:pStyle w:val="TOC2"/>
            <w:rPr>
              <w:rFonts w:eastAsiaTheme="minorEastAsia" w:cstheme="minorBidi"/>
              <w:noProof/>
              <w:kern w:val="2"/>
              <w:sz w:val="22"/>
              <w:szCs w:val="22"/>
              <w:lang w:val="en-GB" w:eastAsia="en-GB"/>
              <w14:ligatures w14:val="standardContextual"/>
            </w:rPr>
          </w:pPr>
          <w:hyperlink w:history="1" w:anchor="_Toc153359083">
            <w:r w:rsidRPr="00745E69" w:rsidR="006F7424">
              <w:rPr>
                <w:rStyle w:val="Hyperlink"/>
                <w:rFonts w:eastAsiaTheme="majorEastAsia"/>
                <w:noProof/>
              </w:rPr>
              <w:t>6.10</w:t>
            </w:r>
            <w:r w:rsidR="006F7424">
              <w:rPr>
                <w:rFonts w:eastAsiaTheme="minorEastAsia" w:cstheme="minorBidi"/>
                <w:noProof/>
                <w:kern w:val="2"/>
                <w:sz w:val="22"/>
                <w:szCs w:val="22"/>
                <w:lang w:val="en-GB" w:eastAsia="en-GB"/>
                <w14:ligatures w14:val="standardContextual"/>
              </w:rPr>
              <w:tab/>
            </w:r>
            <w:r w:rsidRPr="00745E69" w:rsidR="006F7424">
              <w:rPr>
                <w:rStyle w:val="Hyperlink"/>
                <w:rFonts w:eastAsiaTheme="majorEastAsia"/>
                <w:noProof/>
              </w:rPr>
              <w:t>FORECAST ACUURACY</w:t>
            </w:r>
            <w:r w:rsidR="006F7424">
              <w:rPr>
                <w:noProof/>
                <w:webHidden/>
              </w:rPr>
              <w:tab/>
            </w:r>
            <w:r w:rsidR="006F7424">
              <w:rPr>
                <w:noProof/>
                <w:webHidden/>
              </w:rPr>
              <w:fldChar w:fldCharType="begin"/>
            </w:r>
            <w:r w:rsidR="006F7424">
              <w:rPr>
                <w:noProof/>
                <w:webHidden/>
              </w:rPr>
              <w:instrText xml:space="preserve"> PAGEREF _Toc153359083 \h </w:instrText>
            </w:r>
            <w:r w:rsidR="006F7424">
              <w:rPr>
                <w:noProof/>
                <w:webHidden/>
              </w:rPr>
            </w:r>
            <w:r w:rsidR="006F7424">
              <w:rPr>
                <w:noProof/>
                <w:webHidden/>
              </w:rPr>
              <w:fldChar w:fldCharType="separate"/>
            </w:r>
            <w:r w:rsidR="006F7424">
              <w:rPr>
                <w:noProof/>
                <w:webHidden/>
              </w:rPr>
              <w:t>9</w:t>
            </w:r>
            <w:r w:rsidR="006F7424">
              <w:rPr>
                <w:noProof/>
                <w:webHidden/>
              </w:rPr>
              <w:fldChar w:fldCharType="end"/>
            </w:r>
          </w:hyperlink>
        </w:p>
        <w:p w:rsidR="4BCE63C9" w:rsidP="3E7D54D8" w:rsidRDefault="00F93ED7" w14:paraId="750A561E" w14:textId="02E99B48">
          <w:pPr>
            <w:pStyle w:val="TOC1"/>
            <w:tabs>
              <w:tab w:val="clear" w:pos="400"/>
              <w:tab w:val="clear" w:pos="9016"/>
              <w:tab w:val="left" w:pos="390"/>
              <w:tab w:val="right" w:leader="dot" w:pos="9015"/>
            </w:tabs>
            <w:rPr>
              <w:rStyle w:val="Hyperlink"/>
            </w:rPr>
          </w:pPr>
          <w:r>
            <w:fldChar w:fldCharType="end"/>
          </w:r>
        </w:p>
      </w:sdtContent>
    </w:sdt>
    <w:p w:rsidR="52239944" w:rsidP="0465EB68" w:rsidRDefault="52239944" w14:paraId="2896A4E7" w14:textId="77777777">
      <w:pPr>
        <w:pStyle w:val="TOC1"/>
        <w:tabs>
          <w:tab w:val="clear" w:pos="400"/>
          <w:tab w:val="clear" w:pos="9016"/>
          <w:tab w:val="left" w:pos="390"/>
          <w:tab w:val="right" w:leader="dot" w:pos="9015"/>
        </w:tabs>
        <w:rPr>
          <w:rStyle w:val="Hyperlink"/>
          <w:rFonts w:eastAsiaTheme="minorEastAsia"/>
        </w:rPr>
      </w:pPr>
    </w:p>
    <w:p w:rsidRPr="00F127E2" w:rsidR="00B52C73" w:rsidP="2A15A2AA" w:rsidRDefault="00B52C73" w14:paraId="3640E9E4" w14:textId="77777777">
      <w:pPr>
        <w:rPr>
          <w:rFonts w:eastAsiaTheme="minorEastAsia" w:cstheme="minorBidi"/>
        </w:rPr>
      </w:pPr>
    </w:p>
    <w:p w:rsidRPr="00F127E2" w:rsidR="006621DC" w:rsidP="2A15A2AA" w:rsidRDefault="006621DC" w14:paraId="73599D9A" w14:textId="77777777">
      <w:pPr>
        <w:spacing w:after="160"/>
        <w:jc w:val="left"/>
        <w:rPr>
          <w:rFonts w:eastAsiaTheme="minorEastAsia" w:cstheme="minorBidi"/>
          <w:b/>
          <w:color w:val="000000" w:themeColor="text1"/>
          <w:sz w:val="28"/>
          <w:szCs w:val="28"/>
          <w:lang w:val="en-IN"/>
        </w:rPr>
      </w:pPr>
      <w:r w:rsidRPr="2A15A2AA">
        <w:rPr>
          <w:rFonts w:eastAsiaTheme="minorEastAsia" w:cstheme="minorBidi"/>
          <w:color w:val="000000" w:themeColor="text1"/>
          <w:lang w:val="en-IN"/>
        </w:rPr>
        <w:br w:type="page"/>
      </w:r>
    </w:p>
    <w:p w:rsidRPr="00F127E2" w:rsidR="00504204" w:rsidP="00693D49" w:rsidRDefault="00470937" w14:paraId="50000B9D" w14:textId="77777777">
      <w:pPr>
        <w:pStyle w:val="Heading1"/>
        <w:rPr>
          <w:rFonts w:eastAsiaTheme="majorEastAsia" w:cstheme="minorBidi"/>
          <w:caps/>
        </w:rPr>
      </w:pPr>
      <w:bookmarkStart w:name="_Toc148116423" w:id="1"/>
      <w:bookmarkStart w:name="_Toc148358495" w:id="2"/>
      <w:bookmarkStart w:name="_Toc149676888" w:id="3"/>
      <w:bookmarkStart w:name="_Toc153359060" w:id="4"/>
      <w:r w:rsidRPr="00CD7D7E">
        <w:rPr>
          <w:rFonts w:eastAsiaTheme="majorEastAsia"/>
        </w:rPr>
        <w:t>Version, Approval, Distribution and Signoff</w:t>
      </w:r>
      <w:bookmarkEnd w:id="1"/>
      <w:bookmarkEnd w:id="2"/>
      <w:bookmarkEnd w:id="3"/>
      <w:bookmarkEnd w:id="4"/>
    </w:p>
    <w:p w:rsidRPr="00F127E2" w:rsidR="00D27992" w:rsidP="00D27992" w:rsidRDefault="00D27992" w14:paraId="2CCA6AD1" w14:textId="77777777">
      <w:pPr>
        <w:rPr>
          <w:rFonts w:eastAsiaTheme="majorEastAsia" w:cstheme="minorHAnsi"/>
        </w:rPr>
      </w:pPr>
    </w:p>
    <w:p w:rsidRPr="00935E0E" w:rsidR="00A05E83" w:rsidP="00693D49" w:rsidRDefault="00F906C3" w14:paraId="6C70932A" w14:textId="77777777">
      <w:pPr>
        <w:pStyle w:val="Heading2"/>
        <w:rPr>
          <w:rFonts w:eastAsiaTheme="majorEastAsia"/>
        </w:rPr>
      </w:pPr>
      <w:bookmarkStart w:name="_Toc153359061" w:id="5"/>
      <w:r w:rsidRPr="0465EB68">
        <w:rPr>
          <w:rFonts w:eastAsiaTheme="majorEastAsia"/>
        </w:rPr>
        <w:t>Version</w:t>
      </w:r>
      <w:r w:rsidRPr="0465EB68" w:rsidR="00A05E83">
        <w:rPr>
          <w:rFonts w:eastAsiaTheme="majorEastAsia"/>
        </w:rPr>
        <w:t xml:space="preserve"> History</w:t>
      </w:r>
      <w:bookmarkEnd w:id="5"/>
      <w:bookmarkEnd w:id="0"/>
    </w:p>
    <w:p w:rsidRPr="00F127E2" w:rsidR="00A05E83" w:rsidP="00A05E83" w:rsidRDefault="00A05E83" w14:paraId="35CA97C9"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cstheme="minorHAnsi"/>
        </w:rPr>
      </w:pPr>
    </w:p>
    <w:p w:rsidRPr="00F127E2" w:rsidR="005851A2" w:rsidP="00DA7AF4" w:rsidRDefault="005851A2" w14:paraId="382DD8A8" w14:textId="77777777">
      <w:pPr>
        <w:spacing w:line="240" w:lineRule="auto"/>
        <w:ind w:left="425"/>
        <w:rPr>
          <w:rFonts w:cstheme="minorHAnsi"/>
          <w:b/>
        </w:rPr>
      </w:pPr>
      <w:r w:rsidRPr="00F127E2">
        <w:rPr>
          <w:rFonts w:cstheme="minorHAnsi"/>
          <w:b/>
        </w:rPr>
        <w:t>Document Control</w:t>
      </w:r>
    </w:p>
    <w:p w:rsidRPr="00F127E2" w:rsidR="005851A2" w:rsidP="00FC6F2A" w:rsidRDefault="005851A2" w14:paraId="51DD6851" w14:textId="77777777">
      <w:pPr>
        <w:spacing w:after="160" w:line="259" w:lineRule="auto"/>
        <w:ind w:left="426"/>
        <w:rPr>
          <w:rFonts w:cstheme="minorHAnsi"/>
        </w:rPr>
      </w:pPr>
      <w:r w:rsidRPr="00F127E2">
        <w:rPr>
          <w:rFonts w:cstheme="minorHAnsi"/>
        </w:rPr>
        <w:t>This document will be owned and maintained by the groups and members listed below. All version management and future changes must involve the owners listed below</w:t>
      </w:r>
      <w:commentRangeStart w:id="6"/>
      <w:r w:rsidRPr="00F127E2">
        <w:rPr>
          <w:rFonts w:cstheme="minorHAnsi"/>
        </w:rPr>
        <w:t>.</w:t>
      </w:r>
      <w:commentRangeEnd w:id="6"/>
      <w:r w:rsidR="00457443">
        <w:rPr>
          <w:rStyle w:val="CommentReference"/>
        </w:rPr>
        <w:commentReference w:id="6"/>
      </w:r>
    </w:p>
    <w:tbl>
      <w:tblPr>
        <w:tblW w:w="8363" w:type="dxa"/>
        <w:tblInd w:w="42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992"/>
        <w:gridCol w:w="1485"/>
        <w:gridCol w:w="2342"/>
        <w:gridCol w:w="3544"/>
      </w:tblGrid>
      <w:tr w:rsidRPr="00F127E2" w:rsidR="00A7794B" w:rsidTr="00931426" w14:paraId="0AEE627D" w14:textId="77777777">
        <w:trPr>
          <w:trHeight w:val="485"/>
        </w:trPr>
        <w:tc>
          <w:tcPr>
            <w:tcW w:w="99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RDefault="00A7794B" w14:paraId="35F7C99D" w14:textId="77777777">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48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RDefault="00A7794B" w14:paraId="7DFE4BDF" w14:textId="77777777">
            <w:pPr>
              <w:spacing w:line="240" w:lineRule="auto"/>
              <w:rPr>
                <w:rFonts w:cstheme="minorHAnsi"/>
                <w:b/>
              </w:rPr>
            </w:pPr>
            <w:r w:rsidRPr="00F127E2">
              <w:rPr>
                <w:rFonts w:cstheme="minorHAnsi"/>
                <w:b/>
              </w:rPr>
              <w:t>Date Created</w:t>
            </w:r>
          </w:p>
        </w:tc>
        <w:tc>
          <w:tcPr>
            <w:tcW w:w="234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P="00B40DDF" w:rsidRDefault="00A7794B" w14:paraId="1FB1A0ED" w14:textId="77777777">
            <w:pPr>
              <w:spacing w:line="240" w:lineRule="auto"/>
              <w:rPr>
                <w:rFonts w:cstheme="minorHAnsi"/>
                <w:b/>
              </w:rPr>
            </w:pPr>
            <w:r w:rsidRPr="00F127E2">
              <w:rPr>
                <w:rFonts w:cstheme="minorHAnsi"/>
                <w:b/>
              </w:rPr>
              <w:t>Created/ Amended By</w:t>
            </w:r>
          </w:p>
        </w:tc>
        <w:tc>
          <w:tcPr>
            <w:tcW w:w="354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A7794B" w:rsidRDefault="00A7794B" w14:paraId="7C7761C3" w14:textId="77777777">
            <w:pPr>
              <w:spacing w:line="240" w:lineRule="auto"/>
              <w:rPr>
                <w:rFonts w:cstheme="minorHAnsi"/>
                <w:b/>
              </w:rPr>
            </w:pPr>
            <w:r w:rsidRPr="00F127E2">
              <w:rPr>
                <w:rFonts w:cstheme="minorHAnsi"/>
                <w:b/>
              </w:rPr>
              <w:t>Change Detail</w:t>
            </w:r>
          </w:p>
        </w:tc>
      </w:tr>
      <w:tr w:rsidRPr="00F127E2" w:rsidR="00A7794B" w:rsidTr="00931426" w14:paraId="3AD59D21" w14:textId="77777777">
        <w:tc>
          <w:tcPr>
            <w:tcW w:w="992" w:type="dxa"/>
            <w:tcBorders>
              <w:top w:val="single" w:color="auto" w:sz="4" w:space="0"/>
              <w:left w:val="single" w:color="auto" w:sz="4" w:space="0"/>
              <w:bottom w:val="single" w:color="auto" w:sz="4" w:space="0"/>
              <w:right w:val="single" w:color="auto" w:sz="4" w:space="0"/>
            </w:tcBorders>
          </w:tcPr>
          <w:p w:rsidRPr="00F127E2" w:rsidR="00A7794B" w:rsidRDefault="00A7794B" w14:paraId="76451792" w14:textId="77777777">
            <w:pPr>
              <w:spacing w:line="240" w:lineRule="auto"/>
              <w:rPr>
                <w:rFonts w:cstheme="minorHAnsi"/>
              </w:rPr>
            </w:pPr>
            <w:r w:rsidRPr="00F127E2">
              <w:rPr>
                <w:rFonts w:cstheme="minorHAnsi"/>
              </w:rPr>
              <w:t>V1.0</w:t>
            </w:r>
          </w:p>
        </w:tc>
        <w:tc>
          <w:tcPr>
            <w:tcW w:w="1485" w:type="dxa"/>
            <w:tcBorders>
              <w:top w:val="single" w:color="auto" w:sz="4" w:space="0"/>
              <w:left w:val="single" w:color="auto" w:sz="4" w:space="0"/>
              <w:bottom w:val="single" w:color="auto" w:sz="4" w:space="0"/>
              <w:right w:val="single" w:color="auto" w:sz="4" w:space="0"/>
            </w:tcBorders>
          </w:tcPr>
          <w:p w:rsidRPr="00F127E2" w:rsidR="00A7794B" w:rsidRDefault="00B768DF" w14:paraId="53A624CA" w14:textId="77777777">
            <w:pPr>
              <w:spacing w:line="240" w:lineRule="auto"/>
              <w:rPr>
                <w:rFonts w:cstheme="minorHAnsi"/>
              </w:rPr>
            </w:pPr>
            <w:r>
              <w:rPr>
                <w:rFonts w:cstheme="minorHAnsi"/>
              </w:rPr>
              <w:t>10</w:t>
            </w:r>
            <w:r w:rsidRPr="00F127E2" w:rsidR="00A7794B">
              <w:rPr>
                <w:rFonts w:cstheme="minorHAnsi"/>
              </w:rPr>
              <w:t>-</w:t>
            </w:r>
            <w:r>
              <w:rPr>
                <w:rFonts w:cstheme="minorHAnsi"/>
              </w:rPr>
              <w:t>O</w:t>
            </w:r>
            <w:r w:rsidR="00F25A2C">
              <w:rPr>
                <w:rFonts w:cstheme="minorHAnsi"/>
              </w:rPr>
              <w:t>ct</w:t>
            </w:r>
            <w:r w:rsidRPr="00F127E2" w:rsidR="00A7794B">
              <w:rPr>
                <w:rFonts w:cstheme="minorHAnsi"/>
              </w:rPr>
              <w:t>-23</w:t>
            </w:r>
          </w:p>
        </w:tc>
        <w:tc>
          <w:tcPr>
            <w:tcW w:w="2342" w:type="dxa"/>
            <w:tcBorders>
              <w:top w:val="single" w:color="auto" w:sz="4" w:space="0"/>
              <w:left w:val="single" w:color="auto" w:sz="4" w:space="0"/>
              <w:bottom w:val="single" w:color="auto" w:sz="4" w:space="0"/>
              <w:right w:val="single" w:color="auto" w:sz="4" w:space="0"/>
            </w:tcBorders>
          </w:tcPr>
          <w:p w:rsidRPr="00F127E2" w:rsidR="00A7794B" w:rsidRDefault="00CD0DCC" w14:paraId="27DE30D3" w14:textId="3BC14139">
            <w:pPr>
              <w:spacing w:line="240" w:lineRule="auto"/>
              <w:rPr>
                <w:rFonts w:cstheme="minorHAnsi"/>
              </w:rPr>
            </w:pPr>
            <w:r>
              <w:rPr>
                <w:rFonts w:cstheme="minorHAnsi"/>
              </w:rPr>
              <w:t>Harini T, Jinsal U</w:t>
            </w:r>
          </w:p>
        </w:tc>
        <w:tc>
          <w:tcPr>
            <w:tcW w:w="3544" w:type="dxa"/>
            <w:tcBorders>
              <w:top w:val="single" w:color="auto" w:sz="4" w:space="0"/>
              <w:left w:val="single" w:color="auto" w:sz="4" w:space="0"/>
              <w:bottom w:val="single" w:color="auto" w:sz="4" w:space="0"/>
              <w:right w:val="single" w:color="auto" w:sz="4" w:space="0"/>
            </w:tcBorders>
          </w:tcPr>
          <w:p w:rsidRPr="00F127E2" w:rsidR="00A7794B" w:rsidRDefault="00A7794B" w14:paraId="1203E785" w14:textId="77777777">
            <w:pPr>
              <w:spacing w:line="240" w:lineRule="auto"/>
              <w:rPr>
                <w:rFonts w:cstheme="minorHAnsi"/>
              </w:rPr>
            </w:pPr>
            <w:r w:rsidRPr="00F127E2">
              <w:rPr>
                <w:rFonts w:cstheme="minorHAnsi"/>
              </w:rPr>
              <w:t>Initial Draft</w:t>
            </w:r>
          </w:p>
        </w:tc>
      </w:tr>
      <w:tr w:rsidRPr="00F127E2" w:rsidR="00A7794B" w:rsidTr="00931426" w14:paraId="0C835A8C" w14:textId="77777777">
        <w:tc>
          <w:tcPr>
            <w:tcW w:w="992" w:type="dxa"/>
            <w:tcBorders>
              <w:top w:val="single" w:color="auto" w:sz="4" w:space="0"/>
              <w:left w:val="single" w:color="auto" w:sz="4" w:space="0"/>
              <w:bottom w:val="single" w:color="auto" w:sz="4" w:space="0"/>
              <w:right w:val="single" w:color="auto" w:sz="4" w:space="0"/>
            </w:tcBorders>
          </w:tcPr>
          <w:p w:rsidRPr="00F127E2" w:rsidR="00A7794B" w:rsidRDefault="00A7794B" w14:paraId="2FF9BD3A" w14:textId="77777777">
            <w:pPr>
              <w:pStyle w:val="Footer"/>
              <w:spacing w:line="240" w:lineRule="auto"/>
              <w:rPr>
                <w:rFonts w:cstheme="minorBidi"/>
              </w:rPr>
            </w:pPr>
          </w:p>
        </w:tc>
        <w:tc>
          <w:tcPr>
            <w:tcW w:w="1485" w:type="dxa"/>
            <w:tcBorders>
              <w:top w:val="single" w:color="auto" w:sz="4" w:space="0"/>
              <w:left w:val="single" w:color="auto" w:sz="4" w:space="0"/>
              <w:bottom w:val="single" w:color="auto" w:sz="4" w:space="0"/>
              <w:right w:val="single" w:color="auto" w:sz="4" w:space="0"/>
            </w:tcBorders>
          </w:tcPr>
          <w:p w:rsidRPr="00F127E2" w:rsidR="00A7794B" w:rsidRDefault="00A7794B" w14:paraId="1ADD236D" w14:textId="77777777">
            <w:pPr>
              <w:spacing w:line="240" w:lineRule="auto"/>
              <w:rPr>
                <w:rFonts w:cstheme="minorHAnsi"/>
              </w:rPr>
            </w:pPr>
          </w:p>
        </w:tc>
        <w:tc>
          <w:tcPr>
            <w:tcW w:w="2342" w:type="dxa"/>
            <w:tcBorders>
              <w:top w:val="single" w:color="auto" w:sz="4" w:space="0"/>
              <w:left w:val="single" w:color="auto" w:sz="4" w:space="0"/>
              <w:bottom w:val="single" w:color="auto" w:sz="4" w:space="0"/>
              <w:right w:val="single" w:color="auto" w:sz="4" w:space="0"/>
            </w:tcBorders>
          </w:tcPr>
          <w:p w:rsidRPr="00F127E2" w:rsidR="00A7794B" w:rsidRDefault="00A7794B" w14:paraId="30A4DFC5" w14:textId="77777777">
            <w:pPr>
              <w:spacing w:line="240" w:lineRule="auto"/>
              <w:rPr>
                <w:rFonts w:cstheme="minorHAnsi"/>
              </w:rPr>
            </w:pPr>
          </w:p>
        </w:tc>
        <w:tc>
          <w:tcPr>
            <w:tcW w:w="3544" w:type="dxa"/>
            <w:tcBorders>
              <w:top w:val="single" w:color="auto" w:sz="4" w:space="0"/>
              <w:left w:val="single" w:color="auto" w:sz="4" w:space="0"/>
              <w:bottom w:val="single" w:color="auto" w:sz="4" w:space="0"/>
              <w:right w:val="single" w:color="auto" w:sz="4" w:space="0"/>
            </w:tcBorders>
          </w:tcPr>
          <w:p w:rsidRPr="00F127E2" w:rsidR="00A7794B" w:rsidRDefault="00A7794B" w14:paraId="402953DF" w14:textId="77777777">
            <w:pPr>
              <w:spacing w:line="240" w:lineRule="auto"/>
              <w:rPr>
                <w:rFonts w:cstheme="minorHAnsi"/>
              </w:rPr>
            </w:pPr>
          </w:p>
        </w:tc>
      </w:tr>
      <w:tr w:rsidRPr="00F127E2" w:rsidR="00A7794B" w:rsidTr="00931426" w14:paraId="4A208670" w14:textId="77777777">
        <w:tc>
          <w:tcPr>
            <w:tcW w:w="992" w:type="dxa"/>
            <w:tcBorders>
              <w:top w:val="single" w:color="auto" w:sz="4" w:space="0"/>
              <w:left w:val="single" w:color="auto" w:sz="4" w:space="0"/>
              <w:bottom w:val="single" w:color="auto" w:sz="4" w:space="0"/>
              <w:right w:val="single" w:color="auto" w:sz="4" w:space="0"/>
            </w:tcBorders>
          </w:tcPr>
          <w:p w:rsidRPr="00F127E2" w:rsidR="00A7794B" w:rsidRDefault="00A7794B" w14:paraId="263559BE" w14:textId="77777777">
            <w:pPr>
              <w:pStyle w:val="Footer"/>
              <w:spacing w:line="240" w:lineRule="auto"/>
              <w:rPr>
                <w:rFonts w:cstheme="minorHAnsi"/>
              </w:rPr>
            </w:pPr>
          </w:p>
        </w:tc>
        <w:tc>
          <w:tcPr>
            <w:tcW w:w="1485" w:type="dxa"/>
            <w:tcBorders>
              <w:top w:val="single" w:color="auto" w:sz="4" w:space="0"/>
              <w:left w:val="single" w:color="auto" w:sz="4" w:space="0"/>
              <w:bottom w:val="single" w:color="auto" w:sz="4" w:space="0"/>
              <w:right w:val="single" w:color="auto" w:sz="4" w:space="0"/>
            </w:tcBorders>
          </w:tcPr>
          <w:p w:rsidRPr="00F127E2" w:rsidR="00A7794B" w:rsidRDefault="00A7794B" w14:paraId="67C0A04B" w14:textId="77777777">
            <w:pPr>
              <w:spacing w:line="240" w:lineRule="auto"/>
              <w:rPr>
                <w:rFonts w:cstheme="minorHAnsi"/>
              </w:rPr>
            </w:pPr>
          </w:p>
        </w:tc>
        <w:tc>
          <w:tcPr>
            <w:tcW w:w="2342" w:type="dxa"/>
            <w:tcBorders>
              <w:top w:val="single" w:color="auto" w:sz="4" w:space="0"/>
              <w:left w:val="single" w:color="auto" w:sz="4" w:space="0"/>
              <w:bottom w:val="single" w:color="auto" w:sz="4" w:space="0"/>
              <w:right w:val="single" w:color="auto" w:sz="4" w:space="0"/>
            </w:tcBorders>
          </w:tcPr>
          <w:p w:rsidRPr="00F127E2" w:rsidR="00A7794B" w:rsidRDefault="00A7794B" w14:paraId="63D24804" w14:textId="77777777">
            <w:pPr>
              <w:spacing w:line="240" w:lineRule="auto"/>
              <w:rPr>
                <w:rFonts w:cstheme="minorHAnsi"/>
              </w:rPr>
            </w:pPr>
          </w:p>
        </w:tc>
        <w:tc>
          <w:tcPr>
            <w:tcW w:w="3544" w:type="dxa"/>
            <w:tcBorders>
              <w:top w:val="single" w:color="auto" w:sz="4" w:space="0"/>
              <w:left w:val="single" w:color="auto" w:sz="4" w:space="0"/>
              <w:bottom w:val="single" w:color="auto" w:sz="4" w:space="0"/>
              <w:right w:val="single" w:color="auto" w:sz="4" w:space="0"/>
            </w:tcBorders>
          </w:tcPr>
          <w:p w:rsidRPr="00F127E2" w:rsidR="00A7794B" w:rsidRDefault="00A7794B" w14:paraId="1521BB70" w14:textId="77777777">
            <w:pPr>
              <w:spacing w:line="240" w:lineRule="auto"/>
              <w:rPr>
                <w:rFonts w:cstheme="minorHAnsi"/>
              </w:rPr>
            </w:pPr>
          </w:p>
        </w:tc>
      </w:tr>
    </w:tbl>
    <w:p w:rsidRPr="00F127E2" w:rsidR="00074FAD" w:rsidP="00074FAD" w:rsidRDefault="00074FAD" w14:paraId="5CD24CDB" w14:textId="77777777">
      <w:pPr>
        <w:rPr>
          <w:rFonts w:eastAsiaTheme="majorEastAsia" w:cstheme="minorHAnsi"/>
        </w:rPr>
      </w:pPr>
      <w:bookmarkStart w:name="_Toc145318112" w:id="7"/>
      <w:bookmarkStart w:name="_Toc147993799" w:id="8"/>
    </w:p>
    <w:p w:rsidRPr="00B87FD8" w:rsidR="00A05E83" w:rsidP="00693D49" w:rsidRDefault="00A05E83" w14:paraId="0ADB430E" w14:textId="77777777">
      <w:pPr>
        <w:pStyle w:val="Heading2"/>
        <w:rPr>
          <w:rFonts w:eastAsiaTheme="majorEastAsia"/>
        </w:rPr>
      </w:pPr>
      <w:bookmarkStart w:name="_Toc153359062" w:id="9"/>
      <w:r w:rsidRPr="0465EB68">
        <w:rPr>
          <w:rFonts w:eastAsiaTheme="majorEastAsia"/>
        </w:rPr>
        <w:t>Version Approval</w:t>
      </w:r>
      <w:bookmarkEnd w:id="7"/>
      <w:bookmarkEnd w:id="8"/>
      <w:bookmarkEnd w:id="9"/>
    </w:p>
    <w:tbl>
      <w:tblPr>
        <w:tblW w:w="8362" w:type="dxa"/>
        <w:tblInd w:w="42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880"/>
        <w:gridCol w:w="1671"/>
        <w:gridCol w:w="2086"/>
        <w:gridCol w:w="3725"/>
      </w:tblGrid>
      <w:tr w:rsidRPr="00F127E2" w:rsidR="00BF6136" w:rsidTr="00A7794B" w14:paraId="78F4CDDC" w14:textId="77777777">
        <w:trPr>
          <w:trHeight w:val="485"/>
        </w:trPr>
        <w:tc>
          <w:tcPr>
            <w:tcW w:w="88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18A82D3B" w14:textId="77777777">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67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06DBEC4E" w14:textId="77777777">
            <w:pPr>
              <w:spacing w:line="240" w:lineRule="auto"/>
              <w:rPr>
                <w:rFonts w:cstheme="minorHAnsi"/>
                <w:b/>
              </w:rPr>
            </w:pPr>
            <w:r w:rsidRPr="00F127E2">
              <w:rPr>
                <w:rFonts w:cstheme="minorHAnsi"/>
                <w:b/>
              </w:rPr>
              <w:t>Date Approved</w:t>
            </w:r>
          </w:p>
        </w:tc>
        <w:tc>
          <w:tcPr>
            <w:tcW w:w="20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3E0524D5" w14:textId="77777777">
            <w:pPr>
              <w:spacing w:line="240" w:lineRule="auto"/>
              <w:rPr>
                <w:rFonts w:cstheme="minorHAnsi"/>
                <w:b/>
              </w:rPr>
            </w:pPr>
            <w:r w:rsidRPr="00F127E2">
              <w:rPr>
                <w:rFonts w:cstheme="minorHAnsi"/>
                <w:b/>
              </w:rPr>
              <w:t>Approved by</w:t>
            </w:r>
          </w:p>
        </w:tc>
        <w:tc>
          <w:tcPr>
            <w:tcW w:w="372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BF6136" w:rsidP="001F7B90" w:rsidRDefault="00BF6136" w14:paraId="6662D791" w14:textId="77777777">
            <w:pPr>
              <w:spacing w:line="240" w:lineRule="auto"/>
              <w:rPr>
                <w:rFonts w:cstheme="minorHAnsi"/>
                <w:b/>
              </w:rPr>
            </w:pPr>
            <w:r w:rsidRPr="00F127E2">
              <w:rPr>
                <w:rFonts w:cstheme="minorHAnsi"/>
                <w:b/>
              </w:rPr>
              <w:t>Change Detail</w:t>
            </w:r>
          </w:p>
        </w:tc>
      </w:tr>
      <w:tr w:rsidRPr="00F127E2" w:rsidR="00376C57" w:rsidTr="00A7794B" w14:paraId="65994B55" w14:textId="77777777">
        <w:tc>
          <w:tcPr>
            <w:tcW w:w="880"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628A583F" w14:textId="317E9E11">
            <w:pPr>
              <w:spacing w:line="240" w:lineRule="auto"/>
              <w:rPr>
                <w:rFonts w:cstheme="minorHAnsi"/>
              </w:rPr>
            </w:pPr>
          </w:p>
        </w:tc>
        <w:tc>
          <w:tcPr>
            <w:tcW w:w="1671"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7068554E" w14:textId="193C1858">
            <w:pPr>
              <w:spacing w:line="240" w:lineRule="auto"/>
              <w:rPr>
                <w:rFonts w:cstheme="minorHAnsi"/>
              </w:rPr>
            </w:pPr>
          </w:p>
        </w:tc>
        <w:tc>
          <w:tcPr>
            <w:tcW w:w="2086"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6D9D8B2B" w14:textId="4242D6ED">
            <w:pPr>
              <w:spacing w:line="240" w:lineRule="auto"/>
              <w:rPr>
                <w:rFonts w:cstheme="minorHAnsi"/>
              </w:rPr>
            </w:pPr>
          </w:p>
        </w:tc>
        <w:tc>
          <w:tcPr>
            <w:tcW w:w="3725"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4FF0D7F2" w14:textId="157B9D00">
            <w:pPr>
              <w:spacing w:line="240" w:lineRule="auto"/>
              <w:rPr>
                <w:rFonts w:cstheme="minorHAnsi"/>
              </w:rPr>
            </w:pPr>
          </w:p>
        </w:tc>
      </w:tr>
      <w:tr w:rsidRPr="00F127E2" w:rsidR="00376C57" w:rsidTr="00A7794B" w14:paraId="29220C7B" w14:textId="77777777">
        <w:tc>
          <w:tcPr>
            <w:tcW w:w="880"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44EBF5B6" w14:textId="387986C2">
            <w:pPr>
              <w:pStyle w:val="Footer"/>
              <w:spacing w:line="240" w:lineRule="auto"/>
              <w:rPr>
                <w:rFonts w:cstheme="minorHAnsi"/>
              </w:rPr>
            </w:pPr>
          </w:p>
        </w:tc>
        <w:tc>
          <w:tcPr>
            <w:tcW w:w="1671"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2B3E2E4C" w14:textId="217C4BED">
            <w:pPr>
              <w:spacing w:line="240" w:lineRule="auto"/>
              <w:rPr>
                <w:rFonts w:cstheme="minorHAnsi"/>
              </w:rPr>
            </w:pPr>
          </w:p>
        </w:tc>
        <w:tc>
          <w:tcPr>
            <w:tcW w:w="2086"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0B82D1A9" w14:textId="72AE3D8D">
            <w:pPr>
              <w:spacing w:line="240" w:lineRule="auto"/>
              <w:rPr>
                <w:rFonts w:cstheme="minorHAnsi"/>
              </w:rPr>
            </w:pPr>
          </w:p>
        </w:tc>
        <w:tc>
          <w:tcPr>
            <w:tcW w:w="3725" w:type="dxa"/>
            <w:tcBorders>
              <w:top w:val="single" w:color="auto" w:sz="4" w:space="0"/>
              <w:left w:val="single" w:color="auto" w:sz="4" w:space="0"/>
              <w:bottom w:val="single" w:color="auto" w:sz="4" w:space="0"/>
              <w:right w:val="single" w:color="auto" w:sz="4" w:space="0"/>
            </w:tcBorders>
          </w:tcPr>
          <w:p w:rsidRPr="00F127E2" w:rsidR="00376C57" w:rsidP="00376C57" w:rsidRDefault="00376C57" w14:paraId="34B1EEC7" w14:textId="6182D18F">
            <w:pPr>
              <w:spacing w:line="240" w:lineRule="auto"/>
              <w:rPr>
                <w:rFonts w:cstheme="minorHAnsi"/>
              </w:rPr>
            </w:pPr>
          </w:p>
        </w:tc>
      </w:tr>
    </w:tbl>
    <w:p w:rsidRPr="00F127E2" w:rsidR="00BF6136" w:rsidP="00BF6136" w:rsidRDefault="00BF6136" w14:paraId="1A458967" w14:textId="77777777">
      <w:pPr>
        <w:rPr>
          <w:rFonts w:cstheme="minorHAnsi"/>
        </w:rPr>
      </w:pPr>
    </w:p>
    <w:p w:rsidRPr="00560BA1" w:rsidR="00A05E83" w:rsidP="00693D49" w:rsidRDefault="00A05E83" w14:paraId="78B4E92A" w14:textId="77777777">
      <w:pPr>
        <w:pStyle w:val="Heading2"/>
        <w:rPr>
          <w:rFonts w:eastAsiaTheme="majorEastAsia"/>
        </w:rPr>
      </w:pPr>
      <w:bookmarkStart w:name="_Toc147993800" w:id="10"/>
      <w:bookmarkStart w:name="_Toc153359063" w:id="11"/>
      <w:r w:rsidRPr="0465EB68">
        <w:rPr>
          <w:rFonts w:eastAsiaTheme="majorEastAsia"/>
        </w:rPr>
        <w:t>Distribution</w:t>
      </w:r>
      <w:bookmarkEnd w:id="10"/>
      <w:r w:rsidRPr="0465EB68" w:rsidR="00093316">
        <w:rPr>
          <w:rFonts w:eastAsiaTheme="majorEastAsia"/>
        </w:rPr>
        <w:t xml:space="preserve"> List</w:t>
      </w:r>
      <w:bookmarkEnd w:id="11"/>
    </w:p>
    <w:tbl>
      <w:tblPr>
        <w:tblW w:w="8363" w:type="dxa"/>
        <w:tblInd w:w="4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09"/>
        <w:gridCol w:w="5954"/>
      </w:tblGrid>
      <w:tr w:rsidRPr="00F127E2" w:rsidR="00A05E83" w:rsidTr="003342F5" w14:paraId="1CB3DE65" w14:textId="77777777">
        <w:trPr>
          <w:trHeight w:val="20"/>
        </w:trPr>
        <w:tc>
          <w:tcPr>
            <w:tcW w:w="2409"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F127E2" w:rsidR="00A05E83" w:rsidP="00D7378D" w:rsidRDefault="00A05E83" w14:paraId="4F61EBAA" w14:textId="77777777">
            <w:pPr>
              <w:spacing w:line="240" w:lineRule="auto"/>
              <w:rPr>
                <w:rFonts w:cstheme="minorHAnsi"/>
                <w:b/>
                <w:bCs/>
                <w:szCs w:val="20"/>
              </w:rPr>
            </w:pPr>
            <w:r w:rsidRPr="00F127E2">
              <w:rPr>
                <w:rFonts w:cstheme="minorHAnsi"/>
                <w:b/>
                <w:bCs/>
                <w:szCs w:val="20"/>
              </w:rPr>
              <w:t>Recipient</w:t>
            </w:r>
          </w:p>
        </w:tc>
        <w:tc>
          <w:tcPr>
            <w:tcW w:w="5954"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F127E2" w:rsidR="00A05E83" w:rsidP="00D7378D" w:rsidRDefault="00A05E83" w14:paraId="7A9AB8E3" w14:textId="77777777">
            <w:pPr>
              <w:spacing w:line="240" w:lineRule="auto"/>
              <w:rPr>
                <w:rFonts w:cstheme="minorHAnsi"/>
                <w:b/>
                <w:bCs/>
                <w:szCs w:val="20"/>
              </w:rPr>
            </w:pPr>
            <w:r w:rsidRPr="00F127E2">
              <w:rPr>
                <w:rFonts w:cstheme="minorHAnsi"/>
                <w:b/>
                <w:bCs/>
                <w:szCs w:val="20"/>
              </w:rPr>
              <w:t>Role</w:t>
            </w:r>
          </w:p>
        </w:tc>
      </w:tr>
      <w:tr w:rsidRPr="00F127E2" w:rsidR="0002688F" w:rsidTr="003342F5" w14:paraId="776F2B62"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B677AF8"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Remi Guillon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BE5515E" w14:textId="77777777">
            <w:pPr>
              <w:spacing w:line="240" w:lineRule="auto"/>
              <w:rPr>
                <w:rFonts w:cstheme="minorHAnsi"/>
                <w:szCs w:val="20"/>
              </w:rPr>
            </w:pPr>
            <w:r w:rsidRPr="00A1212F">
              <w:rPr>
                <w:rFonts w:cstheme="minorHAnsi"/>
                <w:color w:val="000000"/>
                <w:sz w:val="22"/>
                <w:szCs w:val="22"/>
                <w:lang w:val="en-GB" w:eastAsia="en-GB"/>
              </w:rPr>
              <w:t>Project Sponsor</w:t>
            </w:r>
          </w:p>
        </w:tc>
      </w:tr>
      <w:tr w:rsidRPr="00F127E2" w:rsidR="0002688F" w:rsidTr="003342F5" w14:paraId="252F4E63"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EE03D31"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 xml:space="preserve">Erik Lenz </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B9884E5" w14:textId="77777777">
            <w:pPr>
              <w:spacing w:line="240" w:lineRule="auto"/>
              <w:rPr>
                <w:rFonts w:cstheme="minorHAnsi"/>
                <w:szCs w:val="20"/>
              </w:rPr>
            </w:pPr>
            <w:r w:rsidRPr="00A1212F">
              <w:rPr>
                <w:rFonts w:cstheme="minorHAnsi"/>
                <w:color w:val="000000"/>
                <w:sz w:val="22"/>
                <w:szCs w:val="22"/>
                <w:lang w:val="en-GB" w:eastAsia="en-GB"/>
              </w:rPr>
              <w:t>Head of Supply Chain Excellence</w:t>
            </w:r>
          </w:p>
        </w:tc>
      </w:tr>
      <w:tr w:rsidRPr="00F127E2" w:rsidR="0002688F" w:rsidTr="003342F5" w14:paraId="669B80CB"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2DEF5EC" w14:textId="77777777">
            <w:pPr>
              <w:spacing w:line="240" w:lineRule="auto"/>
              <w:rPr>
                <w:rFonts w:cstheme="minorHAnsi"/>
                <w:szCs w:val="20"/>
                <w:highlight w:val="yellow"/>
              </w:rPr>
            </w:pPr>
            <w:r w:rsidRPr="00A1212F">
              <w:rPr>
                <w:rFonts w:cstheme="minorHAnsi"/>
                <w:color w:val="000000"/>
                <w:sz w:val="22"/>
                <w:szCs w:val="22"/>
                <w:lang w:val="en-GB" w:eastAsia="en-GB"/>
              </w:rPr>
              <w:t>Steve Dickason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E8D1CEC" w14:textId="77777777">
            <w:pPr>
              <w:spacing w:line="240" w:lineRule="auto"/>
              <w:rPr>
                <w:rFonts w:cstheme="minorHAnsi"/>
                <w:szCs w:val="20"/>
              </w:rPr>
            </w:pPr>
            <w:r w:rsidRPr="00A1212F">
              <w:rPr>
                <w:rFonts w:cstheme="minorHAnsi"/>
                <w:color w:val="000000"/>
                <w:sz w:val="22"/>
                <w:szCs w:val="22"/>
                <w:lang w:val="en-GB" w:eastAsia="en-GB"/>
              </w:rPr>
              <w:t>Head of Data Strategy, Governance &amp; Architecture</w:t>
            </w:r>
          </w:p>
        </w:tc>
      </w:tr>
      <w:tr w:rsidRPr="00F127E2" w:rsidR="0002688F" w:rsidTr="003342F5" w14:paraId="396C34A0"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6A8DDA2" w14:textId="77777777">
            <w:pPr>
              <w:spacing w:line="240" w:lineRule="auto"/>
              <w:rPr>
                <w:rFonts w:cstheme="minorHAnsi"/>
                <w:szCs w:val="20"/>
                <w:highlight w:val="yellow"/>
              </w:rPr>
            </w:pPr>
            <w:r w:rsidRPr="00A1212F">
              <w:rPr>
                <w:rFonts w:cstheme="minorHAnsi"/>
                <w:color w:val="000000"/>
                <w:sz w:val="22"/>
                <w:szCs w:val="22"/>
                <w:lang w:val="en-GB" w:eastAsia="en-GB"/>
              </w:rPr>
              <w:t>Jessica Bolte</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74B93A6" w14:textId="77777777">
            <w:pPr>
              <w:spacing w:line="240" w:lineRule="auto"/>
              <w:rPr>
                <w:rFonts w:cstheme="minorHAnsi"/>
                <w:szCs w:val="20"/>
              </w:rPr>
            </w:pPr>
            <w:r w:rsidRPr="00A1212F">
              <w:rPr>
                <w:rFonts w:cstheme="minorHAnsi"/>
                <w:color w:val="000000"/>
                <w:sz w:val="22"/>
                <w:szCs w:val="22"/>
                <w:lang w:val="en-GB" w:eastAsia="en-GB"/>
              </w:rPr>
              <w:t>Project Manager</w:t>
            </w:r>
          </w:p>
        </w:tc>
      </w:tr>
      <w:tr w:rsidRPr="00F127E2" w:rsidR="0002688F" w:rsidTr="003342F5" w14:paraId="562F3E0B"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72BB87E" w14:textId="77777777">
            <w:pPr>
              <w:spacing w:line="240" w:lineRule="auto"/>
              <w:rPr>
                <w:rFonts w:cstheme="minorHAnsi"/>
                <w:szCs w:val="20"/>
                <w:highlight w:val="yellow"/>
              </w:rPr>
            </w:pPr>
            <w:r w:rsidRPr="00A1212F">
              <w:rPr>
                <w:rFonts w:cstheme="minorHAnsi"/>
                <w:color w:val="000000"/>
                <w:sz w:val="22"/>
                <w:szCs w:val="22"/>
                <w:lang w:val="en-GB" w:eastAsia="en-GB"/>
              </w:rPr>
              <w:t>Hana Fucimanova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3516F80" w14:textId="77777777">
            <w:pPr>
              <w:spacing w:line="240" w:lineRule="auto"/>
              <w:rPr>
                <w:rFonts w:cstheme="minorHAnsi"/>
                <w:b/>
                <w:szCs w:val="20"/>
              </w:rPr>
            </w:pPr>
            <w:r w:rsidRPr="00A1212F">
              <w:rPr>
                <w:rFonts w:cstheme="minorHAnsi"/>
                <w:color w:val="000000"/>
                <w:sz w:val="22"/>
                <w:szCs w:val="22"/>
                <w:lang w:val="en-GB" w:eastAsia="en-GB"/>
              </w:rPr>
              <w:t>Solution Architect</w:t>
            </w:r>
          </w:p>
        </w:tc>
      </w:tr>
      <w:tr w:rsidRPr="00F127E2" w:rsidR="0002688F" w:rsidTr="003342F5" w14:paraId="579C7D2B"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D6BFCD7" w14:textId="77777777">
            <w:pPr>
              <w:spacing w:line="240" w:lineRule="auto"/>
              <w:rPr>
                <w:rFonts w:cstheme="minorHAnsi"/>
                <w:szCs w:val="20"/>
                <w:highlight w:val="yellow"/>
              </w:rPr>
            </w:pPr>
            <w:r w:rsidRPr="00A1212F">
              <w:rPr>
                <w:rFonts w:cstheme="minorHAnsi"/>
                <w:color w:val="000000"/>
                <w:sz w:val="22"/>
                <w:szCs w:val="22"/>
                <w:lang w:val="en-GB" w:eastAsia="en-GB"/>
              </w:rPr>
              <w:t>Barbara Lisowska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2CFC3EE" w14:textId="77777777">
            <w:pPr>
              <w:spacing w:line="240" w:lineRule="auto"/>
              <w:rPr>
                <w:rFonts w:cstheme="minorHAnsi"/>
                <w:szCs w:val="20"/>
              </w:rPr>
            </w:pPr>
            <w:r w:rsidRPr="00A1212F">
              <w:rPr>
                <w:rFonts w:cstheme="minorHAnsi"/>
                <w:color w:val="000000"/>
                <w:sz w:val="22"/>
                <w:szCs w:val="22"/>
                <w:lang w:val="en-GB" w:eastAsia="en-GB"/>
              </w:rPr>
              <w:t>Head of COE SC Processes</w:t>
            </w:r>
          </w:p>
        </w:tc>
      </w:tr>
      <w:tr w:rsidRPr="00F127E2" w:rsidR="0002688F" w:rsidTr="003342F5" w14:paraId="62C3C7C1"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97AB031" w14:textId="77777777">
            <w:pPr>
              <w:spacing w:line="240" w:lineRule="auto"/>
              <w:ind w:left="34" w:hanging="34"/>
              <w:rPr>
                <w:rFonts w:cstheme="minorHAnsi"/>
                <w:szCs w:val="20"/>
                <w:highlight w:val="yellow"/>
              </w:rPr>
            </w:pPr>
            <w:r w:rsidRPr="00A1212F">
              <w:rPr>
                <w:rFonts w:cstheme="minorHAnsi"/>
                <w:color w:val="000000"/>
                <w:sz w:val="22"/>
                <w:szCs w:val="22"/>
                <w:lang w:val="en-GB" w:eastAsia="en-GB"/>
              </w:rPr>
              <w:t>Benjamin Bruhn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2C60BE9" w14:textId="77777777">
            <w:pPr>
              <w:spacing w:line="240" w:lineRule="auto"/>
              <w:rPr>
                <w:rFonts w:cstheme="minorHAnsi"/>
                <w:szCs w:val="20"/>
              </w:rPr>
            </w:pPr>
            <w:r w:rsidRPr="00A1212F">
              <w:rPr>
                <w:rFonts w:cstheme="minorHAnsi"/>
                <w:color w:val="000000"/>
                <w:sz w:val="22"/>
                <w:szCs w:val="22"/>
                <w:lang w:val="en-GB" w:eastAsia="en-GB"/>
              </w:rPr>
              <w:t>Head of Supply Chain Enablement</w:t>
            </w:r>
          </w:p>
        </w:tc>
      </w:tr>
      <w:tr w:rsidRPr="00F127E2" w:rsidR="0002688F" w:rsidTr="003342F5" w14:paraId="5FEAC894"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BD3165A" w14:textId="77777777">
            <w:pPr>
              <w:spacing w:line="240" w:lineRule="auto"/>
              <w:rPr>
                <w:rFonts w:cstheme="minorHAnsi"/>
                <w:szCs w:val="20"/>
                <w:highlight w:val="yellow"/>
              </w:rPr>
            </w:pPr>
            <w:r w:rsidRPr="00A1212F">
              <w:rPr>
                <w:rFonts w:cstheme="minorHAnsi"/>
                <w:color w:val="000000"/>
                <w:sz w:val="22"/>
                <w:szCs w:val="22"/>
                <w:lang w:val="en-GB" w:eastAsia="en-GB"/>
              </w:rPr>
              <w:t>Pia Lorena Hugo</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C0D2900" w14:textId="77777777">
            <w:pPr>
              <w:spacing w:line="240" w:lineRule="auto"/>
              <w:rPr>
                <w:rFonts w:cstheme="minorHAnsi"/>
                <w:szCs w:val="20"/>
              </w:rPr>
            </w:pPr>
            <w:r w:rsidRPr="00A1212F">
              <w:rPr>
                <w:rFonts w:cstheme="minorHAnsi"/>
                <w:color w:val="000000"/>
                <w:sz w:val="22"/>
                <w:szCs w:val="22"/>
                <w:lang w:val="en-GB" w:eastAsia="en-GB"/>
              </w:rPr>
              <w:t>Manager E2E Supply chain Planning</w:t>
            </w:r>
          </w:p>
        </w:tc>
      </w:tr>
      <w:tr w:rsidRPr="00F127E2" w:rsidR="0002688F" w:rsidTr="003342F5" w14:paraId="26D0A829"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D1DBEF7" w14:textId="77777777">
            <w:pPr>
              <w:spacing w:line="240" w:lineRule="auto"/>
              <w:rPr>
                <w:rFonts w:cstheme="minorHAnsi"/>
                <w:szCs w:val="20"/>
                <w:highlight w:val="yellow"/>
              </w:rPr>
            </w:pPr>
            <w:r w:rsidRPr="00A1212F">
              <w:rPr>
                <w:rFonts w:cstheme="minorHAnsi"/>
                <w:color w:val="000000"/>
                <w:sz w:val="22"/>
                <w:szCs w:val="22"/>
                <w:lang w:val="en-GB" w:eastAsia="en-GB"/>
              </w:rPr>
              <w:t>Jan Eismann</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933E479" w14:textId="77777777">
            <w:pPr>
              <w:spacing w:line="240" w:lineRule="auto"/>
              <w:rPr>
                <w:rFonts w:cstheme="minorHAnsi"/>
                <w:szCs w:val="20"/>
              </w:rPr>
            </w:pPr>
            <w:r w:rsidRPr="00A1212F">
              <w:rPr>
                <w:rFonts w:cstheme="minorHAnsi"/>
                <w:color w:val="000000"/>
                <w:sz w:val="22"/>
                <w:szCs w:val="22"/>
                <w:lang w:val="en-GB" w:eastAsia="en-GB"/>
              </w:rPr>
              <w:t>E2E SC Planning Solutions Manager</w:t>
            </w:r>
          </w:p>
        </w:tc>
      </w:tr>
      <w:tr w:rsidRPr="00F127E2" w:rsidR="0002688F" w:rsidTr="003342F5" w14:paraId="3F0AEF52"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2DCFFB32"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Marion Weber</w:t>
            </w:r>
          </w:p>
        </w:tc>
        <w:tc>
          <w:tcPr>
            <w:tcW w:w="5954"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1EE47FE3"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Manager E2E Business Processes Master Data</w:t>
            </w:r>
          </w:p>
        </w:tc>
      </w:tr>
      <w:tr w:rsidRPr="00F127E2" w:rsidR="006A51F8" w:rsidTr="003342F5" w14:paraId="29D23534"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376F72B1" w14:textId="27755873">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Anne Mareike Borchardt</w:t>
            </w:r>
          </w:p>
        </w:tc>
        <w:tc>
          <w:tcPr>
            <w:tcW w:w="5954"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498FB9A8" w14:textId="5BCEFE0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Manager SC Business Intelligence</w:t>
            </w:r>
          </w:p>
        </w:tc>
      </w:tr>
      <w:tr w:rsidRPr="00F127E2" w:rsidR="006A51F8" w:rsidTr="003342F5" w14:paraId="17469D1F"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75674CE3" w14:textId="2EF452F9">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Jing Xie</w:t>
            </w:r>
          </w:p>
        </w:tc>
        <w:tc>
          <w:tcPr>
            <w:tcW w:w="5954" w:type="dxa"/>
            <w:tcBorders>
              <w:top w:val="single" w:color="auto" w:sz="6" w:space="0"/>
              <w:left w:val="single" w:color="auto" w:sz="6" w:space="0"/>
              <w:bottom w:val="single" w:color="auto" w:sz="6" w:space="0"/>
              <w:right w:val="single" w:color="auto" w:sz="6" w:space="0"/>
            </w:tcBorders>
            <w:vAlign w:val="center"/>
          </w:tcPr>
          <w:p w:rsidRPr="00A1212F" w:rsidR="006A51F8" w:rsidP="006A51F8" w:rsidRDefault="006A51F8" w14:paraId="16FD8792" w14:textId="6E1FDAAB">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Senior Engineer SC Business Intelligence</w:t>
            </w:r>
          </w:p>
        </w:tc>
      </w:tr>
      <w:tr w:rsidRPr="00F127E2" w:rsidR="0002688F" w:rsidTr="003342F5" w14:paraId="4E280176"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218BFE0C"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Dirk Biehl</w:t>
            </w:r>
          </w:p>
        </w:tc>
        <w:tc>
          <w:tcPr>
            <w:tcW w:w="5954" w:type="dxa"/>
            <w:tcBorders>
              <w:top w:val="single" w:color="auto" w:sz="6" w:space="0"/>
              <w:left w:val="single" w:color="auto" w:sz="6" w:space="0"/>
              <w:bottom w:val="single" w:color="auto" w:sz="6" w:space="0"/>
              <w:right w:val="single" w:color="auto" w:sz="6" w:space="0"/>
            </w:tcBorders>
            <w:vAlign w:val="center"/>
          </w:tcPr>
          <w:p w:rsidRPr="003E0E7A" w:rsidR="0002688F" w:rsidP="0002688F" w:rsidRDefault="0002688F" w14:paraId="129DE35C" w14:textId="77777777">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Integration Architect</w:t>
            </w:r>
          </w:p>
        </w:tc>
      </w:tr>
      <w:tr w:rsidRPr="00F127E2" w:rsidR="0002688F" w:rsidTr="003342F5" w14:paraId="370763F2"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6FCCD8D1" w14:textId="77777777">
            <w:pPr>
              <w:spacing w:line="240" w:lineRule="auto"/>
              <w:rPr>
                <w:rFonts w:cstheme="minorHAnsi"/>
                <w:szCs w:val="20"/>
                <w:highlight w:val="yellow"/>
              </w:rPr>
            </w:pPr>
            <w:r w:rsidRPr="00A1212F">
              <w:rPr>
                <w:rFonts w:cstheme="minorHAnsi"/>
                <w:color w:val="000000"/>
                <w:sz w:val="22"/>
                <w:szCs w:val="22"/>
                <w:lang w:val="en-GB" w:eastAsia="en-GB"/>
              </w:rPr>
              <w:t>Maciej Grebski</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0A6B8AC" w14:textId="77777777">
            <w:pPr>
              <w:spacing w:line="240" w:lineRule="auto"/>
              <w:rPr>
                <w:rFonts w:cstheme="minorHAnsi"/>
                <w:szCs w:val="20"/>
              </w:rPr>
            </w:pPr>
            <w:r w:rsidRPr="00A1212F">
              <w:rPr>
                <w:rFonts w:cstheme="minorHAnsi"/>
                <w:color w:val="000000"/>
                <w:sz w:val="22"/>
                <w:szCs w:val="22"/>
                <w:lang w:val="en-GB" w:eastAsia="en-GB"/>
              </w:rPr>
              <w:t>Head of Demand Planning</w:t>
            </w:r>
          </w:p>
        </w:tc>
      </w:tr>
      <w:tr w:rsidRPr="00F127E2" w:rsidR="0002688F" w:rsidTr="003342F5" w14:paraId="4EA73611"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191FD01" w14:textId="77777777">
            <w:pPr>
              <w:spacing w:line="240" w:lineRule="auto"/>
              <w:rPr>
                <w:rFonts w:cstheme="minorHAnsi"/>
                <w:szCs w:val="20"/>
                <w:highlight w:val="yellow"/>
              </w:rPr>
            </w:pPr>
            <w:r w:rsidRPr="00A1212F">
              <w:rPr>
                <w:rFonts w:cstheme="minorHAnsi"/>
                <w:color w:val="000000"/>
                <w:sz w:val="22"/>
                <w:szCs w:val="22"/>
                <w:lang w:val="en-GB" w:eastAsia="en-GB"/>
              </w:rPr>
              <w:t>Lesya Toryanyk</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8A3CAC8" w14:textId="77777777">
            <w:pPr>
              <w:spacing w:line="240" w:lineRule="auto"/>
              <w:rPr>
                <w:rFonts w:cstheme="minorHAnsi"/>
                <w:szCs w:val="20"/>
              </w:rPr>
            </w:pPr>
            <w:r w:rsidRPr="00A1212F">
              <w:rPr>
                <w:rFonts w:cstheme="minorHAnsi"/>
                <w:color w:val="000000"/>
                <w:sz w:val="22"/>
                <w:szCs w:val="22"/>
                <w:lang w:val="en-GB" w:eastAsia="en-GB"/>
              </w:rPr>
              <w:t>Demand Planning Transformation Manager</w:t>
            </w:r>
          </w:p>
        </w:tc>
      </w:tr>
      <w:tr w:rsidRPr="00F127E2" w:rsidR="0002688F" w:rsidTr="003342F5" w14:paraId="7E640E7C"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FD21B17" w14:textId="77777777">
            <w:pPr>
              <w:spacing w:line="240" w:lineRule="auto"/>
              <w:rPr>
                <w:rFonts w:cstheme="minorHAnsi"/>
                <w:szCs w:val="20"/>
                <w:highlight w:val="yellow"/>
              </w:rPr>
            </w:pPr>
            <w:r w:rsidRPr="00A1212F">
              <w:rPr>
                <w:rFonts w:cstheme="minorHAnsi"/>
                <w:color w:val="000000"/>
                <w:sz w:val="22"/>
                <w:szCs w:val="22"/>
                <w:lang w:val="en-GB" w:eastAsia="en-GB"/>
              </w:rPr>
              <w:t>Mohamed Khalifa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A66374B" w14:textId="77777777">
            <w:pPr>
              <w:spacing w:line="240" w:lineRule="auto"/>
              <w:rPr>
                <w:rFonts w:cstheme="minorHAnsi"/>
                <w:szCs w:val="20"/>
              </w:rPr>
            </w:pPr>
            <w:r w:rsidRPr="00A1212F">
              <w:rPr>
                <w:rFonts w:cstheme="minorHAnsi"/>
                <w:color w:val="000000"/>
                <w:sz w:val="22"/>
                <w:szCs w:val="22"/>
                <w:lang w:val="en-GB" w:eastAsia="en-GB"/>
              </w:rPr>
              <w:t>IT Business Partner</w:t>
            </w:r>
          </w:p>
        </w:tc>
      </w:tr>
      <w:tr w:rsidRPr="00F127E2" w:rsidR="0002688F" w:rsidTr="003342F5" w14:paraId="4E1B7C0A"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F8CADDF" w14:textId="77777777">
            <w:pPr>
              <w:spacing w:line="240" w:lineRule="auto"/>
              <w:rPr>
                <w:rFonts w:cstheme="minorHAnsi"/>
                <w:szCs w:val="20"/>
                <w:highlight w:val="yellow"/>
              </w:rPr>
            </w:pPr>
            <w:r w:rsidRPr="00A1212F">
              <w:rPr>
                <w:rFonts w:cstheme="minorHAnsi"/>
                <w:color w:val="000000"/>
                <w:sz w:val="22"/>
                <w:szCs w:val="22"/>
                <w:lang w:val="en-GB" w:eastAsia="en-GB"/>
              </w:rPr>
              <w:t>Patrice Gourlet</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2F7238C" w14:textId="77777777">
            <w:pPr>
              <w:spacing w:line="240" w:lineRule="auto"/>
              <w:rPr>
                <w:rFonts w:cstheme="minorHAnsi"/>
                <w:szCs w:val="20"/>
                <w:highlight w:val="yellow"/>
              </w:rPr>
            </w:pPr>
            <w:r w:rsidRPr="00A1212F">
              <w:rPr>
                <w:rFonts w:cstheme="minorHAnsi"/>
                <w:color w:val="000000"/>
                <w:sz w:val="22"/>
                <w:szCs w:val="22"/>
                <w:lang w:val="en-GB" w:eastAsia="en-GB"/>
              </w:rPr>
              <w:t>Head of Data Strategy Governance and Architecture Governance</w:t>
            </w:r>
          </w:p>
        </w:tc>
      </w:tr>
      <w:tr w:rsidRPr="00F127E2" w:rsidR="0002688F" w:rsidTr="003342F5" w14:paraId="391653B8"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F725EBB" w14:textId="77777777">
            <w:pPr>
              <w:spacing w:line="240" w:lineRule="auto"/>
              <w:rPr>
                <w:rFonts w:cstheme="minorHAnsi"/>
                <w:szCs w:val="20"/>
                <w:highlight w:val="yellow"/>
              </w:rPr>
            </w:pPr>
            <w:r w:rsidRPr="00A1212F">
              <w:rPr>
                <w:rFonts w:cstheme="minorHAnsi"/>
                <w:color w:val="000000"/>
                <w:sz w:val="22"/>
                <w:szCs w:val="22"/>
                <w:lang w:val="en-GB" w:eastAsia="en-GB"/>
              </w:rPr>
              <w:t>Javier Romero Blazquez</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1A8F045" w14:textId="77777777">
            <w:pPr>
              <w:spacing w:line="240" w:lineRule="auto"/>
              <w:rPr>
                <w:rFonts w:cstheme="minorHAnsi"/>
                <w:szCs w:val="20"/>
                <w:highlight w:val="yellow"/>
              </w:rPr>
            </w:pPr>
            <w:r w:rsidRPr="00A1212F">
              <w:rPr>
                <w:rFonts w:cstheme="minorHAnsi"/>
                <w:color w:val="000000"/>
                <w:sz w:val="22"/>
                <w:szCs w:val="22"/>
                <w:lang w:val="en-GB" w:eastAsia="en-GB"/>
              </w:rPr>
              <w:t>Head of Data and Integration Global Solution Delivery</w:t>
            </w:r>
          </w:p>
        </w:tc>
      </w:tr>
      <w:tr w:rsidRPr="00F127E2" w:rsidR="0002688F" w:rsidTr="003342F5" w14:paraId="6A133C71"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8968CB7" w14:textId="77777777">
            <w:pPr>
              <w:spacing w:line="240" w:lineRule="auto"/>
              <w:rPr>
                <w:rFonts w:cstheme="minorHAnsi"/>
                <w:szCs w:val="20"/>
                <w:highlight w:val="yellow"/>
              </w:rPr>
            </w:pPr>
            <w:r w:rsidRPr="00A1212F">
              <w:rPr>
                <w:rFonts w:cstheme="minorHAnsi"/>
                <w:color w:val="000000"/>
                <w:sz w:val="22"/>
                <w:szCs w:val="22"/>
                <w:lang w:val="en-GB" w:eastAsia="en-GB"/>
              </w:rPr>
              <w:t>Lalit Kapur</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32A11E46" w14:textId="77777777">
            <w:pPr>
              <w:spacing w:line="240" w:lineRule="auto"/>
              <w:rPr>
                <w:rFonts w:cstheme="minorHAnsi"/>
                <w:szCs w:val="20"/>
                <w:highlight w:val="yellow"/>
              </w:rPr>
            </w:pPr>
            <w:r w:rsidRPr="00A1212F">
              <w:rPr>
                <w:rFonts w:cstheme="minorHAnsi"/>
                <w:color w:val="000000"/>
                <w:sz w:val="22"/>
                <w:szCs w:val="22"/>
                <w:lang w:val="en-GB" w:eastAsia="en-GB"/>
              </w:rPr>
              <w:t>Data Lead</w:t>
            </w:r>
          </w:p>
        </w:tc>
      </w:tr>
      <w:tr w:rsidRPr="00F127E2" w:rsidR="0002688F" w:rsidTr="003342F5" w14:paraId="0802E3DF"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F02B328" w14:textId="77777777">
            <w:pPr>
              <w:spacing w:line="240" w:lineRule="auto"/>
              <w:rPr>
                <w:rFonts w:cstheme="minorHAnsi"/>
                <w:szCs w:val="20"/>
                <w:highlight w:val="yellow"/>
              </w:rPr>
            </w:pPr>
            <w:r w:rsidRPr="00A1212F">
              <w:rPr>
                <w:rFonts w:cstheme="minorHAnsi"/>
                <w:color w:val="000000"/>
                <w:sz w:val="22"/>
                <w:szCs w:val="22"/>
                <w:lang w:val="en-GB" w:eastAsia="en-GB"/>
              </w:rPr>
              <w:t>Lokesh Ramesh</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5A00C41" w14:textId="77777777">
            <w:pPr>
              <w:spacing w:line="240" w:lineRule="auto"/>
              <w:rPr>
                <w:rFonts w:cstheme="minorHAnsi"/>
                <w:szCs w:val="20"/>
                <w:highlight w:val="yellow"/>
              </w:rPr>
            </w:pPr>
            <w:r w:rsidRPr="00A1212F">
              <w:rPr>
                <w:rFonts w:cstheme="minorHAnsi"/>
                <w:color w:val="000000"/>
                <w:sz w:val="22"/>
                <w:szCs w:val="22"/>
                <w:lang w:val="en-GB" w:eastAsia="en-GB"/>
              </w:rPr>
              <w:t>Integration Lead</w:t>
            </w:r>
          </w:p>
        </w:tc>
      </w:tr>
      <w:tr w:rsidRPr="00F127E2" w:rsidR="0002688F" w:rsidTr="003342F5" w14:paraId="370972C4"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1EC95B6" w14:textId="77777777">
            <w:pPr>
              <w:spacing w:line="240" w:lineRule="auto"/>
              <w:rPr>
                <w:rFonts w:cstheme="minorHAnsi"/>
                <w:szCs w:val="20"/>
                <w:highlight w:val="yellow"/>
              </w:rPr>
            </w:pPr>
            <w:r w:rsidRPr="00A1212F">
              <w:rPr>
                <w:rFonts w:cstheme="minorHAnsi"/>
                <w:color w:val="000000"/>
                <w:sz w:val="22"/>
                <w:szCs w:val="22"/>
                <w:lang w:val="en-GB" w:eastAsia="en-GB"/>
              </w:rPr>
              <w:t>Sumanta Dutta</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1C384DB2" w14:textId="77777777">
            <w:pPr>
              <w:spacing w:line="240" w:lineRule="auto"/>
              <w:rPr>
                <w:rFonts w:cstheme="minorHAnsi"/>
                <w:szCs w:val="20"/>
                <w:highlight w:val="yellow"/>
              </w:rPr>
            </w:pPr>
            <w:r w:rsidRPr="00A1212F">
              <w:rPr>
                <w:rFonts w:cstheme="minorHAnsi"/>
                <w:color w:val="000000"/>
                <w:sz w:val="22"/>
                <w:szCs w:val="22"/>
                <w:lang w:val="en-GB" w:eastAsia="en-GB"/>
              </w:rPr>
              <w:t>Data Architect</w:t>
            </w:r>
          </w:p>
        </w:tc>
      </w:tr>
      <w:tr w:rsidRPr="00F127E2" w:rsidR="0002688F" w:rsidTr="003342F5" w14:paraId="479F3EA7"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00849F86" w14:textId="77777777">
            <w:pPr>
              <w:spacing w:line="240" w:lineRule="auto"/>
              <w:rPr>
                <w:rFonts w:cstheme="minorHAnsi"/>
                <w:szCs w:val="20"/>
                <w:highlight w:val="yellow"/>
              </w:rPr>
            </w:pPr>
            <w:r w:rsidRPr="00A1212F">
              <w:rPr>
                <w:rFonts w:cstheme="minorHAnsi"/>
                <w:color w:val="000000"/>
                <w:sz w:val="22"/>
                <w:szCs w:val="22"/>
                <w:lang w:val="en-GB" w:eastAsia="en-GB"/>
              </w:rPr>
              <w:t>Keshav Mathur</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7AE894BE" w14:textId="77777777">
            <w:pPr>
              <w:spacing w:line="240" w:lineRule="auto"/>
              <w:rPr>
                <w:rFonts w:cstheme="minorHAnsi"/>
                <w:szCs w:val="20"/>
                <w:highlight w:val="yellow"/>
              </w:rPr>
            </w:pPr>
            <w:r w:rsidRPr="00A1212F">
              <w:rPr>
                <w:rFonts w:cstheme="minorHAnsi"/>
                <w:color w:val="000000"/>
                <w:sz w:val="22"/>
                <w:szCs w:val="22"/>
                <w:lang w:val="en-GB" w:eastAsia="en-GB"/>
              </w:rPr>
              <w:t>Senior Data Design Consultant</w:t>
            </w:r>
          </w:p>
        </w:tc>
      </w:tr>
      <w:tr w:rsidRPr="00F127E2" w:rsidR="0002688F" w:rsidTr="003342F5" w14:paraId="67F264BF"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433354D3" w14:textId="77777777">
            <w:pPr>
              <w:spacing w:line="240" w:lineRule="auto"/>
              <w:rPr>
                <w:rFonts w:cstheme="minorHAnsi"/>
                <w:szCs w:val="20"/>
                <w:highlight w:val="yellow"/>
              </w:rPr>
            </w:pPr>
            <w:r w:rsidRPr="00A1212F">
              <w:rPr>
                <w:rFonts w:cstheme="minorHAnsi"/>
                <w:color w:val="000000"/>
                <w:sz w:val="22"/>
                <w:szCs w:val="22"/>
                <w:lang w:val="en-GB" w:eastAsia="en-GB"/>
              </w:rPr>
              <w:t>Jairam Mood</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2349F96C" w14:textId="77777777">
            <w:pPr>
              <w:spacing w:line="240" w:lineRule="auto"/>
              <w:rPr>
                <w:rFonts w:cstheme="minorHAnsi"/>
                <w:szCs w:val="20"/>
                <w:highlight w:val="yellow"/>
              </w:rPr>
            </w:pPr>
            <w:r w:rsidRPr="00A1212F">
              <w:rPr>
                <w:rFonts w:cstheme="minorHAnsi"/>
                <w:color w:val="000000"/>
                <w:sz w:val="22"/>
                <w:szCs w:val="22"/>
                <w:lang w:val="en-GB" w:eastAsia="en-GB"/>
              </w:rPr>
              <w:t>Data Functional Consultant</w:t>
            </w:r>
          </w:p>
        </w:tc>
      </w:tr>
      <w:tr w:rsidRPr="00F127E2" w:rsidR="0002688F" w:rsidTr="003342F5" w14:paraId="434FA570" w14:textId="77777777">
        <w:trPr>
          <w:trHeight w:val="20"/>
        </w:trPr>
        <w:tc>
          <w:tcPr>
            <w:tcW w:w="2409"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90FDC49" w14:textId="77777777">
            <w:pPr>
              <w:spacing w:line="240" w:lineRule="auto"/>
              <w:rPr>
                <w:rFonts w:cstheme="minorHAnsi"/>
                <w:szCs w:val="20"/>
                <w:highlight w:val="yellow"/>
              </w:rPr>
            </w:pPr>
            <w:r w:rsidRPr="00A1212F">
              <w:rPr>
                <w:rFonts w:cstheme="minorHAnsi"/>
                <w:color w:val="000000"/>
                <w:sz w:val="22"/>
                <w:szCs w:val="22"/>
                <w:lang w:val="en-GB" w:eastAsia="en-GB"/>
              </w:rPr>
              <w:t>Ramesh Shah</w:t>
            </w:r>
          </w:p>
        </w:tc>
        <w:tc>
          <w:tcPr>
            <w:tcW w:w="5954" w:type="dxa"/>
            <w:tcBorders>
              <w:top w:val="single" w:color="auto" w:sz="6" w:space="0"/>
              <w:left w:val="single" w:color="auto" w:sz="6" w:space="0"/>
              <w:bottom w:val="single" w:color="auto" w:sz="6" w:space="0"/>
              <w:right w:val="single" w:color="auto" w:sz="6" w:space="0"/>
            </w:tcBorders>
            <w:vAlign w:val="center"/>
          </w:tcPr>
          <w:p w:rsidRPr="00F127E2" w:rsidR="0002688F" w:rsidP="0002688F" w:rsidRDefault="0002688F" w14:paraId="5082C1BF" w14:textId="77777777">
            <w:pPr>
              <w:spacing w:line="240" w:lineRule="auto"/>
              <w:rPr>
                <w:rFonts w:cstheme="minorHAnsi"/>
                <w:szCs w:val="20"/>
                <w:highlight w:val="yellow"/>
              </w:rPr>
            </w:pPr>
            <w:r w:rsidRPr="00A1212F">
              <w:rPr>
                <w:rFonts w:cstheme="minorHAnsi"/>
                <w:color w:val="000000"/>
                <w:sz w:val="22"/>
                <w:szCs w:val="22"/>
                <w:lang w:val="en-GB" w:eastAsia="en-GB"/>
              </w:rPr>
              <w:t>Data Consultant</w:t>
            </w:r>
          </w:p>
        </w:tc>
      </w:tr>
    </w:tbl>
    <w:p w:rsidRPr="00F127E2" w:rsidR="00074FAD" w:rsidP="00074FAD" w:rsidRDefault="00074FAD" w14:paraId="618A867D" w14:textId="77777777">
      <w:pPr>
        <w:rPr>
          <w:rFonts w:eastAsiaTheme="majorEastAsia" w:cstheme="minorHAnsi"/>
        </w:rPr>
      </w:pPr>
      <w:bookmarkStart w:name="_Toc147993801" w:id="12"/>
    </w:p>
    <w:p w:rsidRPr="00560BA1" w:rsidR="00A05E83" w:rsidP="00693D49" w:rsidRDefault="00A05E83" w14:paraId="1A564A38" w14:textId="77777777">
      <w:pPr>
        <w:pStyle w:val="Heading2"/>
        <w:rPr>
          <w:rFonts w:eastAsiaTheme="majorEastAsia"/>
        </w:rPr>
      </w:pPr>
      <w:bookmarkStart w:name="_Toc153359064" w:id="13"/>
      <w:r w:rsidRPr="0465EB68">
        <w:rPr>
          <w:rFonts w:eastAsiaTheme="majorEastAsia"/>
        </w:rPr>
        <w:t>Document Sign-Off</w:t>
      </w:r>
      <w:bookmarkEnd w:id="12"/>
      <w:bookmarkEnd w:id="13"/>
    </w:p>
    <w:p w:rsidRPr="00F127E2" w:rsidR="00A05E83" w:rsidP="001F7B90" w:rsidRDefault="00A05E83" w14:paraId="7B6A13E4" w14:textId="77777777">
      <w:pPr>
        <w:spacing w:line="240" w:lineRule="auto"/>
        <w:ind w:left="425"/>
        <w:rPr>
          <w:rFonts w:cstheme="minorHAnsi"/>
        </w:rPr>
      </w:pPr>
      <w:r w:rsidRPr="00F127E2">
        <w:rPr>
          <w:rFonts w:cstheme="minorHAnsi"/>
        </w:rPr>
        <w:t>Where relevant this document has been received and reviewed by the following people. Sign off via email to the solution architect to indicate the document has been reviewed and the proposed solution is acceptable for the sections indicated.</w:t>
      </w:r>
    </w:p>
    <w:p w:rsidRPr="00F127E2" w:rsidR="00A05E83" w:rsidP="00A05E83" w:rsidRDefault="00A05E83" w14:paraId="2F8A11F5" w14:textId="77777777">
      <w:pPr>
        <w:rPr>
          <w:rFonts w:cstheme="minorHAnsi"/>
        </w:rPr>
      </w:pPr>
    </w:p>
    <w:tbl>
      <w:tblPr>
        <w:tblW w:w="8646"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409"/>
        <w:gridCol w:w="6237"/>
      </w:tblGrid>
      <w:tr w:rsidRPr="00F127E2" w:rsidR="006074BB" w:rsidTr="003342F5" w14:paraId="37CE5956" w14:textId="77777777">
        <w:tc>
          <w:tcPr>
            <w:tcW w:w="240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6074BB" w:rsidRDefault="006074BB" w14:paraId="5EDFAED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Name</w:t>
            </w:r>
          </w:p>
        </w:tc>
        <w:tc>
          <w:tcPr>
            <w:tcW w:w="623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127E2" w:rsidR="006074BB" w:rsidRDefault="006074BB" w14:paraId="4643F301"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Role</w:t>
            </w:r>
          </w:p>
        </w:tc>
      </w:tr>
      <w:tr w:rsidRPr="00F127E2" w:rsidR="006D1779" w:rsidTr="003342F5" w14:paraId="52D510B0"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02460845"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Sumanta Dutta</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3B7F23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Architect</w:t>
            </w:r>
          </w:p>
        </w:tc>
      </w:tr>
      <w:tr w:rsidRPr="00F127E2" w:rsidR="006D1779" w:rsidTr="003342F5" w14:paraId="3EE4DE23"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2EE0A73" w14:textId="77777777">
            <w:pPr>
              <w:spacing w:line="240" w:lineRule="auto"/>
              <w:rPr>
                <w:rFonts w:cstheme="minorHAnsi"/>
                <w:szCs w:val="20"/>
              </w:rPr>
            </w:pPr>
            <w:r w:rsidRPr="002C5D66">
              <w:rPr>
                <w:rFonts w:ascii="Calibri" w:hAnsi="Calibri" w:cs="Calibri"/>
                <w:color w:val="000000"/>
                <w:sz w:val="22"/>
                <w:szCs w:val="22"/>
                <w:lang w:val="en-GB" w:eastAsia="en-GB"/>
              </w:rPr>
              <w:t>Lalit Kapur</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1113C7CE"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Lead</w:t>
            </w:r>
          </w:p>
        </w:tc>
      </w:tr>
      <w:tr w:rsidRPr="00F127E2" w:rsidR="006D1779" w:rsidTr="003342F5" w14:paraId="2AC38065"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6D2AB64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Lokesh Ramesh</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1AA0ED7C"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Integration Lead</w:t>
            </w:r>
          </w:p>
        </w:tc>
      </w:tr>
      <w:tr w:rsidRPr="00F127E2" w:rsidR="006D1779" w:rsidTr="003342F5" w14:paraId="4871E6C2"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29216E12"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Javier Romero Blazquez</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0288780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and Integration Global Solution Delivery</w:t>
            </w:r>
          </w:p>
        </w:tc>
      </w:tr>
      <w:tr w:rsidRPr="00F127E2" w:rsidR="006D1779" w:rsidTr="003342F5" w14:paraId="239A2644" w14:textId="77777777">
        <w:tc>
          <w:tcPr>
            <w:tcW w:w="2409"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54AE7320" w14:textId="77777777">
            <w:pPr>
              <w:tabs>
                <w:tab w:val="left" w:pos="-2621"/>
                <w:tab w:val="left" w:pos="-1901"/>
                <w:tab w:val="left" w:pos="-1181"/>
                <w:tab w:val="left" w:pos="-461"/>
                <w:tab w:val="left" w:pos="259"/>
                <w:tab w:val="left" w:pos="979"/>
                <w:tab w:val="left" w:pos="1699"/>
                <w:tab w:val="left" w:pos="1935"/>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Steve Dickason</w:t>
            </w:r>
          </w:p>
        </w:tc>
        <w:tc>
          <w:tcPr>
            <w:tcW w:w="6237" w:type="dxa"/>
            <w:tcBorders>
              <w:top w:val="single" w:color="auto" w:sz="4" w:space="0"/>
              <w:left w:val="single" w:color="auto" w:sz="4" w:space="0"/>
              <w:bottom w:val="single" w:color="auto" w:sz="4" w:space="0"/>
              <w:right w:val="single" w:color="auto" w:sz="4" w:space="0"/>
            </w:tcBorders>
            <w:vAlign w:val="center"/>
          </w:tcPr>
          <w:p w:rsidRPr="00F127E2" w:rsidR="006D1779" w:rsidP="006D1779" w:rsidRDefault="006D1779" w14:paraId="43836A84"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Strategy, Governance &amp; Architecture</w:t>
            </w:r>
          </w:p>
        </w:tc>
      </w:tr>
    </w:tbl>
    <w:p w:rsidRPr="00560BA1" w:rsidR="00AC1E7B" w:rsidP="00693D49" w:rsidRDefault="007D4990" w14:paraId="6BBAD026" w14:textId="77777777">
      <w:pPr>
        <w:pStyle w:val="Heading2"/>
        <w:rPr>
          <w:rFonts w:eastAsiaTheme="majorEastAsia"/>
        </w:rPr>
      </w:pPr>
      <w:bookmarkStart w:name="_Toc153359065" w:id="14"/>
      <w:r w:rsidRPr="0465EB68">
        <w:rPr>
          <w:rFonts w:eastAsiaTheme="majorEastAsia"/>
        </w:rPr>
        <w:t>Stakeholder</w:t>
      </w:r>
      <w:bookmarkEnd w:id="14"/>
    </w:p>
    <w:tbl>
      <w:tblPr>
        <w:tblStyle w:val="TableGrid"/>
        <w:tblW w:w="8732" w:type="dxa"/>
        <w:tblInd w:w="421" w:type="dxa"/>
        <w:tblLook w:val="04A0" w:firstRow="1" w:lastRow="0" w:firstColumn="1" w:lastColumn="0" w:noHBand="0" w:noVBand="1"/>
      </w:tblPr>
      <w:tblGrid>
        <w:gridCol w:w="2830"/>
        <w:gridCol w:w="5902"/>
      </w:tblGrid>
      <w:tr w:rsidRPr="00F127E2" w:rsidR="00AC1E7B" w:rsidTr="001D34BC" w14:paraId="7733B76B" w14:textId="77777777">
        <w:trPr>
          <w:trHeight w:val="300"/>
        </w:trPr>
        <w:tc>
          <w:tcPr>
            <w:tcW w:w="2830" w:type="dxa"/>
            <w:shd w:val="clear" w:color="auto" w:fill="D5DCE4" w:themeFill="text2" w:themeFillTint="33"/>
          </w:tcPr>
          <w:p w:rsidRPr="00F127E2" w:rsidR="00AC1E7B" w:rsidP="001F7B90" w:rsidRDefault="00AC1E7B" w14:paraId="78D02CA6" w14:textId="77777777">
            <w:pPr>
              <w:spacing w:line="259" w:lineRule="auto"/>
              <w:rPr>
                <w:rFonts w:asciiTheme="minorHAnsi" w:hAnsiTheme="minorHAnsi" w:cstheme="minorHAnsi"/>
              </w:rPr>
            </w:pPr>
            <w:r w:rsidRPr="00F127E2">
              <w:rPr>
                <w:rFonts w:asciiTheme="minorHAnsi" w:hAnsiTheme="minorHAnsi" w:cstheme="minorHAnsi"/>
              </w:rPr>
              <w:t>Group / Team / Stakeholder</w:t>
            </w:r>
          </w:p>
        </w:tc>
        <w:tc>
          <w:tcPr>
            <w:tcW w:w="5902" w:type="dxa"/>
            <w:shd w:val="clear" w:color="auto" w:fill="D5DCE4" w:themeFill="text2" w:themeFillTint="33"/>
          </w:tcPr>
          <w:p w:rsidRPr="00F127E2" w:rsidR="00AC1E7B" w:rsidP="001F7B90" w:rsidRDefault="00AC1E7B" w14:paraId="654DDD67" w14:textId="77777777">
            <w:pPr>
              <w:spacing w:line="259" w:lineRule="auto"/>
              <w:rPr>
                <w:rFonts w:asciiTheme="minorHAnsi" w:hAnsiTheme="minorHAnsi" w:cstheme="minorHAnsi"/>
              </w:rPr>
            </w:pPr>
            <w:r w:rsidRPr="00F127E2">
              <w:rPr>
                <w:rFonts w:asciiTheme="minorHAnsi" w:hAnsiTheme="minorHAnsi" w:cstheme="minorHAnsi"/>
              </w:rPr>
              <w:t>Focus Area</w:t>
            </w:r>
          </w:p>
        </w:tc>
      </w:tr>
      <w:tr w:rsidRPr="00F127E2" w:rsidR="00AC1E7B" w:rsidTr="001D34BC" w14:paraId="7CB9CB33" w14:textId="77777777">
        <w:trPr>
          <w:trHeight w:val="300"/>
        </w:trPr>
        <w:tc>
          <w:tcPr>
            <w:tcW w:w="2830" w:type="dxa"/>
          </w:tcPr>
          <w:p w:rsidRPr="00F127E2" w:rsidR="00AC1E7B" w:rsidP="001F7B90" w:rsidRDefault="00AC1E7B" w14:paraId="16107F81" w14:textId="77777777">
            <w:pPr>
              <w:spacing w:line="259" w:lineRule="auto"/>
              <w:rPr>
                <w:rFonts w:asciiTheme="minorHAnsi" w:hAnsiTheme="minorHAnsi" w:cstheme="minorHAnsi"/>
              </w:rPr>
            </w:pPr>
            <w:r w:rsidRPr="00F127E2">
              <w:rPr>
                <w:rFonts w:asciiTheme="minorHAnsi" w:hAnsiTheme="minorHAnsi" w:cstheme="minorHAnsi"/>
              </w:rPr>
              <w:t>Technical Design Authority</w:t>
            </w:r>
          </w:p>
        </w:tc>
        <w:tc>
          <w:tcPr>
            <w:tcW w:w="5902" w:type="dxa"/>
          </w:tcPr>
          <w:p w:rsidRPr="00F127E2" w:rsidR="00AC1E7B" w:rsidP="001F7B90" w:rsidRDefault="00AC1E7B" w14:paraId="11F8469E" w14:textId="77777777">
            <w:pPr>
              <w:spacing w:line="259" w:lineRule="auto"/>
              <w:rPr>
                <w:rFonts w:asciiTheme="minorHAnsi" w:hAnsiTheme="minorHAnsi" w:cstheme="minorHAnsi"/>
              </w:rPr>
            </w:pPr>
            <w:r w:rsidRPr="00F127E2">
              <w:rPr>
                <w:rFonts w:asciiTheme="minorHAnsi" w:hAnsiTheme="minorHAnsi" w:cstheme="minorHAnsi"/>
              </w:rPr>
              <w:t>Help validate the solution’s integrity and to ensure it is aligned to the Imperial Brands architecture principles</w:t>
            </w:r>
          </w:p>
        </w:tc>
      </w:tr>
      <w:tr w:rsidRPr="00F127E2" w:rsidR="00AC1E7B" w:rsidTr="001D34BC" w14:paraId="2BC26441" w14:textId="77777777">
        <w:trPr>
          <w:trHeight w:val="300"/>
        </w:trPr>
        <w:tc>
          <w:tcPr>
            <w:tcW w:w="2830" w:type="dxa"/>
          </w:tcPr>
          <w:p w:rsidRPr="00F127E2" w:rsidR="00AC1E7B" w:rsidP="001F7B90" w:rsidRDefault="00AC1E7B" w14:paraId="7EB55F61" w14:textId="77777777">
            <w:pPr>
              <w:spacing w:line="259" w:lineRule="auto"/>
              <w:rPr>
                <w:rFonts w:asciiTheme="minorHAnsi" w:hAnsiTheme="minorHAnsi" w:cstheme="minorHAnsi"/>
              </w:rPr>
            </w:pPr>
            <w:r w:rsidRPr="00F127E2">
              <w:rPr>
                <w:rFonts w:asciiTheme="minorHAnsi" w:hAnsiTheme="minorHAnsi" w:cstheme="minorHAnsi"/>
              </w:rPr>
              <w:t>Engineering Team</w:t>
            </w:r>
          </w:p>
        </w:tc>
        <w:tc>
          <w:tcPr>
            <w:tcW w:w="5902" w:type="dxa"/>
          </w:tcPr>
          <w:p w:rsidRPr="00F127E2" w:rsidR="00AC1E7B" w:rsidP="001F7B90" w:rsidRDefault="00AC1E7B" w14:paraId="0F19162F" w14:textId="77777777">
            <w:pPr>
              <w:spacing w:line="259" w:lineRule="auto"/>
              <w:rPr>
                <w:rFonts w:asciiTheme="minorHAnsi" w:hAnsiTheme="minorHAnsi" w:cstheme="minorHAnsi"/>
              </w:rPr>
            </w:pPr>
            <w:r w:rsidRPr="00F127E2">
              <w:rPr>
                <w:rFonts w:asciiTheme="minorHAnsi" w:hAnsiTheme="minorHAnsi" w:cstheme="minorHAnsi"/>
              </w:rPr>
              <w:t>Obtain directions as to the specific capabilities to be implemented using the defined components.</w:t>
            </w:r>
          </w:p>
          <w:p w:rsidRPr="00F127E2" w:rsidR="00AC1E7B" w:rsidP="001F7B90" w:rsidRDefault="00AC1E7B" w14:paraId="5074CBFC" w14:textId="77777777">
            <w:pPr>
              <w:spacing w:line="259" w:lineRule="auto"/>
              <w:rPr>
                <w:rFonts w:asciiTheme="minorHAnsi" w:hAnsiTheme="minorHAnsi" w:cstheme="minorHAnsi"/>
              </w:rPr>
            </w:pPr>
            <w:r w:rsidRPr="00F127E2">
              <w:rPr>
                <w:rFonts w:asciiTheme="minorHAnsi" w:hAnsiTheme="minorHAnsi" w:cstheme="minorHAnsi"/>
              </w:rPr>
              <w:t>Understand how the various components defined within the solution interact.</w:t>
            </w:r>
          </w:p>
        </w:tc>
      </w:tr>
      <w:tr w:rsidRPr="00F127E2" w:rsidR="00AC1E7B" w:rsidTr="001D34BC" w14:paraId="2D0C46D3" w14:textId="77777777">
        <w:trPr>
          <w:trHeight w:val="300"/>
        </w:trPr>
        <w:tc>
          <w:tcPr>
            <w:tcW w:w="2830" w:type="dxa"/>
          </w:tcPr>
          <w:p w:rsidRPr="00F127E2" w:rsidR="00AC1E7B" w:rsidP="001F7B90" w:rsidRDefault="00AC1E7B" w14:paraId="5B8CE60E" w14:textId="77777777">
            <w:pPr>
              <w:spacing w:line="259" w:lineRule="auto"/>
              <w:rPr>
                <w:rFonts w:asciiTheme="minorHAnsi" w:hAnsiTheme="minorHAnsi" w:cstheme="minorHAnsi"/>
              </w:rPr>
            </w:pPr>
            <w:r w:rsidRPr="00F127E2">
              <w:rPr>
                <w:rFonts w:asciiTheme="minorHAnsi" w:hAnsiTheme="minorHAnsi" w:cstheme="minorHAnsi"/>
              </w:rPr>
              <w:t>Testing Services</w:t>
            </w:r>
          </w:p>
        </w:tc>
        <w:tc>
          <w:tcPr>
            <w:tcW w:w="5902" w:type="dxa"/>
          </w:tcPr>
          <w:p w:rsidRPr="00F127E2" w:rsidR="00AC1E7B" w:rsidP="001F7B90" w:rsidRDefault="00AC1E7B" w14:paraId="47629C20" w14:textId="77777777">
            <w:pPr>
              <w:spacing w:line="259" w:lineRule="auto"/>
              <w:rPr>
                <w:rFonts w:asciiTheme="minorHAnsi" w:hAnsiTheme="minorHAnsi" w:cstheme="minorHAnsi"/>
              </w:rPr>
            </w:pPr>
            <w:r w:rsidRPr="00F127E2">
              <w:rPr>
                <w:rFonts w:asciiTheme="minorHAnsi" w:hAnsiTheme="minorHAnsi" w:cstheme="minorHAnsi"/>
              </w:rPr>
              <w:t>Help the team assess the testing scope, producing relevant test cases and test scripts for integration, performance, and user acceptance testing.</w:t>
            </w:r>
          </w:p>
        </w:tc>
      </w:tr>
      <w:tr w:rsidRPr="00F127E2" w:rsidR="00AC1E7B" w:rsidTr="001D34BC" w14:paraId="3BD04E22" w14:textId="77777777">
        <w:trPr>
          <w:trHeight w:val="300"/>
        </w:trPr>
        <w:tc>
          <w:tcPr>
            <w:tcW w:w="2830" w:type="dxa"/>
          </w:tcPr>
          <w:p w:rsidRPr="00F127E2" w:rsidR="00AC1E7B" w:rsidP="001F7B90" w:rsidRDefault="00AC1E7B" w14:paraId="4B05E644" w14:textId="77777777">
            <w:pPr>
              <w:spacing w:line="259" w:lineRule="auto"/>
              <w:rPr>
                <w:rFonts w:asciiTheme="minorHAnsi" w:hAnsiTheme="minorHAnsi" w:cstheme="minorHAnsi"/>
              </w:rPr>
            </w:pPr>
            <w:r w:rsidRPr="00F127E2">
              <w:rPr>
                <w:rFonts w:asciiTheme="minorHAnsi" w:hAnsiTheme="minorHAnsi" w:cstheme="minorHAnsi"/>
              </w:rPr>
              <w:t>Business Stakeholders</w:t>
            </w:r>
          </w:p>
        </w:tc>
        <w:tc>
          <w:tcPr>
            <w:tcW w:w="5902" w:type="dxa"/>
          </w:tcPr>
          <w:p w:rsidRPr="00F127E2" w:rsidR="00AC1E7B" w:rsidP="001F7B90" w:rsidRDefault="00AC1E7B" w14:paraId="3C5FA1D5" w14:textId="77777777">
            <w:pPr>
              <w:spacing w:line="259" w:lineRule="auto"/>
              <w:rPr>
                <w:rFonts w:asciiTheme="minorHAnsi" w:hAnsiTheme="minorHAnsi" w:cstheme="minorHAnsi"/>
              </w:rPr>
            </w:pPr>
            <w:r w:rsidRPr="00F127E2">
              <w:rPr>
                <w:rFonts w:asciiTheme="minorHAnsi" w:hAnsiTheme="minorHAnsi" w:cstheme="minorHAnsi"/>
              </w:rPr>
              <w:t>Understand how the defined application and platform architecture described in this document deliver their requirements.</w:t>
            </w:r>
          </w:p>
        </w:tc>
      </w:tr>
      <w:tr w:rsidRPr="00F127E2" w:rsidR="00AC1E7B" w:rsidTr="001D34BC" w14:paraId="3F62E19F" w14:textId="77777777">
        <w:trPr>
          <w:trHeight w:val="300"/>
        </w:trPr>
        <w:tc>
          <w:tcPr>
            <w:tcW w:w="2830" w:type="dxa"/>
          </w:tcPr>
          <w:p w:rsidRPr="00F127E2" w:rsidR="00AC1E7B" w:rsidP="001F7B90" w:rsidRDefault="00AC1E7B" w14:paraId="41523B74" w14:textId="77777777">
            <w:pPr>
              <w:spacing w:line="259" w:lineRule="auto"/>
              <w:rPr>
                <w:rFonts w:asciiTheme="minorHAnsi" w:hAnsiTheme="minorHAnsi" w:cstheme="minorHAnsi"/>
              </w:rPr>
            </w:pPr>
            <w:r w:rsidRPr="00F127E2">
              <w:rPr>
                <w:rFonts w:asciiTheme="minorHAnsi" w:hAnsiTheme="minorHAnsi" w:cstheme="minorHAnsi"/>
              </w:rPr>
              <w:t>Other resources responsible for the architecture function within IB or interested third parties, i.e.</w:t>
            </w:r>
          </w:p>
          <w:p w:rsidRPr="00F127E2" w:rsidR="00AC1E7B" w:rsidP="009C72A7" w:rsidRDefault="00AC1E7B" w14:paraId="0ABFA776"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Integration Architects</w:t>
            </w:r>
          </w:p>
          <w:p w:rsidRPr="00F127E2" w:rsidR="00AC1E7B" w:rsidP="009C72A7" w:rsidRDefault="00AC1E7B" w14:paraId="758816EE"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Data Architects</w:t>
            </w:r>
          </w:p>
          <w:p w:rsidRPr="00F127E2" w:rsidR="00AC1E7B" w:rsidP="009C72A7" w:rsidRDefault="00AC1E7B" w14:paraId="00E4AA17"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Enterprise Architects</w:t>
            </w:r>
          </w:p>
          <w:p w:rsidRPr="00F127E2" w:rsidR="00AC1E7B" w:rsidP="009C72A7" w:rsidRDefault="00AC1E7B" w14:paraId="5F5DF11F"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System Architects</w:t>
            </w:r>
          </w:p>
          <w:p w:rsidRPr="00F127E2" w:rsidR="00AC1E7B" w:rsidP="009C72A7" w:rsidRDefault="00AC1E7B" w14:paraId="31F81804"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Application Architects</w:t>
            </w:r>
          </w:p>
          <w:p w:rsidRPr="00F127E2" w:rsidR="00AC1E7B" w:rsidP="009C72A7" w:rsidRDefault="00AC1E7B" w14:paraId="15BE2A05" w14:textId="7777777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Business Architects</w:t>
            </w:r>
          </w:p>
        </w:tc>
        <w:tc>
          <w:tcPr>
            <w:tcW w:w="5902" w:type="dxa"/>
          </w:tcPr>
          <w:p w:rsidRPr="00F127E2" w:rsidR="00AC1E7B" w:rsidP="001F7B90" w:rsidRDefault="00AC1E7B" w14:paraId="3B5ED01E" w14:textId="77777777">
            <w:pPr>
              <w:spacing w:line="259" w:lineRule="auto"/>
              <w:rPr>
                <w:rFonts w:asciiTheme="minorHAnsi" w:hAnsiTheme="minorHAnsi" w:cstheme="minorHAnsi"/>
              </w:rPr>
            </w:pPr>
            <w:r w:rsidRPr="00F127E2">
              <w:rPr>
                <w:rFonts w:asciiTheme="minorHAnsi" w:hAnsiTheme="minorHAnsi" w:cstheme="minorHAnsi"/>
              </w:rPr>
              <w:t>Responsible for ensuring that the end-to-end solution addresses the functional and non-functional requirements and is feasible given the constraints under which the solution will have to operate.</w:t>
            </w:r>
          </w:p>
        </w:tc>
      </w:tr>
    </w:tbl>
    <w:p w:rsidRPr="00F127E2" w:rsidR="00AC1E7B" w:rsidP="00AC1E7B" w:rsidRDefault="00AC1E7B" w14:paraId="4F76589E" w14:textId="77777777">
      <w:pPr>
        <w:spacing w:after="160" w:line="259" w:lineRule="auto"/>
        <w:rPr>
          <w:rFonts w:cstheme="minorHAnsi"/>
        </w:rPr>
      </w:pPr>
    </w:p>
    <w:p w:rsidRPr="00F127E2" w:rsidR="009E588B" w:rsidP="00693D49" w:rsidRDefault="009E588B" w14:paraId="0A3286A9" w14:textId="77777777">
      <w:pPr>
        <w:pStyle w:val="Heading2"/>
      </w:pPr>
      <w:r w:rsidRPr="00F127E2">
        <w:br w:type="page"/>
      </w:r>
      <w:bookmarkStart w:name="_Toc477355700" w:id="15"/>
    </w:p>
    <w:p w:rsidR="00322763" w:rsidP="00693D49" w:rsidRDefault="00496CCA" w14:paraId="4F64AC07" w14:textId="77777777">
      <w:pPr>
        <w:pStyle w:val="Heading1"/>
        <w:rPr>
          <w:rFonts w:eastAsiaTheme="majorEastAsia"/>
        </w:rPr>
      </w:pPr>
      <w:bookmarkStart w:name="_Toc148116429" w:id="16"/>
      <w:bookmarkStart w:name="_Toc148358501" w:id="17"/>
      <w:bookmarkStart w:name="_Toc149676894" w:id="18"/>
      <w:bookmarkStart w:name="_Toc153359066" w:id="19"/>
      <w:bookmarkStart w:name="_Toc147993817" w:id="20"/>
      <w:bookmarkStart w:name="_Toc147993802" w:id="21"/>
      <w:r w:rsidRPr="00A055C4">
        <w:rPr>
          <w:rFonts w:eastAsiaTheme="majorEastAsia"/>
        </w:rPr>
        <w:t>Assumptions, Dependencies, Open Actions</w:t>
      </w:r>
      <w:bookmarkEnd w:id="16"/>
      <w:bookmarkEnd w:id="17"/>
      <w:bookmarkEnd w:id="18"/>
      <w:bookmarkEnd w:id="19"/>
    </w:p>
    <w:p w:rsidRPr="00A6074A" w:rsidR="00322763" w:rsidP="00693D49" w:rsidRDefault="00322763" w14:paraId="64286FF1" w14:textId="77777777">
      <w:pPr>
        <w:pStyle w:val="Heading2"/>
        <w:rPr>
          <w:rFonts w:eastAsiaTheme="majorEastAsia"/>
        </w:rPr>
      </w:pPr>
      <w:bookmarkStart w:name="_Toc153359067" w:id="22"/>
      <w:r w:rsidRPr="00454F83">
        <w:rPr>
          <w:rFonts w:eastAsiaTheme="majorEastAsia"/>
        </w:rPr>
        <w:t>Assumptions</w:t>
      </w:r>
      <w:bookmarkEnd w:id="22"/>
    </w:p>
    <w:p w:rsidRPr="00F127E2" w:rsidR="00B50F70" w:rsidP="00060ECC" w:rsidRDefault="00060ECC" w14:paraId="0C752395" w14:textId="1595E3A5">
      <w:pPr>
        <w:ind w:left="357"/>
        <w:rPr>
          <w:rFonts w:cstheme="minorHAnsi"/>
          <w:szCs w:val="20"/>
          <w:lang w:val="en-GB" w:eastAsia="en-GB"/>
        </w:rPr>
      </w:pPr>
      <w:r>
        <w:rPr>
          <w:rFonts w:cstheme="minorHAnsi"/>
          <w:szCs w:val="20"/>
          <w:lang w:val="en-GB" w:eastAsia="en-GB"/>
        </w:rPr>
        <w:t>NA</w:t>
      </w:r>
    </w:p>
    <w:p w:rsidRPr="00F127E2" w:rsidR="00B50F70" w:rsidP="00693D49" w:rsidRDefault="00B50F70" w14:paraId="04E2C02F" w14:textId="77777777">
      <w:pPr>
        <w:pStyle w:val="Heading2"/>
        <w:rPr>
          <w:rFonts w:eastAsiaTheme="majorEastAsia"/>
          <w:i/>
        </w:rPr>
      </w:pPr>
      <w:bookmarkStart w:name="_Toc153359068" w:id="23"/>
      <w:r w:rsidRPr="0465EB68">
        <w:rPr>
          <w:rFonts w:eastAsiaTheme="majorEastAsia"/>
        </w:rPr>
        <w:t>Dependencies</w:t>
      </w:r>
      <w:bookmarkEnd w:id="20"/>
      <w:bookmarkEnd w:id="23"/>
    </w:p>
    <w:p w:rsidRPr="00F127E2" w:rsidR="00B50F70" w:rsidP="003756D6" w:rsidRDefault="00A73E98" w14:paraId="09F38643" w14:textId="77777777">
      <w:pPr>
        <w:pStyle w:val="ListParagraph"/>
        <w:ind w:left="360"/>
        <w:rPr>
          <w:rFonts w:cstheme="minorHAnsi"/>
          <w:lang w:val="en-AU"/>
        </w:rPr>
      </w:pPr>
      <w:r>
        <w:rPr>
          <w:rFonts w:cstheme="minorHAnsi"/>
          <w:lang w:val="en-AU"/>
        </w:rPr>
        <w:t>NA</w:t>
      </w:r>
    </w:p>
    <w:p w:rsidRPr="00F127E2" w:rsidR="00D66C1B" w:rsidP="00D66C1B" w:rsidRDefault="00D66C1B" w14:paraId="5E726F97" w14:textId="77777777">
      <w:pPr>
        <w:rPr>
          <w:rFonts w:cstheme="minorHAnsi"/>
          <w:lang w:val="en-AU"/>
        </w:rPr>
      </w:pPr>
    </w:p>
    <w:p w:rsidRPr="00F127E2" w:rsidR="00F432BC" w:rsidP="00693D49" w:rsidRDefault="00F432BC" w14:paraId="672FD015" w14:textId="77777777">
      <w:pPr>
        <w:pStyle w:val="Heading2"/>
        <w:rPr>
          <w:rFonts w:eastAsiaTheme="majorEastAsia"/>
          <w:i/>
        </w:rPr>
      </w:pPr>
      <w:bookmarkStart w:name="_Toc147993822" w:id="24"/>
      <w:bookmarkStart w:name="_Toc153359069" w:id="25"/>
      <w:r w:rsidRPr="0465EB68">
        <w:rPr>
          <w:rFonts w:eastAsiaTheme="majorEastAsia"/>
        </w:rPr>
        <w:t>Open Actions</w:t>
      </w:r>
      <w:bookmarkEnd w:id="24"/>
      <w:bookmarkEnd w:id="25"/>
    </w:p>
    <w:p w:rsidRPr="00F127E2" w:rsidR="00F432BC" w:rsidP="00060ECC" w:rsidRDefault="00F03440" w14:paraId="520AD2F2" w14:textId="07871EA9">
      <w:pPr>
        <w:ind w:firstLine="357"/>
        <w:rPr>
          <w:rFonts w:cstheme="minorHAnsi"/>
          <w:szCs w:val="20"/>
        </w:rPr>
      </w:pPr>
      <w:r>
        <w:rPr>
          <w:rFonts w:cstheme="minorHAnsi"/>
          <w:szCs w:val="20"/>
        </w:rPr>
        <w:t>NA</w:t>
      </w:r>
    </w:p>
    <w:p w:rsidRPr="00F127E2" w:rsidR="009E588B" w:rsidP="00693D49" w:rsidRDefault="00126529" w14:paraId="044B64D6" w14:textId="77777777">
      <w:pPr>
        <w:pStyle w:val="Heading1"/>
        <w:rPr>
          <w:rFonts w:eastAsiaTheme="majorEastAsia" w:cstheme="minorBidi"/>
          <w:caps/>
        </w:rPr>
      </w:pPr>
      <w:bookmarkStart w:name="_Toc148358505" w:id="26"/>
      <w:bookmarkStart w:name="_Toc149676898" w:id="27"/>
      <w:bookmarkStart w:name="_Toc153359070" w:id="28"/>
      <w:bookmarkEnd w:id="15"/>
      <w:bookmarkEnd w:id="21"/>
      <w:r w:rsidRPr="00F754F4">
        <w:rPr>
          <w:rFonts w:eastAsiaTheme="majorEastAsia"/>
        </w:rPr>
        <w:t>D</w:t>
      </w:r>
      <w:bookmarkEnd w:id="26"/>
      <w:r>
        <w:rPr>
          <w:rFonts w:eastAsiaTheme="majorEastAsia"/>
        </w:rPr>
        <w:t>ocument P</w:t>
      </w:r>
      <w:bookmarkEnd w:id="27"/>
      <w:r>
        <w:rPr>
          <w:rFonts w:eastAsiaTheme="majorEastAsia"/>
        </w:rPr>
        <w:t>urpose</w:t>
      </w:r>
      <w:bookmarkEnd w:id="28"/>
    </w:p>
    <w:p w:rsidR="00A95E4D" w:rsidP="00D66C1B" w:rsidRDefault="00DC6E45" w14:paraId="58B1A443" w14:textId="2632CCDE">
      <w:pPr>
        <w:spacing w:line="240" w:lineRule="auto"/>
        <w:rPr>
          <w:rFonts w:cstheme="minorHAnsi"/>
          <w:szCs w:val="20"/>
        </w:rPr>
      </w:pPr>
      <w:r w:rsidRPr="00F127E2">
        <w:rPr>
          <w:rFonts w:cstheme="minorHAnsi"/>
          <w:szCs w:val="20"/>
        </w:rPr>
        <w:t xml:space="preserve">The purpose of this document is to </w:t>
      </w:r>
      <w:r w:rsidR="00F30289">
        <w:rPr>
          <w:rFonts w:cstheme="minorHAnsi"/>
          <w:szCs w:val="20"/>
        </w:rPr>
        <w:t xml:space="preserve">propose Data Quality checks for the below listed entities which are </w:t>
      </w:r>
      <w:r w:rsidR="0053631E">
        <w:rPr>
          <w:rFonts w:cstheme="minorHAnsi"/>
          <w:szCs w:val="20"/>
        </w:rPr>
        <w:t>a part of DP/DRP</w:t>
      </w:r>
      <w:r w:rsidR="00A86D9C">
        <w:rPr>
          <w:rFonts w:cstheme="minorHAnsi"/>
          <w:szCs w:val="20"/>
        </w:rPr>
        <w:t xml:space="preserve"> in the E2E design. </w:t>
      </w:r>
    </w:p>
    <w:p w:rsidR="00780D31" w:rsidP="00D66C1B" w:rsidRDefault="00780D31" w14:paraId="05A4A128" w14:textId="77777777">
      <w:pPr>
        <w:spacing w:line="240" w:lineRule="auto"/>
        <w:rPr>
          <w:rFonts w:cstheme="minorHAnsi"/>
          <w:szCs w:val="20"/>
        </w:rPr>
      </w:pPr>
    </w:p>
    <w:p w:rsidR="00317F95" w:rsidP="00317F95" w:rsidRDefault="00572AB9" w14:paraId="447B06A6" w14:textId="77777777">
      <w:pPr>
        <w:pStyle w:val="ListParagraph"/>
        <w:numPr>
          <w:ilvl w:val="0"/>
          <w:numId w:val="49"/>
        </w:numPr>
        <w:spacing w:line="240" w:lineRule="auto"/>
        <w:jc w:val="left"/>
        <w:rPr>
          <w:rFonts w:cstheme="minorHAnsi"/>
          <w:szCs w:val="20"/>
        </w:rPr>
      </w:pPr>
      <w:r>
        <w:rPr>
          <w:rFonts w:cstheme="minorHAnsi"/>
          <w:szCs w:val="20"/>
        </w:rPr>
        <w:t>HIST SHIPMENTS</w:t>
      </w:r>
    </w:p>
    <w:p w:rsidR="00780D31" w:rsidP="00317F95" w:rsidRDefault="00317F95" w14:paraId="4415A957" w14:textId="50400E8D">
      <w:pPr>
        <w:pStyle w:val="ListParagraph"/>
        <w:numPr>
          <w:ilvl w:val="0"/>
          <w:numId w:val="49"/>
        </w:numPr>
        <w:spacing w:line="240" w:lineRule="auto"/>
        <w:jc w:val="left"/>
        <w:rPr>
          <w:rFonts w:cstheme="minorHAnsi"/>
          <w:szCs w:val="20"/>
        </w:rPr>
      </w:pPr>
      <w:r w:rsidRPr="00317F95">
        <w:rPr>
          <w:rFonts w:cstheme="minorHAnsi"/>
          <w:szCs w:val="20"/>
        </w:rPr>
        <w:t>ITEM</w:t>
      </w:r>
    </w:p>
    <w:p w:rsidRPr="00317F95" w:rsidR="00317F95" w:rsidP="00317F95" w:rsidRDefault="00317F95" w14:paraId="19429110" w14:textId="3B13289A">
      <w:pPr>
        <w:pStyle w:val="ListParagraph"/>
        <w:numPr>
          <w:ilvl w:val="0"/>
          <w:numId w:val="49"/>
        </w:numPr>
        <w:spacing w:line="240" w:lineRule="auto"/>
        <w:rPr>
          <w:rFonts w:cstheme="minorHAnsi"/>
          <w:szCs w:val="20"/>
        </w:rPr>
      </w:pPr>
      <w:r w:rsidRPr="00317F95">
        <w:rPr>
          <w:rFonts w:cstheme="minorHAnsi"/>
          <w:szCs w:val="20"/>
        </w:rPr>
        <w:t>ITEM LOCATION</w:t>
      </w:r>
    </w:p>
    <w:p w:rsidRPr="00317F95" w:rsidR="00317F95" w:rsidP="00317F95" w:rsidRDefault="00317F95" w14:paraId="37ED7871" w14:textId="028E2734">
      <w:pPr>
        <w:pStyle w:val="ListParagraph"/>
        <w:numPr>
          <w:ilvl w:val="0"/>
          <w:numId w:val="49"/>
        </w:numPr>
        <w:spacing w:line="240" w:lineRule="auto"/>
        <w:rPr>
          <w:rFonts w:cstheme="minorHAnsi"/>
          <w:szCs w:val="20"/>
        </w:rPr>
      </w:pPr>
      <w:r w:rsidRPr="00317F95">
        <w:rPr>
          <w:rFonts w:cstheme="minorHAnsi"/>
          <w:szCs w:val="20"/>
        </w:rPr>
        <w:t>ITEM LOCCUST</w:t>
      </w:r>
    </w:p>
    <w:p w:rsidRPr="00317F95" w:rsidR="00317F95" w:rsidP="00317F95" w:rsidRDefault="00317F95" w14:paraId="074CA7FC" w14:textId="0E8A696A">
      <w:pPr>
        <w:pStyle w:val="ListParagraph"/>
        <w:numPr>
          <w:ilvl w:val="0"/>
          <w:numId w:val="49"/>
        </w:numPr>
        <w:spacing w:line="240" w:lineRule="auto"/>
        <w:rPr>
          <w:rFonts w:cstheme="minorHAnsi"/>
          <w:szCs w:val="20"/>
        </w:rPr>
      </w:pPr>
      <w:r w:rsidRPr="00317F95">
        <w:rPr>
          <w:rFonts w:cstheme="minorHAnsi"/>
          <w:szCs w:val="20"/>
        </w:rPr>
        <w:t>LOCATION</w:t>
      </w:r>
    </w:p>
    <w:p w:rsidRPr="00317F95" w:rsidR="00317F95" w:rsidP="00317F95" w:rsidRDefault="00317F95" w14:paraId="255136CC" w14:textId="3B203664">
      <w:pPr>
        <w:pStyle w:val="ListParagraph"/>
        <w:numPr>
          <w:ilvl w:val="0"/>
          <w:numId w:val="49"/>
        </w:numPr>
        <w:spacing w:line="240" w:lineRule="auto"/>
        <w:rPr>
          <w:rFonts w:cstheme="minorHAnsi"/>
          <w:szCs w:val="20"/>
        </w:rPr>
      </w:pPr>
      <w:r w:rsidRPr="00317F95">
        <w:rPr>
          <w:rFonts w:cstheme="minorHAnsi"/>
          <w:szCs w:val="20"/>
        </w:rPr>
        <w:t>FORECAST</w:t>
      </w:r>
    </w:p>
    <w:p w:rsidRPr="00317F95" w:rsidR="00317F95" w:rsidP="00317F95" w:rsidRDefault="00317F95" w14:paraId="15FC71B3" w14:textId="5AD24DB3">
      <w:pPr>
        <w:pStyle w:val="ListParagraph"/>
        <w:numPr>
          <w:ilvl w:val="0"/>
          <w:numId w:val="49"/>
        </w:numPr>
        <w:spacing w:line="240" w:lineRule="auto"/>
        <w:rPr>
          <w:rFonts w:cstheme="minorHAnsi"/>
          <w:szCs w:val="20"/>
        </w:rPr>
      </w:pPr>
      <w:r w:rsidRPr="00317F95">
        <w:rPr>
          <w:rFonts w:cstheme="minorHAnsi"/>
          <w:szCs w:val="20"/>
        </w:rPr>
        <w:t>DEMAND DFUVIEW</w:t>
      </w:r>
    </w:p>
    <w:p w:rsidRPr="00317F95" w:rsidR="00317F95" w:rsidP="00317F95" w:rsidRDefault="00317F95" w14:paraId="6170234F" w14:textId="6D40AAA1">
      <w:pPr>
        <w:pStyle w:val="ListParagraph"/>
        <w:numPr>
          <w:ilvl w:val="0"/>
          <w:numId w:val="49"/>
        </w:numPr>
        <w:spacing w:line="240" w:lineRule="auto"/>
        <w:rPr>
          <w:rFonts w:cstheme="minorHAnsi"/>
          <w:szCs w:val="20"/>
        </w:rPr>
      </w:pPr>
      <w:r w:rsidRPr="00317F95">
        <w:rPr>
          <w:rFonts w:cstheme="minorHAnsi"/>
          <w:szCs w:val="20"/>
        </w:rPr>
        <w:t>FORECAST DEMAND</w:t>
      </w:r>
    </w:p>
    <w:p w:rsidRPr="00317F95" w:rsidR="00317F95" w:rsidP="00317F95" w:rsidRDefault="00317F95" w14:paraId="5297D57B" w14:textId="7725ABDB">
      <w:pPr>
        <w:pStyle w:val="ListParagraph"/>
        <w:numPr>
          <w:ilvl w:val="0"/>
          <w:numId w:val="49"/>
        </w:numPr>
        <w:spacing w:line="240" w:lineRule="auto"/>
        <w:rPr>
          <w:rFonts w:cstheme="minorHAnsi"/>
          <w:szCs w:val="20"/>
        </w:rPr>
      </w:pPr>
      <w:r w:rsidRPr="00317F95">
        <w:rPr>
          <w:rFonts w:cstheme="minorHAnsi"/>
          <w:szCs w:val="20"/>
        </w:rPr>
        <w:t>FORECAST DRAFT</w:t>
      </w:r>
    </w:p>
    <w:p w:rsidRPr="00317F95" w:rsidR="00317F95" w:rsidP="00317F95" w:rsidRDefault="00317F95" w14:paraId="3717AC7D" w14:textId="0C670D89">
      <w:pPr>
        <w:pStyle w:val="ListParagraph"/>
        <w:numPr>
          <w:ilvl w:val="0"/>
          <w:numId w:val="49"/>
        </w:numPr>
        <w:spacing w:line="240" w:lineRule="auto"/>
        <w:rPr>
          <w:rFonts w:cstheme="minorHAnsi"/>
          <w:szCs w:val="20"/>
        </w:rPr>
      </w:pPr>
      <w:r w:rsidRPr="00317F95">
        <w:rPr>
          <w:rFonts w:cstheme="minorHAnsi"/>
          <w:szCs w:val="20"/>
        </w:rPr>
        <w:t>FORECAST ACCURACY</w:t>
      </w:r>
    </w:p>
    <w:p w:rsidR="00317F95" w:rsidP="00D66C1B" w:rsidRDefault="00317F95" w14:paraId="29D61EC1" w14:textId="77777777">
      <w:pPr>
        <w:spacing w:line="240" w:lineRule="auto"/>
        <w:rPr>
          <w:ins w:author="Harini" w:date="2023-12-07T10:10:00Z" w:id="29"/>
          <w:rFonts w:cstheme="minorHAnsi"/>
          <w:szCs w:val="20"/>
        </w:rPr>
      </w:pPr>
    </w:p>
    <w:p w:rsidR="00A95E4D" w:rsidP="00D66C1B" w:rsidRDefault="00A95E4D" w14:paraId="14DB3D75" w14:textId="77777777">
      <w:pPr>
        <w:spacing w:line="240" w:lineRule="auto"/>
        <w:rPr>
          <w:ins w:author="Harini" w:date="2023-12-07T10:10:00Z" w:id="30"/>
          <w:rFonts w:cstheme="minorHAnsi"/>
          <w:szCs w:val="20"/>
        </w:rPr>
      </w:pPr>
    </w:p>
    <w:p w:rsidRPr="00F127E2" w:rsidR="00067CCE" w:rsidP="004C0E1F" w:rsidRDefault="00067CCE" w14:paraId="7BF3DAAF" w14:textId="59DFBF6D">
      <w:pPr>
        <w:spacing w:line="240" w:lineRule="auto"/>
        <w:ind w:left="720"/>
        <w:rPr>
          <w:rFonts w:cstheme="minorHAnsi"/>
        </w:rPr>
      </w:pPr>
    </w:p>
    <w:p w:rsidRPr="00F127E2" w:rsidR="00067CCE" w:rsidP="00D66C1B" w:rsidRDefault="00067CCE" w14:paraId="117A421D" w14:textId="77777777">
      <w:pPr>
        <w:spacing w:line="240" w:lineRule="auto"/>
        <w:ind w:left="360"/>
        <w:rPr>
          <w:rFonts w:cstheme="minorHAnsi"/>
        </w:rPr>
      </w:pPr>
    </w:p>
    <w:p w:rsidRPr="00F127E2" w:rsidR="00523C07" w:rsidRDefault="00523C07" w14:paraId="6387547F" w14:textId="77777777">
      <w:pPr>
        <w:spacing w:after="160" w:line="259" w:lineRule="auto"/>
        <w:jc w:val="left"/>
        <w:rPr>
          <w:rFonts w:eastAsiaTheme="majorEastAsia" w:cstheme="minorHAnsi"/>
          <w:b/>
          <w:bCs/>
          <w:color w:val="000000" w:themeColor="text1"/>
          <w:sz w:val="28"/>
          <w:szCs w:val="28"/>
          <w:lang w:val="en-IN"/>
        </w:rPr>
      </w:pPr>
      <w:bookmarkStart w:name="_Reference_Documents" w:id="31"/>
      <w:bookmarkStart w:name="_Toc147993804" w:id="32"/>
      <w:bookmarkEnd w:id="31"/>
      <w:r w:rsidRPr="00F127E2">
        <w:rPr>
          <w:rFonts w:eastAsiaTheme="majorEastAsia" w:cstheme="minorHAnsi"/>
          <w:iCs/>
          <w:color w:val="000000" w:themeColor="text1"/>
          <w:lang w:val="en-IN"/>
        </w:rPr>
        <w:br w:type="page"/>
      </w:r>
    </w:p>
    <w:p w:rsidRPr="00F127E2" w:rsidR="6BE9FC31" w:rsidP="00693D49" w:rsidRDefault="00476B1C" w14:paraId="59C17197" w14:textId="77777777">
      <w:pPr>
        <w:pStyle w:val="Heading1"/>
        <w:rPr>
          <w:rFonts w:eastAsiaTheme="majorEastAsia" w:cstheme="minorBidi"/>
          <w:caps/>
        </w:rPr>
      </w:pPr>
      <w:bookmarkStart w:name="_Toc148358506" w:id="33"/>
      <w:bookmarkStart w:name="_Toc149676899" w:id="34"/>
      <w:bookmarkStart w:name="_Toc153359071" w:id="35"/>
      <w:bookmarkEnd w:id="32"/>
      <w:r w:rsidRPr="00A40E38">
        <w:rPr>
          <w:rFonts w:eastAsiaTheme="majorEastAsia"/>
        </w:rPr>
        <w:t>Reference Documents</w:t>
      </w:r>
      <w:bookmarkEnd w:id="33"/>
      <w:bookmarkEnd w:id="34"/>
      <w:bookmarkEnd w:id="35"/>
    </w:p>
    <w:p w:rsidR="2A15A2AA" w:rsidP="2A15A2AA" w:rsidRDefault="2A15A2AA" w14:paraId="72E218E9" w14:textId="77777777">
      <w:pPr>
        <w:rPr>
          <w:rFonts w:cstheme="minorBidi"/>
        </w:rPr>
      </w:pPr>
    </w:p>
    <w:tbl>
      <w:tblPr>
        <w:tblStyle w:val="TableGrid"/>
        <w:tblW w:w="7108" w:type="dxa"/>
        <w:tblInd w:w="421" w:type="dxa"/>
        <w:tblLayout w:type="fixed"/>
        <w:tblLook w:val="06A0" w:firstRow="1" w:lastRow="0" w:firstColumn="1" w:lastColumn="0" w:noHBand="1" w:noVBand="1"/>
      </w:tblPr>
      <w:tblGrid>
        <w:gridCol w:w="562"/>
        <w:gridCol w:w="6546"/>
      </w:tblGrid>
      <w:tr w:rsidRPr="00F127E2" w:rsidR="00457443" w14:paraId="4B093557" w14:textId="77777777">
        <w:trPr>
          <w:trHeight w:val="57"/>
        </w:trPr>
        <w:tc>
          <w:tcPr>
            <w:tcW w:w="562" w:type="dxa"/>
            <w:shd w:val="clear" w:color="auto" w:fill="E7E6E6" w:themeFill="background2"/>
          </w:tcPr>
          <w:p w:rsidRPr="00F127E2" w:rsidR="00457443" w:rsidRDefault="00457443" w14:paraId="66E28BFE" w14:textId="77777777">
            <w:pPr>
              <w:spacing w:line="240" w:lineRule="auto"/>
              <w:rPr>
                <w:rFonts w:asciiTheme="minorHAnsi" w:hAnsiTheme="minorHAnsi" w:cstheme="minorHAnsi"/>
                <w:b/>
                <w:bCs/>
                <w:szCs w:val="20"/>
              </w:rPr>
            </w:pPr>
            <w:r w:rsidRPr="00F127E2">
              <w:rPr>
                <w:rFonts w:asciiTheme="minorHAnsi" w:hAnsiTheme="minorHAnsi" w:cstheme="minorHAnsi"/>
                <w:b/>
                <w:bCs/>
                <w:szCs w:val="20"/>
              </w:rPr>
              <w:t>Ref.</w:t>
            </w:r>
          </w:p>
        </w:tc>
        <w:tc>
          <w:tcPr>
            <w:tcW w:w="6546" w:type="dxa"/>
            <w:shd w:val="clear" w:color="auto" w:fill="E7E6E6" w:themeFill="background2"/>
          </w:tcPr>
          <w:p w:rsidRPr="00F127E2" w:rsidR="00457443" w:rsidRDefault="00457443" w14:paraId="1C21781A" w14:textId="77777777">
            <w:pPr>
              <w:spacing w:line="240" w:lineRule="auto"/>
              <w:rPr>
                <w:rFonts w:asciiTheme="minorHAnsi" w:hAnsiTheme="minorHAnsi" w:cstheme="minorHAnsi"/>
                <w:b/>
                <w:bCs/>
                <w:szCs w:val="20"/>
              </w:rPr>
            </w:pPr>
            <w:r w:rsidRPr="00F127E2">
              <w:rPr>
                <w:rFonts w:asciiTheme="minorHAnsi" w:hAnsiTheme="minorHAnsi" w:cstheme="minorHAnsi"/>
                <w:b/>
                <w:bCs/>
                <w:szCs w:val="20"/>
              </w:rPr>
              <w:t>Filename &amp; Link</w:t>
            </w:r>
          </w:p>
        </w:tc>
      </w:tr>
      <w:tr w:rsidRPr="00F127E2" w:rsidR="00457443" w14:paraId="20AE0C2D" w14:textId="77777777">
        <w:trPr>
          <w:trHeight w:val="57"/>
        </w:trPr>
        <w:tc>
          <w:tcPr>
            <w:tcW w:w="562" w:type="dxa"/>
          </w:tcPr>
          <w:p w:rsidRPr="00F127E2" w:rsidR="00457443" w:rsidP="009C72A7" w:rsidRDefault="00457443" w14:paraId="3B5037C7" w14:textId="77777777">
            <w:pPr>
              <w:pStyle w:val="ListParagraph"/>
              <w:numPr>
                <w:ilvl w:val="0"/>
                <w:numId w:val="9"/>
              </w:numPr>
              <w:spacing w:line="240" w:lineRule="auto"/>
              <w:rPr>
                <w:rFonts w:asciiTheme="minorHAnsi" w:hAnsiTheme="minorHAnsi" w:cstheme="minorHAnsi"/>
              </w:rPr>
            </w:pPr>
          </w:p>
        </w:tc>
        <w:tc>
          <w:tcPr>
            <w:tcW w:w="6546" w:type="dxa"/>
          </w:tcPr>
          <w:p w:rsidRPr="00F127E2" w:rsidR="00457443" w:rsidRDefault="00FC5A3C" w14:paraId="0F7899B9" w14:textId="77777777">
            <w:pPr>
              <w:spacing w:line="240" w:lineRule="auto"/>
              <w:rPr>
                <w:rFonts w:asciiTheme="minorHAnsi" w:hAnsiTheme="minorHAnsi" w:cstheme="minorHAnsi"/>
                <w:szCs w:val="20"/>
              </w:rPr>
            </w:pPr>
            <w:hyperlink w:history="1" r:id="rId15">
              <w:r w:rsidRPr="00F127E2" w:rsidR="00457443">
                <w:rPr>
                  <w:rStyle w:val="Hyperlink"/>
                  <w:rFonts w:asciiTheme="minorHAnsi" w:hAnsiTheme="minorHAnsi" w:cstheme="minorHAnsi"/>
                  <w:szCs w:val="20"/>
                </w:rPr>
                <w:t>A02 E2E GSC Data Model Requirement</w:t>
              </w:r>
            </w:hyperlink>
          </w:p>
        </w:tc>
      </w:tr>
      <w:tr w:rsidRPr="00F127E2" w:rsidR="00457443" w14:paraId="4FDCD868" w14:textId="77777777">
        <w:trPr>
          <w:trHeight w:val="57"/>
        </w:trPr>
        <w:tc>
          <w:tcPr>
            <w:tcW w:w="562" w:type="dxa"/>
          </w:tcPr>
          <w:p w:rsidRPr="00F127E2" w:rsidR="00457443" w:rsidP="009C72A7" w:rsidRDefault="00457443" w14:paraId="5015D624" w14:textId="77777777">
            <w:pPr>
              <w:pStyle w:val="ListParagraph"/>
              <w:numPr>
                <w:ilvl w:val="0"/>
                <w:numId w:val="9"/>
              </w:numPr>
              <w:spacing w:line="240" w:lineRule="auto"/>
              <w:rPr>
                <w:rFonts w:asciiTheme="minorHAnsi" w:hAnsiTheme="minorHAnsi" w:cstheme="minorHAnsi"/>
              </w:rPr>
            </w:pPr>
          </w:p>
        </w:tc>
        <w:tc>
          <w:tcPr>
            <w:tcW w:w="6546" w:type="dxa"/>
          </w:tcPr>
          <w:p w:rsidRPr="00F127E2" w:rsidR="00457443" w:rsidRDefault="00FC5A3C" w14:paraId="70C4FAF7" w14:textId="77777777">
            <w:pPr>
              <w:spacing w:line="240" w:lineRule="auto"/>
              <w:rPr>
                <w:rFonts w:asciiTheme="minorHAnsi" w:hAnsiTheme="minorHAnsi" w:cstheme="minorHAnsi"/>
                <w:szCs w:val="20"/>
              </w:rPr>
            </w:pPr>
            <w:hyperlink w:history="1" r:id="rId16">
              <w:r w:rsidRPr="00F127E2" w:rsidR="00457443">
                <w:rPr>
                  <w:rStyle w:val="Hyperlink"/>
                  <w:rFonts w:asciiTheme="minorHAnsi" w:hAnsiTheme="minorHAnsi" w:cstheme="minorHAnsi"/>
                </w:rPr>
                <w:t>A05 Data Solution Architecture</w:t>
              </w:r>
            </w:hyperlink>
          </w:p>
        </w:tc>
      </w:tr>
      <w:tr w:rsidRPr="00F127E2" w:rsidR="00457443" w14:paraId="617377F5" w14:textId="77777777">
        <w:trPr>
          <w:trHeight w:val="57"/>
        </w:trPr>
        <w:tc>
          <w:tcPr>
            <w:tcW w:w="562" w:type="dxa"/>
          </w:tcPr>
          <w:p w:rsidRPr="00F127E2" w:rsidR="00457443" w:rsidP="009C72A7" w:rsidRDefault="00457443" w14:paraId="6666DF3A" w14:textId="77777777">
            <w:pPr>
              <w:pStyle w:val="ListParagraph"/>
              <w:numPr>
                <w:ilvl w:val="0"/>
                <w:numId w:val="9"/>
              </w:numPr>
              <w:spacing w:line="240" w:lineRule="auto"/>
              <w:rPr>
                <w:rFonts w:asciiTheme="minorHAnsi" w:hAnsiTheme="minorHAnsi" w:cstheme="minorHAnsi"/>
              </w:rPr>
            </w:pPr>
          </w:p>
        </w:tc>
        <w:tc>
          <w:tcPr>
            <w:tcW w:w="6546" w:type="dxa"/>
          </w:tcPr>
          <w:p w:rsidRPr="00F127E2" w:rsidR="00457443" w:rsidRDefault="00FC5A3C" w14:paraId="138E9EEC" w14:textId="77777777">
            <w:pPr>
              <w:spacing w:line="240" w:lineRule="auto"/>
              <w:rPr>
                <w:rFonts w:asciiTheme="minorHAnsi" w:hAnsiTheme="minorHAnsi" w:cstheme="minorHAnsi"/>
                <w:szCs w:val="20"/>
              </w:rPr>
            </w:pPr>
            <w:hyperlink w:history="1" r:id="rId17">
              <w:r w:rsidRPr="00F127E2" w:rsidR="00457443">
                <w:rPr>
                  <w:rStyle w:val="Hyperlink"/>
                  <w:rFonts w:asciiTheme="minorHAnsi" w:hAnsiTheme="minorHAnsi" w:cstheme="minorHAnsi"/>
                </w:rPr>
                <w:t>D01 Data Hub Solution Design Document</w:t>
              </w:r>
            </w:hyperlink>
          </w:p>
        </w:tc>
      </w:tr>
      <w:tr w:rsidRPr="00F127E2" w:rsidR="00457443" w14:paraId="5D0DE1AE" w14:textId="77777777">
        <w:trPr>
          <w:trHeight w:val="57"/>
        </w:trPr>
        <w:tc>
          <w:tcPr>
            <w:tcW w:w="562" w:type="dxa"/>
          </w:tcPr>
          <w:p w:rsidRPr="00F127E2" w:rsidR="00457443" w:rsidP="009C72A7" w:rsidRDefault="00457443" w14:paraId="25CDE2FF" w14:textId="77777777">
            <w:pPr>
              <w:pStyle w:val="ListParagraph"/>
              <w:numPr>
                <w:ilvl w:val="0"/>
                <w:numId w:val="9"/>
              </w:numPr>
              <w:spacing w:line="240" w:lineRule="auto"/>
              <w:rPr>
                <w:rFonts w:asciiTheme="minorHAnsi" w:hAnsiTheme="minorHAnsi" w:cstheme="minorHAnsi"/>
              </w:rPr>
            </w:pPr>
          </w:p>
        </w:tc>
        <w:tc>
          <w:tcPr>
            <w:tcW w:w="6546" w:type="dxa"/>
          </w:tcPr>
          <w:p w:rsidRPr="00F127E2" w:rsidR="00457443" w:rsidRDefault="00FC5A3C" w14:paraId="668A272D" w14:textId="77777777">
            <w:pPr>
              <w:spacing w:line="240" w:lineRule="auto"/>
              <w:rPr>
                <w:rFonts w:asciiTheme="minorHAnsi" w:hAnsiTheme="minorHAnsi" w:cstheme="minorHAnsi"/>
              </w:rPr>
            </w:pPr>
            <w:hyperlink w:history="1" r:id="rId18">
              <w:commentRangeStart w:id="36"/>
              <w:commentRangeStart w:id="37"/>
              <w:r w:rsidRPr="00F127E2" w:rsidR="00457443">
                <w:rPr>
                  <w:rStyle w:val="Hyperlink"/>
                  <w:rFonts w:asciiTheme="minorHAnsi" w:hAnsiTheme="minorHAnsi" w:cstheme="minorHAnsi"/>
                </w:rPr>
                <w:t xml:space="preserve">D05 </w:t>
              </w:r>
              <w:r w:rsidR="00457443">
                <w:rPr>
                  <w:rStyle w:val="Hyperlink"/>
                  <w:rFonts w:asciiTheme="minorHAnsi" w:hAnsiTheme="minorHAnsi" w:cstheme="minorHAnsi"/>
                </w:rPr>
                <w:t>GDE12 ITEM</w:t>
              </w:r>
              <w:commentRangeEnd w:id="36"/>
              <w:r w:rsidRPr="00F127E2" w:rsidR="00457443">
                <w:rPr>
                  <w:rStyle w:val="Hyperlink"/>
                  <w:rFonts w:asciiTheme="minorHAnsi" w:hAnsiTheme="minorHAnsi" w:cstheme="minorHAnsi"/>
                  <w:sz w:val="16"/>
                  <w:szCs w:val="16"/>
                </w:rPr>
                <w:commentReference w:id="36"/>
              </w:r>
              <w:commentRangeEnd w:id="37"/>
              <w:r w:rsidRPr="00F127E2" w:rsidR="00457443">
                <w:rPr>
                  <w:rStyle w:val="Hyperlink"/>
                  <w:rFonts w:asciiTheme="minorHAnsi" w:hAnsiTheme="minorHAnsi" w:cstheme="minorHAnsi"/>
                  <w:sz w:val="16"/>
                  <w:szCs w:val="16"/>
                </w:rPr>
                <w:commentReference w:id="37"/>
              </w:r>
            </w:hyperlink>
          </w:p>
        </w:tc>
      </w:tr>
      <w:tr w:rsidRPr="00F127E2" w:rsidR="00457443" w14:paraId="46D30E10" w14:textId="77777777">
        <w:trPr>
          <w:trHeight w:val="57"/>
        </w:trPr>
        <w:tc>
          <w:tcPr>
            <w:tcW w:w="562" w:type="dxa"/>
          </w:tcPr>
          <w:p w:rsidRPr="00F127E2" w:rsidR="00457443" w:rsidP="009C72A7" w:rsidRDefault="00457443" w14:paraId="7897C578" w14:textId="77777777">
            <w:pPr>
              <w:pStyle w:val="ListParagraph"/>
              <w:numPr>
                <w:ilvl w:val="0"/>
                <w:numId w:val="9"/>
              </w:numPr>
              <w:spacing w:line="240" w:lineRule="auto"/>
              <w:rPr>
                <w:rFonts w:asciiTheme="minorHAnsi" w:hAnsiTheme="minorHAnsi" w:cstheme="minorHAnsi"/>
              </w:rPr>
            </w:pPr>
          </w:p>
        </w:tc>
        <w:tc>
          <w:tcPr>
            <w:tcW w:w="6546" w:type="dxa"/>
          </w:tcPr>
          <w:p w:rsidRPr="00F127E2" w:rsidR="00457443" w:rsidRDefault="00FC5A3C" w14:paraId="717F970F" w14:textId="77777777">
            <w:pPr>
              <w:spacing w:line="240" w:lineRule="auto"/>
              <w:rPr>
                <w:rFonts w:asciiTheme="minorHAnsi" w:hAnsiTheme="minorHAnsi" w:cstheme="minorHAnsi"/>
                <w:szCs w:val="20"/>
              </w:rPr>
            </w:pPr>
            <w:hyperlink w:history="1" r:id="rId19">
              <w:r w:rsidRPr="00F127E2" w:rsidR="00457443">
                <w:rPr>
                  <w:rStyle w:val="Hyperlink"/>
                  <w:rFonts w:asciiTheme="minorHAnsi" w:hAnsiTheme="minorHAnsi" w:cstheme="minorHAnsi"/>
                  <w:szCs w:val="20"/>
                </w:rPr>
                <w:t>D09 BY Data Quality Report</w:t>
              </w:r>
            </w:hyperlink>
          </w:p>
        </w:tc>
      </w:tr>
      <w:tr w:rsidRPr="00F127E2" w:rsidR="00457443" w14:paraId="34F600B0" w14:textId="77777777">
        <w:trPr>
          <w:trHeight w:val="57"/>
        </w:trPr>
        <w:tc>
          <w:tcPr>
            <w:tcW w:w="562" w:type="dxa"/>
          </w:tcPr>
          <w:p w:rsidRPr="00F127E2" w:rsidR="00457443" w:rsidP="009C72A7" w:rsidRDefault="00457443" w14:paraId="29CF6025" w14:textId="77777777">
            <w:pPr>
              <w:pStyle w:val="ListParagraph"/>
              <w:numPr>
                <w:ilvl w:val="0"/>
                <w:numId w:val="9"/>
              </w:numPr>
              <w:spacing w:line="240" w:lineRule="auto"/>
              <w:rPr>
                <w:rFonts w:asciiTheme="minorHAnsi" w:hAnsiTheme="minorHAnsi" w:cstheme="minorHAnsi"/>
                <w:szCs w:val="20"/>
              </w:rPr>
            </w:pPr>
          </w:p>
        </w:tc>
        <w:tc>
          <w:tcPr>
            <w:tcW w:w="6546" w:type="dxa"/>
          </w:tcPr>
          <w:p w:rsidRPr="00F127E2" w:rsidR="00457443" w:rsidRDefault="00FC5A3C" w14:paraId="13A8273D" w14:textId="77777777">
            <w:pPr>
              <w:spacing w:line="240" w:lineRule="auto"/>
              <w:rPr>
                <w:rFonts w:asciiTheme="minorHAnsi" w:hAnsiTheme="minorHAnsi" w:cstheme="minorHAnsi"/>
                <w:szCs w:val="20"/>
              </w:rPr>
            </w:pPr>
            <w:hyperlink w:history="1" r:id="rId20">
              <w:r w:rsidRPr="00F127E2" w:rsidR="00457443">
                <w:rPr>
                  <w:rStyle w:val="Hyperlink"/>
                  <w:rFonts w:asciiTheme="minorHAnsi" w:hAnsiTheme="minorHAnsi" w:cstheme="minorHAnsi"/>
                  <w:szCs w:val="20"/>
                </w:rPr>
                <w:t>D20 MX Framework Documents</w:t>
              </w:r>
            </w:hyperlink>
          </w:p>
        </w:tc>
      </w:tr>
      <w:tr w:rsidRPr="00F127E2" w:rsidR="00457443" w14:paraId="0BA37B84" w14:textId="77777777">
        <w:trPr>
          <w:trHeight w:val="57"/>
        </w:trPr>
        <w:tc>
          <w:tcPr>
            <w:tcW w:w="562" w:type="dxa"/>
          </w:tcPr>
          <w:p w:rsidRPr="00F127E2" w:rsidR="00457443" w:rsidP="009C72A7" w:rsidRDefault="00457443" w14:paraId="5C853C3F" w14:textId="77777777">
            <w:pPr>
              <w:pStyle w:val="ListParagraph"/>
              <w:numPr>
                <w:ilvl w:val="0"/>
                <w:numId w:val="9"/>
              </w:numPr>
              <w:spacing w:line="240" w:lineRule="auto"/>
              <w:rPr>
                <w:rFonts w:asciiTheme="minorHAnsi" w:hAnsiTheme="minorHAnsi" w:cstheme="minorHAnsi"/>
                <w:szCs w:val="20"/>
              </w:rPr>
            </w:pPr>
          </w:p>
        </w:tc>
        <w:tc>
          <w:tcPr>
            <w:tcW w:w="6546" w:type="dxa"/>
          </w:tcPr>
          <w:p w:rsidRPr="00F127E2" w:rsidR="00457443" w:rsidRDefault="00FC5A3C" w14:paraId="7E6534B2" w14:textId="77777777">
            <w:pPr>
              <w:spacing w:line="240" w:lineRule="auto"/>
              <w:rPr>
                <w:rFonts w:asciiTheme="minorHAnsi" w:hAnsiTheme="minorHAnsi" w:cstheme="minorHAnsi"/>
                <w:szCs w:val="20"/>
              </w:rPr>
            </w:pPr>
            <w:hyperlink w:history="1" r:id="rId21">
              <w:r w:rsidRPr="00F127E2" w:rsidR="00457443">
                <w:rPr>
                  <w:rStyle w:val="Hyperlink"/>
                  <w:rFonts w:asciiTheme="minorHAnsi" w:hAnsiTheme="minorHAnsi" w:cstheme="minorHAnsi"/>
                  <w:szCs w:val="20"/>
                </w:rPr>
                <w:t>D19_IB-IntTechSpec_Pattern_Common</w:t>
              </w:r>
            </w:hyperlink>
          </w:p>
        </w:tc>
      </w:tr>
      <w:tr w:rsidRPr="00F127E2" w:rsidR="00457443" w14:paraId="591E09EE" w14:textId="77777777">
        <w:trPr>
          <w:trHeight w:val="57"/>
        </w:trPr>
        <w:tc>
          <w:tcPr>
            <w:tcW w:w="562" w:type="dxa"/>
          </w:tcPr>
          <w:p w:rsidRPr="00F127E2" w:rsidR="00457443" w:rsidP="009C72A7" w:rsidRDefault="00457443" w14:paraId="19C62B55" w14:textId="77777777">
            <w:pPr>
              <w:pStyle w:val="ListParagraph"/>
              <w:numPr>
                <w:ilvl w:val="0"/>
                <w:numId w:val="9"/>
              </w:numPr>
              <w:spacing w:line="240" w:lineRule="auto"/>
              <w:rPr>
                <w:rFonts w:asciiTheme="minorHAnsi" w:hAnsiTheme="minorHAnsi" w:cstheme="minorHAnsi"/>
                <w:szCs w:val="20"/>
              </w:rPr>
            </w:pPr>
          </w:p>
        </w:tc>
        <w:tc>
          <w:tcPr>
            <w:tcW w:w="6546" w:type="dxa"/>
          </w:tcPr>
          <w:p w:rsidRPr="00F127E2" w:rsidR="00457443" w:rsidRDefault="00FC5A3C" w14:paraId="62790E14" w14:textId="77777777">
            <w:pPr>
              <w:spacing w:line="240" w:lineRule="auto"/>
              <w:rPr>
                <w:rFonts w:asciiTheme="minorHAnsi" w:hAnsiTheme="minorHAnsi" w:cstheme="minorHAnsi"/>
              </w:rPr>
            </w:pPr>
            <w:hyperlink w:history="1" r:id="rId22">
              <w:r w:rsidRPr="00F127E2" w:rsidR="00457443">
                <w:rPr>
                  <w:rStyle w:val="Hyperlink"/>
                  <w:rFonts w:asciiTheme="minorHAnsi" w:hAnsiTheme="minorHAnsi" w:cstheme="minorHAnsi"/>
                </w:rPr>
                <w:t>KDD-01 GSC Data Hub Standards</w:t>
              </w:r>
            </w:hyperlink>
          </w:p>
        </w:tc>
      </w:tr>
      <w:tr w:rsidRPr="00F127E2" w:rsidR="00457443" w14:paraId="6A8927CA" w14:textId="77777777">
        <w:trPr>
          <w:trHeight w:val="300"/>
        </w:trPr>
        <w:tc>
          <w:tcPr>
            <w:tcW w:w="562" w:type="dxa"/>
          </w:tcPr>
          <w:p w:rsidRPr="00F127E2" w:rsidR="00457443" w:rsidP="009C72A7" w:rsidRDefault="00457443" w14:paraId="706FC22E" w14:textId="77777777">
            <w:pPr>
              <w:pStyle w:val="ListParagraph"/>
              <w:numPr>
                <w:ilvl w:val="0"/>
                <w:numId w:val="9"/>
              </w:numPr>
              <w:spacing w:line="240" w:lineRule="auto"/>
              <w:rPr>
                <w:rFonts w:asciiTheme="minorHAnsi" w:hAnsiTheme="minorHAnsi" w:cstheme="minorHAnsi"/>
                <w:szCs w:val="20"/>
              </w:rPr>
            </w:pPr>
          </w:p>
        </w:tc>
        <w:tc>
          <w:tcPr>
            <w:tcW w:w="6546" w:type="dxa"/>
          </w:tcPr>
          <w:p w:rsidRPr="00F127E2" w:rsidR="00457443" w:rsidRDefault="00FC5A3C" w14:paraId="0A794CEF" w14:textId="77777777">
            <w:pPr>
              <w:spacing w:line="240" w:lineRule="auto"/>
              <w:rPr>
                <w:rFonts w:asciiTheme="minorHAnsi" w:hAnsiTheme="minorHAnsi" w:cstheme="minorHAnsi"/>
              </w:rPr>
            </w:pPr>
            <w:hyperlink w:history="1" r:id="rId23">
              <w:r w:rsidRPr="00F127E2" w:rsidR="00457443">
                <w:rPr>
                  <w:rStyle w:val="Hyperlink"/>
                  <w:rFonts w:asciiTheme="minorHAnsi" w:hAnsiTheme="minorHAnsi" w:cstheme="minorHAnsi"/>
                </w:rPr>
                <w:t>A02 Data Requirement and mapping Document</w:t>
              </w:r>
            </w:hyperlink>
            <w:r w:rsidRPr="00F127E2" w:rsidR="00457443">
              <w:rPr>
                <w:rFonts w:asciiTheme="minorHAnsi" w:hAnsiTheme="minorHAnsi" w:cstheme="minorHAnsi"/>
              </w:rPr>
              <w:t xml:space="preserve"> (Noodle Project)</w:t>
            </w:r>
          </w:p>
        </w:tc>
      </w:tr>
    </w:tbl>
    <w:p w:rsidRPr="00F127E2" w:rsidR="00D23997" w:rsidP="000753C1" w:rsidRDefault="00D23997" w14:paraId="2AC86EB7" w14:textId="77777777">
      <w:pPr>
        <w:rPr>
          <w:rFonts w:cstheme="minorHAnsi"/>
        </w:rPr>
      </w:pPr>
      <w:bookmarkStart w:name="_Toc147993805" w:id="38"/>
    </w:p>
    <w:p w:rsidRPr="00F127E2" w:rsidR="00F16C51" w:rsidP="00693D49" w:rsidRDefault="00F16C51" w14:paraId="664C1F65" w14:textId="77777777">
      <w:pPr>
        <w:pStyle w:val="Heading1"/>
        <w:rPr>
          <w:rFonts w:eastAsiaTheme="majorEastAsia"/>
          <w:specVanish/>
        </w:rPr>
      </w:pPr>
      <w:bookmarkStart w:name="_Toc153359072" w:id="39"/>
      <w:r w:rsidRPr="0465EB68">
        <w:rPr>
          <w:rFonts w:eastAsiaTheme="majorEastAsia"/>
        </w:rPr>
        <w:t>Glossary</w:t>
      </w:r>
      <w:bookmarkEnd w:id="38"/>
      <w:bookmarkEnd w:id="39"/>
    </w:p>
    <w:p w:rsidRPr="00F127E2" w:rsidR="00D66C1B" w:rsidP="00D66C1B" w:rsidRDefault="00D66C1B" w14:paraId="115D5962" w14:textId="77777777">
      <w:pPr>
        <w:rPr>
          <w:rFonts w:cstheme="minorHAnsi"/>
        </w:rPr>
      </w:pPr>
    </w:p>
    <w:tbl>
      <w:tblPr>
        <w:tblW w:w="8441" w:type="dxa"/>
        <w:tblInd w:w="41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93"/>
        <w:gridCol w:w="7448"/>
      </w:tblGrid>
      <w:tr w:rsidRPr="00F127E2" w:rsidR="00F649C9" w:rsidTr="00D66C1B" w14:paraId="3591CF36"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BFBFBF" w:themeFill="background1" w:themeFillShade="BF"/>
            <w:vAlign w:val="center"/>
          </w:tcPr>
          <w:p w:rsidRPr="00F127E2" w:rsidR="00F649C9" w:rsidP="00F649C9" w:rsidRDefault="00F649C9" w14:paraId="453AC976" w14:textId="77777777">
            <w:pPr>
              <w:spacing w:line="240" w:lineRule="auto"/>
              <w:ind w:left="136"/>
              <w:rPr>
                <w:rFonts w:cstheme="minorHAnsi"/>
                <w:b/>
                <w:bCs/>
                <w:color w:val="000000" w:themeColor="text1"/>
                <w:lang w:val="en-AU" w:eastAsia="en-GB"/>
              </w:rPr>
            </w:pPr>
            <w:r w:rsidRPr="00F127E2">
              <w:rPr>
                <w:rFonts w:cstheme="minorHAnsi"/>
                <w:b/>
                <w:bCs/>
                <w:color w:val="000000" w:themeColor="text1"/>
                <w:lang w:val="en-AU" w:eastAsia="en-GB"/>
              </w:rPr>
              <w:t>Acronym</w:t>
            </w:r>
          </w:p>
        </w:tc>
        <w:tc>
          <w:tcPr>
            <w:tcW w:w="7448" w:type="dxa"/>
            <w:tcBorders>
              <w:top w:val="single" w:color="auto" w:sz="6" w:space="0"/>
              <w:left w:val="single" w:color="auto" w:sz="6" w:space="0"/>
              <w:bottom w:val="single" w:color="auto" w:sz="6" w:space="0"/>
              <w:right w:val="single" w:color="auto" w:sz="6" w:space="0"/>
            </w:tcBorders>
            <w:shd w:val="clear" w:color="auto" w:fill="BFBFBF" w:themeFill="background1" w:themeFillShade="BF"/>
            <w:vAlign w:val="center"/>
          </w:tcPr>
          <w:p w:rsidRPr="00F127E2" w:rsidR="00F649C9" w:rsidP="00F649C9" w:rsidRDefault="00F649C9" w14:paraId="7B4F8AEE" w14:textId="77777777">
            <w:pPr>
              <w:spacing w:line="240" w:lineRule="auto"/>
              <w:ind w:left="143"/>
              <w:rPr>
                <w:rFonts w:cstheme="minorHAnsi"/>
                <w:b/>
                <w:bCs/>
                <w:color w:val="000000"/>
                <w:szCs w:val="20"/>
                <w:lang w:val="en-AU" w:eastAsia="en-GB"/>
              </w:rPr>
            </w:pPr>
            <w:r w:rsidRPr="00F127E2">
              <w:rPr>
                <w:rFonts w:cstheme="minorHAnsi"/>
                <w:b/>
                <w:bCs/>
                <w:color w:val="000000"/>
                <w:szCs w:val="20"/>
                <w:lang w:val="en-AU" w:eastAsia="en-GB"/>
              </w:rPr>
              <w:t>Description</w:t>
            </w:r>
          </w:p>
        </w:tc>
      </w:tr>
      <w:tr w:rsidRPr="00F127E2" w:rsidR="003216FF" w:rsidTr="00D66C1B" w14:paraId="50721BB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3216FF" w:rsidP="00F649C9" w:rsidRDefault="003216FF" w14:paraId="35C7231C" w14:textId="77777777">
            <w:pPr>
              <w:spacing w:line="240" w:lineRule="auto"/>
              <w:ind w:left="136"/>
              <w:rPr>
                <w:rFonts w:cstheme="minorHAnsi"/>
                <w:color w:val="000000"/>
                <w:lang w:val="en-AU" w:eastAsia="en-GB"/>
              </w:rPr>
            </w:pPr>
            <w:r w:rsidRPr="00F127E2">
              <w:rPr>
                <w:rFonts w:cstheme="minorHAnsi"/>
                <w:color w:val="000000" w:themeColor="text1"/>
                <w:lang w:val="en-AU" w:eastAsia="en-GB"/>
              </w:rPr>
              <w:t>ADB</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3216FF" w:rsidP="00F649C9" w:rsidRDefault="003216FF" w14:paraId="339AB081" w14:textId="77777777">
            <w:pPr>
              <w:spacing w:line="240" w:lineRule="auto"/>
              <w:ind w:left="143"/>
              <w:rPr>
                <w:rFonts w:cstheme="minorHAnsi"/>
                <w:color w:val="000000"/>
                <w:szCs w:val="20"/>
                <w:lang w:val="en-AU" w:eastAsia="en-GB"/>
              </w:rPr>
            </w:pPr>
            <w:r w:rsidRPr="00F127E2">
              <w:rPr>
                <w:rFonts w:cstheme="minorHAnsi"/>
                <w:color w:val="000000"/>
                <w:szCs w:val="20"/>
                <w:lang w:val="en-AU" w:eastAsia="en-GB"/>
              </w:rPr>
              <w:t>Azure Databricks</w:t>
            </w:r>
          </w:p>
        </w:tc>
      </w:tr>
      <w:tr w:rsidRPr="00F127E2" w:rsidR="003216FF" w:rsidTr="00D66C1B" w14:paraId="4AD3ED01"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449DB63C"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ADF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7165009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Factory </w:t>
            </w:r>
          </w:p>
        </w:tc>
      </w:tr>
      <w:tr w:rsidRPr="00F127E2" w:rsidR="003216FF" w:rsidTr="00D66C1B" w14:paraId="683041A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3F3824E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ADLS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127E2" w:rsidR="003216FF" w:rsidP="00F649C9" w:rsidRDefault="003216FF" w14:paraId="67EC1D6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Lake Storage </w:t>
            </w:r>
          </w:p>
        </w:tc>
      </w:tr>
      <w:tr w:rsidRPr="00F127E2" w:rsidR="006D7B8A" w:rsidTr="00D66C1B" w14:paraId="0A763F8E"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1E533940"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API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9C80BB6"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Application Programming Interface </w:t>
            </w:r>
          </w:p>
        </w:tc>
      </w:tr>
      <w:tr w:rsidRPr="00F127E2" w:rsidR="001D7248" w:rsidTr="00D66C1B" w14:paraId="49D35A8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1D7248" w:rsidP="00F649C9" w:rsidRDefault="001D7248" w14:paraId="7570D69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APO</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1D7248" w:rsidP="00F649C9" w:rsidRDefault="0049785B" w14:paraId="04E46A6C"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SAP</w:t>
            </w:r>
            <w:r w:rsidRPr="00F127E2" w:rsidR="00E55728">
              <w:rPr>
                <w:rFonts w:cstheme="minorHAnsi"/>
                <w:color w:val="000000"/>
                <w:szCs w:val="20"/>
                <w:lang w:val="en-AU" w:eastAsia="en-GB"/>
              </w:rPr>
              <w:t xml:space="preserve"> Advanced Planner and Optimizer</w:t>
            </w:r>
          </w:p>
        </w:tc>
      </w:tr>
      <w:tr w:rsidRPr="00F127E2" w:rsidR="006D7B8A" w:rsidTr="00D66C1B" w14:paraId="3773C79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C447D60"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BOM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A8ABCA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Bill of Material </w:t>
            </w:r>
          </w:p>
        </w:tc>
      </w:tr>
      <w:tr w:rsidRPr="00F127E2" w:rsidR="006D7B8A" w:rsidTr="00D66C1B" w14:paraId="1AD3A92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6FBC571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BY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572825" w14:paraId="27664E39" w14:textId="77777777">
            <w:pPr>
              <w:spacing w:line="240" w:lineRule="auto"/>
              <w:ind w:left="136"/>
              <w:rPr>
                <w:rFonts w:cstheme="minorHAnsi"/>
                <w:color w:val="000000"/>
                <w:szCs w:val="20"/>
                <w:lang w:val="en-AU" w:eastAsia="en-GB"/>
              </w:rPr>
            </w:pPr>
            <w:r w:rsidRPr="00F127E2">
              <w:rPr>
                <w:rFonts w:eastAsia="Arial" w:cstheme="minorHAnsi"/>
                <w:color w:val="000000"/>
                <w:szCs w:val="20"/>
                <w:lang w:val="en-AU" w:eastAsia="en-GB"/>
              </w:rPr>
              <w:t>Blue Yonder. An intelligent supply chain platform</w:t>
            </w:r>
          </w:p>
        </w:tc>
      </w:tr>
      <w:tr w:rsidRPr="00F127E2" w:rsidR="006D7B8A" w:rsidTr="00D66C1B" w14:paraId="1A48914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50D7C8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CSV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16F6A2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Comma-Separated Values </w:t>
            </w:r>
          </w:p>
        </w:tc>
      </w:tr>
      <w:tr w:rsidRPr="00F127E2" w:rsidR="009B324B" w:rsidTr="00D66C1B" w14:paraId="41FFDC3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9B324B" w:rsidP="00F649C9" w:rsidRDefault="009B324B" w14:paraId="6CFAC16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CDC</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9B324B" w:rsidP="00F649C9" w:rsidRDefault="009B324B" w14:paraId="6AD9D65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Change Data Capture</w:t>
            </w:r>
          </w:p>
        </w:tc>
      </w:tr>
      <w:tr w:rsidRPr="00F127E2" w:rsidR="006D7B8A" w:rsidTr="00D66C1B" w14:paraId="0CF5470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FB0B88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DH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9A4A908"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Hub </w:t>
            </w:r>
          </w:p>
        </w:tc>
      </w:tr>
      <w:tr w:rsidRPr="00F127E2" w:rsidR="006D7B8A" w:rsidTr="00D66C1B" w14:paraId="345818C1"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8B307C6"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DMS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473E192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Management System </w:t>
            </w:r>
          </w:p>
        </w:tc>
      </w:tr>
      <w:tr w:rsidRPr="00F127E2" w:rsidR="006D7B8A" w:rsidTr="00D66C1B" w14:paraId="1C3D7BD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2BA7C4E"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E2E</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73F8E2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End-To-End</w:t>
            </w:r>
          </w:p>
        </w:tc>
      </w:tr>
      <w:tr w:rsidRPr="00F127E2" w:rsidR="00B84E67" w:rsidTr="00D66C1B" w14:paraId="1F900008"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B84E67" w:rsidP="00F649C9" w:rsidRDefault="00B84E67" w14:paraId="7DC56CE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EDM</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B84E67" w:rsidP="00F649C9" w:rsidRDefault="00B84E67" w14:paraId="19EFCCC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Data Model</w:t>
            </w:r>
          </w:p>
        </w:tc>
      </w:tr>
      <w:tr w:rsidRPr="00F127E2" w:rsidR="006D7B8A" w:rsidTr="00D66C1B" w14:paraId="70BE6B9A"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725DF18B"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ERP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19085C02"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Resource Planning </w:t>
            </w:r>
          </w:p>
        </w:tc>
      </w:tr>
      <w:tr w:rsidRPr="00F127E2" w:rsidR="006D7B8A" w:rsidTr="00D66C1B" w14:paraId="52ED36BC"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432D99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GSC</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DD296B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Global Supply Chain</w:t>
            </w:r>
          </w:p>
        </w:tc>
      </w:tr>
      <w:tr w:rsidRPr="00F127E2" w:rsidR="00EE5165" w:rsidTr="00D66C1B" w14:paraId="41F586D4"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EE5165" w:rsidP="00F649C9" w:rsidRDefault="002C34AB" w14:paraId="7159A9F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Noodle</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EE5165" w:rsidP="00F649C9" w:rsidRDefault="005311A2" w14:paraId="17DADA4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A</w:t>
            </w:r>
            <w:r w:rsidRPr="00F127E2" w:rsidR="00D52DF2">
              <w:rPr>
                <w:rFonts w:cstheme="minorHAnsi"/>
                <w:color w:val="000000"/>
                <w:szCs w:val="20"/>
                <w:lang w:val="en-AU" w:eastAsia="en-GB"/>
              </w:rPr>
              <w:t xml:space="preserve">n application </w:t>
            </w:r>
            <w:r w:rsidRPr="00F127E2">
              <w:rPr>
                <w:rFonts w:cstheme="minorHAnsi"/>
                <w:color w:val="000000"/>
                <w:szCs w:val="20"/>
                <w:lang w:val="en-AU" w:eastAsia="en-GB"/>
              </w:rPr>
              <w:t xml:space="preserve">for injecting AI intelligence into complex supply </w:t>
            </w:r>
            <w:r w:rsidRPr="00F127E2" w:rsidR="00E144BD">
              <w:rPr>
                <w:rFonts w:cstheme="minorHAnsi"/>
                <w:color w:val="000000"/>
                <w:szCs w:val="20"/>
                <w:lang w:val="en-AU" w:eastAsia="en-GB"/>
              </w:rPr>
              <w:t>chains (</w:t>
            </w:r>
            <w:r w:rsidRPr="00F127E2" w:rsidR="00D52DF2">
              <w:rPr>
                <w:rFonts w:cstheme="minorHAnsi"/>
                <w:color w:val="000000"/>
                <w:szCs w:val="20"/>
                <w:lang w:val="en-AU" w:eastAsia="en-GB"/>
              </w:rPr>
              <w:t>Noodle.ai)</w:t>
            </w:r>
          </w:p>
        </w:tc>
      </w:tr>
      <w:tr w:rsidRPr="00F127E2" w:rsidR="006D7B8A" w:rsidTr="00D66C1B" w14:paraId="23D5001D"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0342381B"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S/4</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B80860" w14:paraId="1E6F030E"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 xml:space="preserve">New </w:t>
            </w:r>
            <w:r w:rsidRPr="00F127E2" w:rsidR="006D7B8A">
              <w:rPr>
                <w:rFonts w:cstheme="minorHAnsi"/>
                <w:color w:val="000000"/>
                <w:szCs w:val="20"/>
                <w:lang w:val="en-AU" w:eastAsia="en-GB"/>
              </w:rPr>
              <w:t xml:space="preserve">SAP </w:t>
            </w:r>
            <w:r w:rsidRPr="00F127E2">
              <w:rPr>
                <w:rFonts w:cstheme="minorHAnsi"/>
                <w:color w:val="000000"/>
                <w:szCs w:val="20"/>
                <w:lang w:val="en-AU" w:eastAsia="en-GB"/>
              </w:rPr>
              <w:t>ERP Platform</w:t>
            </w:r>
          </w:p>
        </w:tc>
      </w:tr>
      <w:tr w:rsidRPr="00F127E2" w:rsidR="006D7B8A" w:rsidTr="00D66C1B" w14:paraId="51D28719"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3D7222B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SCP</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EAA9993"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w:t>
            </w:r>
          </w:p>
        </w:tc>
      </w:tr>
      <w:tr w:rsidRPr="00F127E2" w:rsidR="00DF6FC0" w:rsidTr="00D66C1B" w14:paraId="1ED67870"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DF6FC0" w:rsidP="00F649C9" w:rsidRDefault="00DF6FC0" w14:paraId="1495BD1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SCPO</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DF6FC0" w:rsidP="00F649C9" w:rsidRDefault="000103E9" w14:paraId="4F843AF4"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 and Optimization</w:t>
            </w:r>
          </w:p>
        </w:tc>
      </w:tr>
      <w:tr w:rsidRPr="00F127E2" w:rsidR="006D7B8A" w:rsidTr="00D66C1B" w14:paraId="2CE5D70E"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24D71357"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SOAP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6A0DC25A"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Simple Object Access Protocol </w:t>
            </w:r>
          </w:p>
        </w:tc>
      </w:tr>
      <w:tr w:rsidRPr="00F127E2" w:rsidR="004D21F7" w:rsidTr="00D66C1B" w14:paraId="2D6F97EB"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4D21F7" w:rsidP="00F649C9" w:rsidRDefault="004D21F7" w14:paraId="0877FE32"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T20</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4D21F7" w:rsidP="00F649C9" w:rsidRDefault="00415EC6" w14:paraId="7E5F69ED"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Data load interface ID</w:t>
            </w:r>
            <w:r w:rsidRPr="00F127E2" w:rsidR="00BB3315">
              <w:rPr>
                <w:rFonts w:cstheme="minorHAnsi"/>
                <w:color w:val="000000"/>
                <w:szCs w:val="20"/>
                <w:lang w:val="en-AU" w:eastAsia="en-GB"/>
              </w:rPr>
              <w:t xml:space="preserve"> for loading data</w:t>
            </w:r>
            <w:r w:rsidRPr="00F127E2" w:rsidR="00666FCD">
              <w:rPr>
                <w:rFonts w:cstheme="minorHAnsi"/>
                <w:color w:val="000000"/>
                <w:szCs w:val="20"/>
                <w:lang w:val="en-AU" w:eastAsia="en-GB"/>
              </w:rPr>
              <w:t xml:space="preserve"> from DH</w:t>
            </w:r>
            <w:r w:rsidRPr="00F127E2" w:rsidR="00854450">
              <w:rPr>
                <w:rFonts w:cstheme="minorHAnsi"/>
                <w:color w:val="000000"/>
                <w:szCs w:val="20"/>
                <w:lang w:val="en-AU" w:eastAsia="en-GB"/>
              </w:rPr>
              <w:t xml:space="preserve"> to APO</w:t>
            </w:r>
          </w:p>
        </w:tc>
      </w:tr>
      <w:tr w:rsidRPr="00F127E2" w:rsidR="006D7B8A" w:rsidTr="00D66C1B" w14:paraId="0D346CF5" w14:textId="77777777">
        <w:trPr>
          <w:trHeight w:val="20"/>
        </w:trPr>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2D23DEB9"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XML </w:t>
            </w:r>
          </w:p>
        </w:tc>
        <w:tc>
          <w:tcPr>
            <w:tcW w:w="7448" w:type="dxa"/>
            <w:tcBorders>
              <w:top w:val="single" w:color="auto" w:sz="6" w:space="0"/>
              <w:left w:val="single" w:color="auto" w:sz="6" w:space="0"/>
              <w:bottom w:val="single" w:color="auto" w:sz="6" w:space="0"/>
              <w:right w:val="single" w:color="auto" w:sz="6" w:space="0"/>
            </w:tcBorders>
            <w:shd w:val="clear" w:color="auto" w:fill="auto"/>
            <w:vAlign w:val="center"/>
          </w:tcPr>
          <w:p w:rsidRPr="00F127E2" w:rsidR="006D7B8A" w:rsidP="00F649C9" w:rsidRDefault="006D7B8A" w14:paraId="54243C91" w14:textId="77777777">
            <w:pPr>
              <w:spacing w:line="240" w:lineRule="auto"/>
              <w:ind w:left="136"/>
              <w:rPr>
                <w:rFonts w:cstheme="minorHAnsi"/>
                <w:color w:val="000000"/>
                <w:szCs w:val="20"/>
                <w:lang w:val="en-AU" w:eastAsia="en-GB"/>
              </w:rPr>
            </w:pPr>
            <w:r w:rsidRPr="00F127E2">
              <w:rPr>
                <w:rFonts w:cstheme="minorHAnsi"/>
                <w:color w:val="000000"/>
                <w:szCs w:val="20"/>
                <w:lang w:val="en-AU" w:eastAsia="en-GB"/>
              </w:rPr>
              <w:t>Extensible Markup Language </w:t>
            </w:r>
          </w:p>
        </w:tc>
      </w:tr>
    </w:tbl>
    <w:p w:rsidRPr="00F127E2" w:rsidR="003979B4" w:rsidP="00F16C51" w:rsidRDefault="003979B4" w14:paraId="2F44A429" w14:textId="77777777">
      <w:pPr>
        <w:rPr>
          <w:rFonts w:cstheme="minorHAnsi"/>
          <w:szCs w:val="20"/>
        </w:rPr>
      </w:pPr>
    </w:p>
    <w:p w:rsidRPr="00F127E2" w:rsidR="00FF2928" w:rsidRDefault="00FF2928" w14:paraId="775A725D" w14:textId="77777777">
      <w:pPr>
        <w:spacing w:after="160" w:line="259" w:lineRule="auto"/>
        <w:jc w:val="left"/>
        <w:rPr>
          <w:rFonts w:cstheme="minorHAnsi"/>
          <w:b/>
          <w:bCs/>
          <w:iCs/>
          <w:szCs w:val="20"/>
        </w:rPr>
      </w:pPr>
      <w:r w:rsidRPr="00F127E2">
        <w:rPr>
          <w:rFonts w:cstheme="minorHAnsi"/>
          <w:i/>
          <w:szCs w:val="20"/>
        </w:rPr>
        <w:br w:type="page"/>
      </w:r>
    </w:p>
    <w:p w:rsidR="004D6385" w:rsidP="00693D49" w:rsidRDefault="001603A2" w14:paraId="63E23FD6" w14:textId="77777777">
      <w:pPr>
        <w:pStyle w:val="Heading1"/>
        <w:rPr>
          <w:rFonts w:eastAsiaTheme="majorEastAsia" w:cstheme="minorBidi"/>
          <w:caps/>
        </w:rPr>
      </w:pPr>
      <w:bookmarkStart w:name="_Toc144881713" w:id="40"/>
      <w:bookmarkStart w:name="_Toc149676901" w:id="41"/>
      <w:bookmarkStart w:name="_Toc153359073" w:id="42"/>
      <w:r>
        <w:rPr>
          <w:rFonts w:eastAsiaTheme="majorEastAsia"/>
        </w:rPr>
        <w:t xml:space="preserve">Data </w:t>
      </w:r>
      <w:r w:rsidRPr="3E7D54D8" w:rsidR="006845D6">
        <w:rPr>
          <w:rFonts w:eastAsiaTheme="majorEastAsia"/>
        </w:rPr>
        <w:t>Entity Detail</w:t>
      </w:r>
      <w:bookmarkEnd w:id="40"/>
      <w:bookmarkEnd w:id="41"/>
      <w:bookmarkEnd w:id="42"/>
      <w:r w:rsidRPr="3E7D54D8" w:rsidR="004D6385">
        <w:rPr>
          <w:rFonts w:eastAsiaTheme="majorEastAsia" w:cstheme="minorBidi"/>
          <w:caps/>
        </w:rPr>
        <w:t> </w:t>
      </w:r>
    </w:p>
    <w:p w:rsidRPr="005A0998" w:rsidR="00966303" w:rsidP="00966303" w:rsidRDefault="0025010C" w14:paraId="79B7DDDD" w14:textId="7BF260E7">
      <w:pPr>
        <w:rPr>
          <w:rFonts w:eastAsiaTheme="majorEastAsia"/>
        </w:rPr>
      </w:pPr>
      <w:r>
        <w:rPr>
          <w:rFonts w:eastAsiaTheme="majorEastAsia"/>
        </w:rPr>
        <w:t xml:space="preserve">Each of the entities below have the data quality rule suggestions. </w:t>
      </w:r>
      <w:r w:rsidR="000E3782">
        <w:rPr>
          <w:rFonts w:eastAsiaTheme="majorEastAsia"/>
        </w:rPr>
        <w:t xml:space="preserve">Some of these </w:t>
      </w:r>
      <w:r w:rsidR="00B22F85">
        <w:rPr>
          <w:rFonts w:eastAsiaTheme="majorEastAsia"/>
        </w:rPr>
        <w:t xml:space="preserve">are already present in the Datahub </w:t>
      </w:r>
      <w:r w:rsidR="00CC7B47">
        <w:rPr>
          <w:rFonts w:eastAsiaTheme="majorEastAsia"/>
        </w:rPr>
        <w:t>as</w:t>
      </w:r>
      <w:r w:rsidR="00B22F85">
        <w:rPr>
          <w:rFonts w:eastAsiaTheme="majorEastAsia"/>
        </w:rPr>
        <w:t xml:space="preserve"> stated </w:t>
      </w:r>
      <w:r w:rsidR="00CC7B47">
        <w:rPr>
          <w:rFonts w:eastAsiaTheme="majorEastAsia"/>
        </w:rPr>
        <w:t>in the comments.</w:t>
      </w:r>
    </w:p>
    <w:p w:rsidRPr="00454F83" w:rsidR="00A0519F" w:rsidP="00693D49" w:rsidRDefault="00950405" w14:paraId="1DC7616C" w14:textId="38FFE492">
      <w:pPr>
        <w:pStyle w:val="Heading2"/>
        <w:rPr>
          <w:rFonts w:eastAsiaTheme="majorEastAsia"/>
        </w:rPr>
      </w:pPr>
      <w:bookmarkStart w:name="_Toc153359074" w:id="43"/>
      <w:r>
        <w:rPr>
          <w:rFonts w:eastAsiaTheme="majorEastAsia"/>
        </w:rPr>
        <w:t>HIST SHIPMENTS</w:t>
      </w:r>
      <w:bookmarkEnd w:id="43"/>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63"/>
        <w:gridCol w:w="4536"/>
        <w:gridCol w:w="2217"/>
      </w:tblGrid>
      <w:tr w:rsidRPr="00C36292" w:rsidR="0050454C" w:rsidTr="4755C2FB" w14:paraId="05D60A44" w14:textId="17FE760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hideMark/>
          </w:tcPr>
          <w:p w:rsidRPr="00C36292" w:rsidR="0050454C" w:rsidP="00C36292" w:rsidRDefault="0050454C" w14:paraId="66AE9421" w14:textId="77777777">
            <w:pPr>
              <w:rPr>
                <w:rFonts w:eastAsiaTheme="majorEastAsia" w:cstheme="minorHAnsi"/>
                <w:lang w:val="en-IN"/>
              </w:rPr>
            </w:pPr>
            <w:r w:rsidRPr="00C36292">
              <w:rPr>
                <w:rFonts w:eastAsiaTheme="majorEastAsia" w:cstheme="minorHAnsi"/>
                <w:lang w:val="en-IN"/>
              </w:rPr>
              <w:t>DQ Rule</w:t>
            </w:r>
          </w:p>
        </w:tc>
        <w:tc>
          <w:tcPr>
            <w:tcW w:w="4536" w:type="dxa"/>
            <w:noWrap/>
            <w:hideMark/>
          </w:tcPr>
          <w:p w:rsidRPr="00C36292" w:rsidR="0050454C" w:rsidP="00C36292" w:rsidRDefault="0050454C" w14:paraId="5275A209"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rsidRPr="00C36292" w:rsidR="0050454C" w:rsidP="00C36292" w:rsidRDefault="0062383C" w14:paraId="1802DDA3" w14:textId="298AED71">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27438D" w:rsidTr="4755C2FB" w14:paraId="453267B2"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4337FC" w:rsidR="0027438D" w:rsidP="00C36292" w:rsidRDefault="00AA5450" w14:paraId="51866DD8" w14:textId="5D90BA16">
            <w:pPr>
              <w:rPr>
                <w:rFonts w:eastAsiaTheme="majorEastAsia" w:cstheme="minorHAnsi"/>
                <w:b w:val="0"/>
                <w:bCs w:val="0"/>
                <w:lang w:val="en-IN"/>
              </w:rPr>
            </w:pPr>
            <w:r>
              <w:rPr>
                <w:rFonts w:eastAsiaTheme="majorEastAsia" w:cstheme="minorHAnsi"/>
                <w:b w:val="0"/>
                <w:bCs w:val="0"/>
                <w:lang w:val="en-IN"/>
              </w:rPr>
              <w:t>Reference to PSKUMapping</w:t>
            </w:r>
          </w:p>
        </w:tc>
        <w:tc>
          <w:tcPr>
            <w:tcW w:w="4536" w:type="dxa"/>
            <w:noWrap/>
          </w:tcPr>
          <w:p w:rsidRPr="006B084F" w:rsidR="0027438D" w:rsidP="00C36292" w:rsidRDefault="006B084F" w14:paraId="2D30E970" w14:textId="16EC3C51">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Valid entry in PSKUMapping table based on RETAIL_SKU and APO_MARKET_CODE</w:t>
            </w:r>
          </w:p>
        </w:tc>
        <w:tc>
          <w:tcPr>
            <w:tcW w:w="2217" w:type="dxa"/>
          </w:tcPr>
          <w:p w:rsidRPr="00C36292" w:rsidR="0027438D" w:rsidP="00C36292" w:rsidRDefault="009D19CB" w14:paraId="48782BBA" w14:textId="600AE990">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Pr="00C36292" w:rsidR="0027438D" w:rsidTr="4755C2FB" w14:paraId="5E0A73D9" w14:textId="77777777">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9D19CB" w:rsidR="0027438D" w:rsidP="00C36292" w:rsidRDefault="009D19CB" w14:paraId="5416EF58" w14:textId="71734326">
            <w:pPr>
              <w:rPr>
                <w:rFonts w:eastAsiaTheme="majorEastAsia" w:cstheme="minorHAnsi"/>
                <w:b w:val="0"/>
                <w:bCs w:val="0"/>
                <w:lang w:val="en-IN"/>
              </w:rPr>
            </w:pPr>
            <w:r w:rsidRPr="009D19CB">
              <w:rPr>
                <w:rFonts w:eastAsiaTheme="majorEastAsia" w:cstheme="minorHAnsi"/>
                <w:b w:val="0"/>
                <w:bCs w:val="0"/>
                <w:lang w:val="en-IN"/>
              </w:rPr>
              <w:t>Reference to PlanningMarket</w:t>
            </w:r>
            <w:r w:rsidR="008A1599">
              <w:rPr>
                <w:rFonts w:eastAsiaTheme="majorEastAsia" w:cstheme="minorHAnsi"/>
                <w:b w:val="0"/>
                <w:bCs w:val="0"/>
                <w:lang w:val="en-IN"/>
              </w:rPr>
              <w:t>Mapping</w:t>
            </w:r>
          </w:p>
        </w:tc>
        <w:tc>
          <w:tcPr>
            <w:tcW w:w="4536" w:type="dxa"/>
            <w:noWrap/>
          </w:tcPr>
          <w:p w:rsidR="0027438D" w:rsidP="00C36292" w:rsidRDefault="008A1599" w14:paraId="0EE8F47D" w14:textId="34C2F0ED">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 xml:space="preserve">Valid entry in </w:t>
            </w:r>
            <w:r>
              <w:rPr>
                <w:rFonts w:eastAsiaTheme="majorEastAsia" w:cstheme="minorHAnsi"/>
                <w:lang w:val="en-IN"/>
              </w:rPr>
              <w:t>PlanningMarketMapping</w:t>
            </w:r>
            <w:r w:rsidRPr="006B084F">
              <w:rPr>
                <w:rFonts w:eastAsiaTheme="majorEastAsia" w:cstheme="minorHAnsi"/>
                <w:lang w:val="en-IN"/>
              </w:rPr>
              <w:t xml:space="preserve"> table based on APO_MARKET_CODE</w:t>
            </w:r>
          </w:p>
        </w:tc>
        <w:tc>
          <w:tcPr>
            <w:tcW w:w="2217" w:type="dxa"/>
          </w:tcPr>
          <w:p w:rsidRPr="00C36292" w:rsidR="0027438D" w:rsidP="00C36292" w:rsidRDefault="008A1599" w14:paraId="19F81A02" w14:textId="37E0B2F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Pr="00C36292" w:rsidR="0027438D" w:rsidTr="4755C2FB" w14:paraId="2B6273FB"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E50BF9" w:rsidR="0027438D" w:rsidP="00C36292" w:rsidRDefault="00656BC4" w14:paraId="6D20F944" w14:textId="522AC0A7">
            <w:pPr>
              <w:rPr>
                <w:rFonts w:eastAsiaTheme="majorEastAsia" w:cstheme="minorHAnsi"/>
                <w:b w:val="0"/>
                <w:bCs w:val="0"/>
                <w:lang w:val="en-IN"/>
              </w:rPr>
            </w:pPr>
            <w:r w:rsidRPr="00E50BF9">
              <w:rPr>
                <w:rFonts w:eastAsiaTheme="majorEastAsia" w:cstheme="minorHAnsi"/>
                <w:b w:val="0"/>
                <w:bCs w:val="0"/>
                <w:lang w:val="en-IN"/>
              </w:rPr>
              <w:t>Valid data in SHIPPING_DATE column</w:t>
            </w:r>
          </w:p>
        </w:tc>
        <w:tc>
          <w:tcPr>
            <w:tcW w:w="4536" w:type="dxa"/>
            <w:noWrap/>
          </w:tcPr>
          <w:p w:rsidRPr="00E50BF9" w:rsidR="0027438D" w:rsidP="00C36292" w:rsidRDefault="00101B42" w14:paraId="25079F17" w14:textId="1F9AA42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Check and remove records that have NULL or not in date format(</w:t>
            </w:r>
            <w:r w:rsidRPr="00E50BF9" w:rsidR="00D06B60">
              <w:rPr>
                <w:rFonts w:eastAsiaTheme="majorEastAsia" w:cstheme="minorHAnsi"/>
                <w:lang w:val="en-IN"/>
              </w:rPr>
              <w:t>yyyy</w:t>
            </w:r>
            <w:r w:rsidRPr="00E50BF9" w:rsidR="008F6835">
              <w:rPr>
                <w:rFonts w:eastAsiaTheme="majorEastAsia" w:cstheme="minorHAnsi"/>
                <w:lang w:val="en-IN"/>
              </w:rPr>
              <w:t>-MM-dd)</w:t>
            </w:r>
          </w:p>
        </w:tc>
        <w:tc>
          <w:tcPr>
            <w:tcW w:w="2217" w:type="dxa"/>
          </w:tcPr>
          <w:p w:rsidRPr="00E50BF9" w:rsidR="0027438D" w:rsidP="00C36292" w:rsidRDefault="008F6835" w14:paraId="306EF2B9" w14:textId="1877582A">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Already implemented</w:t>
            </w:r>
          </w:p>
        </w:tc>
      </w:tr>
      <w:tr w:rsidRPr="00C36292" w:rsidR="0027438D" w:rsidTr="4755C2FB" w14:paraId="5B81B387" w14:textId="77777777">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E50BF9" w:rsidR="0027438D" w:rsidP="00C36292" w:rsidRDefault="008F6835" w14:paraId="6EF81C3C" w14:textId="0E5FBF79">
            <w:pPr>
              <w:rPr>
                <w:rFonts w:eastAsiaTheme="majorEastAsia" w:cstheme="minorHAnsi"/>
                <w:b w:val="0"/>
                <w:bCs w:val="0"/>
                <w:lang w:val="en-IN"/>
              </w:rPr>
            </w:pPr>
            <w:r w:rsidRPr="00E50BF9">
              <w:rPr>
                <w:rFonts w:eastAsiaTheme="majorEastAsia" w:cstheme="minorHAnsi"/>
                <w:b w:val="0"/>
                <w:bCs w:val="0"/>
                <w:lang w:val="en-IN"/>
              </w:rPr>
              <w:t xml:space="preserve">Valid data in </w:t>
            </w:r>
            <w:r w:rsidRPr="00E50BF9" w:rsidR="006564F4">
              <w:rPr>
                <w:rFonts w:eastAsiaTheme="majorEastAsia" w:cstheme="minorHAnsi"/>
                <w:b w:val="0"/>
                <w:bCs w:val="0"/>
                <w:lang w:val="en-IN"/>
              </w:rPr>
              <w:t>SHIPPING_QUANTITY column</w:t>
            </w:r>
          </w:p>
        </w:tc>
        <w:tc>
          <w:tcPr>
            <w:tcW w:w="4536" w:type="dxa"/>
            <w:noWrap/>
          </w:tcPr>
          <w:p w:rsidRPr="00E50BF9" w:rsidR="0027438D" w:rsidP="00C36292" w:rsidRDefault="00386083" w14:paraId="3F602EF2" w14:textId="094FBF71">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 xml:space="preserve">Check and remove records </w:t>
            </w:r>
            <w:r w:rsidRPr="00E50BF9" w:rsidR="00344F95">
              <w:rPr>
                <w:rFonts w:eastAsiaTheme="majorEastAsia" w:cstheme="minorHAnsi"/>
                <w:lang w:val="en-IN"/>
              </w:rPr>
              <w:t xml:space="preserve">that is having </w:t>
            </w:r>
            <w:r w:rsidRPr="00E50BF9" w:rsidR="00AB2BFA">
              <w:rPr>
                <w:rFonts w:eastAsiaTheme="majorEastAsia" w:cstheme="minorHAnsi"/>
                <w:lang w:val="en-IN"/>
              </w:rPr>
              <w:t xml:space="preserve">negative </w:t>
            </w:r>
            <w:r w:rsidRPr="00E50BF9" w:rsidR="00AE56C0">
              <w:rPr>
                <w:rFonts w:eastAsiaTheme="majorEastAsia" w:cstheme="minorHAnsi"/>
                <w:lang w:val="en-IN"/>
              </w:rPr>
              <w:t xml:space="preserve">values or </w:t>
            </w:r>
            <w:r w:rsidRPr="00E50BF9" w:rsidR="000F0EA1">
              <w:rPr>
                <w:rFonts w:eastAsiaTheme="majorEastAsia" w:cstheme="minorHAnsi"/>
                <w:lang w:val="en-IN"/>
              </w:rPr>
              <w:t>non-numeric</w:t>
            </w:r>
            <w:r w:rsidRPr="00E50BF9" w:rsidR="00741851">
              <w:rPr>
                <w:rFonts w:eastAsiaTheme="majorEastAsia" w:cstheme="minorHAnsi"/>
                <w:lang w:val="en-IN"/>
              </w:rPr>
              <w:t xml:space="preserve"> values </w:t>
            </w:r>
            <w:r w:rsidRPr="00E50BF9" w:rsidR="008A611D">
              <w:rPr>
                <w:rFonts w:eastAsiaTheme="majorEastAsia" w:cstheme="minorHAnsi"/>
                <w:lang w:val="en-IN"/>
              </w:rPr>
              <w:t>in SHIPPING_Q</w:t>
            </w:r>
            <w:r w:rsidRPr="00E50BF9" w:rsidR="001B7252">
              <w:rPr>
                <w:rFonts w:eastAsiaTheme="majorEastAsia" w:cstheme="minorHAnsi"/>
                <w:lang w:val="en-IN"/>
              </w:rPr>
              <w:t>UANTITY column</w:t>
            </w:r>
          </w:p>
        </w:tc>
        <w:tc>
          <w:tcPr>
            <w:tcW w:w="2217" w:type="dxa"/>
          </w:tcPr>
          <w:p w:rsidRPr="00E50BF9" w:rsidR="0027438D" w:rsidP="00C36292" w:rsidRDefault="001B7252" w14:paraId="67F5CB36" w14:textId="66E61F3C">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Already implemented</w:t>
            </w:r>
          </w:p>
        </w:tc>
      </w:tr>
      <w:tr w:rsidRPr="00C36292" w:rsidR="00E50BF9" w:rsidTr="4755C2FB" w14:paraId="65DF2174"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094145" w:rsidR="00E50BF9" w:rsidP="00C36292" w:rsidRDefault="00094145" w14:paraId="0168ABF2" w14:textId="42A675A4">
            <w:pPr>
              <w:rPr>
                <w:rFonts w:eastAsiaTheme="majorEastAsia" w:cstheme="minorHAnsi"/>
                <w:b w:val="0"/>
                <w:bCs w:val="0"/>
                <w:lang w:val="en-IN"/>
              </w:rPr>
            </w:pPr>
            <w:r w:rsidRPr="00094145">
              <w:rPr>
                <w:rFonts w:eastAsiaTheme="majorEastAsia" w:cstheme="minorHAnsi"/>
                <w:b w:val="0"/>
                <w:bCs w:val="0"/>
                <w:lang w:val="en-IN"/>
              </w:rPr>
              <w:t xml:space="preserve">Reference in Node_Master </w:t>
            </w:r>
          </w:p>
        </w:tc>
        <w:tc>
          <w:tcPr>
            <w:tcW w:w="4536" w:type="dxa"/>
            <w:noWrap/>
          </w:tcPr>
          <w:p w:rsidR="00E50BF9" w:rsidP="00C36292" w:rsidRDefault="003D30BD" w14:paraId="27991B7D" w14:textId="7CB00A3A">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3D30BD">
              <w:rPr>
                <w:rFonts w:eastAsiaTheme="majorEastAsia" w:cstheme="minorHAnsi"/>
                <w:lang w:val="en-IN"/>
              </w:rPr>
              <w:t>APO_LOCATION</w:t>
            </w:r>
            <w:r>
              <w:rPr>
                <w:rFonts w:eastAsiaTheme="majorEastAsia" w:cstheme="minorHAnsi"/>
                <w:lang w:val="en-IN"/>
              </w:rPr>
              <w:t xml:space="preserve"> </w:t>
            </w:r>
            <w:r w:rsidR="001429F9">
              <w:rPr>
                <w:rFonts w:eastAsiaTheme="majorEastAsia" w:cstheme="minorHAnsi"/>
                <w:lang w:val="en-IN"/>
              </w:rPr>
              <w:t>should be present in Node_Master data of that market</w:t>
            </w:r>
          </w:p>
        </w:tc>
        <w:tc>
          <w:tcPr>
            <w:tcW w:w="2217" w:type="dxa"/>
          </w:tcPr>
          <w:p w:rsidRPr="00C36292" w:rsidR="00E50BF9" w:rsidP="00C36292" w:rsidRDefault="001429F9" w14:paraId="37C04335" w14:textId="27DDB24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Already implemented</w:t>
            </w:r>
          </w:p>
        </w:tc>
      </w:tr>
      <w:tr w:rsidRPr="00C36292" w:rsidR="0050454C" w:rsidTr="4755C2FB" w14:paraId="4E597584" w14:textId="43E335D9">
        <w:trPr>
          <w:trHeight w:val="290"/>
        </w:trPr>
        <w:tc>
          <w:tcPr>
            <w:cnfStyle w:val="001000000000" w:firstRow="0" w:lastRow="0" w:firstColumn="1" w:lastColumn="0" w:oddVBand="0" w:evenVBand="0" w:oddHBand="0" w:evenHBand="0" w:firstRowFirstColumn="0" w:firstRowLastColumn="0" w:lastRowFirstColumn="0" w:lastRowLastColumn="0"/>
            <w:tcW w:w="2263" w:type="dxa"/>
            <w:noWrap/>
            <w:hideMark/>
          </w:tcPr>
          <w:p w:rsidRPr="00C36292" w:rsidR="0050454C" w:rsidP="00C36292" w:rsidRDefault="0050454C" w14:paraId="7F5481C1" w14:textId="4E89D04B">
            <w:pPr>
              <w:rPr>
                <w:rFonts w:eastAsiaTheme="majorEastAsia" w:cstheme="minorHAnsi"/>
                <w:b w:val="0"/>
                <w:bCs w:val="0"/>
                <w:lang w:val="en-IN"/>
              </w:rPr>
            </w:pPr>
            <w:r w:rsidRPr="00C324A2">
              <w:rPr>
                <w:rFonts w:eastAsiaTheme="majorEastAsia" w:cstheme="minorHAnsi"/>
                <w:b w:val="0"/>
                <w:bCs w:val="0"/>
                <w:lang w:val="en-IN"/>
              </w:rPr>
              <w:t xml:space="preserve">Every </w:t>
            </w:r>
            <w:r w:rsidR="00F702BE">
              <w:rPr>
                <w:rFonts w:eastAsiaTheme="majorEastAsia" w:cstheme="minorHAnsi"/>
                <w:b w:val="0"/>
                <w:bCs w:val="0"/>
                <w:lang w:val="en-IN"/>
              </w:rPr>
              <w:t>DC</w:t>
            </w:r>
            <w:r w:rsidR="00F115FD">
              <w:rPr>
                <w:rFonts w:eastAsiaTheme="majorEastAsia" w:cstheme="minorHAnsi"/>
                <w:b w:val="0"/>
                <w:bCs w:val="0"/>
                <w:lang w:val="en-IN"/>
              </w:rPr>
              <w:t xml:space="preserve"> </w:t>
            </w:r>
            <w:r w:rsidRPr="00C324A2">
              <w:rPr>
                <w:rFonts w:eastAsiaTheme="majorEastAsia" w:cstheme="minorHAnsi"/>
                <w:b w:val="0"/>
                <w:bCs w:val="0"/>
                <w:lang w:val="en-IN"/>
              </w:rPr>
              <w:t xml:space="preserve">should have data across a </w:t>
            </w:r>
            <w:r w:rsidR="00F115FD">
              <w:rPr>
                <w:rFonts w:eastAsiaTheme="majorEastAsia" w:cstheme="minorHAnsi"/>
                <w:b w:val="0"/>
                <w:bCs w:val="0"/>
                <w:lang w:val="en-IN"/>
              </w:rPr>
              <w:t>week</w:t>
            </w:r>
            <w:r w:rsidRPr="00C36292">
              <w:rPr>
                <w:rFonts w:eastAsiaTheme="majorEastAsia" w:cstheme="minorHAnsi"/>
                <w:b w:val="0"/>
                <w:bCs w:val="0"/>
                <w:lang w:val="en-IN"/>
              </w:rPr>
              <w:t xml:space="preserve"> </w:t>
            </w:r>
          </w:p>
        </w:tc>
        <w:tc>
          <w:tcPr>
            <w:tcW w:w="4536" w:type="dxa"/>
            <w:noWrap/>
            <w:hideMark/>
          </w:tcPr>
          <w:p w:rsidRPr="00C36292" w:rsidR="0050454C" w:rsidP="00C36292" w:rsidRDefault="00575ABF" w14:paraId="6802CC03" w14:textId="7D4FCAD1">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SUM of sales for a DC in a week </w:t>
            </w:r>
          </w:p>
        </w:tc>
        <w:tc>
          <w:tcPr>
            <w:tcW w:w="2217" w:type="dxa"/>
          </w:tcPr>
          <w:p w:rsidRPr="00C36292" w:rsidR="0050454C" w:rsidP="00C36292" w:rsidRDefault="0050454C" w14:paraId="7E95940E"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611818" w:rsidTr="4755C2FB" w14:paraId="04B53051"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C324A2" w:rsidR="00611818" w:rsidP="00C36292" w:rsidRDefault="003B4E08" w14:paraId="4FBD9696" w14:textId="0886DD30">
            <w:pPr>
              <w:rPr>
                <w:rFonts w:eastAsiaTheme="majorEastAsia" w:cstheme="minorHAnsi"/>
                <w:lang w:val="en-IN"/>
              </w:rPr>
            </w:pPr>
            <w:r w:rsidRPr="003B4E08">
              <w:rPr>
                <w:rFonts w:eastAsiaTheme="majorEastAsia" w:cstheme="minorHAnsi"/>
                <w:b w:val="0"/>
                <w:bCs w:val="0"/>
                <w:lang w:val="en-IN"/>
              </w:rPr>
              <w:t>Every market should have data for a week</w:t>
            </w:r>
            <w:r w:rsidR="009502AF">
              <w:rPr>
                <w:rFonts w:eastAsiaTheme="majorEastAsia" w:cstheme="minorHAnsi"/>
                <w:lang w:val="en-IN"/>
              </w:rPr>
              <w:t xml:space="preserve"> </w:t>
            </w:r>
          </w:p>
        </w:tc>
        <w:tc>
          <w:tcPr>
            <w:tcW w:w="4536" w:type="dxa"/>
            <w:noWrap/>
          </w:tcPr>
          <w:p w:rsidR="00611818" w:rsidP="00C36292" w:rsidRDefault="003B4E08" w14:paraId="3746CA51" w14:textId="71030C8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Alert if any markets </w:t>
            </w:r>
            <w:r w:rsidR="00FC2BA9">
              <w:rPr>
                <w:rFonts w:eastAsiaTheme="majorEastAsia" w:cstheme="minorHAnsi"/>
                <w:lang w:val="en-IN"/>
              </w:rPr>
              <w:t>missing data for a week</w:t>
            </w:r>
          </w:p>
        </w:tc>
        <w:tc>
          <w:tcPr>
            <w:tcW w:w="2217" w:type="dxa"/>
          </w:tcPr>
          <w:p w:rsidRPr="00C36292" w:rsidR="00611818" w:rsidP="00C36292" w:rsidRDefault="00611818" w14:paraId="31CC4664"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6E2DE9" w:rsidTr="4755C2FB" w14:paraId="5FB1C8E1" w14:textId="77777777">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3B4E08" w:rsidR="006E2DE9" w:rsidP="00C36292" w:rsidRDefault="00D50F25" w14:paraId="37146886" w14:textId="35768693">
            <w:pPr>
              <w:rPr>
                <w:rFonts w:eastAsiaTheme="majorEastAsia" w:cstheme="minorHAnsi"/>
                <w:b w:val="0"/>
                <w:bCs w:val="0"/>
                <w:lang w:val="en-IN"/>
              </w:rPr>
            </w:pPr>
            <w:r>
              <w:rPr>
                <w:rFonts w:eastAsiaTheme="majorEastAsia" w:cstheme="minorHAnsi"/>
                <w:b w:val="0"/>
                <w:bCs w:val="0"/>
                <w:lang w:val="en-IN"/>
              </w:rPr>
              <w:t>Sum of quantity deviation compared to last week</w:t>
            </w:r>
          </w:p>
        </w:tc>
        <w:tc>
          <w:tcPr>
            <w:tcW w:w="4536" w:type="dxa"/>
            <w:noWrap/>
          </w:tcPr>
          <w:p w:rsidR="006E2DE9" w:rsidP="00C36292" w:rsidRDefault="00D50F25" w14:paraId="24FAA031" w14:textId="60489A4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Alert if any markets </w:t>
            </w:r>
            <w:r w:rsidR="00340FF7">
              <w:rPr>
                <w:rFonts w:eastAsiaTheme="majorEastAsia" w:cstheme="minorHAnsi"/>
                <w:lang w:val="en-IN"/>
              </w:rPr>
              <w:t>come with huge difference in shipping quantity compared to last week</w:t>
            </w:r>
            <w:r w:rsidR="0080309E">
              <w:rPr>
                <w:rFonts w:eastAsiaTheme="majorEastAsia" w:cstheme="minorHAnsi"/>
                <w:lang w:val="en-IN"/>
              </w:rPr>
              <w:t>.</w:t>
            </w:r>
          </w:p>
        </w:tc>
        <w:tc>
          <w:tcPr>
            <w:tcW w:w="2217" w:type="dxa"/>
          </w:tcPr>
          <w:p w:rsidRPr="00C36292" w:rsidR="006E2DE9" w:rsidP="4755C2FB" w:rsidRDefault="3BDDFA11" w14:paraId="3DE04487" w14:textId="578910E5">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4755C2FB">
              <w:rPr>
                <w:rFonts w:eastAsiaTheme="majorEastAsia" w:cstheme="minorBidi"/>
                <w:lang w:val="en-IN"/>
              </w:rPr>
              <w:t>Based on a benchmark value for deviation</w:t>
            </w:r>
          </w:p>
        </w:tc>
      </w:tr>
      <w:tr w:rsidRPr="00C36292" w:rsidR="0050454C" w:rsidTr="4755C2FB" w14:paraId="0624DA51" w14:textId="5F6A0A6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hideMark/>
          </w:tcPr>
          <w:p w:rsidRPr="00C36292" w:rsidR="0050454C" w:rsidP="00C36292" w:rsidRDefault="00A023E5" w14:paraId="58FE2E68" w14:textId="3AF2B22D">
            <w:pPr>
              <w:rPr>
                <w:rFonts w:eastAsiaTheme="majorEastAsia" w:cstheme="minorHAnsi"/>
                <w:b w:val="0"/>
                <w:bCs w:val="0"/>
                <w:lang w:val="en-IN"/>
              </w:rPr>
            </w:pPr>
            <w:r>
              <w:rPr>
                <w:rFonts w:eastAsiaTheme="majorEastAsia" w:cstheme="minorHAnsi"/>
                <w:b w:val="0"/>
                <w:bCs w:val="0"/>
                <w:lang w:val="en-IN"/>
              </w:rPr>
              <w:t>Retail SKU to be present in ITEM</w:t>
            </w:r>
          </w:p>
        </w:tc>
        <w:tc>
          <w:tcPr>
            <w:tcW w:w="4536" w:type="dxa"/>
            <w:noWrap/>
            <w:hideMark/>
          </w:tcPr>
          <w:p w:rsidRPr="00C36292" w:rsidR="0050454C" w:rsidP="00C36292" w:rsidRDefault="000456AA" w14:paraId="2A472360" w14:textId="25D9FCA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RETAIL_SKU_CODE should have a reference in ITEM entity</w:t>
            </w:r>
          </w:p>
        </w:tc>
        <w:tc>
          <w:tcPr>
            <w:tcW w:w="2217" w:type="dxa"/>
          </w:tcPr>
          <w:p w:rsidRPr="00C36292" w:rsidR="0050454C" w:rsidP="00C36292" w:rsidRDefault="0050454C" w14:paraId="021DE1D2"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50454C" w:rsidTr="4755C2FB" w14:paraId="6913C16F" w14:textId="20650159">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C36292" w:rsidR="0050454C" w:rsidP="00C36292" w:rsidRDefault="00BF591F" w14:paraId="4ED810FE" w14:textId="528CE461">
            <w:pPr>
              <w:rPr>
                <w:rFonts w:eastAsiaTheme="majorEastAsia" w:cstheme="minorHAnsi"/>
                <w:b w:val="0"/>
                <w:bCs w:val="0"/>
                <w:lang w:val="en-IN"/>
              </w:rPr>
            </w:pPr>
            <w:r>
              <w:rPr>
                <w:rFonts w:eastAsiaTheme="majorEastAsia" w:cstheme="minorHAnsi"/>
                <w:b w:val="0"/>
                <w:bCs w:val="0"/>
                <w:lang w:val="en-IN"/>
              </w:rPr>
              <w:t xml:space="preserve">LOCAL LOCATION </w:t>
            </w:r>
            <w:r w:rsidR="00B56CD1">
              <w:rPr>
                <w:rFonts w:eastAsiaTheme="majorEastAsia" w:cstheme="minorHAnsi"/>
                <w:b w:val="0"/>
                <w:bCs w:val="0"/>
                <w:lang w:val="en-IN"/>
              </w:rPr>
              <w:t>to be present in LOCATION</w:t>
            </w:r>
          </w:p>
        </w:tc>
        <w:tc>
          <w:tcPr>
            <w:tcW w:w="4536" w:type="dxa"/>
            <w:noWrap/>
          </w:tcPr>
          <w:p w:rsidRPr="00C36292" w:rsidR="0050454C" w:rsidP="00C36292" w:rsidRDefault="00B56CD1" w14:paraId="5210C99F" w14:textId="2613EE6A">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B56CD1">
              <w:rPr>
                <w:rFonts w:eastAsiaTheme="majorEastAsia" w:cstheme="minorHAnsi"/>
                <w:lang w:val="en-IN"/>
              </w:rPr>
              <w:t>LOCAL_LOCATION_CODE</w:t>
            </w:r>
            <w:r>
              <w:rPr>
                <w:rFonts w:eastAsiaTheme="majorEastAsia" w:cstheme="minorHAnsi"/>
                <w:lang w:val="en-IN"/>
              </w:rPr>
              <w:t xml:space="preserve"> in HIST SHIPMENTS should have a reference </w:t>
            </w:r>
            <w:r w:rsidR="00F8148F">
              <w:rPr>
                <w:rFonts w:eastAsiaTheme="majorEastAsia" w:cstheme="minorHAnsi"/>
                <w:lang w:val="en-IN"/>
              </w:rPr>
              <w:t>‘APO_LOC’ in LOCATION entity</w:t>
            </w:r>
          </w:p>
        </w:tc>
        <w:tc>
          <w:tcPr>
            <w:tcW w:w="2217" w:type="dxa"/>
          </w:tcPr>
          <w:p w:rsidRPr="00C36292" w:rsidR="0050454C" w:rsidP="00C36292" w:rsidRDefault="0050454C" w14:paraId="5DF16562"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897CB8" w:rsidTr="4755C2FB" w14:paraId="410C10C2" w14:textId="762901C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C36292" w:rsidR="00897CB8" w:rsidP="00897CB8" w:rsidRDefault="00897CB8" w14:paraId="35F0B603" w14:textId="0588B601">
            <w:pPr>
              <w:rPr>
                <w:rFonts w:eastAsiaTheme="majorEastAsia" w:cstheme="minorHAnsi"/>
                <w:b w:val="0"/>
                <w:bCs w:val="0"/>
                <w:lang w:val="en-IN"/>
              </w:rPr>
            </w:pPr>
            <w:r>
              <w:rPr>
                <w:rFonts w:eastAsiaTheme="majorEastAsia" w:cstheme="minorHAnsi"/>
                <w:b w:val="0"/>
                <w:bCs w:val="0"/>
                <w:lang w:val="en-IN"/>
              </w:rPr>
              <w:t>UOM to have reference in ‘UOM_Conversion’ mapping</w:t>
            </w:r>
          </w:p>
        </w:tc>
        <w:tc>
          <w:tcPr>
            <w:tcW w:w="4536" w:type="dxa"/>
            <w:noWrap/>
          </w:tcPr>
          <w:p w:rsidRPr="00C36292" w:rsidR="00897CB8" w:rsidP="00897CB8" w:rsidRDefault="00897CB8" w14:paraId="6E836023" w14:textId="75952A7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The UOM from source should have a reference to Base_UOM in </w:t>
            </w:r>
            <w:r w:rsidRPr="000536AF">
              <w:rPr>
                <w:rFonts w:eastAsiaTheme="majorEastAsia" w:cstheme="minorHAnsi"/>
                <w:b/>
                <w:bCs/>
                <w:lang w:val="en-IN"/>
              </w:rPr>
              <w:t>‘</w:t>
            </w:r>
            <w:r w:rsidRPr="000536AF">
              <w:rPr>
                <w:rFonts w:eastAsiaTheme="majorEastAsia" w:cstheme="minorHAnsi"/>
                <w:lang w:val="en-IN"/>
              </w:rPr>
              <w:t>UOM_Conversion’ mapping</w:t>
            </w:r>
          </w:p>
        </w:tc>
        <w:tc>
          <w:tcPr>
            <w:tcW w:w="2217" w:type="dxa"/>
          </w:tcPr>
          <w:p w:rsidRPr="00C36292" w:rsidR="00897CB8" w:rsidP="00897CB8" w:rsidRDefault="00E17785" w14:paraId="1E368AAF" w14:textId="5EE89EE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Pr="00C36292" w:rsidR="00524596" w:rsidTr="4755C2FB" w14:paraId="04F4709E" w14:textId="77777777">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Pr="00181039" w:rsidR="00524596" w:rsidP="00524596" w:rsidRDefault="00501773" w14:paraId="24FCB141" w14:textId="333EB065">
            <w:pPr>
              <w:rPr>
                <w:rFonts w:eastAsiaTheme="majorEastAsia" w:cstheme="minorHAnsi"/>
                <w:b w:val="0"/>
                <w:bCs w:val="0"/>
                <w:lang w:val="en-IN"/>
              </w:rPr>
            </w:pPr>
            <w:r w:rsidRPr="00181039">
              <w:rPr>
                <w:rFonts w:eastAsiaTheme="majorEastAsia" w:cstheme="minorHAnsi"/>
                <w:b w:val="0"/>
                <w:bCs w:val="0"/>
                <w:lang w:val="en-IN"/>
              </w:rPr>
              <w:t>LOCAL_LOCATION_CODE</w:t>
            </w:r>
            <w:r w:rsidRPr="00181039" w:rsidR="00524596">
              <w:rPr>
                <w:rFonts w:eastAsiaTheme="majorEastAsia" w:cstheme="minorHAnsi"/>
                <w:b w:val="0"/>
                <w:bCs w:val="0"/>
                <w:lang w:val="en-IN"/>
              </w:rPr>
              <w:t xml:space="preserve"> should be present in </w:t>
            </w:r>
            <w:r w:rsidRPr="00181039" w:rsidR="000225E6">
              <w:rPr>
                <w:rFonts w:eastAsiaTheme="majorEastAsia" w:cstheme="minorHAnsi"/>
                <w:b w:val="0"/>
                <w:bCs w:val="0"/>
                <w:lang w:val="en-IN"/>
              </w:rPr>
              <w:t>LOCATION</w:t>
            </w:r>
            <w:r w:rsidRPr="00181039" w:rsidR="00524596">
              <w:rPr>
                <w:rFonts w:eastAsiaTheme="majorEastAsia" w:cstheme="minorHAnsi"/>
                <w:b w:val="0"/>
                <w:bCs w:val="0"/>
                <w:lang w:val="en-IN"/>
              </w:rPr>
              <w:t xml:space="preserve"> table as </w:t>
            </w:r>
            <w:r w:rsidRPr="00181039" w:rsidR="008B7C3F">
              <w:rPr>
                <w:rFonts w:eastAsiaTheme="majorEastAsia" w:cstheme="minorHAnsi"/>
                <w:b w:val="0"/>
                <w:bCs w:val="0"/>
                <w:lang w:val="en-IN"/>
              </w:rPr>
              <w:t>APO_LOC</w:t>
            </w:r>
          </w:p>
        </w:tc>
        <w:tc>
          <w:tcPr>
            <w:tcW w:w="4536" w:type="dxa"/>
            <w:noWrap/>
          </w:tcPr>
          <w:p w:rsidR="00524596" w:rsidP="00524596" w:rsidRDefault="00524596" w14:paraId="0D28CCB4" w14:textId="12983C4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Referential Integrity check from </w:t>
            </w:r>
            <w:r w:rsidR="008B7C3F">
              <w:rPr>
                <w:rFonts w:eastAsiaTheme="majorEastAsia" w:cstheme="minorHAnsi"/>
                <w:lang w:val="en-IN"/>
              </w:rPr>
              <w:t>HIST_SHIPMENT</w:t>
            </w:r>
            <w:r>
              <w:rPr>
                <w:rFonts w:eastAsiaTheme="majorEastAsia" w:cstheme="minorHAnsi"/>
                <w:lang w:val="en-IN"/>
              </w:rPr>
              <w:t xml:space="preserve"> to </w:t>
            </w:r>
            <w:r w:rsidR="008B7C3F">
              <w:rPr>
                <w:rFonts w:eastAsiaTheme="majorEastAsia" w:cstheme="minorHAnsi"/>
                <w:lang w:val="en-IN"/>
              </w:rPr>
              <w:t>LOCATION</w:t>
            </w:r>
            <w:r>
              <w:rPr>
                <w:rFonts w:eastAsiaTheme="majorEastAsia" w:cstheme="minorHAnsi"/>
                <w:lang w:val="en-IN"/>
              </w:rPr>
              <w:t xml:space="preserve"> table</w:t>
            </w:r>
          </w:p>
        </w:tc>
        <w:tc>
          <w:tcPr>
            <w:tcW w:w="2217" w:type="dxa"/>
          </w:tcPr>
          <w:p w:rsidRPr="00C36292" w:rsidR="00524596" w:rsidP="00524596" w:rsidRDefault="00AB528D" w14:paraId="7141D0CE" w14:textId="3719785C">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This is for </w:t>
            </w:r>
            <w:r w:rsidR="00AD1163">
              <w:rPr>
                <w:rFonts w:eastAsiaTheme="majorEastAsia" w:cstheme="minorHAnsi"/>
                <w:lang w:val="en-IN"/>
              </w:rPr>
              <w:t>DP</w:t>
            </w:r>
            <w:r>
              <w:rPr>
                <w:rFonts w:eastAsiaTheme="majorEastAsia" w:cstheme="minorHAnsi"/>
                <w:lang w:val="en-IN"/>
              </w:rPr>
              <w:t>/</w:t>
            </w:r>
            <w:r w:rsidR="00AD1163">
              <w:rPr>
                <w:rFonts w:eastAsiaTheme="majorEastAsia" w:cstheme="minorHAnsi"/>
                <w:lang w:val="en-IN"/>
              </w:rPr>
              <w:t>DR</w:t>
            </w:r>
            <w:r>
              <w:rPr>
                <w:rFonts w:eastAsiaTheme="majorEastAsia" w:cstheme="minorHAnsi"/>
                <w:lang w:val="en-IN"/>
              </w:rPr>
              <w:t>P</w:t>
            </w:r>
          </w:p>
        </w:tc>
      </w:tr>
      <w:tr w:rsidRPr="00C36292" w:rsidR="00181039" w:rsidTr="4755C2FB" w14:paraId="08B941B7"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rsidR="00181039" w:rsidP="00181039" w:rsidRDefault="00181039" w14:paraId="5027BAC1" w14:textId="3BB1DEFE">
            <w:pPr>
              <w:rPr>
                <w:rFonts w:eastAsiaTheme="majorEastAsia" w:cstheme="minorHAnsi"/>
                <w:lang w:val="en-IN"/>
              </w:rPr>
            </w:pPr>
            <w:r w:rsidRPr="00181039">
              <w:rPr>
                <w:rFonts w:eastAsiaTheme="majorEastAsia" w:cstheme="minorHAnsi"/>
                <w:b w:val="0"/>
                <w:bCs w:val="0"/>
                <w:lang w:val="en-IN"/>
              </w:rPr>
              <w:t>Duplicate check</w:t>
            </w:r>
            <w:r>
              <w:rPr>
                <w:rFonts w:eastAsiaTheme="majorEastAsia" w:cstheme="minorHAnsi"/>
                <w:lang w:val="en-IN"/>
              </w:rPr>
              <w:t xml:space="preserve"> </w:t>
            </w:r>
          </w:p>
        </w:tc>
        <w:tc>
          <w:tcPr>
            <w:tcW w:w="4536" w:type="dxa"/>
            <w:noWrap/>
          </w:tcPr>
          <w:p w:rsidR="00181039" w:rsidP="00181039" w:rsidRDefault="00181039" w14:paraId="1F346C56" w14:textId="071815D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p>
        </w:tc>
        <w:tc>
          <w:tcPr>
            <w:tcW w:w="2217" w:type="dxa"/>
          </w:tcPr>
          <w:p w:rsidR="00181039" w:rsidP="00181039" w:rsidRDefault="00181039" w14:paraId="392CDA23" w14:textId="0EC806A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bl>
    <w:p w:rsidRPr="00F127E2" w:rsidR="00322763" w:rsidP="00322763" w:rsidRDefault="00322763" w14:paraId="04F122B6" w14:textId="77777777">
      <w:pPr>
        <w:rPr>
          <w:rFonts w:eastAsiaTheme="majorEastAsia" w:cstheme="minorHAnsi"/>
          <w:lang w:val="en-IN"/>
        </w:rPr>
      </w:pPr>
    </w:p>
    <w:p w:rsidRPr="00F127E2" w:rsidR="006D0D33" w:rsidP="00AE70C5" w:rsidRDefault="00256D8A" w14:paraId="5E877E00" w14:textId="6A979536">
      <w:pPr>
        <w:pStyle w:val="paragraph"/>
        <w:spacing w:before="0" w:beforeAutospacing="0" w:after="0" w:afterAutospacing="0"/>
        <w:jc w:val="both"/>
        <w:textAlignment w:val="baseline"/>
        <w:rPr>
          <w:rFonts w:asciiTheme="minorHAnsi" w:hAnsiTheme="minorHAnsi" w:cstheme="minorHAnsi"/>
          <w:color w:val="000000" w:themeColor="text1"/>
          <w:sz w:val="20"/>
          <w:szCs w:val="20"/>
          <w:lang w:val="en-AU"/>
        </w:rPr>
      </w:pPr>
      <w:r w:rsidRPr="00256D8A">
        <w:rPr>
          <w:rFonts w:asciiTheme="minorHAnsi" w:hAnsiTheme="minorHAnsi" w:cstheme="minorHAnsi"/>
          <w:color w:val="000000"/>
          <w:sz w:val="20"/>
          <w:lang w:val="en-AU"/>
        </w:rPr>
        <w:t> </w:t>
      </w:r>
    </w:p>
    <w:p w:rsidR="00A601D9" w:rsidP="00693D49" w:rsidRDefault="00D03E21" w14:paraId="0EF9AAEF" w14:textId="33F1C85F">
      <w:pPr>
        <w:pStyle w:val="Heading2"/>
        <w:rPr>
          <w:rFonts w:eastAsiaTheme="majorEastAsia"/>
        </w:rPr>
      </w:pPr>
      <w:bookmarkStart w:name="_Toc153359075" w:id="44"/>
      <w:r>
        <w:rPr>
          <w:rFonts w:eastAsiaTheme="majorEastAsia"/>
        </w:rPr>
        <w:t>ITEM</w:t>
      </w:r>
      <w:bookmarkEnd w:id="44"/>
    </w:p>
    <w:p w:rsidRPr="00D03E21" w:rsidR="00D03E21" w:rsidP="00D03E21" w:rsidRDefault="00D03E21" w14:paraId="793DA52D" w14:textId="77777777">
      <w:pPr>
        <w:rPr>
          <w:rFonts w:eastAsiaTheme="majorEastAsia"/>
        </w:rPr>
      </w:pPr>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827"/>
        <w:gridCol w:w="2217"/>
      </w:tblGrid>
      <w:tr w:rsidRPr="00C36292" w:rsidR="00D03E21" w:rsidTr="18F7F6B3" w14:paraId="3C044A41"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rsidRPr="00C36292" w:rsidR="00D03E21" w:rsidP="00BB66F8" w:rsidRDefault="00D03E21" w14:paraId="719D3233" w14:textId="77777777">
            <w:pPr>
              <w:rPr>
                <w:rFonts w:eastAsiaTheme="majorEastAsia" w:cstheme="minorHAnsi"/>
                <w:lang w:val="en-IN"/>
              </w:rPr>
            </w:pPr>
            <w:r w:rsidRPr="00C36292">
              <w:rPr>
                <w:rFonts w:eastAsiaTheme="majorEastAsia" w:cstheme="minorHAnsi"/>
                <w:lang w:val="en-IN"/>
              </w:rPr>
              <w:t>DQ Rule</w:t>
            </w:r>
          </w:p>
        </w:tc>
        <w:tc>
          <w:tcPr>
            <w:tcW w:w="3827" w:type="dxa"/>
            <w:noWrap/>
            <w:hideMark/>
          </w:tcPr>
          <w:p w:rsidRPr="00C36292" w:rsidR="00D03E21" w:rsidP="00BB66F8" w:rsidRDefault="00D03E21" w14:paraId="369BCAD6"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rsidRPr="00C36292" w:rsidR="00D03E21" w:rsidP="00BB66F8" w:rsidRDefault="00D03E21" w14:paraId="11C13469"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181039" w:rsidTr="18F7F6B3" w14:paraId="3CACB686"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824584" w:rsidR="00181039" w:rsidP="00181039" w:rsidRDefault="00181039" w14:paraId="7C6635AE" w14:textId="0C61E526">
            <w:pPr>
              <w:rPr>
                <w:rFonts w:eastAsiaTheme="majorEastAsia" w:cstheme="minorHAnsi"/>
                <w:lang w:val="en-IN"/>
              </w:rPr>
            </w:pPr>
            <w:r>
              <w:rPr>
                <w:rFonts w:eastAsiaTheme="majorEastAsia" w:cstheme="minorHAnsi"/>
                <w:b w:val="0"/>
                <w:bCs w:val="0"/>
                <w:lang w:val="en-IN"/>
              </w:rPr>
              <w:t>Reference to PSKUMapping</w:t>
            </w:r>
          </w:p>
        </w:tc>
        <w:tc>
          <w:tcPr>
            <w:tcW w:w="3827" w:type="dxa"/>
            <w:noWrap/>
          </w:tcPr>
          <w:p w:rsidR="00181039" w:rsidP="00181039" w:rsidRDefault="00181039" w14:paraId="78264D24" w14:textId="22A0959C">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Valid entry in PSKUMapping table based on RETAIL_SKU and APO_MARKET_CODE</w:t>
            </w:r>
          </w:p>
        </w:tc>
        <w:tc>
          <w:tcPr>
            <w:tcW w:w="2217" w:type="dxa"/>
          </w:tcPr>
          <w:p w:rsidRPr="00C36292" w:rsidR="00181039" w:rsidP="00181039" w:rsidRDefault="00181039" w14:paraId="706A64DF" w14:textId="05983AF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Pr="00C36292" w:rsidR="00DD7A8A" w:rsidTr="18F7F6B3" w14:paraId="40BF391F"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00DD7A8A" w:rsidP="18F7F6B3" w:rsidRDefault="3283C09D" w14:paraId="3F7F5B0A" w14:textId="4D59D799">
            <w:pPr>
              <w:rPr>
                <w:rFonts w:eastAsiaTheme="majorEastAsia" w:cstheme="minorBidi"/>
                <w:lang w:val="en-IN"/>
              </w:rPr>
            </w:pPr>
            <w:r w:rsidRPr="18F7F6B3">
              <w:rPr>
                <w:rFonts w:eastAsiaTheme="majorEastAsia" w:cstheme="minorBidi"/>
                <w:b w:val="0"/>
                <w:bCs w:val="0"/>
                <w:lang w:val="en-IN"/>
              </w:rPr>
              <w:t>Reference</w:t>
            </w:r>
            <w:r w:rsidRPr="18F7F6B3" w:rsidR="568AC2EC">
              <w:rPr>
                <w:rFonts w:eastAsiaTheme="majorEastAsia" w:cstheme="minorBidi"/>
                <w:b w:val="0"/>
                <w:bCs w:val="0"/>
                <w:lang w:val="en-IN"/>
              </w:rPr>
              <w:t xml:space="preserve"> </w:t>
            </w:r>
            <w:r w:rsidRPr="18F7F6B3">
              <w:rPr>
                <w:rFonts w:eastAsiaTheme="majorEastAsia" w:cstheme="minorBidi"/>
                <w:b w:val="0"/>
                <w:bCs w:val="0"/>
                <w:lang w:val="en-IN"/>
              </w:rPr>
              <w:t>to ProductGroupCategoryMapping</w:t>
            </w:r>
          </w:p>
        </w:tc>
        <w:tc>
          <w:tcPr>
            <w:tcW w:w="3827" w:type="dxa"/>
            <w:noWrap/>
          </w:tcPr>
          <w:p w:rsidRPr="006B084F" w:rsidR="00DD7A8A" w:rsidP="00DD7A8A" w:rsidRDefault="00DD7A8A" w14:paraId="13D47763" w14:textId="4D8F2B61">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 xml:space="preserve">Valid entry in </w:t>
            </w:r>
            <w:r w:rsidRPr="00DD7A8A">
              <w:rPr>
                <w:rFonts w:eastAsiaTheme="majorEastAsia" w:cstheme="minorHAnsi"/>
                <w:lang w:val="en-IN"/>
              </w:rPr>
              <w:t>ProductGroupCategoryMapping</w:t>
            </w:r>
            <w:r w:rsidRPr="006B084F">
              <w:rPr>
                <w:rFonts w:eastAsiaTheme="majorEastAsia" w:cstheme="minorHAnsi"/>
                <w:lang w:val="en-IN"/>
              </w:rPr>
              <w:t xml:space="preserve"> table based on APO_MARKET_CODE</w:t>
            </w:r>
          </w:p>
        </w:tc>
        <w:tc>
          <w:tcPr>
            <w:tcW w:w="2217" w:type="dxa"/>
          </w:tcPr>
          <w:p w:rsidR="00DD7A8A" w:rsidP="00DD7A8A" w:rsidRDefault="00DD7A8A" w14:paraId="58F4C1E4" w14:textId="1830509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Pr="00C36292" w:rsidR="00DD7A8A" w:rsidTr="18F7F6B3" w14:paraId="4C586362"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DD7A8A" w:rsidP="00DD7A8A" w:rsidRDefault="00DD7A8A" w14:paraId="0BA17C9A" w14:textId="68EA3E4F">
            <w:pPr>
              <w:rPr>
                <w:rFonts w:eastAsiaTheme="majorEastAsia" w:cstheme="minorHAnsi"/>
                <w:b w:val="0"/>
                <w:bCs w:val="0"/>
                <w:lang w:val="en-IN"/>
              </w:rPr>
            </w:pPr>
            <w:r w:rsidRPr="00824584">
              <w:rPr>
                <w:rFonts w:eastAsiaTheme="majorEastAsia" w:cstheme="minorHAnsi"/>
                <w:b w:val="0"/>
                <w:bCs w:val="0"/>
                <w:lang w:val="en-IN"/>
              </w:rPr>
              <w:t>RETAIL_SKU_CODE</w:t>
            </w:r>
            <w:r>
              <w:rPr>
                <w:rFonts w:eastAsiaTheme="majorEastAsia" w:cstheme="minorHAnsi"/>
                <w:b w:val="0"/>
                <w:bCs w:val="0"/>
                <w:lang w:val="en-IN"/>
              </w:rPr>
              <w:t xml:space="preserve"> </w:t>
            </w:r>
            <w:r w:rsidR="00372272">
              <w:rPr>
                <w:rFonts w:eastAsiaTheme="majorEastAsia" w:cstheme="minorHAnsi"/>
                <w:b w:val="0"/>
                <w:bCs w:val="0"/>
                <w:lang w:val="en-IN"/>
              </w:rPr>
              <w:t>NULL check</w:t>
            </w:r>
          </w:p>
        </w:tc>
        <w:tc>
          <w:tcPr>
            <w:tcW w:w="3827" w:type="dxa"/>
            <w:noWrap/>
          </w:tcPr>
          <w:p w:rsidRPr="00C36292" w:rsidR="00DD7A8A" w:rsidP="00DD7A8A" w:rsidRDefault="00DD7A8A" w14:paraId="4D35E361" w14:textId="4036F679">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774B6E">
              <w:rPr>
                <w:rFonts w:eastAsiaTheme="majorEastAsia" w:cstheme="minorHAnsi"/>
                <w:lang w:val="en-IN"/>
              </w:rPr>
              <w:t>RETAIL_SKU_CODE</w:t>
            </w:r>
            <w:r>
              <w:rPr>
                <w:rFonts w:eastAsiaTheme="majorEastAsia" w:cstheme="minorHAnsi"/>
                <w:lang w:val="en-IN"/>
              </w:rPr>
              <w:t xml:space="preserve"> as NULL</w:t>
            </w:r>
          </w:p>
        </w:tc>
        <w:tc>
          <w:tcPr>
            <w:tcW w:w="2217" w:type="dxa"/>
          </w:tcPr>
          <w:p w:rsidRPr="00C36292" w:rsidR="00DD7A8A" w:rsidP="00DD7A8A" w:rsidRDefault="00DD7A8A" w14:paraId="2760EC5D"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372272" w:rsidTr="18F7F6B3" w14:paraId="4D6BD86F"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372272" w:rsidR="00372272" w:rsidP="00372272" w:rsidRDefault="00372272" w14:paraId="2B2D30AC" w14:textId="766E0AEF">
            <w:pPr>
              <w:rPr>
                <w:rFonts w:eastAsiaTheme="majorEastAsia" w:cstheme="minorHAnsi"/>
                <w:b w:val="0"/>
                <w:bCs w:val="0"/>
                <w:lang w:val="en-IN"/>
              </w:rPr>
            </w:pPr>
            <w:r w:rsidRPr="00372272">
              <w:rPr>
                <w:rFonts w:eastAsiaTheme="majorEastAsia" w:cstheme="minorHAnsi"/>
                <w:b w:val="0"/>
                <w:bCs w:val="0"/>
                <w:lang w:val="en-IN"/>
              </w:rPr>
              <w:t xml:space="preserve">ITG_UOM_CODE NULL Check </w:t>
            </w:r>
          </w:p>
        </w:tc>
        <w:tc>
          <w:tcPr>
            <w:tcW w:w="3827" w:type="dxa"/>
            <w:noWrap/>
          </w:tcPr>
          <w:p w:rsidRPr="00372272" w:rsidR="00372272" w:rsidP="00372272" w:rsidRDefault="00372272" w14:paraId="7FB10322" w14:textId="662B556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372272">
              <w:rPr>
                <w:rFonts w:eastAsiaTheme="majorEastAsia" w:cstheme="minorHAnsi"/>
                <w:lang w:val="en-IN"/>
              </w:rPr>
              <w:t>Check and remove records that have ITG_UOM_CODE as NULL</w:t>
            </w:r>
          </w:p>
        </w:tc>
        <w:tc>
          <w:tcPr>
            <w:tcW w:w="2217" w:type="dxa"/>
          </w:tcPr>
          <w:p w:rsidRPr="00C36292" w:rsidR="00372272" w:rsidP="00372272" w:rsidRDefault="00372272" w14:paraId="44D22896"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372272" w:rsidTr="18F7F6B3" w14:paraId="413C4EB1"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372272" w:rsidP="00372272" w:rsidRDefault="00372272" w14:paraId="75E977E5" w14:textId="1EA251F1">
            <w:pPr>
              <w:rPr>
                <w:rFonts w:eastAsiaTheme="majorEastAsia" w:cstheme="minorHAnsi"/>
                <w:b w:val="0"/>
                <w:bCs w:val="0"/>
                <w:lang w:val="en-IN"/>
              </w:rPr>
            </w:pPr>
            <w:r>
              <w:rPr>
                <w:rFonts w:eastAsiaTheme="majorEastAsia" w:cstheme="minorHAnsi"/>
                <w:b w:val="0"/>
                <w:bCs w:val="0"/>
                <w:lang w:val="en-IN"/>
              </w:rPr>
              <w:t xml:space="preserve">RETAIL_SKU_NAME unique value check </w:t>
            </w:r>
          </w:p>
        </w:tc>
        <w:tc>
          <w:tcPr>
            <w:tcW w:w="3827" w:type="dxa"/>
            <w:noWrap/>
          </w:tcPr>
          <w:p w:rsidRPr="00C36292" w:rsidR="00372272" w:rsidP="00372272" w:rsidRDefault="00372272" w14:paraId="18A98F78" w14:textId="7E978F79">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Multiple RETAIL_SKU_CODE’s should not have same RETAIL_SKU_NAME</w:t>
            </w:r>
          </w:p>
        </w:tc>
        <w:tc>
          <w:tcPr>
            <w:tcW w:w="2217" w:type="dxa"/>
          </w:tcPr>
          <w:p w:rsidRPr="00C36292" w:rsidR="00372272" w:rsidP="00372272" w:rsidRDefault="00372272" w14:paraId="3BF1AB10"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372272" w:rsidTr="18F7F6B3" w14:paraId="793F9470"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372272" w:rsidP="00372272" w:rsidRDefault="00372272" w14:paraId="41A3B9E3" w14:textId="512B69E1">
            <w:pPr>
              <w:rPr>
                <w:rFonts w:eastAsiaTheme="majorEastAsia" w:cstheme="minorHAnsi"/>
                <w:b w:val="0"/>
                <w:bCs w:val="0"/>
                <w:lang w:val="en-IN"/>
              </w:rPr>
            </w:pPr>
            <w:r>
              <w:rPr>
                <w:rFonts w:eastAsiaTheme="majorEastAsia" w:cstheme="minorHAnsi"/>
                <w:b w:val="0"/>
                <w:bCs w:val="0"/>
                <w:lang w:val="en-IN"/>
              </w:rPr>
              <w:t xml:space="preserve">PRODUCT_GROUP unique value check </w:t>
            </w:r>
          </w:p>
        </w:tc>
        <w:tc>
          <w:tcPr>
            <w:tcW w:w="3827" w:type="dxa"/>
            <w:noWrap/>
          </w:tcPr>
          <w:p w:rsidRPr="00C36292" w:rsidR="00372272" w:rsidP="00372272" w:rsidRDefault="00372272" w14:paraId="411F0E49" w14:textId="210D6B64">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Same RETAIL_SKU_CODE should not have multiple PRODUCT_GROUP values</w:t>
            </w:r>
          </w:p>
        </w:tc>
        <w:tc>
          <w:tcPr>
            <w:tcW w:w="2217" w:type="dxa"/>
          </w:tcPr>
          <w:p w:rsidRPr="00C36292" w:rsidR="00372272" w:rsidP="00372272" w:rsidRDefault="00372272" w14:paraId="5F73D1AC"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372272" w:rsidTr="18F7F6B3" w14:paraId="2EE96A68"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372272" w:rsidP="00372272" w:rsidRDefault="00372272" w14:paraId="172E8E8B" w14:textId="44293F90">
            <w:pPr>
              <w:rPr>
                <w:rFonts w:eastAsiaTheme="majorEastAsia" w:cstheme="minorHAnsi"/>
                <w:b w:val="0"/>
                <w:bCs w:val="0"/>
                <w:lang w:val="en-IN"/>
              </w:rPr>
            </w:pPr>
            <w:r w:rsidRPr="00C81171">
              <w:rPr>
                <w:rFonts w:eastAsiaTheme="majorEastAsia" w:cstheme="minorHAnsi"/>
                <w:b w:val="0"/>
                <w:bCs w:val="0"/>
                <w:lang w:val="en-IN"/>
              </w:rPr>
              <w:t>ITG_UOM_CODE</w:t>
            </w:r>
            <w:r>
              <w:rPr>
                <w:rFonts w:eastAsiaTheme="majorEastAsia" w:cstheme="minorHAnsi"/>
                <w:b w:val="0"/>
                <w:bCs w:val="0"/>
                <w:lang w:val="en-IN"/>
              </w:rPr>
              <w:t xml:space="preserve"> unique value check </w:t>
            </w:r>
          </w:p>
        </w:tc>
        <w:tc>
          <w:tcPr>
            <w:tcW w:w="3827" w:type="dxa"/>
            <w:noWrap/>
          </w:tcPr>
          <w:p w:rsidRPr="00C36292" w:rsidR="00372272" w:rsidP="00372272" w:rsidRDefault="00372272" w14:paraId="701F15BA" w14:textId="06F69FD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Same RETAIL_SKU_CODE should not have multiple </w:t>
            </w:r>
            <w:r w:rsidRPr="00C81171">
              <w:rPr>
                <w:rFonts w:eastAsiaTheme="majorEastAsia" w:cstheme="minorHAnsi"/>
                <w:lang w:val="en-IN"/>
              </w:rPr>
              <w:t>ITG_UOM_CODE</w:t>
            </w:r>
            <w:r>
              <w:rPr>
                <w:rFonts w:eastAsiaTheme="majorEastAsia" w:cstheme="minorHAnsi"/>
                <w:lang w:val="en-IN"/>
              </w:rPr>
              <w:t xml:space="preserve"> values</w:t>
            </w:r>
          </w:p>
        </w:tc>
        <w:tc>
          <w:tcPr>
            <w:tcW w:w="2217" w:type="dxa"/>
          </w:tcPr>
          <w:p w:rsidRPr="00C36292" w:rsidR="00372272" w:rsidP="00372272" w:rsidRDefault="00372272" w14:paraId="7391795A"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6503ED" w:rsidTr="18F7F6B3" w14:paraId="6426FC5E"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81171" w:rsidR="006503ED" w:rsidP="006503ED" w:rsidRDefault="006503ED" w14:paraId="23E1404D" w14:textId="53F308C5">
            <w:pPr>
              <w:rPr>
                <w:rFonts w:eastAsiaTheme="majorEastAsia" w:cstheme="minorHAnsi"/>
                <w:lang w:val="en-IN"/>
              </w:rPr>
            </w:pPr>
            <w:r w:rsidRPr="00181039">
              <w:rPr>
                <w:rFonts w:eastAsiaTheme="majorEastAsia" w:cstheme="minorHAnsi"/>
                <w:b w:val="0"/>
                <w:bCs w:val="0"/>
                <w:lang w:val="en-IN"/>
              </w:rPr>
              <w:t>Duplicate check</w:t>
            </w:r>
            <w:r>
              <w:rPr>
                <w:rFonts w:eastAsiaTheme="majorEastAsia" w:cstheme="minorHAnsi"/>
                <w:lang w:val="en-IN"/>
              </w:rPr>
              <w:t xml:space="preserve"> </w:t>
            </w:r>
          </w:p>
        </w:tc>
        <w:tc>
          <w:tcPr>
            <w:tcW w:w="3827" w:type="dxa"/>
            <w:noWrap/>
          </w:tcPr>
          <w:p w:rsidR="006503ED" w:rsidP="006503ED" w:rsidRDefault="006503ED" w14:paraId="136C9D85" w14:textId="2DA4441C">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p>
        </w:tc>
        <w:tc>
          <w:tcPr>
            <w:tcW w:w="2217" w:type="dxa"/>
          </w:tcPr>
          <w:p w:rsidRPr="00C36292" w:rsidR="006503ED" w:rsidP="006503ED" w:rsidRDefault="006503ED" w14:paraId="48E3BF19" w14:textId="11D5C39C">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Pr="00C36292" w:rsidR="0045608A" w:rsidTr="18F7F6B3" w14:paraId="71EE11C2"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181039" w:rsidR="0045608A" w:rsidP="006503ED" w:rsidRDefault="00273CB3" w14:paraId="41E95AB6" w14:textId="3EF04080">
            <w:pPr>
              <w:rPr>
                <w:rFonts w:eastAsiaTheme="majorEastAsia" w:cstheme="minorHAnsi"/>
                <w:b w:val="0"/>
                <w:bCs w:val="0"/>
                <w:lang w:val="en-IN"/>
              </w:rPr>
            </w:pPr>
            <w:r w:rsidRPr="00273CB3">
              <w:rPr>
                <w:rFonts w:eastAsiaTheme="majorEastAsia" w:cstheme="minorHAnsi"/>
                <w:b w:val="0"/>
                <w:bCs w:val="0"/>
                <w:lang w:val="en-IN"/>
              </w:rPr>
              <w:t>ITEMTYPE</w:t>
            </w:r>
            <w:r>
              <w:rPr>
                <w:rFonts w:eastAsiaTheme="majorEastAsia" w:cstheme="minorHAnsi"/>
                <w:b w:val="0"/>
                <w:bCs w:val="0"/>
                <w:lang w:val="en-IN"/>
              </w:rPr>
              <w:t xml:space="preserve"> </w:t>
            </w:r>
            <w:r w:rsidR="00E23C2F">
              <w:rPr>
                <w:rFonts w:eastAsiaTheme="majorEastAsia" w:cstheme="minorHAnsi"/>
                <w:b w:val="0"/>
                <w:bCs w:val="0"/>
                <w:lang w:val="en-IN"/>
              </w:rPr>
              <w:t xml:space="preserve">value check </w:t>
            </w:r>
          </w:p>
        </w:tc>
        <w:tc>
          <w:tcPr>
            <w:tcW w:w="3827" w:type="dxa"/>
            <w:noWrap/>
          </w:tcPr>
          <w:p w:rsidR="0045608A" w:rsidP="006503ED" w:rsidRDefault="00BB66F8" w14:paraId="3049C286" w14:textId="299C730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ITEMTYPE should contain only values (</w:t>
            </w:r>
            <w:r w:rsidRPr="00BB66F8">
              <w:rPr>
                <w:rFonts w:eastAsiaTheme="majorEastAsia" w:cstheme="minorHAnsi"/>
                <w:lang w:val="en-IN"/>
              </w:rPr>
              <w:t>RM, FG, SFG</w:t>
            </w:r>
            <w:r>
              <w:rPr>
                <w:rFonts w:eastAsiaTheme="majorEastAsia" w:cstheme="minorHAnsi"/>
                <w:lang w:val="en-IN"/>
              </w:rPr>
              <w:t>)</w:t>
            </w:r>
          </w:p>
        </w:tc>
        <w:tc>
          <w:tcPr>
            <w:tcW w:w="2217" w:type="dxa"/>
          </w:tcPr>
          <w:p w:rsidR="0045608A" w:rsidP="006503ED" w:rsidRDefault="0045608A" w14:paraId="18B85052"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rsidR="006E4C6F" w:rsidP="006E4C6F" w:rsidRDefault="006E4C6F" w14:paraId="1C7F4250" w14:textId="77777777">
      <w:pPr>
        <w:rPr>
          <w:rFonts w:eastAsiaTheme="majorEastAsia"/>
        </w:rPr>
      </w:pPr>
    </w:p>
    <w:p w:rsidR="007826AD" w:rsidP="007826AD" w:rsidRDefault="00A2074F" w14:paraId="7E324965" w14:textId="7C39759E">
      <w:pPr>
        <w:pStyle w:val="Heading2"/>
        <w:rPr>
          <w:rFonts w:eastAsiaTheme="majorEastAsia"/>
        </w:rPr>
      </w:pPr>
      <w:bookmarkStart w:name="_Toc153359076" w:id="45"/>
      <w:r>
        <w:rPr>
          <w:rFonts w:eastAsiaTheme="majorEastAsia"/>
        </w:rPr>
        <w:t>LOCATION</w:t>
      </w:r>
      <w:bookmarkEnd w:id="45"/>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827"/>
        <w:gridCol w:w="2217"/>
      </w:tblGrid>
      <w:tr w:rsidRPr="00C36292" w:rsidR="00AE70C5" w:rsidTr="00BB66F8" w14:paraId="6B42A811"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rsidRPr="00C36292" w:rsidR="00AE70C5" w:rsidP="00BB66F8" w:rsidRDefault="00AE70C5" w14:paraId="7D27DAEB" w14:textId="77777777">
            <w:pPr>
              <w:rPr>
                <w:rFonts w:eastAsiaTheme="majorEastAsia" w:cstheme="minorHAnsi"/>
                <w:lang w:val="en-IN"/>
              </w:rPr>
            </w:pPr>
            <w:r w:rsidRPr="00C36292">
              <w:rPr>
                <w:rFonts w:eastAsiaTheme="majorEastAsia" w:cstheme="minorHAnsi"/>
                <w:lang w:val="en-IN"/>
              </w:rPr>
              <w:t>DQ Rule</w:t>
            </w:r>
          </w:p>
        </w:tc>
        <w:tc>
          <w:tcPr>
            <w:tcW w:w="3827" w:type="dxa"/>
            <w:noWrap/>
            <w:hideMark/>
          </w:tcPr>
          <w:p w:rsidRPr="00C36292" w:rsidR="00AE70C5" w:rsidP="00BB66F8" w:rsidRDefault="00AE70C5" w14:paraId="7D066B25"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rsidRPr="00C36292" w:rsidR="00AE70C5" w:rsidP="00BB66F8" w:rsidRDefault="00AE70C5" w14:paraId="7A495B5B"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AE70C5" w:rsidTr="00BB66F8" w14:paraId="2583FC2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AE70C5" w:rsidP="00BB66F8" w:rsidRDefault="00A6638F" w14:paraId="773697AC" w14:textId="56DBD855">
            <w:pPr>
              <w:rPr>
                <w:rFonts w:eastAsiaTheme="majorEastAsia" w:cstheme="minorHAnsi"/>
                <w:b w:val="0"/>
                <w:bCs w:val="0"/>
                <w:lang w:val="en-IN"/>
              </w:rPr>
            </w:pPr>
            <w:r>
              <w:rPr>
                <w:rFonts w:eastAsiaTheme="majorEastAsia" w:cstheme="minorHAnsi"/>
                <w:b w:val="0"/>
                <w:bCs w:val="0"/>
                <w:lang w:val="en-IN"/>
              </w:rPr>
              <w:t xml:space="preserve">NULL check </w:t>
            </w:r>
            <w:r w:rsidR="00754D5D">
              <w:rPr>
                <w:rFonts w:eastAsiaTheme="majorEastAsia" w:cstheme="minorHAnsi"/>
                <w:b w:val="0"/>
                <w:bCs w:val="0"/>
                <w:lang w:val="en-IN"/>
              </w:rPr>
              <w:t xml:space="preserve">for </w:t>
            </w:r>
            <w:r w:rsidRPr="00754D5D" w:rsidR="00754D5D">
              <w:rPr>
                <w:rFonts w:eastAsiaTheme="majorEastAsia" w:cstheme="minorHAnsi"/>
                <w:b w:val="0"/>
                <w:bCs w:val="0"/>
                <w:lang w:val="en-IN"/>
              </w:rPr>
              <w:t>UNIQUE_LOC</w:t>
            </w:r>
            <w:r w:rsidR="00754D5D">
              <w:rPr>
                <w:rFonts w:eastAsiaTheme="majorEastAsia" w:cstheme="minorHAnsi"/>
                <w:b w:val="0"/>
                <w:bCs w:val="0"/>
                <w:lang w:val="en-IN"/>
              </w:rPr>
              <w:t xml:space="preserve"> column </w:t>
            </w:r>
          </w:p>
        </w:tc>
        <w:tc>
          <w:tcPr>
            <w:tcW w:w="3827" w:type="dxa"/>
            <w:noWrap/>
          </w:tcPr>
          <w:p w:rsidRPr="00C36292" w:rsidR="00AE70C5" w:rsidP="00BB66F8" w:rsidRDefault="002F72D0" w14:paraId="0465994C" w14:textId="40EB372C">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Remove </w:t>
            </w:r>
            <w:r w:rsidR="00A468F7">
              <w:rPr>
                <w:rFonts w:eastAsiaTheme="majorEastAsia" w:cstheme="minorHAnsi"/>
                <w:lang w:val="en-IN"/>
              </w:rPr>
              <w:t xml:space="preserve">source records that have NULL </w:t>
            </w:r>
            <w:r w:rsidR="009B7AA4">
              <w:rPr>
                <w:rFonts w:eastAsiaTheme="majorEastAsia" w:cstheme="minorHAnsi"/>
                <w:lang w:val="en-IN"/>
              </w:rPr>
              <w:t>UNIQUE_LOC value</w:t>
            </w:r>
          </w:p>
        </w:tc>
        <w:tc>
          <w:tcPr>
            <w:tcW w:w="2217" w:type="dxa"/>
          </w:tcPr>
          <w:p w:rsidRPr="00C36292" w:rsidR="00AE70C5" w:rsidP="00BB66F8" w:rsidRDefault="00AE70C5" w14:paraId="48B6BD2B"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966D67" w:rsidTr="00BB66F8" w14:paraId="5CE1040A"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966D67" w:rsidP="00966D67" w:rsidRDefault="00966D67" w14:paraId="536E3738" w14:textId="5D1A72CA">
            <w:pPr>
              <w:rPr>
                <w:rFonts w:eastAsiaTheme="majorEastAsia" w:cstheme="minorHAnsi"/>
                <w:b w:val="0"/>
                <w:bCs w:val="0"/>
                <w:lang w:val="en-IN"/>
              </w:rPr>
            </w:pPr>
            <w:r w:rsidRPr="00181039">
              <w:rPr>
                <w:rFonts w:eastAsiaTheme="majorEastAsia" w:cstheme="minorHAnsi"/>
                <w:b w:val="0"/>
                <w:bCs w:val="0"/>
                <w:lang w:val="en-IN"/>
              </w:rPr>
              <w:t>Duplicate check</w:t>
            </w:r>
            <w:r>
              <w:rPr>
                <w:rFonts w:eastAsiaTheme="majorEastAsia" w:cstheme="minorHAnsi"/>
                <w:lang w:val="en-IN"/>
              </w:rPr>
              <w:t xml:space="preserve"> </w:t>
            </w:r>
            <w:r w:rsidRPr="00966D67">
              <w:rPr>
                <w:rFonts w:eastAsiaTheme="majorEastAsia" w:cstheme="minorHAnsi"/>
                <w:b w:val="0"/>
                <w:bCs w:val="0"/>
                <w:lang w:val="en-IN"/>
              </w:rPr>
              <w:t>on</w:t>
            </w:r>
            <w:r>
              <w:rPr>
                <w:rFonts w:eastAsiaTheme="majorEastAsia" w:cstheme="minorHAnsi"/>
                <w:lang w:val="en-IN"/>
              </w:rPr>
              <w:t xml:space="preserve"> </w:t>
            </w:r>
            <w:r w:rsidRPr="00754D5D">
              <w:rPr>
                <w:rFonts w:eastAsiaTheme="majorEastAsia" w:cstheme="minorHAnsi"/>
                <w:b w:val="0"/>
                <w:bCs w:val="0"/>
                <w:lang w:val="en-IN"/>
              </w:rPr>
              <w:t>UNIQUE_LOC</w:t>
            </w:r>
          </w:p>
        </w:tc>
        <w:tc>
          <w:tcPr>
            <w:tcW w:w="3827" w:type="dxa"/>
            <w:noWrap/>
          </w:tcPr>
          <w:p w:rsidRPr="00C36292" w:rsidR="00966D67" w:rsidP="00966D67" w:rsidRDefault="00966D67" w14:paraId="46493643" w14:textId="041E30C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duplicates based on key columns </w:t>
            </w:r>
            <w:r w:rsidR="007C0C3B">
              <w:rPr>
                <w:rFonts w:eastAsiaTheme="majorEastAsia" w:cstheme="minorHAnsi"/>
                <w:lang w:val="en-IN"/>
              </w:rPr>
              <w:t>(UNIQUE_LOC)</w:t>
            </w:r>
          </w:p>
        </w:tc>
        <w:tc>
          <w:tcPr>
            <w:tcW w:w="2217" w:type="dxa"/>
          </w:tcPr>
          <w:p w:rsidRPr="00C36292" w:rsidR="00966D67" w:rsidP="00966D67" w:rsidRDefault="00966D67" w14:paraId="01B376CB"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966D67" w:rsidTr="00BB66F8" w14:paraId="2F22843F"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966D67" w:rsidP="00966D67" w:rsidRDefault="00966D67" w14:paraId="3F64D99D" w14:textId="77777777">
            <w:pPr>
              <w:rPr>
                <w:rFonts w:eastAsiaTheme="majorEastAsia" w:cstheme="minorHAnsi"/>
                <w:b w:val="0"/>
                <w:bCs w:val="0"/>
                <w:lang w:val="en-IN"/>
              </w:rPr>
            </w:pPr>
          </w:p>
        </w:tc>
        <w:tc>
          <w:tcPr>
            <w:tcW w:w="3827" w:type="dxa"/>
            <w:noWrap/>
          </w:tcPr>
          <w:p w:rsidRPr="00C36292" w:rsidR="00966D67" w:rsidP="00966D67" w:rsidRDefault="00966D67" w14:paraId="1AFD2EAF"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2217" w:type="dxa"/>
          </w:tcPr>
          <w:p w:rsidRPr="00C36292" w:rsidR="00966D67" w:rsidP="00966D67" w:rsidRDefault="00966D67" w14:paraId="7DF4B075"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966D67" w:rsidTr="00BB66F8" w14:paraId="63378C7E"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966D67" w:rsidP="00966D67" w:rsidRDefault="00966D67" w14:paraId="5A383595" w14:textId="77777777">
            <w:pPr>
              <w:rPr>
                <w:rFonts w:eastAsiaTheme="majorEastAsia" w:cstheme="minorHAnsi"/>
                <w:b w:val="0"/>
                <w:bCs w:val="0"/>
                <w:lang w:val="en-IN"/>
              </w:rPr>
            </w:pPr>
          </w:p>
        </w:tc>
        <w:tc>
          <w:tcPr>
            <w:tcW w:w="3827" w:type="dxa"/>
            <w:noWrap/>
          </w:tcPr>
          <w:p w:rsidRPr="00C36292" w:rsidR="00966D67" w:rsidP="00966D67" w:rsidRDefault="00966D67" w14:paraId="396C8705"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2217" w:type="dxa"/>
          </w:tcPr>
          <w:p w:rsidRPr="00C36292" w:rsidR="00966D67" w:rsidP="00966D67" w:rsidRDefault="00966D67" w14:paraId="1384A841"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rsidR="00AE70C5" w:rsidP="00AE70C5" w:rsidRDefault="00AE70C5" w14:paraId="51888374" w14:textId="77777777">
      <w:pPr>
        <w:rPr>
          <w:rFonts w:eastAsiaTheme="majorEastAsia"/>
        </w:rPr>
      </w:pPr>
    </w:p>
    <w:p w:rsidR="007F0AFE" w:rsidP="00AE70C5" w:rsidRDefault="007F0AFE" w14:paraId="285C02CA" w14:textId="77777777">
      <w:pPr>
        <w:rPr>
          <w:rFonts w:eastAsiaTheme="majorEastAsia"/>
        </w:rPr>
      </w:pPr>
    </w:p>
    <w:p w:rsidR="007F0AFE" w:rsidP="00AE70C5" w:rsidRDefault="007F0AFE" w14:paraId="796ACFE6" w14:textId="77777777">
      <w:pPr>
        <w:rPr>
          <w:rFonts w:eastAsiaTheme="majorEastAsia"/>
        </w:rPr>
      </w:pPr>
    </w:p>
    <w:p w:rsidRPr="00AE70C5" w:rsidR="007F0AFE" w:rsidP="55B1CEB1" w:rsidRDefault="007F0AFE" w14:paraId="54294726" w14:textId="77777777">
      <w:pPr>
        <w:rPr>
          <w:rFonts w:eastAsia="ＭＳ ゴシック" w:eastAsiaTheme="majorEastAsia"/>
        </w:rPr>
      </w:pPr>
    </w:p>
    <w:p w:rsidR="55B1CEB1" w:rsidP="55B1CEB1" w:rsidRDefault="55B1CEB1" w14:paraId="4003D469" w14:textId="225B0002">
      <w:pPr>
        <w:pStyle w:val="Normal"/>
        <w:rPr>
          <w:rFonts w:eastAsia="ＭＳ ゴシック" w:eastAsiaTheme="majorEastAsia"/>
        </w:rPr>
      </w:pPr>
    </w:p>
    <w:p w:rsidR="55B1CEB1" w:rsidP="55B1CEB1" w:rsidRDefault="55B1CEB1" w14:paraId="341350D4" w14:textId="4B88AAD5">
      <w:pPr>
        <w:pStyle w:val="Normal"/>
        <w:rPr>
          <w:rFonts w:eastAsia="ＭＳ ゴシック" w:eastAsiaTheme="majorEastAsia"/>
        </w:rPr>
      </w:pPr>
    </w:p>
    <w:p w:rsidR="55B1CEB1" w:rsidP="55B1CEB1" w:rsidRDefault="55B1CEB1" w14:paraId="07D9214E" w14:textId="672B2D0C">
      <w:pPr>
        <w:pStyle w:val="Normal"/>
        <w:rPr>
          <w:rFonts w:eastAsia="ＭＳ ゴシック" w:eastAsiaTheme="majorEastAsia"/>
        </w:rPr>
      </w:pPr>
    </w:p>
    <w:p w:rsidR="55B1CEB1" w:rsidP="55B1CEB1" w:rsidRDefault="55B1CEB1" w14:paraId="4B18A276" w14:textId="721A3FBF">
      <w:pPr>
        <w:pStyle w:val="Normal"/>
        <w:rPr>
          <w:rFonts w:eastAsia="ＭＳ ゴシック" w:eastAsiaTheme="majorEastAsia"/>
        </w:rPr>
      </w:pPr>
    </w:p>
    <w:p w:rsidR="55B1CEB1" w:rsidP="55B1CEB1" w:rsidRDefault="55B1CEB1" w14:paraId="6B76CA06" w14:textId="422D40AB">
      <w:pPr>
        <w:pStyle w:val="Normal"/>
        <w:rPr>
          <w:rFonts w:eastAsia="ＭＳ ゴシック" w:eastAsiaTheme="majorEastAsia"/>
        </w:rPr>
      </w:pPr>
    </w:p>
    <w:p w:rsidR="55B1CEB1" w:rsidP="55B1CEB1" w:rsidRDefault="55B1CEB1" w14:paraId="083F0260" w14:textId="3FBF5133">
      <w:pPr>
        <w:pStyle w:val="Normal"/>
        <w:rPr>
          <w:rFonts w:eastAsia="ＭＳ ゴシック" w:eastAsiaTheme="majorEastAsia"/>
        </w:rPr>
      </w:pPr>
    </w:p>
    <w:p w:rsidR="55B1CEB1" w:rsidP="55B1CEB1" w:rsidRDefault="55B1CEB1" w14:paraId="73AEFCFA" w14:textId="672B0B47">
      <w:pPr>
        <w:pStyle w:val="Normal"/>
        <w:rPr>
          <w:rFonts w:eastAsia="ＭＳ ゴシック" w:eastAsiaTheme="majorEastAsia"/>
        </w:rPr>
      </w:pPr>
    </w:p>
    <w:p w:rsidR="55B1CEB1" w:rsidP="55B1CEB1" w:rsidRDefault="55B1CEB1" w14:paraId="37EB9123" w14:textId="7A3F200E">
      <w:pPr>
        <w:pStyle w:val="Normal"/>
        <w:rPr>
          <w:rFonts w:eastAsia="ＭＳ ゴシック" w:eastAsiaTheme="majorEastAsia"/>
        </w:rPr>
      </w:pPr>
    </w:p>
    <w:p w:rsidR="55B1CEB1" w:rsidP="55B1CEB1" w:rsidRDefault="55B1CEB1" w14:paraId="1FE8C8D8" w14:textId="3115C2A2">
      <w:pPr>
        <w:pStyle w:val="Normal"/>
        <w:rPr>
          <w:rFonts w:eastAsia="ＭＳ ゴシック" w:eastAsiaTheme="majorEastAsia"/>
        </w:rPr>
      </w:pPr>
    </w:p>
    <w:p w:rsidR="55B1CEB1" w:rsidP="55B1CEB1" w:rsidRDefault="55B1CEB1" w14:paraId="7706C685" w14:textId="2F81F4F6">
      <w:pPr>
        <w:pStyle w:val="Normal"/>
        <w:rPr>
          <w:rFonts w:eastAsia="ＭＳ ゴシック" w:eastAsiaTheme="majorEastAsia"/>
        </w:rPr>
      </w:pPr>
    </w:p>
    <w:p w:rsidR="55B1CEB1" w:rsidP="55B1CEB1" w:rsidRDefault="55B1CEB1" w14:paraId="6A9C1ACF" w14:textId="4705B409">
      <w:pPr>
        <w:pStyle w:val="Normal"/>
        <w:rPr>
          <w:rFonts w:eastAsia="ＭＳ ゴシック" w:eastAsiaTheme="majorEastAsia"/>
        </w:rPr>
      </w:pPr>
    </w:p>
    <w:p w:rsidR="55B1CEB1" w:rsidP="55B1CEB1" w:rsidRDefault="55B1CEB1" w14:paraId="1BBF5BF0" w14:textId="6E6DFB9E">
      <w:pPr>
        <w:pStyle w:val="Normal"/>
        <w:rPr>
          <w:rFonts w:eastAsia="ＭＳ ゴシック" w:eastAsiaTheme="majorEastAsia"/>
        </w:rPr>
      </w:pPr>
    </w:p>
    <w:p w:rsidR="55B1CEB1" w:rsidP="55B1CEB1" w:rsidRDefault="55B1CEB1" w14:paraId="1A3EBAA7" w14:textId="7637AFE0">
      <w:pPr>
        <w:pStyle w:val="Normal"/>
        <w:rPr>
          <w:rFonts w:eastAsia="ＭＳ ゴシック" w:eastAsiaTheme="majorEastAsia"/>
        </w:rPr>
      </w:pPr>
    </w:p>
    <w:p w:rsidR="55B1CEB1" w:rsidP="55B1CEB1" w:rsidRDefault="55B1CEB1" w14:paraId="58048329" w14:textId="184FD173">
      <w:pPr>
        <w:pStyle w:val="Normal"/>
        <w:rPr>
          <w:rFonts w:eastAsia="ＭＳ ゴシック" w:eastAsiaTheme="majorEastAsia"/>
        </w:rPr>
      </w:pPr>
    </w:p>
    <w:p w:rsidR="55B1CEB1" w:rsidP="55B1CEB1" w:rsidRDefault="55B1CEB1" w14:paraId="7D9849E8" w14:textId="5D96C7D4">
      <w:pPr>
        <w:pStyle w:val="Normal"/>
        <w:rPr>
          <w:rFonts w:eastAsia="ＭＳ ゴシック" w:eastAsiaTheme="majorEastAsia"/>
        </w:rPr>
      </w:pPr>
    </w:p>
    <w:p w:rsidR="55B1CEB1" w:rsidP="55B1CEB1" w:rsidRDefault="55B1CEB1" w14:paraId="44BD4395" w14:textId="62C6A4ED">
      <w:pPr>
        <w:pStyle w:val="Normal"/>
        <w:rPr>
          <w:rFonts w:eastAsia="ＭＳ ゴシック" w:eastAsiaTheme="majorEastAsia"/>
        </w:rPr>
      </w:pPr>
    </w:p>
    <w:p w:rsidR="007826AD" w:rsidP="24329989" w:rsidRDefault="00B7183A" w14:paraId="6A36A6EB" w14:textId="297ECA23">
      <w:pPr>
        <w:pStyle w:val="Heading2"/>
        <w:rPr>
          <w:rFonts w:eastAsia="ＭＳ ゴシック" w:eastAsiaTheme="majorEastAsia"/>
        </w:rPr>
      </w:pPr>
      <w:bookmarkStart w:name="_Toc153359077" w:id="46"/>
      <w:r w:rsidRPr="24329989" w:rsidR="00B7183A">
        <w:rPr>
          <w:rFonts w:eastAsia="ＭＳ ゴシック" w:eastAsiaTheme="majorEastAsia"/>
        </w:rPr>
        <w:t>ITEM_</w:t>
      </w:r>
      <w:r w:rsidRPr="24329989" w:rsidR="00A2074F">
        <w:rPr>
          <w:rFonts w:eastAsia="ＭＳ ゴシック" w:eastAsiaTheme="majorEastAsia"/>
        </w:rPr>
        <w:t>LOCATION</w:t>
      </w:r>
      <w:bookmarkEnd w:id="46"/>
    </w:p>
    <w:p w:rsidR="16113F70" w:rsidP="24329989" w:rsidRDefault="16113F70" w14:paraId="11709FA2" w14:textId="4417AAD8">
      <w:pPr>
        <w:pStyle w:val="Normal"/>
      </w:pPr>
      <w:r w:rsidR="16113F70">
        <w:rPr/>
        <w:t>6.4.1</w:t>
      </w:r>
    </w:p>
    <w:p w:rsidR="16113F70" w:rsidP="24329989" w:rsidRDefault="16113F70" w14:paraId="2EB83D3D" w14:textId="45B8D369">
      <w:pPr>
        <w:pStyle w:val="Normal"/>
        <w:rPr>
          <w:sz w:val="40"/>
          <w:szCs w:val="40"/>
        </w:rPr>
      </w:pPr>
      <w:r w:rsidRPr="55B1CEB1" w:rsidR="16113F70">
        <w:rPr>
          <w:sz w:val="40"/>
          <w:szCs w:val="40"/>
        </w:rPr>
        <w:t>Technical_DQ_Checks</w:t>
      </w:r>
      <w:r w:rsidRPr="55B1CEB1" w:rsidR="6450D8B9">
        <w:rPr>
          <w:sz w:val="40"/>
          <w:szCs w:val="40"/>
        </w:rPr>
        <w:t>:-</w:t>
      </w:r>
    </w:p>
    <w:p w:rsidR="55B1CEB1" w:rsidP="55B1CEB1" w:rsidRDefault="55B1CEB1" w14:paraId="27374D4A" w14:textId="05ADD9AF">
      <w:pPr>
        <w:pStyle w:val="Normal"/>
        <w:rPr>
          <w:sz w:val="40"/>
          <w:szCs w:val="40"/>
        </w:rPr>
      </w:pPr>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827"/>
        <w:gridCol w:w="2217"/>
      </w:tblGrid>
      <w:tr w:rsidRPr="00C36292" w:rsidR="00AE70C5" w:rsidTr="24329989" w14:paraId="3191F392"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hideMark/>
          </w:tcPr>
          <w:p w:rsidRPr="00C36292" w:rsidR="00AE70C5" w:rsidP="00BB66F8" w:rsidRDefault="00AE70C5" w14:paraId="5506B591" w14:textId="77777777">
            <w:pPr>
              <w:rPr>
                <w:rFonts w:eastAsiaTheme="majorEastAsia" w:cstheme="minorHAnsi"/>
                <w:lang w:val="en-IN"/>
              </w:rPr>
            </w:pPr>
            <w:r w:rsidRPr="00C36292">
              <w:rPr>
                <w:rFonts w:eastAsiaTheme="majorEastAsia" w:cstheme="minorHAnsi"/>
                <w:lang w:val="en-IN"/>
              </w:rPr>
              <w:t>DQ Rule</w:t>
            </w:r>
          </w:p>
        </w:tc>
        <w:tc>
          <w:tcPr>
            <w:cnfStyle w:val="000000000000" w:firstRow="0" w:lastRow="0" w:firstColumn="0" w:lastColumn="0" w:oddVBand="0" w:evenVBand="0" w:oddHBand="0" w:evenHBand="0" w:firstRowFirstColumn="0" w:firstRowLastColumn="0" w:lastRowFirstColumn="0" w:lastRowLastColumn="0"/>
            <w:tcW w:w="3827" w:type="dxa"/>
            <w:noWrap/>
            <w:tcMar/>
            <w:hideMark/>
          </w:tcPr>
          <w:p w:rsidRPr="00C36292" w:rsidR="00AE70C5" w:rsidP="00BB66F8" w:rsidRDefault="00AE70C5" w14:paraId="7D70500B"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AE70C5" w:rsidP="00BB66F8" w:rsidRDefault="00AE70C5" w14:paraId="58BBA411"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D702C5" w:rsidTr="24329989" w14:paraId="3B95BD98"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774B6E" w:rsidR="00D702C5" w:rsidP="00D702C5" w:rsidRDefault="00D702C5" w14:paraId="6B696B76" w14:textId="6B68B4EA">
            <w:pPr>
              <w:rPr>
                <w:rFonts w:eastAsiaTheme="majorEastAsia" w:cstheme="minorHAnsi"/>
                <w:lang w:val="en-IN"/>
              </w:rPr>
            </w:pPr>
            <w:r>
              <w:rPr>
                <w:rFonts w:eastAsiaTheme="majorEastAsia" w:cstheme="minorHAnsi"/>
                <w:b w:val="0"/>
                <w:bCs w:val="0"/>
                <w:lang w:val="en-IN"/>
              </w:rPr>
              <w:t xml:space="preserve">NULL check for </w:t>
            </w:r>
            <w:r w:rsidRPr="00754D5D">
              <w:rPr>
                <w:rFonts w:eastAsiaTheme="majorEastAsia" w:cstheme="minorHAnsi"/>
                <w:b w:val="0"/>
                <w:bCs w:val="0"/>
                <w:lang w:val="en-IN"/>
              </w:rPr>
              <w:t>UNIQUE_LOC</w:t>
            </w:r>
            <w:r>
              <w:rPr>
                <w:rFonts w:eastAsiaTheme="majorEastAsia" w:cstheme="minorHAnsi"/>
                <w:b w:val="0"/>
                <w:bCs w:val="0"/>
                <w:lang w:val="en-IN"/>
              </w:rPr>
              <w:t xml:space="preserve"> column </w:t>
            </w:r>
          </w:p>
        </w:tc>
        <w:tc>
          <w:tcPr>
            <w:cnfStyle w:val="000000000000" w:firstRow="0" w:lastRow="0" w:firstColumn="0" w:lastColumn="0" w:oddVBand="0" w:evenVBand="0" w:oddHBand="0" w:evenHBand="0" w:firstRowFirstColumn="0" w:firstRowLastColumn="0" w:lastRowFirstColumn="0" w:lastRowLastColumn="0"/>
            <w:tcW w:w="3827" w:type="dxa"/>
            <w:noWrap/>
            <w:tcMar/>
          </w:tcPr>
          <w:p w:rsidR="00D702C5" w:rsidP="00D702C5" w:rsidRDefault="00D702C5" w14:paraId="464C74D2" w14:textId="2AF16E9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Remove source records that have NULL UNIQUE_LOC value</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D702C5" w:rsidP="00D702C5" w:rsidRDefault="00D702C5" w14:paraId="7E2A65F1"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D702C5" w:rsidTr="24329989" w14:paraId="0DD652D0"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774B6E" w:rsidR="00D702C5" w:rsidP="00D702C5" w:rsidRDefault="00D702C5" w14:paraId="63EE7248" w14:textId="74493681">
            <w:pPr>
              <w:rPr>
                <w:rFonts w:eastAsiaTheme="majorEastAsia" w:cstheme="minorHAnsi"/>
                <w:lang w:val="en-IN"/>
              </w:rPr>
            </w:pPr>
            <w:r>
              <w:rPr>
                <w:rFonts w:eastAsiaTheme="majorEastAsia" w:cstheme="minorHAnsi"/>
                <w:b w:val="0"/>
                <w:bCs w:val="0"/>
                <w:lang w:val="en-IN"/>
              </w:rPr>
              <w:t xml:space="preserve">NULL check for </w:t>
            </w:r>
            <w:r w:rsidRPr="00824584">
              <w:rPr>
                <w:rFonts w:eastAsiaTheme="majorEastAsia" w:cstheme="minorHAnsi"/>
                <w:b w:val="0"/>
                <w:bCs w:val="0"/>
                <w:lang w:val="en-IN"/>
              </w:rPr>
              <w:t>RETAIL_SKU_CODE</w:t>
            </w:r>
            <w:r>
              <w:rPr>
                <w:rFonts w:eastAsiaTheme="majorEastAsia" w:cstheme="minorHAnsi"/>
                <w:b w:val="0"/>
                <w:bCs w:val="0"/>
                <w:lang w:val="en-IN"/>
              </w:rPr>
              <w:t xml:space="preserve"> column</w:t>
            </w:r>
          </w:p>
        </w:tc>
        <w:tc>
          <w:tcPr>
            <w:cnfStyle w:val="000000000000" w:firstRow="0" w:lastRow="0" w:firstColumn="0" w:lastColumn="0" w:oddVBand="0" w:evenVBand="0" w:oddHBand="0" w:evenHBand="0" w:firstRowFirstColumn="0" w:firstRowLastColumn="0" w:lastRowFirstColumn="0" w:lastRowLastColumn="0"/>
            <w:tcW w:w="3827" w:type="dxa"/>
            <w:noWrap/>
            <w:tcMar/>
          </w:tcPr>
          <w:p w:rsidR="00D702C5" w:rsidP="00D702C5" w:rsidRDefault="00D702C5" w14:paraId="4DA32C57" w14:textId="09737634">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Remove source records that have </w:t>
            </w:r>
            <w:r w:rsidRPr="00774B6E">
              <w:rPr>
                <w:rFonts w:eastAsiaTheme="majorEastAsia" w:cstheme="minorHAnsi"/>
                <w:lang w:val="en-IN"/>
              </w:rPr>
              <w:t>RETAIL_SKU_CODE</w:t>
            </w:r>
            <w:r>
              <w:rPr>
                <w:rFonts w:eastAsiaTheme="majorEastAsia" w:cstheme="minorHAnsi"/>
                <w:lang w:val="en-IN"/>
              </w:rPr>
              <w:t xml:space="preserve"> as NULL</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D702C5" w:rsidP="00D702C5" w:rsidRDefault="00D702C5" w14:paraId="07E8ECEF"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D702C5" w:rsidTr="24329989" w14:paraId="3C90AE3B"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C36292" w:rsidR="00D702C5" w:rsidP="00D702C5" w:rsidRDefault="00D702C5" w14:paraId="473A083F" w14:textId="1B0C18E5">
            <w:pPr>
              <w:rPr>
                <w:rFonts w:eastAsiaTheme="majorEastAsia" w:cstheme="minorHAnsi"/>
                <w:b w:val="0"/>
                <w:bCs w:val="0"/>
                <w:lang w:val="en-IN"/>
              </w:rPr>
            </w:pPr>
            <w:r w:rsidRPr="00774B6E">
              <w:rPr>
                <w:rFonts w:eastAsiaTheme="majorEastAsia" w:cstheme="minorHAnsi"/>
                <w:lang w:val="en-IN"/>
              </w:rPr>
              <w:t>RETAIL_SKU_CODE</w:t>
            </w:r>
            <w:r>
              <w:rPr>
                <w:rFonts w:eastAsiaTheme="majorEastAsia" w:cstheme="minorHAnsi"/>
                <w:lang w:val="en-IN"/>
              </w:rPr>
              <w:t xml:space="preserve">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cnfStyle w:val="000000000000" w:firstRow="0" w:lastRow="0" w:firstColumn="0" w:lastColumn="0" w:oddVBand="0" w:evenVBand="0" w:oddHBand="0" w:evenHBand="0" w:firstRowFirstColumn="0" w:firstRowLastColumn="0" w:lastRowFirstColumn="0" w:lastRowLastColumn="0"/>
            <w:tcW w:w="3827" w:type="dxa"/>
            <w:noWrap/>
            <w:tcMar/>
          </w:tcPr>
          <w:p w:rsidRPr="00C36292" w:rsidR="00D702C5" w:rsidP="00D702C5" w:rsidRDefault="00D702C5" w14:paraId="185B3B6C" w14:textId="13D7745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ITEM_LOCATION to ITEM table</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D702C5" w:rsidP="00D702C5" w:rsidRDefault="00D702C5" w14:paraId="7F034C3D"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D702C5" w:rsidTr="24329989" w14:paraId="01477E89"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C36292" w:rsidR="00D702C5" w:rsidP="00D702C5" w:rsidRDefault="00D702C5" w14:paraId="1578E0D5" w14:textId="1BB09D27">
            <w:pPr>
              <w:rPr>
                <w:rFonts w:eastAsiaTheme="majorEastAsia" w:cstheme="minorHAnsi"/>
                <w:b w:val="0"/>
                <w:bCs w:val="0"/>
                <w:lang w:val="en-IN"/>
              </w:rPr>
            </w:pPr>
            <w:r w:rsidRPr="00993EDC">
              <w:rPr>
                <w:rFonts w:eastAsiaTheme="majorEastAsia" w:cstheme="minorHAnsi"/>
                <w:lang w:val="en-IN"/>
              </w:rPr>
              <w:t>UNIQUE_LOC</w:t>
            </w:r>
            <w:r>
              <w:rPr>
                <w:rFonts w:eastAsiaTheme="majorEastAsia" w:cstheme="minorHAnsi"/>
                <w:lang w:val="en-IN"/>
              </w:rPr>
              <w:t xml:space="preserve"> </w:t>
            </w:r>
            <w:r w:rsidRPr="00BC7141">
              <w:rPr>
                <w:rFonts w:eastAsiaTheme="majorEastAsia" w:cstheme="minorHAnsi"/>
                <w:b w:val="0"/>
                <w:bCs w:val="0"/>
                <w:lang w:val="en-IN"/>
              </w:rPr>
              <w:t xml:space="preserve">should be present in </w:t>
            </w:r>
            <w:r>
              <w:rPr>
                <w:rFonts w:eastAsiaTheme="majorEastAsia" w:cstheme="minorHAnsi"/>
                <w:b w:val="0"/>
                <w:bCs w:val="0"/>
                <w:lang w:val="en-IN"/>
              </w:rPr>
              <w:t xml:space="preserve">LOCATION </w:t>
            </w:r>
            <w:r w:rsidRPr="00BC7141">
              <w:rPr>
                <w:rFonts w:eastAsiaTheme="majorEastAsia" w:cstheme="minorHAnsi"/>
                <w:b w:val="0"/>
                <w:bCs w:val="0"/>
                <w:lang w:val="en-IN"/>
              </w:rPr>
              <w:t xml:space="preserve"> table</w:t>
            </w:r>
            <w:r>
              <w:rPr>
                <w:rFonts w:eastAsiaTheme="majorEastAsia" w:cstheme="minorHAnsi"/>
                <w:b w:val="0"/>
                <w:bCs w:val="0"/>
                <w:lang w:val="en-IN"/>
              </w:rPr>
              <w:t xml:space="preserve"> as </w:t>
            </w:r>
            <w:r w:rsidRPr="00C20C3C">
              <w:rPr>
                <w:rFonts w:eastAsiaTheme="majorEastAsia" w:cstheme="minorHAnsi"/>
                <w:b w:val="0"/>
                <w:bCs w:val="0"/>
                <w:lang w:val="en-IN"/>
              </w:rPr>
              <w:t>LOCATION</w:t>
            </w:r>
          </w:p>
        </w:tc>
        <w:tc>
          <w:tcPr>
            <w:cnfStyle w:val="000000000000" w:firstRow="0" w:lastRow="0" w:firstColumn="0" w:lastColumn="0" w:oddVBand="0" w:evenVBand="0" w:oddHBand="0" w:evenHBand="0" w:firstRowFirstColumn="0" w:firstRowLastColumn="0" w:lastRowFirstColumn="0" w:lastRowLastColumn="0"/>
            <w:tcW w:w="3827" w:type="dxa"/>
            <w:noWrap/>
            <w:tcMar/>
          </w:tcPr>
          <w:p w:rsidRPr="00C36292" w:rsidR="00D702C5" w:rsidP="00D702C5" w:rsidRDefault="00D702C5" w14:paraId="59560539" w14:textId="6B823D3A">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ITEM_LOCATION to LOCATION table</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D702C5" w:rsidP="00D702C5" w:rsidRDefault="00D702C5" w14:paraId="54133E3D"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D702C5" w:rsidTr="24329989" w14:paraId="0FAEE4EA"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C36292" w:rsidR="00D702C5" w:rsidP="00D702C5" w:rsidRDefault="007C0C3B" w14:paraId="2ECDEF1D" w14:textId="26AD3636">
            <w:pPr>
              <w:rPr>
                <w:rFonts w:eastAsiaTheme="majorEastAsia" w:cstheme="minorHAnsi"/>
                <w:b w:val="0"/>
                <w:bCs w:val="0"/>
                <w:lang w:val="en-IN"/>
              </w:rPr>
            </w:pPr>
            <w:r>
              <w:rPr>
                <w:rFonts w:eastAsiaTheme="majorEastAsia" w:cstheme="minorHAnsi"/>
                <w:b w:val="0"/>
                <w:bCs w:val="0"/>
                <w:lang w:val="en-IN"/>
              </w:rPr>
              <w:t xml:space="preserve">Duplicate check </w:t>
            </w:r>
          </w:p>
        </w:tc>
        <w:tc>
          <w:tcPr>
            <w:cnfStyle w:val="000000000000" w:firstRow="0" w:lastRow="0" w:firstColumn="0" w:lastColumn="0" w:oddVBand="0" w:evenVBand="0" w:oddHBand="0" w:evenHBand="0" w:firstRowFirstColumn="0" w:firstRowLastColumn="0" w:lastRowFirstColumn="0" w:lastRowLastColumn="0"/>
            <w:tcW w:w="3827" w:type="dxa"/>
            <w:noWrap/>
            <w:tcMar/>
          </w:tcPr>
          <w:p w:rsidRPr="00C36292" w:rsidR="00D702C5" w:rsidP="00D702C5" w:rsidRDefault="007C0C3B" w14:paraId="2D5AFEDC" w14:textId="4116572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 (UNIQUE_LOC</w:t>
            </w:r>
            <w:r w:rsidR="00AD7E1A">
              <w:rPr>
                <w:rFonts w:eastAsiaTheme="majorEastAsia" w:cstheme="minorHAnsi"/>
                <w:lang w:val="en-IN"/>
              </w:rPr>
              <w:t>, PRODUCT_ID</w:t>
            </w:r>
            <w:r>
              <w:rPr>
                <w:rFonts w:eastAsiaTheme="majorEastAsia" w:cstheme="minorHAnsi"/>
                <w:lang w:val="en-IN"/>
              </w:rPr>
              <w:t>)</w:t>
            </w: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D702C5" w:rsidP="00D702C5" w:rsidRDefault="00D702C5" w14:paraId="16EFFC4D"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D702C5" w:rsidTr="24329989" w14:paraId="6E36EF62"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Mar/>
          </w:tcPr>
          <w:p w:rsidRPr="00C36292" w:rsidR="00D702C5" w:rsidP="00D702C5" w:rsidRDefault="00D702C5" w14:paraId="4390930D" w14:textId="77777777">
            <w:pPr>
              <w:rPr>
                <w:rFonts w:eastAsiaTheme="majorEastAsia" w:cstheme="minorHAns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noWrap/>
            <w:tcMar/>
          </w:tcPr>
          <w:p w:rsidRPr="00C36292" w:rsidR="00D702C5" w:rsidP="00D702C5" w:rsidRDefault="00D702C5" w14:paraId="1C663819"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Pr="00C36292" w:rsidR="00D702C5" w:rsidP="00D702C5" w:rsidRDefault="00D702C5" w14:paraId="1882D520"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rsidRPr="00AE70C5" w:rsidR="00AE70C5" w:rsidP="24329989" w:rsidRDefault="00AE70C5" w14:paraId="6CDE8BA5" w14:textId="69887C00">
      <w:pPr>
        <w:pStyle w:val="Normal"/>
        <w:rPr>
          <w:sz w:val="40"/>
          <w:szCs w:val="40"/>
        </w:rPr>
      </w:pPr>
      <w:r w:rsidRPr="55B1CEB1" w:rsidR="4343BED7">
        <w:rPr>
          <w:sz w:val="40"/>
          <w:szCs w:val="40"/>
        </w:rPr>
        <w:t>Functional_DQ_Checks</w:t>
      </w:r>
      <w:r w:rsidRPr="55B1CEB1" w:rsidR="4343BED7">
        <w:rPr>
          <w:sz w:val="40"/>
          <w:szCs w:val="40"/>
        </w:rPr>
        <w:t>:-</w:t>
      </w:r>
    </w:p>
    <w:p w:rsidR="55B1CEB1" w:rsidP="55B1CEB1" w:rsidRDefault="55B1CEB1" w14:paraId="1DD37E1E" w14:textId="69C9610E">
      <w:pPr>
        <w:pStyle w:val="Normal"/>
        <w:rPr>
          <w:sz w:val="40"/>
          <w:szCs w:val="40"/>
        </w:rPr>
      </w:pPr>
    </w:p>
    <w:tbl>
      <w:tblPr>
        <w:tblStyle w:val="GridTable4-Accent1"/>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972"/>
        <w:gridCol w:w="3827"/>
        <w:gridCol w:w="2217"/>
      </w:tblGrid>
      <w:tr w:rsidR="55B1CEB1" w:rsidTr="55B1CEB1" w14:paraId="1E2BFB26">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55B1CEB1" w:rsidP="55B1CEB1" w:rsidRDefault="55B1CEB1" w14:paraId="660091BB">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DQ Rule</w:t>
            </w:r>
          </w:p>
        </w:tc>
        <w:tc>
          <w:tcPr>
            <w:cnfStyle w:val="000000000000" w:firstRow="0" w:lastRow="0" w:firstColumn="0" w:lastColumn="0" w:oddVBand="0" w:evenVBand="0" w:oddHBand="0" w:evenHBand="0" w:firstRowFirstColumn="0" w:firstRowLastColumn="0" w:lastRowFirstColumn="0" w:lastRowLastColumn="0"/>
            <w:tcW w:w="3827" w:type="dxa"/>
            <w:tcMar/>
          </w:tcPr>
          <w:p w:rsidR="55B1CEB1" w:rsidP="55B1CEB1" w:rsidRDefault="55B1CEB1" w14:paraId="60474CD1">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Rule Detail</w:t>
            </w:r>
          </w:p>
        </w:tc>
        <w:tc>
          <w:tcPr>
            <w:cnfStyle w:val="000000000000" w:firstRow="0" w:lastRow="0" w:firstColumn="0" w:lastColumn="0" w:oddVBand="0" w:evenVBand="0" w:oddHBand="0" w:evenHBand="0" w:firstRowFirstColumn="0" w:firstRowLastColumn="0" w:lastRowFirstColumn="0" w:lastRowLastColumn="0"/>
            <w:tcW w:w="2217" w:type="dxa"/>
            <w:tcMar/>
          </w:tcPr>
          <w:p w:rsidR="55B1CEB1" w:rsidP="55B1CEB1" w:rsidRDefault="55B1CEB1" w14:paraId="7CE88731">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Comments</w:t>
            </w:r>
          </w:p>
        </w:tc>
      </w:tr>
      <w:tr w:rsidR="55B1CEB1" w:rsidTr="55B1CEB1" w14:paraId="2B96ACC7">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55B1CEB1" w:rsidP="55B1CEB1" w:rsidRDefault="55B1CEB1" w14:paraId="109F239C" w14:textId="6B68B4EA">
            <w:pPr>
              <w:rPr>
                <w:rFonts w:eastAsia="ＭＳ ゴシック" w:cs="Calibri" w:eastAsiaTheme="majorEastAsia" w:cstheme="minorAscii"/>
                <w:lang w:val="en-IN"/>
              </w:rPr>
            </w:pPr>
            <w:r w:rsidRPr="55B1CEB1" w:rsidR="55B1CEB1">
              <w:rPr>
                <w:rFonts w:eastAsia="ＭＳ ゴシック" w:cs="Calibri" w:eastAsiaTheme="majorEastAsia" w:cstheme="minorAscii"/>
                <w:b w:val="0"/>
                <w:bCs w:val="0"/>
                <w:lang w:val="en-IN"/>
              </w:rPr>
              <w:t xml:space="preserve">NULL check for </w:t>
            </w:r>
            <w:r w:rsidRPr="55B1CEB1" w:rsidR="55B1CEB1">
              <w:rPr>
                <w:rFonts w:eastAsia="ＭＳ ゴシック" w:cs="Calibri" w:eastAsiaTheme="majorEastAsia" w:cstheme="minorAscii"/>
                <w:b w:val="0"/>
                <w:bCs w:val="0"/>
                <w:lang w:val="en-IN"/>
              </w:rPr>
              <w:t>UNIQUE_LOC</w:t>
            </w:r>
            <w:r w:rsidRPr="55B1CEB1" w:rsidR="55B1CEB1">
              <w:rPr>
                <w:rFonts w:eastAsia="ＭＳ ゴシック" w:cs="Calibri" w:eastAsiaTheme="majorEastAsia" w:cstheme="minorAscii"/>
                <w:b w:val="0"/>
                <w:bCs w:val="0"/>
                <w:lang w:val="en-IN"/>
              </w:rPr>
              <w:t xml:space="preserve"> column </w:t>
            </w:r>
          </w:p>
        </w:tc>
        <w:tc>
          <w:tcPr>
            <w:cnfStyle w:val="000000000000" w:firstRow="0" w:lastRow="0" w:firstColumn="0" w:lastColumn="0" w:oddVBand="0" w:evenVBand="0" w:oddHBand="0" w:evenHBand="0" w:firstRowFirstColumn="0" w:firstRowLastColumn="0" w:lastRowFirstColumn="0" w:lastRowLastColumn="0"/>
            <w:tcW w:w="3827" w:type="dxa"/>
            <w:tcMar/>
          </w:tcPr>
          <w:p w:rsidR="55B1CEB1" w:rsidP="55B1CEB1" w:rsidRDefault="55B1CEB1" w14:paraId="7FE02A54" w14:textId="2AF16E9E">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Remove source records that have NULL UNIQUE_LOC value</w:t>
            </w:r>
          </w:p>
        </w:tc>
        <w:tc>
          <w:tcPr>
            <w:cnfStyle w:val="000000000000" w:firstRow="0" w:lastRow="0" w:firstColumn="0" w:lastColumn="0" w:oddVBand="0" w:evenVBand="0" w:oddHBand="0" w:evenHBand="0" w:firstRowFirstColumn="0" w:firstRowLastColumn="0" w:lastRowFirstColumn="0" w:lastRowLastColumn="0"/>
            <w:tcW w:w="2217" w:type="dxa"/>
            <w:tcMar/>
          </w:tcPr>
          <w:p w:rsidR="55B1CEB1" w:rsidP="55B1CEB1" w:rsidRDefault="55B1CEB1" w14:paraId="2B30E8F6">
            <w:pPr>
              <w:rPr>
                <w:rFonts w:eastAsia="ＭＳ ゴシック" w:cs="Calibri" w:eastAsiaTheme="majorEastAsia" w:cstheme="minorAscii"/>
                <w:lang w:val="en-IN"/>
              </w:rPr>
            </w:pPr>
          </w:p>
        </w:tc>
      </w:tr>
      <w:tr w:rsidR="55B1CEB1" w:rsidTr="55B1CEB1" w14:paraId="77B45423">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55B1CEB1" w:rsidP="55B1CEB1" w:rsidRDefault="55B1CEB1" w14:paraId="1A9CAF98" w14:textId="74493681">
            <w:pPr>
              <w:rPr>
                <w:rFonts w:eastAsia="ＭＳ ゴシック" w:cs="Calibri" w:eastAsiaTheme="majorEastAsia" w:cstheme="minorAscii"/>
                <w:lang w:val="en-IN"/>
              </w:rPr>
            </w:pPr>
            <w:r w:rsidRPr="55B1CEB1" w:rsidR="55B1CEB1">
              <w:rPr>
                <w:rFonts w:eastAsia="ＭＳ ゴシック" w:cs="Calibri" w:eastAsiaTheme="majorEastAsia" w:cstheme="minorAscii"/>
                <w:b w:val="0"/>
                <w:bCs w:val="0"/>
                <w:lang w:val="en-IN"/>
              </w:rPr>
              <w:t xml:space="preserve">NULL check for </w:t>
            </w:r>
            <w:r w:rsidRPr="55B1CEB1" w:rsidR="55B1CEB1">
              <w:rPr>
                <w:rFonts w:eastAsia="ＭＳ ゴシック" w:cs="Calibri" w:eastAsiaTheme="majorEastAsia" w:cstheme="minorAscii"/>
                <w:b w:val="0"/>
                <w:bCs w:val="0"/>
                <w:lang w:val="en-IN"/>
              </w:rPr>
              <w:t>RETAIL_SKU_CODE</w:t>
            </w:r>
            <w:r w:rsidRPr="55B1CEB1" w:rsidR="55B1CEB1">
              <w:rPr>
                <w:rFonts w:eastAsia="ＭＳ ゴシック" w:cs="Calibri" w:eastAsiaTheme="majorEastAsia" w:cstheme="minorAscii"/>
                <w:b w:val="0"/>
                <w:bCs w:val="0"/>
                <w:lang w:val="en-IN"/>
              </w:rPr>
              <w:t xml:space="preserve"> column</w:t>
            </w:r>
          </w:p>
        </w:tc>
        <w:tc>
          <w:tcPr>
            <w:cnfStyle w:val="000000000000" w:firstRow="0" w:lastRow="0" w:firstColumn="0" w:lastColumn="0" w:oddVBand="0" w:evenVBand="0" w:oddHBand="0" w:evenHBand="0" w:firstRowFirstColumn="0" w:firstRowLastColumn="0" w:lastRowFirstColumn="0" w:lastRowLastColumn="0"/>
            <w:tcW w:w="3827" w:type="dxa"/>
            <w:tcMar/>
          </w:tcPr>
          <w:p w:rsidR="55B1CEB1" w:rsidP="55B1CEB1" w:rsidRDefault="55B1CEB1" w14:paraId="494C8602" w14:textId="09737634">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 xml:space="preserve">Remove source records that have </w:t>
            </w:r>
            <w:r w:rsidRPr="55B1CEB1" w:rsidR="55B1CEB1">
              <w:rPr>
                <w:rFonts w:eastAsia="ＭＳ ゴシック" w:cs="Calibri" w:eastAsiaTheme="majorEastAsia" w:cstheme="minorAscii"/>
                <w:lang w:val="en-IN"/>
              </w:rPr>
              <w:t>RETAIL_SKU_CODE</w:t>
            </w:r>
            <w:r w:rsidRPr="55B1CEB1" w:rsidR="55B1CEB1">
              <w:rPr>
                <w:rFonts w:eastAsia="ＭＳ ゴシック" w:cs="Calibri" w:eastAsiaTheme="majorEastAsia" w:cstheme="minorAscii"/>
                <w:lang w:val="en-IN"/>
              </w:rPr>
              <w:t xml:space="preserve"> as NULL</w:t>
            </w:r>
          </w:p>
        </w:tc>
        <w:tc>
          <w:tcPr>
            <w:cnfStyle w:val="000000000000" w:firstRow="0" w:lastRow="0" w:firstColumn="0" w:lastColumn="0" w:oddVBand="0" w:evenVBand="0" w:oddHBand="0" w:evenHBand="0" w:firstRowFirstColumn="0" w:firstRowLastColumn="0" w:lastRowFirstColumn="0" w:lastRowLastColumn="0"/>
            <w:tcW w:w="2217" w:type="dxa"/>
            <w:tcMar/>
          </w:tcPr>
          <w:p w:rsidR="55B1CEB1" w:rsidP="55B1CEB1" w:rsidRDefault="55B1CEB1" w14:paraId="71D7B972">
            <w:pPr>
              <w:rPr>
                <w:rFonts w:eastAsia="ＭＳ ゴシック" w:cs="Calibri" w:eastAsiaTheme="majorEastAsia" w:cstheme="minorAscii"/>
                <w:lang w:val="en-IN"/>
              </w:rPr>
            </w:pPr>
          </w:p>
        </w:tc>
      </w:tr>
      <w:tr w:rsidR="55B1CEB1" w:rsidTr="55B1CEB1" w14:paraId="1030CA5A">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55B1CEB1" w:rsidP="55B1CEB1" w:rsidRDefault="55B1CEB1" w14:paraId="2D3C8B49" w14:textId="1B0C18E5">
            <w:pPr>
              <w:rPr>
                <w:rFonts w:eastAsia="ＭＳ ゴシック" w:cs="Calibri" w:eastAsiaTheme="majorEastAsia" w:cstheme="minorAscii"/>
                <w:b w:val="0"/>
                <w:bCs w:val="0"/>
                <w:lang w:val="en-IN"/>
              </w:rPr>
            </w:pPr>
            <w:r w:rsidRPr="55B1CEB1" w:rsidR="55B1CEB1">
              <w:rPr>
                <w:rFonts w:eastAsia="ＭＳ ゴシック" w:cs="Calibri" w:eastAsiaTheme="majorEastAsia" w:cstheme="minorAscii"/>
                <w:lang w:val="en-IN"/>
              </w:rPr>
              <w:t>RETAIL_SKU_CODE</w:t>
            </w:r>
            <w:r w:rsidRPr="55B1CEB1" w:rsidR="55B1CEB1">
              <w:rPr>
                <w:rFonts w:eastAsia="ＭＳ ゴシック" w:cs="Calibri" w:eastAsiaTheme="majorEastAsia" w:cstheme="minorAscii"/>
                <w:lang w:val="en-IN"/>
              </w:rPr>
              <w:t xml:space="preserve"> </w:t>
            </w:r>
            <w:r w:rsidRPr="55B1CEB1" w:rsidR="55B1CEB1">
              <w:rPr>
                <w:rFonts w:eastAsia="ＭＳ ゴシック" w:cs="Calibri" w:eastAsiaTheme="majorEastAsia" w:cstheme="minorAscii"/>
                <w:b w:val="0"/>
                <w:bCs w:val="0"/>
                <w:lang w:val="en-IN"/>
              </w:rPr>
              <w:t>should be present in ITEM table</w:t>
            </w:r>
            <w:r w:rsidRPr="55B1CEB1" w:rsidR="55B1CEB1">
              <w:rPr>
                <w:rFonts w:eastAsia="ＭＳ ゴシック" w:cs="Calibri" w:eastAsiaTheme="majorEastAsia" w:cstheme="minorAscii"/>
                <w:b w:val="0"/>
                <w:bCs w:val="0"/>
                <w:lang w:val="en-IN"/>
              </w:rPr>
              <w:t xml:space="preserve"> as PRODUCTID</w:t>
            </w:r>
          </w:p>
        </w:tc>
        <w:tc>
          <w:tcPr>
            <w:cnfStyle w:val="000000000000" w:firstRow="0" w:lastRow="0" w:firstColumn="0" w:lastColumn="0" w:oddVBand="0" w:evenVBand="0" w:oddHBand="0" w:evenHBand="0" w:firstRowFirstColumn="0" w:firstRowLastColumn="0" w:lastRowFirstColumn="0" w:lastRowLastColumn="0"/>
            <w:tcW w:w="3827" w:type="dxa"/>
            <w:tcMar/>
          </w:tcPr>
          <w:p w:rsidR="55B1CEB1" w:rsidP="55B1CEB1" w:rsidRDefault="55B1CEB1" w14:paraId="4D2BF659" w14:textId="13D77457">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Referential Integrity check from ITEM_LOCATION to ITEM table</w:t>
            </w:r>
          </w:p>
        </w:tc>
        <w:tc>
          <w:tcPr>
            <w:cnfStyle w:val="000000000000" w:firstRow="0" w:lastRow="0" w:firstColumn="0" w:lastColumn="0" w:oddVBand="0" w:evenVBand="0" w:oddHBand="0" w:evenHBand="0" w:firstRowFirstColumn="0" w:firstRowLastColumn="0" w:lastRowFirstColumn="0" w:lastRowLastColumn="0"/>
            <w:tcW w:w="2217" w:type="dxa"/>
            <w:tcMar/>
          </w:tcPr>
          <w:p w:rsidR="55B1CEB1" w:rsidP="55B1CEB1" w:rsidRDefault="55B1CEB1" w14:paraId="3EE5BB5D">
            <w:pPr>
              <w:rPr>
                <w:rFonts w:eastAsia="ＭＳ ゴシック" w:cs="Calibri" w:eastAsiaTheme="majorEastAsia" w:cstheme="minorAscii"/>
                <w:lang w:val="en-IN"/>
              </w:rPr>
            </w:pPr>
          </w:p>
        </w:tc>
      </w:tr>
      <w:tr w:rsidR="55B1CEB1" w:rsidTr="55B1CEB1" w14:paraId="693737F9">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55B1CEB1" w:rsidP="55B1CEB1" w:rsidRDefault="55B1CEB1" w14:paraId="78111B0A" w14:textId="1BB09D27">
            <w:pPr>
              <w:rPr>
                <w:rFonts w:eastAsia="ＭＳ ゴシック" w:cs="Calibri" w:eastAsiaTheme="majorEastAsia" w:cstheme="minorAscii"/>
                <w:b w:val="0"/>
                <w:bCs w:val="0"/>
                <w:lang w:val="en-IN"/>
              </w:rPr>
            </w:pPr>
            <w:r w:rsidRPr="55B1CEB1" w:rsidR="55B1CEB1">
              <w:rPr>
                <w:rFonts w:eastAsia="ＭＳ ゴシック" w:cs="Calibri" w:eastAsiaTheme="majorEastAsia" w:cstheme="minorAscii"/>
                <w:lang w:val="en-IN"/>
              </w:rPr>
              <w:t>UNIQUE_LOC</w:t>
            </w:r>
            <w:r w:rsidRPr="55B1CEB1" w:rsidR="55B1CEB1">
              <w:rPr>
                <w:rFonts w:eastAsia="ＭＳ ゴシック" w:cs="Calibri" w:eastAsiaTheme="majorEastAsia" w:cstheme="minorAscii"/>
                <w:lang w:val="en-IN"/>
              </w:rPr>
              <w:t xml:space="preserve"> </w:t>
            </w:r>
            <w:r w:rsidRPr="55B1CEB1" w:rsidR="55B1CEB1">
              <w:rPr>
                <w:rFonts w:eastAsia="ＭＳ ゴシック" w:cs="Calibri" w:eastAsiaTheme="majorEastAsia" w:cstheme="minorAscii"/>
                <w:b w:val="0"/>
                <w:bCs w:val="0"/>
                <w:lang w:val="en-IN"/>
              </w:rPr>
              <w:t xml:space="preserve">should be present in </w:t>
            </w:r>
            <w:r w:rsidRPr="55B1CEB1" w:rsidR="55B1CEB1">
              <w:rPr>
                <w:rFonts w:eastAsia="ＭＳ ゴシック" w:cs="Calibri" w:eastAsiaTheme="majorEastAsia" w:cstheme="minorAscii"/>
                <w:b w:val="0"/>
                <w:bCs w:val="0"/>
                <w:lang w:val="en-IN"/>
              </w:rPr>
              <w:t xml:space="preserve">LOCATION </w:t>
            </w:r>
            <w:r w:rsidRPr="55B1CEB1" w:rsidR="55B1CEB1">
              <w:rPr>
                <w:rFonts w:eastAsia="ＭＳ ゴシック" w:cs="Calibri" w:eastAsiaTheme="majorEastAsia" w:cstheme="minorAscii"/>
                <w:b w:val="0"/>
                <w:bCs w:val="0"/>
                <w:lang w:val="en-IN"/>
              </w:rPr>
              <w:t xml:space="preserve"> table</w:t>
            </w:r>
            <w:r w:rsidRPr="55B1CEB1" w:rsidR="55B1CEB1">
              <w:rPr>
                <w:rFonts w:eastAsia="ＭＳ ゴシック" w:cs="Calibri" w:eastAsiaTheme="majorEastAsia" w:cstheme="minorAscii"/>
                <w:b w:val="0"/>
                <w:bCs w:val="0"/>
                <w:lang w:val="en-IN"/>
              </w:rPr>
              <w:t xml:space="preserve"> as </w:t>
            </w:r>
            <w:r w:rsidRPr="55B1CEB1" w:rsidR="55B1CEB1">
              <w:rPr>
                <w:rFonts w:eastAsia="ＭＳ ゴシック" w:cs="Calibri" w:eastAsiaTheme="majorEastAsia" w:cstheme="minorAscii"/>
                <w:b w:val="0"/>
                <w:bCs w:val="0"/>
                <w:lang w:val="en-IN"/>
              </w:rPr>
              <w:t>LOCATION</w:t>
            </w:r>
          </w:p>
        </w:tc>
        <w:tc>
          <w:tcPr>
            <w:cnfStyle w:val="000000000000" w:firstRow="0" w:lastRow="0" w:firstColumn="0" w:lastColumn="0" w:oddVBand="0" w:evenVBand="0" w:oddHBand="0" w:evenHBand="0" w:firstRowFirstColumn="0" w:firstRowLastColumn="0" w:lastRowFirstColumn="0" w:lastRowLastColumn="0"/>
            <w:tcW w:w="3827" w:type="dxa"/>
            <w:tcMar/>
          </w:tcPr>
          <w:p w:rsidR="55B1CEB1" w:rsidP="55B1CEB1" w:rsidRDefault="55B1CEB1" w14:paraId="46300275" w14:textId="6B823D3A">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Referential Integrity check from ITEM_LOCATION to LOCATION table</w:t>
            </w:r>
          </w:p>
        </w:tc>
        <w:tc>
          <w:tcPr>
            <w:cnfStyle w:val="000000000000" w:firstRow="0" w:lastRow="0" w:firstColumn="0" w:lastColumn="0" w:oddVBand="0" w:evenVBand="0" w:oddHBand="0" w:evenHBand="0" w:firstRowFirstColumn="0" w:firstRowLastColumn="0" w:lastRowFirstColumn="0" w:lastRowLastColumn="0"/>
            <w:tcW w:w="2217" w:type="dxa"/>
            <w:tcMar/>
          </w:tcPr>
          <w:p w:rsidR="55B1CEB1" w:rsidP="55B1CEB1" w:rsidRDefault="55B1CEB1" w14:paraId="24058006">
            <w:pPr>
              <w:rPr>
                <w:rFonts w:eastAsia="ＭＳ ゴシック" w:cs="Calibri" w:eastAsiaTheme="majorEastAsia" w:cstheme="minorAscii"/>
                <w:lang w:val="en-IN"/>
              </w:rPr>
            </w:pPr>
          </w:p>
        </w:tc>
      </w:tr>
      <w:tr w:rsidR="55B1CEB1" w:rsidTr="55B1CEB1" w14:paraId="6A8B34B4">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55B1CEB1" w:rsidP="55B1CEB1" w:rsidRDefault="55B1CEB1" w14:paraId="6F9EC91D" w14:textId="26AD3636">
            <w:pPr>
              <w:rPr>
                <w:rFonts w:eastAsia="ＭＳ ゴシック" w:cs="Calibri" w:eastAsiaTheme="majorEastAsia" w:cstheme="minorAscii"/>
                <w:b w:val="0"/>
                <w:bCs w:val="0"/>
                <w:lang w:val="en-IN"/>
              </w:rPr>
            </w:pPr>
            <w:r w:rsidRPr="55B1CEB1" w:rsidR="55B1CEB1">
              <w:rPr>
                <w:rFonts w:eastAsia="ＭＳ ゴシック" w:cs="Calibri" w:eastAsiaTheme="majorEastAsia" w:cstheme="minorAscii"/>
                <w:b w:val="0"/>
                <w:bCs w:val="0"/>
                <w:lang w:val="en-IN"/>
              </w:rPr>
              <w:t xml:space="preserve">Duplicate check </w:t>
            </w:r>
          </w:p>
        </w:tc>
        <w:tc>
          <w:tcPr>
            <w:cnfStyle w:val="000000000000" w:firstRow="0" w:lastRow="0" w:firstColumn="0" w:lastColumn="0" w:oddVBand="0" w:evenVBand="0" w:oddHBand="0" w:evenHBand="0" w:firstRowFirstColumn="0" w:firstRowLastColumn="0" w:lastRowFirstColumn="0" w:lastRowLastColumn="0"/>
            <w:tcW w:w="3827" w:type="dxa"/>
            <w:tcMar/>
          </w:tcPr>
          <w:p w:rsidR="55B1CEB1" w:rsidP="55B1CEB1" w:rsidRDefault="55B1CEB1" w14:paraId="53B6B7BF" w14:textId="41165728">
            <w:pPr>
              <w:rPr>
                <w:rFonts w:eastAsia="ＭＳ ゴシック" w:cs="Calibri" w:eastAsiaTheme="majorEastAsia" w:cstheme="minorAscii"/>
                <w:lang w:val="en-IN"/>
              </w:rPr>
            </w:pPr>
            <w:r w:rsidRPr="55B1CEB1" w:rsidR="55B1CEB1">
              <w:rPr>
                <w:rFonts w:eastAsia="ＭＳ ゴシック" w:cs="Calibri" w:eastAsiaTheme="majorEastAsia" w:cstheme="minorAscii"/>
                <w:lang w:val="en-IN"/>
              </w:rPr>
              <w:t>Check and remove duplicates based on key columns (UNIQUE_LOC</w:t>
            </w:r>
            <w:r w:rsidRPr="55B1CEB1" w:rsidR="55B1CEB1">
              <w:rPr>
                <w:rFonts w:eastAsia="ＭＳ ゴシック" w:cs="Calibri" w:eastAsiaTheme="majorEastAsia" w:cstheme="minorAscii"/>
                <w:lang w:val="en-IN"/>
              </w:rPr>
              <w:t>, PRODUCT_ID</w:t>
            </w:r>
            <w:r w:rsidRPr="55B1CEB1" w:rsidR="55B1CEB1">
              <w:rPr>
                <w:rFonts w:eastAsia="ＭＳ ゴシック" w:cs="Calibri" w:eastAsiaTheme="majorEastAsia" w:cstheme="minorAscii"/>
                <w:lang w:val="en-IN"/>
              </w:rPr>
              <w:t>)</w:t>
            </w:r>
          </w:p>
        </w:tc>
        <w:tc>
          <w:tcPr>
            <w:cnfStyle w:val="000000000000" w:firstRow="0" w:lastRow="0" w:firstColumn="0" w:lastColumn="0" w:oddVBand="0" w:evenVBand="0" w:oddHBand="0" w:evenHBand="0" w:firstRowFirstColumn="0" w:firstRowLastColumn="0" w:lastRowFirstColumn="0" w:lastRowLastColumn="0"/>
            <w:tcW w:w="2217" w:type="dxa"/>
            <w:tcMar/>
          </w:tcPr>
          <w:p w:rsidR="55B1CEB1" w:rsidP="55B1CEB1" w:rsidRDefault="55B1CEB1" w14:paraId="32ED45D6">
            <w:pPr>
              <w:rPr>
                <w:rFonts w:eastAsia="ＭＳ ゴシック" w:cs="Calibri" w:eastAsiaTheme="majorEastAsia" w:cstheme="minorAscii"/>
                <w:lang w:val="en-IN"/>
              </w:rPr>
            </w:pPr>
          </w:p>
        </w:tc>
      </w:tr>
      <w:tr w:rsidR="55B1CEB1" w:rsidTr="55B1CEB1" w14:paraId="2FA84FEC">
        <w:trPr>
          <w:trHeight w:val="290"/>
        </w:trPr>
        <w:tc>
          <w:tcPr>
            <w:cnfStyle w:val="001000000000" w:firstRow="0" w:lastRow="0" w:firstColumn="1" w:lastColumn="0" w:oddVBand="0" w:evenVBand="0" w:oddHBand="0" w:evenHBand="0" w:firstRowFirstColumn="0" w:firstRowLastColumn="0" w:lastRowFirstColumn="0" w:lastRowLastColumn="0"/>
            <w:tcW w:w="2972" w:type="dxa"/>
            <w:tcMar/>
          </w:tcPr>
          <w:p w:rsidR="55B1CEB1" w:rsidP="55B1CEB1" w:rsidRDefault="55B1CEB1" w14:paraId="7A55D045">
            <w:pPr>
              <w:rPr>
                <w:rFonts w:eastAsia="ＭＳ ゴシック" w:cs="Calibri" w:eastAsiaTheme="majorEastAsia" w:cstheme="minorAscii"/>
                <w:b w:val="0"/>
                <w:bCs w:val="0"/>
                <w:lang w:val="en-IN"/>
              </w:rPr>
            </w:pPr>
          </w:p>
        </w:tc>
        <w:tc>
          <w:tcPr>
            <w:cnfStyle w:val="000000000000" w:firstRow="0" w:lastRow="0" w:firstColumn="0" w:lastColumn="0" w:oddVBand="0" w:evenVBand="0" w:oddHBand="0" w:evenHBand="0" w:firstRowFirstColumn="0" w:firstRowLastColumn="0" w:lastRowFirstColumn="0" w:lastRowLastColumn="0"/>
            <w:tcW w:w="3827" w:type="dxa"/>
            <w:tcMar/>
          </w:tcPr>
          <w:p w:rsidR="55B1CEB1" w:rsidP="55B1CEB1" w:rsidRDefault="55B1CEB1" w14:paraId="28048983">
            <w:pPr>
              <w:rPr>
                <w:rFonts w:eastAsia="ＭＳ ゴシック" w:cs="Calibri" w:eastAsiaTheme="majorEastAsia" w:cstheme="minorAscii"/>
                <w:lang w:val="en-IN"/>
              </w:rPr>
            </w:pPr>
          </w:p>
        </w:tc>
        <w:tc>
          <w:tcPr>
            <w:cnfStyle w:val="000000000000" w:firstRow="0" w:lastRow="0" w:firstColumn="0" w:lastColumn="0" w:oddVBand="0" w:evenVBand="0" w:oddHBand="0" w:evenHBand="0" w:firstRowFirstColumn="0" w:firstRowLastColumn="0" w:lastRowFirstColumn="0" w:lastRowLastColumn="0"/>
            <w:tcW w:w="2217" w:type="dxa"/>
            <w:tcMar/>
          </w:tcPr>
          <w:p w:rsidR="55B1CEB1" w:rsidP="55B1CEB1" w:rsidRDefault="55B1CEB1" w14:paraId="4DAF748A">
            <w:pPr>
              <w:rPr>
                <w:rFonts w:eastAsia="ＭＳ ゴシック" w:cs="Calibri" w:eastAsiaTheme="majorEastAsia" w:cstheme="minorAscii"/>
                <w:lang w:val="en-IN"/>
              </w:rPr>
            </w:pPr>
          </w:p>
        </w:tc>
      </w:tr>
    </w:tbl>
    <w:p w:rsidR="55B1CEB1" w:rsidP="55B1CEB1" w:rsidRDefault="55B1CEB1" w14:paraId="43620CA4" w14:textId="12E1DF16">
      <w:pPr>
        <w:pStyle w:val="Normal"/>
        <w:rPr>
          <w:sz w:val="40"/>
          <w:szCs w:val="40"/>
        </w:rPr>
      </w:pPr>
    </w:p>
    <w:p w:rsidR="55B1CEB1" w:rsidP="55B1CEB1" w:rsidRDefault="55B1CEB1" w14:paraId="4753A678" w14:textId="08896C53">
      <w:pPr>
        <w:pStyle w:val="Normal"/>
        <w:rPr>
          <w:sz w:val="40"/>
          <w:szCs w:val="40"/>
        </w:rPr>
      </w:pPr>
    </w:p>
    <w:p w:rsidRPr="00AE70C5" w:rsidR="00AE70C5" w:rsidP="24329989" w:rsidRDefault="00AE70C5" w14:paraId="0D2EBC9E" w14:textId="34C7118B">
      <w:pPr>
        <w:pStyle w:val="Normal"/>
        <w:rPr>
          <w:rFonts w:eastAsia="ＭＳ ゴシック" w:eastAsiaTheme="majorEastAsia"/>
        </w:rPr>
      </w:pPr>
    </w:p>
    <w:p w:rsidR="007826AD" w:rsidP="007826AD" w:rsidRDefault="007826AD" w14:paraId="4DAE6FB2" w14:textId="1ED48360">
      <w:pPr>
        <w:pStyle w:val="Heading2"/>
        <w:rPr>
          <w:rFonts w:eastAsiaTheme="majorEastAsia"/>
        </w:rPr>
      </w:pPr>
      <w:bookmarkStart w:name="_Toc153359078" w:id="47"/>
      <w:r w:rsidRPr="24329989" w:rsidR="007826AD">
        <w:rPr>
          <w:rFonts w:eastAsia="ＭＳ ゴシック" w:eastAsiaTheme="majorEastAsia"/>
        </w:rPr>
        <w:t>ITEM</w:t>
      </w:r>
      <w:r w:rsidRPr="24329989" w:rsidR="008976C4">
        <w:rPr>
          <w:rFonts w:eastAsia="ＭＳ ゴシック" w:eastAsiaTheme="majorEastAsia"/>
        </w:rPr>
        <w:t>LOCCUST</w:t>
      </w:r>
      <w:bookmarkEnd w:id="47"/>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827"/>
        <w:gridCol w:w="2217"/>
      </w:tblGrid>
      <w:tr w:rsidRPr="00C36292" w:rsidR="00AE70C5" w:rsidTr="00BB66F8" w14:paraId="5CA077D7"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rsidRPr="00C36292" w:rsidR="00AE70C5" w:rsidP="00BB66F8" w:rsidRDefault="00AE70C5" w14:paraId="0C15B25E" w14:textId="77777777">
            <w:pPr>
              <w:rPr>
                <w:rFonts w:eastAsiaTheme="majorEastAsia" w:cstheme="minorHAnsi"/>
                <w:lang w:val="en-IN"/>
              </w:rPr>
            </w:pPr>
            <w:r w:rsidRPr="00C36292">
              <w:rPr>
                <w:rFonts w:eastAsiaTheme="majorEastAsia" w:cstheme="minorHAnsi"/>
                <w:lang w:val="en-IN"/>
              </w:rPr>
              <w:t>DQ Rule</w:t>
            </w:r>
          </w:p>
        </w:tc>
        <w:tc>
          <w:tcPr>
            <w:tcW w:w="3827" w:type="dxa"/>
            <w:noWrap/>
            <w:hideMark/>
          </w:tcPr>
          <w:p w:rsidRPr="00C36292" w:rsidR="00AE70C5" w:rsidP="00BB66F8" w:rsidRDefault="00AE70C5" w14:paraId="37686F47"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rsidRPr="00C36292" w:rsidR="00AE70C5" w:rsidP="00BB66F8" w:rsidRDefault="00AE70C5" w14:paraId="3C81DA4C"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AE70C5" w:rsidTr="00BB66F8" w14:paraId="2264C9EA"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AE70C5" w:rsidP="00BB66F8" w:rsidRDefault="00AE70C5" w14:paraId="132251F8" w14:textId="77777777">
            <w:pPr>
              <w:rPr>
                <w:rFonts w:eastAsiaTheme="majorEastAsia" w:cstheme="minorHAnsi"/>
                <w:b w:val="0"/>
                <w:bCs w:val="0"/>
                <w:lang w:val="en-IN"/>
              </w:rPr>
            </w:pPr>
            <w:r w:rsidRPr="00824584">
              <w:rPr>
                <w:rFonts w:eastAsiaTheme="majorEastAsia" w:cstheme="minorHAnsi"/>
                <w:b w:val="0"/>
                <w:bCs w:val="0"/>
                <w:lang w:val="en-IN"/>
              </w:rPr>
              <w:t>RETAIL_SKU_CODE</w:t>
            </w:r>
            <w:r>
              <w:rPr>
                <w:rFonts w:eastAsiaTheme="majorEastAsia" w:cstheme="minorHAnsi"/>
                <w:b w:val="0"/>
                <w:bCs w:val="0"/>
                <w:lang w:val="en-IN"/>
              </w:rPr>
              <w:t xml:space="preserve"> is not NULL</w:t>
            </w:r>
          </w:p>
        </w:tc>
        <w:tc>
          <w:tcPr>
            <w:tcW w:w="3827" w:type="dxa"/>
            <w:noWrap/>
          </w:tcPr>
          <w:p w:rsidRPr="00C36292" w:rsidR="00AE70C5" w:rsidP="00BB66F8" w:rsidRDefault="00AE70C5" w14:paraId="26AF48EC"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774B6E">
              <w:rPr>
                <w:rFonts w:eastAsiaTheme="majorEastAsia" w:cstheme="minorHAnsi"/>
                <w:lang w:val="en-IN"/>
              </w:rPr>
              <w:t>RETAIL_SKU_CODE</w:t>
            </w:r>
            <w:r>
              <w:rPr>
                <w:rFonts w:eastAsiaTheme="majorEastAsia" w:cstheme="minorHAnsi"/>
                <w:lang w:val="en-IN"/>
              </w:rPr>
              <w:t xml:space="preserve"> as NULL</w:t>
            </w:r>
          </w:p>
        </w:tc>
        <w:tc>
          <w:tcPr>
            <w:tcW w:w="2217" w:type="dxa"/>
          </w:tcPr>
          <w:p w:rsidRPr="00C36292" w:rsidR="00AE70C5" w:rsidP="00BB66F8" w:rsidRDefault="00AE70C5" w14:paraId="2D8D578F"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934A74" w:rsidTr="00BB66F8" w14:paraId="61996D1B"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934A74" w:rsidP="00934A74" w:rsidRDefault="00934A74" w14:paraId="0FA2DBFE" w14:textId="55FF4B32">
            <w:pPr>
              <w:rPr>
                <w:rFonts w:eastAsiaTheme="majorEastAsia" w:cstheme="minorHAnsi"/>
                <w:b w:val="0"/>
                <w:bCs w:val="0"/>
                <w:lang w:val="en-IN"/>
              </w:rPr>
            </w:pPr>
            <w:r w:rsidRPr="00774B6E">
              <w:rPr>
                <w:rFonts w:eastAsiaTheme="majorEastAsia" w:cstheme="minorHAnsi"/>
                <w:lang w:val="en-IN"/>
              </w:rPr>
              <w:t>RETAIL_SKU_CODE</w:t>
            </w:r>
            <w:r>
              <w:rPr>
                <w:rFonts w:eastAsiaTheme="majorEastAsia" w:cstheme="minorHAnsi"/>
                <w:lang w:val="en-IN"/>
              </w:rPr>
              <w:t xml:space="preserve">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tcW w:w="3827" w:type="dxa"/>
            <w:noWrap/>
          </w:tcPr>
          <w:p w:rsidRPr="00C36292" w:rsidR="00934A74" w:rsidP="00934A74" w:rsidRDefault="00934A74" w14:paraId="75DE6BC6" w14:textId="3502E974">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w:t>
            </w:r>
            <w:r w:rsidR="00CF6AA3">
              <w:rPr>
                <w:rFonts w:eastAsiaTheme="majorEastAsia" w:cstheme="minorHAnsi"/>
                <w:lang w:val="en-IN"/>
              </w:rPr>
              <w:t>LOCCUST</w:t>
            </w:r>
            <w:r>
              <w:rPr>
                <w:rFonts w:eastAsiaTheme="majorEastAsia" w:cstheme="minorHAnsi"/>
                <w:lang w:val="en-IN"/>
              </w:rPr>
              <w:t xml:space="preserve"> to ITEM table</w:t>
            </w:r>
          </w:p>
        </w:tc>
        <w:tc>
          <w:tcPr>
            <w:tcW w:w="2217" w:type="dxa"/>
          </w:tcPr>
          <w:p w:rsidRPr="00C36292" w:rsidR="00934A74" w:rsidP="00934A74" w:rsidRDefault="00934A74" w14:paraId="70D97639"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D04C7D" w:rsidTr="00BB66F8" w14:paraId="67E420C9"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D04C7D" w:rsidP="00D04C7D" w:rsidRDefault="00D04C7D" w14:paraId="55FB7D26" w14:textId="1BAF6298">
            <w:pPr>
              <w:rPr>
                <w:rFonts w:eastAsiaTheme="majorEastAsia" w:cstheme="minorHAnsi"/>
                <w:b w:val="0"/>
                <w:bCs w:val="0"/>
                <w:lang w:val="en-IN"/>
              </w:rPr>
            </w:pPr>
            <w:r w:rsidRPr="00993EDC">
              <w:rPr>
                <w:rFonts w:eastAsiaTheme="majorEastAsia" w:cstheme="minorHAnsi"/>
                <w:lang w:val="en-IN"/>
              </w:rPr>
              <w:t>UNIQUE_LOC</w:t>
            </w:r>
            <w:r>
              <w:rPr>
                <w:rFonts w:eastAsiaTheme="majorEastAsia" w:cstheme="minorHAnsi"/>
                <w:lang w:val="en-IN"/>
              </w:rPr>
              <w:t xml:space="preserve"> </w:t>
            </w:r>
            <w:r w:rsidRPr="00BC7141">
              <w:rPr>
                <w:rFonts w:eastAsiaTheme="majorEastAsia" w:cstheme="minorHAnsi"/>
                <w:b w:val="0"/>
                <w:bCs w:val="0"/>
                <w:lang w:val="en-IN"/>
              </w:rPr>
              <w:t xml:space="preserve">should be present in </w:t>
            </w:r>
            <w:r>
              <w:rPr>
                <w:rFonts w:eastAsiaTheme="majorEastAsia" w:cstheme="minorHAnsi"/>
                <w:b w:val="0"/>
                <w:bCs w:val="0"/>
                <w:lang w:val="en-IN"/>
              </w:rPr>
              <w:t xml:space="preserve">LOCATION </w:t>
            </w:r>
            <w:r w:rsidRPr="00BC7141">
              <w:rPr>
                <w:rFonts w:eastAsiaTheme="majorEastAsia" w:cstheme="minorHAnsi"/>
                <w:b w:val="0"/>
                <w:bCs w:val="0"/>
                <w:lang w:val="en-IN"/>
              </w:rPr>
              <w:t xml:space="preserve"> table</w:t>
            </w:r>
            <w:r>
              <w:rPr>
                <w:rFonts w:eastAsiaTheme="majorEastAsia" w:cstheme="minorHAnsi"/>
                <w:b w:val="0"/>
                <w:bCs w:val="0"/>
                <w:lang w:val="en-IN"/>
              </w:rPr>
              <w:t xml:space="preserve"> as </w:t>
            </w:r>
            <w:r w:rsidRPr="00C20C3C">
              <w:rPr>
                <w:rFonts w:eastAsiaTheme="majorEastAsia" w:cstheme="minorHAnsi"/>
                <w:b w:val="0"/>
                <w:bCs w:val="0"/>
                <w:lang w:val="en-IN"/>
              </w:rPr>
              <w:t>LOCATION</w:t>
            </w:r>
          </w:p>
        </w:tc>
        <w:tc>
          <w:tcPr>
            <w:tcW w:w="3827" w:type="dxa"/>
            <w:noWrap/>
          </w:tcPr>
          <w:p w:rsidRPr="00C36292" w:rsidR="00D04C7D" w:rsidP="00D04C7D" w:rsidRDefault="00D04C7D" w14:paraId="2BFCFA91" w14:textId="5EA560D6">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w:t>
            </w:r>
            <w:r w:rsidR="00CF6AA3">
              <w:rPr>
                <w:rFonts w:eastAsiaTheme="majorEastAsia" w:cstheme="minorHAnsi"/>
                <w:lang w:val="en-IN"/>
              </w:rPr>
              <w:t>LOCCUST</w:t>
            </w:r>
            <w:r>
              <w:rPr>
                <w:rFonts w:eastAsiaTheme="majorEastAsia" w:cstheme="minorHAnsi"/>
                <w:lang w:val="en-IN"/>
              </w:rPr>
              <w:t xml:space="preserve"> to LOCATION table</w:t>
            </w:r>
          </w:p>
        </w:tc>
        <w:tc>
          <w:tcPr>
            <w:tcW w:w="2217" w:type="dxa"/>
          </w:tcPr>
          <w:p w:rsidRPr="00C36292" w:rsidR="00D04C7D" w:rsidP="00D04C7D" w:rsidRDefault="00D04C7D" w14:paraId="23254566"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D04C7D" w:rsidTr="00BB66F8" w14:paraId="0F6D4890"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D04C7D" w:rsidP="00D04C7D" w:rsidRDefault="00AD7E1A" w14:paraId="35CAAAD8" w14:textId="29657FA8">
            <w:pPr>
              <w:rPr>
                <w:rFonts w:eastAsiaTheme="majorEastAsia" w:cstheme="minorHAnsi"/>
                <w:b w:val="0"/>
                <w:bCs w:val="0"/>
                <w:lang w:val="en-IN"/>
              </w:rPr>
            </w:pPr>
            <w:r>
              <w:rPr>
                <w:rFonts w:eastAsiaTheme="majorEastAsia" w:cstheme="minorHAnsi"/>
                <w:b w:val="0"/>
                <w:bCs w:val="0"/>
                <w:lang w:val="en-IN"/>
              </w:rPr>
              <w:t xml:space="preserve">Duplicate Check </w:t>
            </w:r>
          </w:p>
        </w:tc>
        <w:tc>
          <w:tcPr>
            <w:tcW w:w="3827" w:type="dxa"/>
            <w:noWrap/>
          </w:tcPr>
          <w:p w:rsidRPr="00C36292" w:rsidR="00D04C7D" w:rsidP="00D04C7D" w:rsidRDefault="00AD7E1A" w14:paraId="3B08E28E" w14:textId="14DD583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p>
        </w:tc>
        <w:tc>
          <w:tcPr>
            <w:tcW w:w="2217" w:type="dxa"/>
          </w:tcPr>
          <w:p w:rsidRPr="00C36292" w:rsidR="00D04C7D" w:rsidP="00D04C7D" w:rsidRDefault="00D04C7D" w14:paraId="5EE8435E"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rsidRPr="00AE70C5" w:rsidR="00AE70C5" w:rsidP="00AE70C5" w:rsidRDefault="00AE70C5" w14:paraId="6E59F4EA" w14:textId="77777777">
      <w:pPr>
        <w:rPr>
          <w:rFonts w:eastAsiaTheme="majorEastAsia"/>
        </w:rPr>
      </w:pPr>
    </w:p>
    <w:p w:rsidR="007826AD" w:rsidP="007826AD" w:rsidRDefault="00FA42E8" w14:paraId="37FFCFD7" w14:textId="3F37D79C">
      <w:pPr>
        <w:pStyle w:val="Heading2"/>
        <w:rPr>
          <w:rFonts w:eastAsiaTheme="majorEastAsia"/>
        </w:rPr>
      </w:pPr>
      <w:bookmarkStart w:name="_Toc153359079" w:id="48"/>
      <w:r w:rsidRPr="24329989" w:rsidR="00FA42E8">
        <w:rPr>
          <w:rFonts w:eastAsia="ＭＳ ゴシック" w:eastAsiaTheme="majorEastAsia"/>
        </w:rPr>
        <w:t>FORECAST</w:t>
      </w:r>
      <w:bookmarkEnd w:id="48"/>
    </w:p>
    <w:tbl>
      <w:tblPr>
        <w:tblStyle w:val="GridTable4-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827"/>
        <w:gridCol w:w="2217"/>
      </w:tblGrid>
      <w:tr w:rsidRPr="00C36292" w:rsidR="00AE70C5" w:rsidTr="00BB66F8" w14:paraId="13E9EA9B"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rsidRPr="00C36292" w:rsidR="00AE70C5" w:rsidP="00BB66F8" w:rsidRDefault="00AE70C5" w14:paraId="268EDAF4" w14:textId="77777777">
            <w:pPr>
              <w:rPr>
                <w:rFonts w:eastAsiaTheme="majorEastAsia" w:cstheme="minorHAnsi"/>
                <w:lang w:val="en-IN"/>
              </w:rPr>
            </w:pPr>
            <w:r w:rsidRPr="00C36292">
              <w:rPr>
                <w:rFonts w:eastAsiaTheme="majorEastAsia" w:cstheme="minorHAnsi"/>
                <w:lang w:val="en-IN"/>
              </w:rPr>
              <w:t>DQ Rule</w:t>
            </w:r>
          </w:p>
        </w:tc>
        <w:tc>
          <w:tcPr>
            <w:tcW w:w="3827" w:type="dxa"/>
            <w:noWrap/>
            <w:hideMark/>
          </w:tcPr>
          <w:p w:rsidRPr="00C36292" w:rsidR="00AE70C5" w:rsidP="00BB66F8" w:rsidRDefault="00AE70C5" w14:paraId="517278BD"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rsidRPr="00C36292" w:rsidR="00AE70C5" w:rsidP="00BB66F8" w:rsidRDefault="00AE70C5" w14:paraId="2F8ECA0C"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AE70C5" w:rsidTr="00BB66F8" w14:paraId="39653695"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AE70C5" w:rsidP="00BB66F8" w:rsidRDefault="003D706C" w14:paraId="0FD9F149" w14:textId="1B349561">
            <w:pPr>
              <w:rPr>
                <w:rFonts w:eastAsiaTheme="majorEastAsia" w:cstheme="minorHAnsi"/>
                <w:b w:val="0"/>
                <w:bCs w:val="0"/>
                <w:lang w:val="en-IN"/>
              </w:rPr>
            </w:pPr>
            <w:r w:rsidRPr="003D706C">
              <w:rPr>
                <w:rFonts w:eastAsiaTheme="majorEastAsia" w:cstheme="minorHAnsi"/>
                <w:b w:val="0"/>
                <w:bCs w:val="0"/>
                <w:lang w:val="en-IN"/>
              </w:rPr>
              <w:t>retail_sku_code</w:t>
            </w:r>
            <w:r>
              <w:rPr>
                <w:rFonts w:eastAsiaTheme="majorEastAsia" w:cstheme="minorHAnsi"/>
                <w:b w:val="0"/>
                <w:bCs w:val="0"/>
                <w:lang w:val="en-IN"/>
              </w:rPr>
              <w:t xml:space="preserve"> </w:t>
            </w:r>
            <w:r w:rsidR="00AE70C5">
              <w:rPr>
                <w:rFonts w:eastAsiaTheme="majorEastAsia" w:cstheme="minorHAnsi"/>
                <w:b w:val="0"/>
                <w:bCs w:val="0"/>
                <w:lang w:val="en-IN"/>
              </w:rPr>
              <w:t>is not NULL</w:t>
            </w:r>
          </w:p>
        </w:tc>
        <w:tc>
          <w:tcPr>
            <w:tcW w:w="3827" w:type="dxa"/>
            <w:noWrap/>
          </w:tcPr>
          <w:p w:rsidRPr="00C36292" w:rsidR="00AE70C5" w:rsidP="00BB66F8" w:rsidRDefault="00AE70C5" w14:paraId="370A411B" w14:textId="7C9EF53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3D706C" w:rsidR="003D706C">
              <w:rPr>
                <w:rFonts w:eastAsiaTheme="majorEastAsia" w:cstheme="minorHAnsi"/>
                <w:lang w:val="en-IN"/>
              </w:rPr>
              <w:t>retail_sku_code</w:t>
            </w:r>
            <w:r w:rsidR="003D706C">
              <w:rPr>
                <w:rFonts w:eastAsiaTheme="majorEastAsia" w:cstheme="minorHAnsi"/>
                <w:lang w:val="en-IN"/>
              </w:rPr>
              <w:t xml:space="preserve"> </w:t>
            </w:r>
            <w:r>
              <w:rPr>
                <w:rFonts w:eastAsiaTheme="majorEastAsia" w:cstheme="minorHAnsi"/>
                <w:lang w:val="en-IN"/>
              </w:rPr>
              <w:t>as NULL</w:t>
            </w:r>
          </w:p>
        </w:tc>
        <w:tc>
          <w:tcPr>
            <w:tcW w:w="2217" w:type="dxa"/>
          </w:tcPr>
          <w:p w:rsidRPr="00C36292" w:rsidR="00AE70C5" w:rsidP="00BB66F8" w:rsidRDefault="00AE70C5" w14:paraId="1F707C81"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5664BE" w:rsidTr="00BB66F8" w14:paraId="5A8F2219"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5664BE" w:rsidP="005664BE" w:rsidRDefault="003D706C" w14:paraId="7AEBC42C" w14:textId="057B096D">
            <w:pPr>
              <w:rPr>
                <w:rFonts w:eastAsiaTheme="majorEastAsia" w:cstheme="minorHAnsi"/>
                <w:b w:val="0"/>
                <w:bCs w:val="0"/>
                <w:lang w:val="en-IN"/>
              </w:rPr>
            </w:pPr>
            <w:r w:rsidRPr="003D706C">
              <w:rPr>
                <w:rFonts w:eastAsiaTheme="majorEastAsia" w:cstheme="minorHAnsi"/>
                <w:b w:val="0"/>
                <w:bCs w:val="0"/>
                <w:lang w:val="en-IN"/>
              </w:rPr>
              <w:t>local_location_code</w:t>
            </w:r>
            <w:r>
              <w:rPr>
                <w:rFonts w:eastAsiaTheme="majorEastAsia" w:cstheme="minorHAnsi"/>
                <w:b w:val="0"/>
                <w:bCs w:val="0"/>
                <w:lang w:val="en-IN"/>
              </w:rPr>
              <w:t xml:space="preserve"> </w:t>
            </w:r>
            <w:r w:rsidR="005664BE">
              <w:rPr>
                <w:rFonts w:eastAsiaTheme="majorEastAsia" w:cstheme="minorHAnsi"/>
                <w:b w:val="0"/>
                <w:bCs w:val="0"/>
                <w:lang w:val="en-IN"/>
              </w:rPr>
              <w:t>is not NULL</w:t>
            </w:r>
          </w:p>
        </w:tc>
        <w:tc>
          <w:tcPr>
            <w:tcW w:w="3827" w:type="dxa"/>
            <w:noWrap/>
          </w:tcPr>
          <w:p w:rsidRPr="00C36292" w:rsidR="005664BE" w:rsidP="005664BE" w:rsidRDefault="005664BE" w14:paraId="41D1C837" w14:textId="0227919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3D706C" w:rsidR="003D706C">
              <w:rPr>
                <w:rFonts w:eastAsiaTheme="majorEastAsia" w:cstheme="minorHAnsi"/>
                <w:lang w:val="en-IN"/>
              </w:rPr>
              <w:t>local_location_code</w:t>
            </w:r>
            <w:r w:rsidR="003D706C">
              <w:rPr>
                <w:rFonts w:eastAsiaTheme="majorEastAsia" w:cstheme="minorHAnsi"/>
                <w:lang w:val="en-IN"/>
              </w:rPr>
              <w:t xml:space="preserve"> </w:t>
            </w:r>
            <w:r>
              <w:rPr>
                <w:rFonts w:eastAsiaTheme="majorEastAsia" w:cstheme="minorHAnsi"/>
                <w:lang w:val="en-IN"/>
              </w:rPr>
              <w:t>as NULL</w:t>
            </w:r>
          </w:p>
        </w:tc>
        <w:tc>
          <w:tcPr>
            <w:tcW w:w="2217" w:type="dxa"/>
          </w:tcPr>
          <w:p w:rsidRPr="00C36292" w:rsidR="005664BE" w:rsidP="005664BE" w:rsidRDefault="005664BE" w14:paraId="27FAC61E"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5664BE" w:rsidTr="00BB66F8" w14:paraId="79A7B68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5664BE" w:rsidP="005664BE" w:rsidRDefault="00F46F6B" w14:paraId="401BF193" w14:textId="62D49F52">
            <w:pPr>
              <w:rPr>
                <w:rFonts w:eastAsiaTheme="majorEastAsia" w:cstheme="minorHAnsi"/>
                <w:b w:val="0"/>
                <w:bCs w:val="0"/>
                <w:lang w:val="en-IN"/>
              </w:rPr>
            </w:pPr>
            <w:r w:rsidRPr="00F46F6B">
              <w:rPr>
                <w:rFonts w:eastAsiaTheme="majorEastAsia" w:cstheme="minorHAnsi"/>
                <w:b w:val="0"/>
                <w:bCs w:val="0"/>
                <w:lang w:val="en-IN"/>
              </w:rPr>
              <w:t>forecast_planned_date</w:t>
            </w:r>
            <w:r>
              <w:rPr>
                <w:rFonts w:eastAsiaTheme="majorEastAsia" w:cstheme="minorHAnsi"/>
                <w:b w:val="0"/>
                <w:bCs w:val="0"/>
                <w:lang w:val="en-IN"/>
              </w:rPr>
              <w:t xml:space="preserve"> </w:t>
            </w:r>
            <w:r w:rsidR="005664BE">
              <w:rPr>
                <w:rFonts w:eastAsiaTheme="majorEastAsia" w:cstheme="minorHAnsi"/>
                <w:b w:val="0"/>
                <w:bCs w:val="0"/>
                <w:lang w:val="en-IN"/>
              </w:rPr>
              <w:t>is not NULL</w:t>
            </w:r>
          </w:p>
        </w:tc>
        <w:tc>
          <w:tcPr>
            <w:tcW w:w="3827" w:type="dxa"/>
            <w:noWrap/>
          </w:tcPr>
          <w:p w:rsidRPr="00C36292" w:rsidR="005664BE" w:rsidP="005664BE" w:rsidRDefault="005664BE" w14:paraId="0B0F5BBD" w14:textId="7D41CE5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F46F6B" w:rsidR="00F46F6B">
              <w:rPr>
                <w:rFonts w:eastAsiaTheme="majorEastAsia" w:cstheme="minorHAnsi"/>
                <w:lang w:val="en-IN"/>
              </w:rPr>
              <w:t>forecast_planned_date</w:t>
            </w:r>
            <w:r w:rsidR="00F46F6B">
              <w:rPr>
                <w:rFonts w:eastAsiaTheme="majorEastAsia" w:cstheme="minorHAnsi"/>
                <w:lang w:val="en-IN"/>
              </w:rPr>
              <w:t xml:space="preserve"> </w:t>
            </w:r>
            <w:r>
              <w:rPr>
                <w:rFonts w:eastAsiaTheme="majorEastAsia" w:cstheme="minorHAnsi"/>
                <w:lang w:val="en-IN"/>
              </w:rPr>
              <w:t>as NULL</w:t>
            </w:r>
          </w:p>
        </w:tc>
        <w:tc>
          <w:tcPr>
            <w:tcW w:w="2217" w:type="dxa"/>
          </w:tcPr>
          <w:p w:rsidRPr="00C36292" w:rsidR="005664BE" w:rsidP="005664BE" w:rsidRDefault="005664BE" w14:paraId="673F1223"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5664BE" w:rsidTr="00BB66F8" w14:paraId="255E300B"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5664BE" w:rsidP="005664BE" w:rsidRDefault="00F46F6B" w14:paraId="321370BB" w14:textId="20C1426E">
            <w:pPr>
              <w:rPr>
                <w:rFonts w:eastAsiaTheme="majorEastAsia" w:cstheme="minorHAnsi"/>
                <w:b w:val="0"/>
                <w:bCs w:val="0"/>
                <w:lang w:val="en-IN"/>
              </w:rPr>
            </w:pPr>
            <w:r>
              <w:rPr>
                <w:rFonts w:eastAsiaTheme="majorEastAsia" w:cstheme="minorHAnsi"/>
                <w:b w:val="0"/>
                <w:bCs w:val="0"/>
                <w:lang w:val="en-IN"/>
              </w:rPr>
              <w:t xml:space="preserve">Duplicate check </w:t>
            </w:r>
          </w:p>
        </w:tc>
        <w:tc>
          <w:tcPr>
            <w:tcW w:w="3827" w:type="dxa"/>
            <w:noWrap/>
          </w:tcPr>
          <w:p w:rsidRPr="00C36292" w:rsidR="005664BE" w:rsidP="005664BE" w:rsidRDefault="00F46F6B" w14:paraId="2ED87540" w14:textId="4CF3B700">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r w:rsidRPr="003D706C">
              <w:rPr>
                <w:rFonts w:eastAsiaTheme="majorEastAsia" w:cstheme="minorHAnsi"/>
                <w:lang w:val="en-IN"/>
              </w:rPr>
              <w:t>retail_sku_code</w:t>
            </w:r>
            <w:r>
              <w:rPr>
                <w:rFonts w:eastAsiaTheme="majorEastAsia" w:cstheme="minorHAnsi"/>
                <w:lang w:val="en-IN"/>
              </w:rPr>
              <w:t xml:space="preserve">, </w:t>
            </w:r>
            <w:r w:rsidRPr="003D706C">
              <w:rPr>
                <w:rFonts w:eastAsiaTheme="majorEastAsia" w:cstheme="minorHAnsi"/>
                <w:lang w:val="en-IN"/>
              </w:rPr>
              <w:t>local_location_code</w:t>
            </w:r>
            <w:r>
              <w:rPr>
                <w:rFonts w:eastAsiaTheme="majorEastAsia" w:cstheme="minorHAnsi"/>
                <w:lang w:val="en-IN"/>
              </w:rPr>
              <w:t xml:space="preserve">, </w:t>
            </w:r>
            <w:r w:rsidRPr="00F46F6B">
              <w:rPr>
                <w:rFonts w:eastAsiaTheme="majorEastAsia" w:cstheme="minorHAnsi"/>
                <w:lang w:val="en-IN"/>
              </w:rPr>
              <w:t>forecast_planned_date</w:t>
            </w:r>
            <w:r>
              <w:rPr>
                <w:rFonts w:eastAsiaTheme="majorEastAsia" w:cstheme="minorHAnsi"/>
                <w:lang w:val="en-IN"/>
              </w:rPr>
              <w:t xml:space="preserve"> )</w:t>
            </w:r>
          </w:p>
        </w:tc>
        <w:tc>
          <w:tcPr>
            <w:tcW w:w="2217" w:type="dxa"/>
          </w:tcPr>
          <w:p w:rsidRPr="00C36292" w:rsidR="005664BE" w:rsidP="005664BE" w:rsidRDefault="005664BE" w14:paraId="4116DE62"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B07026" w:rsidTr="00BB66F8" w14:paraId="5F42A4B8"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00B07026" w:rsidP="00B07026" w:rsidRDefault="00B07026" w14:paraId="30D8CB6E" w14:textId="3C4E3315">
            <w:pPr>
              <w:rPr>
                <w:rFonts w:eastAsiaTheme="majorEastAsia" w:cstheme="minorHAnsi"/>
                <w:b w:val="0"/>
                <w:bCs w:val="0"/>
                <w:lang w:val="en-IN"/>
              </w:rPr>
            </w:pPr>
            <w:r w:rsidRPr="00774B6E">
              <w:rPr>
                <w:rFonts w:eastAsiaTheme="majorEastAsia" w:cstheme="minorHAnsi"/>
                <w:lang w:val="en-IN"/>
              </w:rPr>
              <w:t>RETAIL_SKU_CODE</w:t>
            </w:r>
            <w:r>
              <w:rPr>
                <w:rFonts w:eastAsiaTheme="majorEastAsia" w:cstheme="minorHAnsi"/>
                <w:lang w:val="en-IN"/>
              </w:rPr>
              <w:t xml:space="preserve">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tcW w:w="3827" w:type="dxa"/>
            <w:noWrap/>
          </w:tcPr>
          <w:p w:rsidR="00B07026" w:rsidP="00B07026" w:rsidRDefault="00B07026" w14:paraId="080114E1" w14:textId="3FA9235D">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FORECAST to ITEM table</w:t>
            </w:r>
          </w:p>
        </w:tc>
        <w:tc>
          <w:tcPr>
            <w:tcW w:w="2217" w:type="dxa"/>
          </w:tcPr>
          <w:p w:rsidRPr="00C36292" w:rsidR="00B07026" w:rsidP="00B07026" w:rsidRDefault="00B07026" w14:paraId="2C8AAE04"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B07026" w:rsidTr="00BB66F8" w14:paraId="026CE120"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00B07026" w:rsidP="00B07026" w:rsidRDefault="0097631C" w14:paraId="7A6A606B" w14:textId="5FC84C84">
            <w:pPr>
              <w:rPr>
                <w:rFonts w:eastAsiaTheme="majorEastAsia" w:cstheme="minorHAnsi"/>
                <w:b w:val="0"/>
                <w:bCs w:val="0"/>
                <w:lang w:val="en-IN"/>
              </w:rPr>
            </w:pPr>
            <w:r w:rsidRPr="003D706C">
              <w:rPr>
                <w:rFonts w:eastAsiaTheme="majorEastAsia" w:cstheme="minorHAnsi"/>
                <w:b w:val="0"/>
                <w:bCs w:val="0"/>
                <w:lang w:val="en-IN"/>
              </w:rPr>
              <w:t>local_location_code</w:t>
            </w:r>
            <w:r>
              <w:rPr>
                <w:rFonts w:eastAsiaTheme="majorEastAsia" w:cstheme="minorHAnsi"/>
                <w:b w:val="0"/>
                <w:bCs w:val="0"/>
                <w:lang w:val="en-IN"/>
              </w:rPr>
              <w:t xml:space="preserve"> </w:t>
            </w:r>
            <w:r w:rsidRPr="00BC7141" w:rsidR="00B07026">
              <w:rPr>
                <w:rFonts w:eastAsiaTheme="majorEastAsia" w:cstheme="minorHAnsi"/>
                <w:b w:val="0"/>
                <w:bCs w:val="0"/>
                <w:lang w:val="en-IN"/>
              </w:rPr>
              <w:t xml:space="preserve">should be present in </w:t>
            </w:r>
            <w:r w:rsidR="00B07026">
              <w:rPr>
                <w:rFonts w:eastAsiaTheme="majorEastAsia" w:cstheme="minorHAnsi"/>
                <w:b w:val="0"/>
                <w:bCs w:val="0"/>
                <w:lang w:val="en-IN"/>
              </w:rPr>
              <w:t xml:space="preserve">LOCATION </w:t>
            </w:r>
            <w:r w:rsidRPr="00BC7141" w:rsidR="00B07026">
              <w:rPr>
                <w:rFonts w:eastAsiaTheme="majorEastAsia" w:cstheme="minorHAnsi"/>
                <w:b w:val="0"/>
                <w:bCs w:val="0"/>
                <w:lang w:val="en-IN"/>
              </w:rPr>
              <w:t xml:space="preserve"> table</w:t>
            </w:r>
            <w:r w:rsidR="00B07026">
              <w:rPr>
                <w:rFonts w:eastAsiaTheme="majorEastAsia" w:cstheme="minorHAnsi"/>
                <w:b w:val="0"/>
                <w:bCs w:val="0"/>
                <w:lang w:val="en-IN"/>
              </w:rPr>
              <w:t xml:space="preserve"> as </w:t>
            </w:r>
            <w:r w:rsidRPr="00C20C3C" w:rsidR="00B07026">
              <w:rPr>
                <w:rFonts w:eastAsiaTheme="majorEastAsia" w:cstheme="minorHAnsi"/>
                <w:b w:val="0"/>
                <w:bCs w:val="0"/>
                <w:lang w:val="en-IN"/>
              </w:rPr>
              <w:t>LOCATION</w:t>
            </w:r>
          </w:p>
        </w:tc>
        <w:tc>
          <w:tcPr>
            <w:tcW w:w="3827" w:type="dxa"/>
            <w:noWrap/>
          </w:tcPr>
          <w:p w:rsidR="00B07026" w:rsidP="00B07026" w:rsidRDefault="00B07026" w14:paraId="5E01D225" w14:textId="4AF498C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FORECAST to LOCATION table</w:t>
            </w:r>
          </w:p>
        </w:tc>
        <w:tc>
          <w:tcPr>
            <w:tcW w:w="2217" w:type="dxa"/>
          </w:tcPr>
          <w:p w:rsidRPr="00C36292" w:rsidR="00B07026" w:rsidP="00B07026" w:rsidRDefault="00B07026" w14:paraId="06E7B73A"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rsidRPr="00AE70C5" w:rsidR="00AE70C5" w:rsidP="00AE70C5" w:rsidRDefault="00AE70C5" w14:paraId="1393C23A" w14:textId="77777777">
      <w:pPr>
        <w:rPr>
          <w:rFonts w:eastAsiaTheme="majorEastAsia"/>
        </w:rPr>
      </w:pPr>
    </w:p>
    <w:p w:rsidR="007826AD" w:rsidP="007826AD" w:rsidRDefault="001F2AAC" w14:paraId="6BD52C37" w14:textId="5072AD08">
      <w:pPr>
        <w:pStyle w:val="Heading2"/>
        <w:rPr>
          <w:rFonts w:eastAsiaTheme="majorEastAsia"/>
        </w:rPr>
      </w:pPr>
      <w:bookmarkStart w:name="_Toc153359080" w:id="49"/>
      <w:r w:rsidRPr="24329989" w:rsidR="001F2AAC">
        <w:rPr>
          <w:rFonts w:eastAsia="ＭＳ ゴシック" w:eastAsiaTheme="majorEastAsia"/>
        </w:rPr>
        <w:t>DEMANDDFUVIEW</w:t>
      </w:r>
      <w:bookmarkEnd w:id="49"/>
    </w:p>
    <w:tbl>
      <w:tblPr>
        <w:tblStyle w:val="GridTable4-Accent1"/>
        <w:tblW w:w="90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870"/>
        <w:gridCol w:w="2174"/>
      </w:tblGrid>
      <w:tr w:rsidRPr="00C36292" w:rsidR="00067084" w:rsidTr="18F7F6B3" w14:paraId="5FBCA512"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rsidRPr="00C36292" w:rsidR="00067084" w:rsidP="00BB66F8" w:rsidRDefault="00067084" w14:paraId="5EFC96C0" w14:textId="77777777">
            <w:pPr>
              <w:rPr>
                <w:rFonts w:eastAsiaTheme="majorEastAsia" w:cstheme="minorHAnsi"/>
                <w:lang w:val="en-IN"/>
              </w:rPr>
            </w:pPr>
            <w:r w:rsidRPr="00C36292">
              <w:rPr>
                <w:rFonts w:eastAsiaTheme="majorEastAsia" w:cstheme="minorHAnsi"/>
                <w:lang w:val="en-IN"/>
              </w:rPr>
              <w:t>DQ Rule</w:t>
            </w:r>
          </w:p>
        </w:tc>
        <w:tc>
          <w:tcPr>
            <w:tcW w:w="3870" w:type="dxa"/>
            <w:noWrap/>
            <w:hideMark/>
          </w:tcPr>
          <w:p w:rsidRPr="00C36292" w:rsidR="00067084" w:rsidP="00BB66F8" w:rsidRDefault="00067084" w14:paraId="1B303D5C"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174" w:type="dxa"/>
          </w:tcPr>
          <w:p w:rsidRPr="00C36292" w:rsidR="00067084" w:rsidP="00BB66F8" w:rsidRDefault="00067084" w14:paraId="24AEC4B2"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067084" w:rsidTr="18F7F6B3" w14:paraId="7961DD7A"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067084" w:rsidP="00BB66F8" w:rsidRDefault="00D12DBF" w14:paraId="63159D85" w14:textId="4A1CF551">
            <w:pPr>
              <w:rPr>
                <w:rFonts w:eastAsiaTheme="majorEastAsia" w:cstheme="minorHAnsi"/>
                <w:b w:val="0"/>
                <w:bCs w:val="0"/>
                <w:lang w:val="en-IN"/>
              </w:rPr>
            </w:pPr>
            <w:r w:rsidRPr="00D12DBF">
              <w:rPr>
                <w:rFonts w:eastAsiaTheme="majorEastAsia" w:cstheme="minorHAnsi"/>
                <w:b w:val="0"/>
                <w:bCs w:val="0"/>
                <w:lang w:val="en-IN"/>
              </w:rPr>
              <w:t xml:space="preserve">PRODUCTID </w:t>
            </w:r>
            <w:r w:rsidR="00067084">
              <w:rPr>
                <w:rFonts w:eastAsiaTheme="majorEastAsia" w:cstheme="minorHAnsi"/>
                <w:b w:val="0"/>
                <w:bCs w:val="0"/>
                <w:lang w:val="en-IN"/>
              </w:rPr>
              <w:t>is not NULL</w:t>
            </w:r>
          </w:p>
        </w:tc>
        <w:tc>
          <w:tcPr>
            <w:tcW w:w="3870" w:type="dxa"/>
            <w:noWrap/>
          </w:tcPr>
          <w:p w:rsidRPr="00C36292" w:rsidR="00067084" w:rsidP="00BB66F8" w:rsidRDefault="00067084" w14:paraId="4F48EC6E" w14:textId="24AD9C9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745998" w:rsidR="00745998">
              <w:rPr>
                <w:rFonts w:eastAsiaTheme="majorEastAsia" w:cstheme="minorHAnsi"/>
                <w:lang w:val="en-IN"/>
              </w:rPr>
              <w:t xml:space="preserve">PRODUCTID </w:t>
            </w:r>
            <w:r>
              <w:rPr>
                <w:rFonts w:eastAsiaTheme="majorEastAsia" w:cstheme="minorHAnsi"/>
                <w:lang w:val="en-IN"/>
              </w:rPr>
              <w:t>as NULL</w:t>
            </w:r>
          </w:p>
        </w:tc>
        <w:tc>
          <w:tcPr>
            <w:tcW w:w="2174" w:type="dxa"/>
          </w:tcPr>
          <w:p w:rsidRPr="00C36292" w:rsidR="00067084" w:rsidP="00BB66F8" w:rsidRDefault="00067084" w14:paraId="3BA30E21"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AB64AB" w:rsidTr="18F7F6B3" w14:paraId="1F292D60"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AB64AB" w:rsidP="00AB64AB" w:rsidRDefault="00DA68EF" w14:paraId="3A7A9B30" w14:textId="01DB8418">
            <w:pPr>
              <w:rPr>
                <w:rFonts w:eastAsiaTheme="majorEastAsia" w:cstheme="minorHAnsi"/>
                <w:b w:val="0"/>
                <w:bCs w:val="0"/>
                <w:lang w:val="en-IN"/>
              </w:rPr>
            </w:pPr>
            <w:r w:rsidRPr="00DA68EF">
              <w:rPr>
                <w:rFonts w:eastAsiaTheme="majorEastAsia" w:cstheme="minorHAnsi"/>
                <w:b w:val="0"/>
                <w:bCs w:val="0"/>
                <w:lang w:val="en-IN"/>
              </w:rPr>
              <w:t>CUSTOMER</w:t>
            </w:r>
            <w:r w:rsidRPr="00D12DBF" w:rsidR="00AB64AB">
              <w:rPr>
                <w:rFonts w:eastAsiaTheme="majorEastAsia" w:cstheme="minorHAnsi"/>
                <w:b w:val="0"/>
                <w:bCs w:val="0"/>
                <w:lang w:val="en-IN"/>
              </w:rPr>
              <w:t xml:space="preserve"> </w:t>
            </w:r>
            <w:r w:rsidR="00AB64AB">
              <w:rPr>
                <w:rFonts w:eastAsiaTheme="majorEastAsia" w:cstheme="minorHAnsi"/>
                <w:b w:val="0"/>
                <w:bCs w:val="0"/>
                <w:lang w:val="en-IN"/>
              </w:rPr>
              <w:t>is not NULL</w:t>
            </w:r>
          </w:p>
        </w:tc>
        <w:tc>
          <w:tcPr>
            <w:tcW w:w="3870" w:type="dxa"/>
            <w:noWrap/>
          </w:tcPr>
          <w:p w:rsidRPr="00C36292" w:rsidR="00AB64AB" w:rsidP="00AB64AB" w:rsidRDefault="00AB64AB" w14:paraId="0CA062AC" w14:textId="367B474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DA68EF" w:rsidR="00DA68EF">
              <w:rPr>
                <w:rFonts w:eastAsiaTheme="majorEastAsia" w:cstheme="minorHAnsi"/>
                <w:lang w:val="en-IN"/>
              </w:rPr>
              <w:t>CUSTOMER</w:t>
            </w:r>
            <w:r w:rsidRPr="00745998">
              <w:rPr>
                <w:rFonts w:eastAsiaTheme="majorEastAsia" w:cstheme="minorHAnsi"/>
                <w:lang w:val="en-IN"/>
              </w:rPr>
              <w:t xml:space="preserve"> </w:t>
            </w:r>
            <w:r>
              <w:rPr>
                <w:rFonts w:eastAsiaTheme="majorEastAsia" w:cstheme="minorHAnsi"/>
                <w:lang w:val="en-IN"/>
              </w:rPr>
              <w:t>as NULL</w:t>
            </w:r>
          </w:p>
        </w:tc>
        <w:tc>
          <w:tcPr>
            <w:tcW w:w="2174" w:type="dxa"/>
          </w:tcPr>
          <w:p w:rsidRPr="00C36292" w:rsidR="00AB64AB" w:rsidP="00AB64AB" w:rsidRDefault="00AB64AB" w14:paraId="7FF618FA"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AB64AB" w:rsidTr="18F7F6B3" w14:paraId="0818EAC3"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AB64AB" w:rsidP="00AB64AB" w:rsidRDefault="0090360C" w14:paraId="09BE8DC6" w14:textId="7158C4D6">
            <w:pPr>
              <w:rPr>
                <w:rFonts w:eastAsiaTheme="majorEastAsia" w:cstheme="minorHAnsi"/>
                <w:b w:val="0"/>
                <w:bCs w:val="0"/>
                <w:lang w:val="en-IN"/>
              </w:rPr>
            </w:pPr>
            <w:r w:rsidRPr="0090360C">
              <w:rPr>
                <w:rFonts w:eastAsiaTheme="majorEastAsia" w:cstheme="minorHAnsi"/>
                <w:b w:val="0"/>
                <w:bCs w:val="0"/>
                <w:lang w:val="en-IN"/>
              </w:rPr>
              <w:t>LOCATIONTYPECODE</w:t>
            </w:r>
            <w:r w:rsidRPr="00D12DBF" w:rsidR="00AB64AB">
              <w:rPr>
                <w:rFonts w:eastAsiaTheme="majorEastAsia" w:cstheme="minorHAnsi"/>
                <w:b w:val="0"/>
                <w:bCs w:val="0"/>
                <w:lang w:val="en-IN"/>
              </w:rPr>
              <w:t xml:space="preserve"> </w:t>
            </w:r>
            <w:r w:rsidR="00AB64AB">
              <w:rPr>
                <w:rFonts w:eastAsiaTheme="majorEastAsia" w:cstheme="minorHAnsi"/>
                <w:b w:val="0"/>
                <w:bCs w:val="0"/>
                <w:lang w:val="en-IN"/>
              </w:rPr>
              <w:t>is not NULL</w:t>
            </w:r>
          </w:p>
        </w:tc>
        <w:tc>
          <w:tcPr>
            <w:tcW w:w="3870" w:type="dxa"/>
            <w:noWrap/>
          </w:tcPr>
          <w:p w:rsidRPr="00C36292" w:rsidR="00AB64AB" w:rsidP="00AB64AB" w:rsidRDefault="00AB64AB" w14:paraId="6E51ACDC" w14:textId="04E61019">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90360C" w:rsidR="0090360C">
              <w:rPr>
                <w:rFonts w:eastAsiaTheme="majorEastAsia" w:cstheme="minorHAnsi"/>
                <w:lang w:val="en-IN"/>
              </w:rPr>
              <w:t>LOCATIONTYPECODE</w:t>
            </w:r>
            <w:r w:rsidRPr="00745998">
              <w:rPr>
                <w:rFonts w:eastAsiaTheme="majorEastAsia" w:cstheme="minorHAnsi"/>
                <w:lang w:val="en-IN"/>
              </w:rPr>
              <w:t xml:space="preserve"> </w:t>
            </w:r>
            <w:r>
              <w:rPr>
                <w:rFonts w:eastAsiaTheme="majorEastAsia" w:cstheme="minorHAnsi"/>
                <w:lang w:val="en-IN"/>
              </w:rPr>
              <w:t>as NULL</w:t>
            </w:r>
          </w:p>
        </w:tc>
        <w:tc>
          <w:tcPr>
            <w:tcW w:w="2174" w:type="dxa"/>
          </w:tcPr>
          <w:p w:rsidRPr="00C36292" w:rsidR="00AB64AB" w:rsidP="00AB64AB" w:rsidRDefault="00AB64AB" w14:paraId="4E615C26"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AB64AB" w:rsidTr="18F7F6B3" w14:paraId="13692BF1" w14:textId="77777777">
        <w:trPr>
          <w:trHeight w:val="675"/>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AB64AB" w:rsidP="00AB64AB" w:rsidRDefault="00303B97" w14:paraId="3EF2DCDC" w14:textId="3444483A">
            <w:pPr>
              <w:rPr>
                <w:rFonts w:eastAsiaTheme="majorEastAsia" w:cstheme="minorHAnsi"/>
                <w:b w:val="0"/>
                <w:bCs w:val="0"/>
                <w:lang w:val="en-IN"/>
              </w:rPr>
            </w:pPr>
            <w:r>
              <w:rPr>
                <w:rFonts w:eastAsiaTheme="majorEastAsia" w:cstheme="minorHAnsi"/>
                <w:b w:val="0"/>
                <w:bCs w:val="0"/>
                <w:lang w:val="en-IN"/>
              </w:rPr>
              <w:t xml:space="preserve">Duplicate check </w:t>
            </w:r>
          </w:p>
        </w:tc>
        <w:tc>
          <w:tcPr>
            <w:tcW w:w="3870" w:type="dxa"/>
            <w:noWrap/>
          </w:tcPr>
          <w:p w:rsidRPr="00C36292" w:rsidR="00AB64AB" w:rsidP="213E73AB" w:rsidRDefault="00303B97" w14:paraId="060FA93C" w14:textId="1FDD861F">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213E73AB">
              <w:rPr>
                <w:rFonts w:eastAsiaTheme="majorEastAsia" w:cstheme="minorBidi"/>
                <w:lang w:val="en-IN"/>
              </w:rPr>
              <w:t>Check and remove duplicates based on key columns(PRODUCTID,CUSTOMER, LOCATIONTYPECODE)</w:t>
            </w:r>
          </w:p>
        </w:tc>
        <w:tc>
          <w:tcPr>
            <w:tcW w:w="2174" w:type="dxa"/>
          </w:tcPr>
          <w:p w:rsidRPr="00C36292" w:rsidR="00AB64AB" w:rsidP="00AB64AB" w:rsidRDefault="00AB64AB" w14:paraId="21DC16F3"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0F1A75" w:rsidTr="18F7F6B3" w14:paraId="10F0BE78"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000F1A75" w:rsidP="000F1A75" w:rsidRDefault="000F1A75" w14:paraId="5FBE253C" w14:textId="37F14951">
            <w:pPr>
              <w:rPr>
                <w:rFonts w:eastAsiaTheme="majorEastAsia" w:cstheme="minorHAnsi"/>
                <w:b w:val="0"/>
                <w:bCs w:val="0"/>
                <w:lang w:val="en-IN"/>
              </w:rPr>
            </w:pPr>
            <w:r>
              <w:rPr>
                <w:rFonts w:eastAsiaTheme="majorEastAsia" w:cstheme="minorHAnsi"/>
                <w:lang w:val="en-IN"/>
              </w:rPr>
              <w:t xml:space="preserve">PRODUCTID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tcW w:w="3870" w:type="dxa"/>
            <w:noWrap/>
          </w:tcPr>
          <w:p w:rsidR="000F1A75" w:rsidP="000F1A75" w:rsidRDefault="000F1A75" w14:paraId="1CA74AF6" w14:textId="4D122DD3">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Referential Integrity check from </w:t>
            </w:r>
            <w:r w:rsidR="00226B9F">
              <w:rPr>
                <w:rFonts w:eastAsiaTheme="majorEastAsia"/>
              </w:rPr>
              <w:t>DEMANDDFUVIEW</w:t>
            </w:r>
            <w:r>
              <w:rPr>
                <w:rFonts w:eastAsiaTheme="majorEastAsia" w:cstheme="minorHAnsi"/>
                <w:lang w:val="en-IN"/>
              </w:rPr>
              <w:t xml:space="preserve"> to ITEM table</w:t>
            </w:r>
          </w:p>
        </w:tc>
        <w:tc>
          <w:tcPr>
            <w:tcW w:w="2174" w:type="dxa"/>
          </w:tcPr>
          <w:p w:rsidRPr="00C36292" w:rsidR="000F1A75" w:rsidP="000F1A75" w:rsidRDefault="000F1A75" w14:paraId="58F382E0"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0F1A75" w:rsidTr="18F7F6B3" w14:paraId="7C392DF0"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000F1A75" w:rsidP="000F1A75" w:rsidRDefault="00E316C5" w14:paraId="473CB3B9" w14:textId="7E35C0B8">
            <w:pPr>
              <w:rPr>
                <w:rFonts w:eastAsiaTheme="majorEastAsia" w:cstheme="minorHAnsi"/>
                <w:b w:val="0"/>
                <w:bCs w:val="0"/>
                <w:lang w:val="en-IN"/>
              </w:rPr>
            </w:pPr>
            <w:r w:rsidRPr="00E316C5">
              <w:rPr>
                <w:rFonts w:eastAsiaTheme="majorEastAsia" w:cstheme="minorHAnsi"/>
                <w:lang w:val="en-IN"/>
              </w:rPr>
              <w:t xml:space="preserve">LOCATIONTYPECODE </w:t>
            </w:r>
            <w:r w:rsidRPr="00BC7141" w:rsidR="000F1A75">
              <w:rPr>
                <w:rFonts w:eastAsiaTheme="majorEastAsia" w:cstheme="minorHAnsi"/>
                <w:b w:val="0"/>
                <w:bCs w:val="0"/>
                <w:lang w:val="en-IN"/>
              </w:rPr>
              <w:t xml:space="preserve">should be present in </w:t>
            </w:r>
            <w:r w:rsidR="000F1A75">
              <w:rPr>
                <w:rFonts w:eastAsiaTheme="majorEastAsia" w:cstheme="minorHAnsi"/>
                <w:b w:val="0"/>
                <w:bCs w:val="0"/>
                <w:lang w:val="en-IN"/>
              </w:rPr>
              <w:t xml:space="preserve">LOCATION </w:t>
            </w:r>
            <w:r w:rsidRPr="00BC7141" w:rsidR="000F1A75">
              <w:rPr>
                <w:rFonts w:eastAsiaTheme="majorEastAsia" w:cstheme="minorHAnsi"/>
                <w:b w:val="0"/>
                <w:bCs w:val="0"/>
                <w:lang w:val="en-IN"/>
              </w:rPr>
              <w:t xml:space="preserve"> table</w:t>
            </w:r>
            <w:r w:rsidR="000F1A75">
              <w:rPr>
                <w:rFonts w:eastAsiaTheme="majorEastAsia" w:cstheme="minorHAnsi"/>
                <w:b w:val="0"/>
                <w:bCs w:val="0"/>
                <w:lang w:val="en-IN"/>
              </w:rPr>
              <w:t xml:space="preserve"> as </w:t>
            </w:r>
            <w:r w:rsidRPr="00E316C5">
              <w:rPr>
                <w:rFonts w:eastAsiaTheme="majorEastAsia" w:cstheme="minorHAnsi"/>
                <w:b w:val="0"/>
                <w:bCs w:val="0"/>
                <w:lang w:val="en-IN"/>
              </w:rPr>
              <w:t>LOCATIONTYPECODE</w:t>
            </w:r>
          </w:p>
        </w:tc>
        <w:tc>
          <w:tcPr>
            <w:tcW w:w="3870" w:type="dxa"/>
            <w:noWrap/>
          </w:tcPr>
          <w:p w:rsidR="000F1A75" w:rsidP="000F1A75" w:rsidRDefault="000F1A75" w14:paraId="7EC78E0E" w14:textId="1AFCEA7F">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Referential Integrity check from </w:t>
            </w:r>
            <w:r w:rsidR="00226B9F">
              <w:rPr>
                <w:rFonts w:eastAsiaTheme="majorEastAsia"/>
              </w:rPr>
              <w:t>DEMANDDFUVIEW</w:t>
            </w:r>
            <w:r>
              <w:rPr>
                <w:rFonts w:eastAsiaTheme="majorEastAsia" w:cstheme="minorHAnsi"/>
                <w:lang w:val="en-IN"/>
              </w:rPr>
              <w:t xml:space="preserve"> to </w:t>
            </w:r>
            <w:r w:rsidRPr="00E316C5" w:rsidR="00E316C5">
              <w:rPr>
                <w:rFonts w:eastAsiaTheme="majorEastAsia" w:cstheme="minorHAnsi"/>
                <w:lang w:val="en-IN"/>
              </w:rPr>
              <w:t>LOCATION</w:t>
            </w:r>
            <w:r>
              <w:rPr>
                <w:rFonts w:eastAsiaTheme="majorEastAsia" w:cstheme="minorHAnsi"/>
                <w:lang w:val="en-IN"/>
              </w:rPr>
              <w:t xml:space="preserve"> table</w:t>
            </w:r>
          </w:p>
        </w:tc>
        <w:tc>
          <w:tcPr>
            <w:tcW w:w="2174" w:type="dxa"/>
          </w:tcPr>
          <w:p w:rsidRPr="00C36292" w:rsidR="000F1A75" w:rsidP="000F1A75" w:rsidRDefault="000F1A75" w14:paraId="48A1A4B9"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0F1A75" w:rsidTr="18F7F6B3" w14:paraId="4810E59D"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000F1A75" w:rsidP="000F1A75" w:rsidRDefault="000F1A75" w14:paraId="6B6594B1" w14:textId="77777777">
            <w:pPr>
              <w:rPr>
                <w:rFonts w:eastAsiaTheme="majorEastAsia" w:cstheme="minorHAnsi"/>
                <w:b w:val="0"/>
                <w:bCs w:val="0"/>
                <w:lang w:val="en-IN"/>
              </w:rPr>
            </w:pPr>
          </w:p>
        </w:tc>
        <w:tc>
          <w:tcPr>
            <w:tcW w:w="3870" w:type="dxa"/>
            <w:noWrap/>
          </w:tcPr>
          <w:p w:rsidR="000F1A75" w:rsidP="000F1A75" w:rsidRDefault="000F1A75" w14:paraId="3306342D"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2174" w:type="dxa"/>
          </w:tcPr>
          <w:p w:rsidRPr="00C36292" w:rsidR="000F1A75" w:rsidP="000F1A75" w:rsidRDefault="000F1A75" w14:paraId="100C6F27"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rsidR="00800B37" w:rsidP="00800B37" w:rsidRDefault="00800B37" w14:paraId="5BBC1EB9" w14:textId="77777777">
      <w:pPr>
        <w:rPr>
          <w:rFonts w:eastAsiaTheme="majorEastAsia"/>
        </w:rPr>
      </w:pPr>
    </w:p>
    <w:p w:rsidR="00800B37" w:rsidP="00800B37" w:rsidRDefault="00800B37" w14:paraId="4DBBE1E3" w14:textId="77777777">
      <w:pPr>
        <w:rPr>
          <w:rFonts w:eastAsiaTheme="majorEastAsia"/>
        </w:rPr>
      </w:pPr>
    </w:p>
    <w:p w:rsidR="00800B37" w:rsidP="00800B37" w:rsidRDefault="00800B37" w14:paraId="0DAB05E4" w14:textId="77777777">
      <w:pPr>
        <w:rPr>
          <w:rFonts w:eastAsiaTheme="majorEastAsia"/>
        </w:rPr>
      </w:pPr>
    </w:p>
    <w:p w:rsidR="00800B37" w:rsidP="00800B37" w:rsidRDefault="00800B37" w14:paraId="279B2590" w14:textId="77777777">
      <w:pPr>
        <w:rPr>
          <w:rFonts w:eastAsiaTheme="majorEastAsia"/>
        </w:rPr>
      </w:pPr>
    </w:p>
    <w:p w:rsidR="00800B37" w:rsidP="00F404CD" w:rsidRDefault="00F404CD" w14:paraId="4F8E3DE9" w14:textId="7BD43B89">
      <w:pPr>
        <w:pStyle w:val="Heading2"/>
        <w:rPr>
          <w:rFonts w:eastAsiaTheme="majorEastAsia"/>
        </w:rPr>
      </w:pPr>
      <w:bookmarkStart w:name="_Toc153359081" w:id="50"/>
      <w:r w:rsidRPr="24329989" w:rsidR="00F404CD">
        <w:rPr>
          <w:rFonts w:eastAsia="ＭＳ ゴシック" w:eastAsiaTheme="majorEastAsia"/>
        </w:rPr>
        <w:t xml:space="preserve">FORECAST </w:t>
      </w:r>
      <w:r w:rsidRPr="24329989" w:rsidR="00C80054">
        <w:rPr>
          <w:rFonts w:eastAsia="ＭＳ ゴシック" w:eastAsiaTheme="majorEastAsia"/>
        </w:rPr>
        <w:t>DEMAND</w:t>
      </w:r>
      <w:bookmarkEnd w:id="50"/>
    </w:p>
    <w:tbl>
      <w:tblPr>
        <w:tblStyle w:val="GridTable4-Accent1"/>
        <w:tblW w:w="90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3990"/>
        <w:gridCol w:w="2054"/>
      </w:tblGrid>
      <w:tr w:rsidRPr="00C36292" w:rsidR="00067084" w:rsidTr="18F7F6B3" w14:paraId="086AAF7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2" w:type="dxa"/>
            <w:noWrap/>
            <w:hideMark/>
          </w:tcPr>
          <w:p w:rsidRPr="00C36292" w:rsidR="00067084" w:rsidP="00BB66F8" w:rsidRDefault="00067084" w14:paraId="09603A2C" w14:textId="77777777">
            <w:pPr>
              <w:rPr>
                <w:rFonts w:eastAsiaTheme="majorEastAsia" w:cstheme="minorHAnsi"/>
                <w:lang w:val="en-IN"/>
              </w:rPr>
            </w:pPr>
            <w:r w:rsidRPr="00C36292">
              <w:rPr>
                <w:rFonts w:eastAsiaTheme="majorEastAsia" w:cstheme="minorHAnsi"/>
                <w:lang w:val="en-IN"/>
              </w:rPr>
              <w:t>DQ Rule</w:t>
            </w:r>
          </w:p>
        </w:tc>
        <w:tc>
          <w:tcPr>
            <w:tcW w:w="3990" w:type="dxa"/>
            <w:noWrap/>
            <w:hideMark/>
          </w:tcPr>
          <w:p w:rsidRPr="00C36292" w:rsidR="00067084" w:rsidP="00BB66F8" w:rsidRDefault="00067084" w14:paraId="4BA455F8"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054" w:type="dxa"/>
          </w:tcPr>
          <w:p w:rsidRPr="00C36292" w:rsidR="00067084" w:rsidP="00BB66F8" w:rsidRDefault="00067084" w14:paraId="7A82D678"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416CE1" w:rsidTr="18F7F6B3" w14:paraId="204F4987"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416CE1" w:rsidP="00416CE1" w:rsidRDefault="00BF6940" w14:paraId="7FD9EAB3" w14:textId="67E919C7">
            <w:pPr>
              <w:rPr>
                <w:rFonts w:eastAsiaTheme="majorEastAsia" w:cstheme="minorHAnsi"/>
                <w:b w:val="0"/>
                <w:bCs w:val="0"/>
                <w:lang w:val="en-IN"/>
              </w:rPr>
            </w:pPr>
            <w:r w:rsidRPr="00BF6940">
              <w:rPr>
                <w:rFonts w:eastAsiaTheme="majorEastAsia" w:cstheme="minorHAnsi"/>
                <w:b w:val="0"/>
                <w:bCs w:val="0"/>
                <w:lang w:val="en-IN"/>
              </w:rPr>
              <w:t>DMDUNIT</w:t>
            </w:r>
            <w:r w:rsidRPr="00D12DBF" w:rsidR="00416CE1">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rsidRPr="00C36292" w:rsidR="00416CE1" w:rsidP="00416CE1" w:rsidRDefault="00416CE1" w14:paraId="660DD501" w14:textId="1C2FEB8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sidR="00BF6940">
              <w:rPr>
                <w:rFonts w:eastAsiaTheme="majorEastAsia" w:cstheme="minorHAnsi"/>
                <w:lang w:val="en-IN"/>
              </w:rPr>
              <w:t>DMDUNIT</w:t>
            </w:r>
            <w:r w:rsidRPr="00745998">
              <w:rPr>
                <w:rFonts w:eastAsiaTheme="majorEastAsia" w:cstheme="minorHAnsi"/>
                <w:lang w:val="en-IN"/>
              </w:rPr>
              <w:t xml:space="preserve"> </w:t>
            </w:r>
            <w:r>
              <w:rPr>
                <w:rFonts w:eastAsiaTheme="majorEastAsia" w:cstheme="minorHAnsi"/>
                <w:lang w:val="en-IN"/>
              </w:rPr>
              <w:t>as NULL</w:t>
            </w:r>
          </w:p>
        </w:tc>
        <w:tc>
          <w:tcPr>
            <w:tcW w:w="2054" w:type="dxa"/>
          </w:tcPr>
          <w:p w:rsidRPr="00C36292" w:rsidR="00416CE1" w:rsidP="00416CE1" w:rsidRDefault="00416CE1" w14:paraId="3BB16A7E"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416CE1" w:rsidTr="18F7F6B3" w14:paraId="3AD58A8B"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416CE1" w:rsidP="00416CE1" w:rsidRDefault="00BF6940" w14:paraId="1CC48D26" w14:textId="0A71F309">
            <w:pPr>
              <w:rPr>
                <w:rFonts w:eastAsiaTheme="majorEastAsia" w:cstheme="minorHAnsi"/>
                <w:b w:val="0"/>
                <w:bCs w:val="0"/>
                <w:lang w:val="en-IN"/>
              </w:rPr>
            </w:pPr>
            <w:r w:rsidRPr="00BF6940">
              <w:rPr>
                <w:rFonts w:eastAsiaTheme="majorEastAsia" w:cstheme="minorHAnsi"/>
                <w:b w:val="0"/>
                <w:bCs w:val="0"/>
                <w:lang w:val="en-IN"/>
              </w:rPr>
              <w:t>DMDGROUP</w:t>
            </w:r>
            <w:r w:rsidRPr="00D12DBF" w:rsidR="00416CE1">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rsidRPr="00C36292" w:rsidR="00416CE1" w:rsidP="00416CE1" w:rsidRDefault="00416CE1" w14:paraId="3B679AC2" w14:textId="555C3374">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sidR="00BF6940">
              <w:rPr>
                <w:rFonts w:eastAsiaTheme="majorEastAsia" w:cstheme="minorHAnsi"/>
                <w:lang w:val="en-IN"/>
              </w:rPr>
              <w:t>DMDGROUP</w:t>
            </w:r>
            <w:r w:rsidRPr="00745998">
              <w:rPr>
                <w:rFonts w:eastAsiaTheme="majorEastAsia" w:cstheme="minorHAnsi"/>
                <w:lang w:val="en-IN"/>
              </w:rPr>
              <w:t xml:space="preserve"> </w:t>
            </w:r>
            <w:r>
              <w:rPr>
                <w:rFonts w:eastAsiaTheme="majorEastAsia" w:cstheme="minorHAnsi"/>
                <w:lang w:val="en-IN"/>
              </w:rPr>
              <w:t>as NULL</w:t>
            </w:r>
          </w:p>
        </w:tc>
        <w:tc>
          <w:tcPr>
            <w:tcW w:w="2054" w:type="dxa"/>
          </w:tcPr>
          <w:p w:rsidRPr="00C36292" w:rsidR="00416CE1" w:rsidP="00416CE1" w:rsidRDefault="00416CE1" w14:paraId="10A8E7E9"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416CE1" w:rsidTr="18F7F6B3" w14:paraId="2C24B605"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416CE1" w:rsidP="00416CE1" w:rsidRDefault="00A03118" w14:paraId="2D30D97A" w14:textId="029ABDE4">
            <w:pPr>
              <w:rPr>
                <w:rFonts w:eastAsiaTheme="majorEastAsia" w:cstheme="minorHAnsi"/>
                <w:b w:val="0"/>
                <w:bCs w:val="0"/>
                <w:lang w:val="en-IN"/>
              </w:rPr>
            </w:pPr>
            <w:r w:rsidRPr="00A03118">
              <w:rPr>
                <w:rFonts w:eastAsiaTheme="majorEastAsia" w:cstheme="minorHAnsi"/>
                <w:b w:val="0"/>
                <w:bCs w:val="0"/>
                <w:lang w:val="en-IN"/>
              </w:rPr>
              <w:t>LOC</w:t>
            </w:r>
            <w:r w:rsidRPr="00D12DBF" w:rsidR="00416CE1">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rsidRPr="00C36292" w:rsidR="00416CE1" w:rsidP="00416CE1" w:rsidRDefault="00416CE1" w14:paraId="4613F523" w14:textId="71112D3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sidR="00A03118">
              <w:rPr>
                <w:rFonts w:eastAsiaTheme="majorEastAsia" w:cstheme="minorHAnsi"/>
                <w:lang w:val="en-IN"/>
              </w:rPr>
              <w:t>LOC</w:t>
            </w:r>
            <w:r w:rsidRPr="00745998">
              <w:rPr>
                <w:rFonts w:eastAsiaTheme="majorEastAsia" w:cstheme="minorHAnsi"/>
                <w:lang w:val="en-IN"/>
              </w:rPr>
              <w:t xml:space="preserve"> </w:t>
            </w:r>
            <w:r>
              <w:rPr>
                <w:rFonts w:eastAsiaTheme="majorEastAsia" w:cstheme="minorHAnsi"/>
                <w:lang w:val="en-IN"/>
              </w:rPr>
              <w:t>as NULL</w:t>
            </w:r>
          </w:p>
        </w:tc>
        <w:tc>
          <w:tcPr>
            <w:tcW w:w="2054" w:type="dxa"/>
          </w:tcPr>
          <w:p w:rsidRPr="00C36292" w:rsidR="00416CE1" w:rsidP="00416CE1" w:rsidRDefault="00416CE1" w14:paraId="06B01510"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416CE1" w:rsidTr="18F7F6B3" w14:paraId="55B43727"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416CE1" w:rsidP="00416CE1" w:rsidRDefault="00A03118" w14:paraId="1767A1EE" w14:textId="2810036E">
            <w:pPr>
              <w:rPr>
                <w:rFonts w:eastAsiaTheme="majorEastAsia" w:cstheme="minorHAnsi"/>
                <w:b w:val="0"/>
                <w:bCs w:val="0"/>
                <w:lang w:val="en-IN"/>
              </w:rPr>
            </w:pPr>
            <w:r w:rsidRPr="00A03118">
              <w:rPr>
                <w:rFonts w:eastAsiaTheme="majorEastAsia" w:cstheme="minorHAnsi"/>
                <w:b w:val="0"/>
                <w:bCs w:val="0"/>
                <w:lang w:val="en-IN"/>
              </w:rPr>
              <w:t>STARTDATE</w:t>
            </w:r>
            <w:r w:rsidRPr="00D12DBF" w:rsidR="00416CE1">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rsidRPr="00C36292" w:rsidR="00416CE1" w:rsidP="00416CE1" w:rsidRDefault="00416CE1" w14:paraId="7DBBDF34" w14:textId="5896F76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sidR="00A03118">
              <w:rPr>
                <w:rFonts w:eastAsiaTheme="majorEastAsia" w:cstheme="minorHAnsi"/>
                <w:lang w:val="en-IN"/>
              </w:rPr>
              <w:t>STARTDATE</w:t>
            </w:r>
            <w:r w:rsidRPr="00745998">
              <w:rPr>
                <w:rFonts w:eastAsiaTheme="majorEastAsia" w:cstheme="minorHAnsi"/>
                <w:lang w:val="en-IN"/>
              </w:rPr>
              <w:t xml:space="preserve"> </w:t>
            </w:r>
            <w:r>
              <w:rPr>
                <w:rFonts w:eastAsiaTheme="majorEastAsia" w:cstheme="minorHAnsi"/>
                <w:lang w:val="en-IN"/>
              </w:rPr>
              <w:t>as NULL</w:t>
            </w:r>
          </w:p>
        </w:tc>
        <w:tc>
          <w:tcPr>
            <w:tcW w:w="2054" w:type="dxa"/>
          </w:tcPr>
          <w:p w:rsidRPr="00C36292" w:rsidR="00416CE1" w:rsidP="00416CE1" w:rsidRDefault="00416CE1" w14:paraId="2B6ED37D"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A03118" w:rsidTr="18F7F6B3" w14:paraId="020AF506"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D12DBF" w:rsidR="00A03118" w:rsidP="00A03118" w:rsidRDefault="00125C62" w14:paraId="331FE7BB" w14:textId="6E489D0D">
            <w:pPr>
              <w:rPr>
                <w:rFonts w:eastAsiaTheme="majorEastAsia" w:cstheme="minorHAnsi"/>
                <w:lang w:val="en-IN"/>
              </w:rPr>
            </w:pPr>
            <w:r w:rsidRPr="00125C62">
              <w:rPr>
                <w:rFonts w:eastAsiaTheme="majorEastAsia" w:cstheme="minorHAnsi"/>
                <w:b w:val="0"/>
                <w:bCs w:val="0"/>
                <w:lang w:val="en-IN"/>
              </w:rPr>
              <w:t>TYPE</w:t>
            </w:r>
            <w:r w:rsidRPr="00D12DBF" w:rsidR="00A03118">
              <w:rPr>
                <w:rFonts w:eastAsiaTheme="majorEastAsia" w:cstheme="minorHAnsi"/>
                <w:b w:val="0"/>
                <w:bCs w:val="0"/>
                <w:lang w:val="en-IN"/>
              </w:rPr>
              <w:t xml:space="preserve"> </w:t>
            </w:r>
            <w:r w:rsidR="00A03118">
              <w:rPr>
                <w:rFonts w:eastAsiaTheme="majorEastAsia" w:cstheme="minorHAnsi"/>
                <w:b w:val="0"/>
                <w:bCs w:val="0"/>
                <w:lang w:val="en-IN"/>
              </w:rPr>
              <w:t>is not NULL</w:t>
            </w:r>
          </w:p>
        </w:tc>
        <w:tc>
          <w:tcPr>
            <w:tcW w:w="3990" w:type="dxa"/>
            <w:noWrap/>
          </w:tcPr>
          <w:p w:rsidR="00A03118" w:rsidP="00A03118" w:rsidRDefault="00A03118" w14:paraId="6A09C214" w14:textId="01536EE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125C62" w:rsidR="00125C62">
              <w:rPr>
                <w:rFonts w:eastAsiaTheme="majorEastAsia" w:cstheme="minorHAnsi"/>
                <w:lang w:val="en-IN"/>
              </w:rPr>
              <w:t>TYPE</w:t>
            </w:r>
            <w:r w:rsidRPr="00745998">
              <w:rPr>
                <w:rFonts w:eastAsiaTheme="majorEastAsia" w:cstheme="minorHAnsi"/>
                <w:lang w:val="en-IN"/>
              </w:rPr>
              <w:t xml:space="preserve"> </w:t>
            </w:r>
            <w:r>
              <w:rPr>
                <w:rFonts w:eastAsiaTheme="majorEastAsia" w:cstheme="minorHAnsi"/>
                <w:lang w:val="en-IN"/>
              </w:rPr>
              <w:t>as NULL</w:t>
            </w:r>
          </w:p>
        </w:tc>
        <w:tc>
          <w:tcPr>
            <w:tcW w:w="2054" w:type="dxa"/>
          </w:tcPr>
          <w:p w:rsidRPr="00C36292" w:rsidR="00A03118" w:rsidP="00A03118" w:rsidRDefault="00A03118" w14:paraId="13676E9B"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A03118" w:rsidTr="18F7F6B3" w14:paraId="5CE3D6B1"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D12DBF" w:rsidR="00A03118" w:rsidP="00A03118" w:rsidRDefault="00125C62" w14:paraId="5A721C09" w14:textId="1EE0E13A">
            <w:pPr>
              <w:rPr>
                <w:rFonts w:eastAsiaTheme="majorEastAsia" w:cstheme="minorHAnsi"/>
                <w:lang w:val="en-IN"/>
              </w:rPr>
            </w:pPr>
            <w:r w:rsidRPr="00125C62">
              <w:rPr>
                <w:rFonts w:eastAsiaTheme="majorEastAsia" w:cstheme="minorHAnsi"/>
                <w:b w:val="0"/>
                <w:bCs w:val="0"/>
                <w:lang w:val="en-IN"/>
              </w:rPr>
              <w:t>FCSTID</w:t>
            </w:r>
            <w:r w:rsidRPr="00D12DBF" w:rsidR="00A03118">
              <w:rPr>
                <w:rFonts w:eastAsiaTheme="majorEastAsia" w:cstheme="minorHAnsi"/>
                <w:b w:val="0"/>
                <w:bCs w:val="0"/>
                <w:lang w:val="en-IN"/>
              </w:rPr>
              <w:t xml:space="preserve"> </w:t>
            </w:r>
            <w:r w:rsidR="00A03118">
              <w:rPr>
                <w:rFonts w:eastAsiaTheme="majorEastAsia" w:cstheme="minorHAnsi"/>
                <w:b w:val="0"/>
                <w:bCs w:val="0"/>
                <w:lang w:val="en-IN"/>
              </w:rPr>
              <w:t>is not NULL</w:t>
            </w:r>
          </w:p>
        </w:tc>
        <w:tc>
          <w:tcPr>
            <w:tcW w:w="3990" w:type="dxa"/>
            <w:noWrap/>
          </w:tcPr>
          <w:p w:rsidR="00A03118" w:rsidP="00A03118" w:rsidRDefault="00A03118" w14:paraId="66AA6ADF" w14:textId="3A69F7A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125C62" w:rsidR="00125C62">
              <w:rPr>
                <w:rFonts w:eastAsiaTheme="majorEastAsia" w:cstheme="minorHAnsi"/>
                <w:lang w:val="en-IN"/>
              </w:rPr>
              <w:t>FCSTID</w:t>
            </w:r>
            <w:r w:rsidRPr="00745998">
              <w:rPr>
                <w:rFonts w:eastAsiaTheme="majorEastAsia" w:cstheme="minorHAnsi"/>
                <w:lang w:val="en-IN"/>
              </w:rPr>
              <w:t xml:space="preserve"> </w:t>
            </w:r>
            <w:r>
              <w:rPr>
                <w:rFonts w:eastAsiaTheme="majorEastAsia" w:cstheme="minorHAnsi"/>
                <w:lang w:val="en-IN"/>
              </w:rPr>
              <w:t>as NULL</w:t>
            </w:r>
          </w:p>
        </w:tc>
        <w:tc>
          <w:tcPr>
            <w:tcW w:w="2054" w:type="dxa"/>
          </w:tcPr>
          <w:p w:rsidRPr="00C36292" w:rsidR="00A03118" w:rsidP="00A03118" w:rsidRDefault="00A03118" w14:paraId="32D2D28A"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125C62" w:rsidTr="18F7F6B3" w14:paraId="73CC6078"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125C62" w:rsidR="00125C62" w:rsidP="00125C62" w:rsidRDefault="00125C62" w14:paraId="3268346D" w14:textId="00A4EBAD">
            <w:pPr>
              <w:rPr>
                <w:rFonts w:eastAsiaTheme="majorEastAsia" w:cstheme="minorHAnsi"/>
                <w:lang w:val="en-IN"/>
              </w:rPr>
            </w:pPr>
            <w:r>
              <w:rPr>
                <w:rFonts w:eastAsiaTheme="majorEastAsia" w:cstheme="minorHAnsi"/>
                <w:b w:val="0"/>
                <w:bCs w:val="0"/>
                <w:lang w:val="en-IN"/>
              </w:rPr>
              <w:t xml:space="preserve">Duplicate check </w:t>
            </w:r>
          </w:p>
        </w:tc>
        <w:tc>
          <w:tcPr>
            <w:tcW w:w="3990" w:type="dxa"/>
            <w:noWrap/>
          </w:tcPr>
          <w:p w:rsidR="00125C62" w:rsidP="00125C62" w:rsidRDefault="00125C62" w14:paraId="62AFFBAF" w14:textId="39AE214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Primary  key columns</w:t>
            </w:r>
          </w:p>
        </w:tc>
        <w:tc>
          <w:tcPr>
            <w:tcW w:w="2054" w:type="dxa"/>
          </w:tcPr>
          <w:p w:rsidRPr="00C36292" w:rsidR="00125C62" w:rsidP="00125C62" w:rsidRDefault="00125C62" w14:paraId="14574A5C"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rsidRPr="00067084" w:rsidR="00067084" w:rsidP="00067084" w:rsidRDefault="00067084" w14:paraId="32412CCB" w14:textId="77777777">
      <w:pPr>
        <w:rPr>
          <w:rFonts w:eastAsiaTheme="majorEastAsia"/>
        </w:rPr>
      </w:pPr>
    </w:p>
    <w:p w:rsidR="00923262" w:rsidP="00923262" w:rsidRDefault="00923262" w14:paraId="4677C1FC" w14:textId="77777777">
      <w:pPr>
        <w:rPr>
          <w:rFonts w:eastAsiaTheme="majorEastAsia"/>
        </w:rPr>
      </w:pPr>
    </w:p>
    <w:p w:rsidR="00923262" w:rsidP="0080158F" w:rsidRDefault="00923262" w14:paraId="3D8F4B48" w14:textId="78108AD7">
      <w:pPr>
        <w:pStyle w:val="Heading2"/>
        <w:rPr>
          <w:rFonts w:eastAsiaTheme="majorEastAsia"/>
        </w:rPr>
      </w:pPr>
      <w:bookmarkStart w:name="_Toc153359082" w:id="51"/>
      <w:r w:rsidRPr="24329989" w:rsidR="00923262">
        <w:rPr>
          <w:rFonts w:eastAsia="ＭＳ ゴシック" w:eastAsiaTheme="majorEastAsia"/>
        </w:rPr>
        <w:t>FORECAST DRAFT</w:t>
      </w:r>
      <w:bookmarkEnd w:id="51"/>
    </w:p>
    <w:tbl>
      <w:tblPr>
        <w:tblStyle w:val="GridTable4-Accent1"/>
        <w:tblW w:w="90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610"/>
        <w:gridCol w:w="4425"/>
        <w:gridCol w:w="1981"/>
      </w:tblGrid>
      <w:tr w:rsidRPr="00C36292" w:rsidR="00067084" w:rsidTr="18F7F6B3" w14:paraId="1A6A3033"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hideMark/>
          </w:tcPr>
          <w:p w:rsidRPr="00C36292" w:rsidR="00067084" w:rsidP="00BB66F8" w:rsidRDefault="00067084" w14:paraId="1A3F1B24" w14:textId="77777777">
            <w:pPr>
              <w:rPr>
                <w:rFonts w:eastAsiaTheme="majorEastAsia" w:cstheme="minorHAnsi"/>
                <w:lang w:val="en-IN"/>
              </w:rPr>
            </w:pPr>
            <w:r w:rsidRPr="00C36292">
              <w:rPr>
                <w:rFonts w:eastAsiaTheme="majorEastAsia" w:cstheme="minorHAnsi"/>
                <w:lang w:val="en-IN"/>
              </w:rPr>
              <w:t>DQ Rule</w:t>
            </w:r>
          </w:p>
        </w:tc>
        <w:tc>
          <w:tcPr>
            <w:tcW w:w="4425" w:type="dxa"/>
            <w:noWrap/>
            <w:hideMark/>
          </w:tcPr>
          <w:p w:rsidRPr="00C36292" w:rsidR="00067084" w:rsidP="00BB66F8" w:rsidRDefault="00067084" w14:paraId="0200E9BB"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1981" w:type="dxa"/>
          </w:tcPr>
          <w:p w:rsidRPr="00C36292" w:rsidR="00067084" w:rsidP="00BB66F8" w:rsidRDefault="00067084" w14:paraId="78136081"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5932FB" w:rsidTr="18F7F6B3" w14:paraId="77FD481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rsidRPr="00C36292" w:rsidR="005932FB" w:rsidP="005932FB" w:rsidRDefault="005932FB" w14:paraId="76C7DE54" w14:textId="1D224B02">
            <w:pPr>
              <w:rPr>
                <w:rFonts w:eastAsiaTheme="majorEastAsia" w:cstheme="minorHAnsi"/>
                <w:b w:val="0"/>
                <w:bCs w:val="0"/>
                <w:lang w:val="en-IN"/>
              </w:rPr>
            </w:pPr>
            <w:r w:rsidRPr="00BF6940">
              <w:rPr>
                <w:rFonts w:eastAsiaTheme="majorEastAsia" w:cstheme="minorHAnsi"/>
                <w:b w:val="0"/>
                <w:bCs w:val="0"/>
                <w:lang w:val="en-IN"/>
              </w:rPr>
              <w:t>DMDUNIT</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rsidRPr="00C36292" w:rsidR="005932FB" w:rsidP="005932FB" w:rsidRDefault="005932FB" w14:paraId="6CA9397E" w14:textId="079D0B9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DMDUNIT</w:t>
            </w:r>
            <w:r w:rsidRPr="00745998">
              <w:rPr>
                <w:rFonts w:eastAsiaTheme="majorEastAsia" w:cstheme="minorHAnsi"/>
                <w:lang w:val="en-IN"/>
              </w:rPr>
              <w:t xml:space="preserve"> </w:t>
            </w:r>
            <w:r>
              <w:rPr>
                <w:rFonts w:eastAsiaTheme="majorEastAsia" w:cstheme="minorHAnsi"/>
                <w:lang w:val="en-IN"/>
              </w:rPr>
              <w:t>as NULL</w:t>
            </w:r>
          </w:p>
        </w:tc>
        <w:tc>
          <w:tcPr>
            <w:tcW w:w="1981" w:type="dxa"/>
          </w:tcPr>
          <w:p w:rsidRPr="00C36292" w:rsidR="005932FB" w:rsidP="005932FB" w:rsidRDefault="005932FB" w14:paraId="330F9614"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5932FB" w:rsidTr="18F7F6B3" w14:paraId="2BF8DAE0" w14:textId="77777777">
        <w:trPr>
          <w:trHeight w:val="290"/>
        </w:trPr>
        <w:tc>
          <w:tcPr>
            <w:cnfStyle w:val="001000000000" w:firstRow="0" w:lastRow="0" w:firstColumn="1" w:lastColumn="0" w:oddVBand="0" w:evenVBand="0" w:oddHBand="0" w:evenHBand="0" w:firstRowFirstColumn="0" w:firstRowLastColumn="0" w:lastRowFirstColumn="0" w:lastRowLastColumn="0"/>
            <w:tcW w:w="2610" w:type="dxa"/>
            <w:noWrap/>
          </w:tcPr>
          <w:p w:rsidRPr="00C36292" w:rsidR="005932FB" w:rsidP="005932FB" w:rsidRDefault="005932FB" w14:paraId="4AC49258" w14:textId="4AB05C59">
            <w:pPr>
              <w:rPr>
                <w:rFonts w:eastAsiaTheme="majorEastAsia" w:cstheme="minorHAnsi"/>
                <w:b w:val="0"/>
                <w:bCs w:val="0"/>
                <w:lang w:val="en-IN"/>
              </w:rPr>
            </w:pPr>
            <w:r w:rsidRPr="00BF6940">
              <w:rPr>
                <w:rFonts w:eastAsiaTheme="majorEastAsia" w:cstheme="minorHAnsi"/>
                <w:b w:val="0"/>
                <w:bCs w:val="0"/>
                <w:lang w:val="en-IN"/>
              </w:rPr>
              <w:t>DMDGROUP</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rsidRPr="00C36292" w:rsidR="005932FB" w:rsidP="005932FB" w:rsidRDefault="005932FB" w14:paraId="722F2616" w14:textId="6AD3A084">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DMDGROUP</w:t>
            </w:r>
            <w:r w:rsidRPr="00745998">
              <w:rPr>
                <w:rFonts w:eastAsiaTheme="majorEastAsia" w:cstheme="minorHAnsi"/>
                <w:lang w:val="en-IN"/>
              </w:rPr>
              <w:t xml:space="preserve"> </w:t>
            </w:r>
            <w:r>
              <w:rPr>
                <w:rFonts w:eastAsiaTheme="majorEastAsia" w:cstheme="minorHAnsi"/>
                <w:lang w:val="en-IN"/>
              </w:rPr>
              <w:t>as NULL</w:t>
            </w:r>
          </w:p>
        </w:tc>
        <w:tc>
          <w:tcPr>
            <w:tcW w:w="1981" w:type="dxa"/>
          </w:tcPr>
          <w:p w:rsidRPr="00C36292" w:rsidR="005932FB" w:rsidP="005932FB" w:rsidRDefault="005932FB" w14:paraId="15D51E52"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5932FB" w:rsidTr="18F7F6B3" w14:paraId="2E17FBE3"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rsidRPr="00C36292" w:rsidR="005932FB" w:rsidP="005932FB" w:rsidRDefault="005932FB" w14:paraId="04F187DD" w14:textId="53C1CE28">
            <w:pPr>
              <w:rPr>
                <w:rFonts w:eastAsiaTheme="majorEastAsia" w:cstheme="minorHAnsi"/>
                <w:b w:val="0"/>
                <w:bCs w:val="0"/>
                <w:lang w:val="en-IN"/>
              </w:rPr>
            </w:pPr>
            <w:r w:rsidRPr="00A03118">
              <w:rPr>
                <w:rFonts w:eastAsiaTheme="majorEastAsia" w:cstheme="minorHAnsi"/>
                <w:b w:val="0"/>
                <w:bCs w:val="0"/>
                <w:lang w:val="en-IN"/>
              </w:rPr>
              <w:t>LOC</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rsidRPr="00C36292" w:rsidR="005932FB" w:rsidP="005932FB" w:rsidRDefault="005932FB" w14:paraId="40F5DD83" w14:textId="4D0EA514">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LOC</w:t>
            </w:r>
            <w:r w:rsidRPr="00745998">
              <w:rPr>
                <w:rFonts w:eastAsiaTheme="majorEastAsia" w:cstheme="minorHAnsi"/>
                <w:lang w:val="en-IN"/>
              </w:rPr>
              <w:t xml:space="preserve"> </w:t>
            </w:r>
            <w:r>
              <w:rPr>
                <w:rFonts w:eastAsiaTheme="majorEastAsia" w:cstheme="minorHAnsi"/>
                <w:lang w:val="en-IN"/>
              </w:rPr>
              <w:t>as NULL</w:t>
            </w:r>
          </w:p>
        </w:tc>
        <w:tc>
          <w:tcPr>
            <w:tcW w:w="1981" w:type="dxa"/>
          </w:tcPr>
          <w:p w:rsidRPr="00C36292" w:rsidR="005932FB" w:rsidP="005932FB" w:rsidRDefault="005932FB" w14:paraId="333FB538"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5932FB" w:rsidTr="18F7F6B3" w14:paraId="2B5288D6" w14:textId="77777777">
        <w:trPr>
          <w:trHeight w:val="290"/>
        </w:trPr>
        <w:tc>
          <w:tcPr>
            <w:cnfStyle w:val="001000000000" w:firstRow="0" w:lastRow="0" w:firstColumn="1" w:lastColumn="0" w:oddVBand="0" w:evenVBand="0" w:oddHBand="0" w:evenHBand="0" w:firstRowFirstColumn="0" w:firstRowLastColumn="0" w:lastRowFirstColumn="0" w:lastRowLastColumn="0"/>
            <w:tcW w:w="2610" w:type="dxa"/>
            <w:noWrap/>
          </w:tcPr>
          <w:p w:rsidRPr="00C36292" w:rsidR="005932FB" w:rsidP="005932FB" w:rsidRDefault="005932FB" w14:paraId="6927056F" w14:textId="45DFD438">
            <w:pPr>
              <w:rPr>
                <w:rFonts w:eastAsiaTheme="majorEastAsia" w:cstheme="minorHAnsi"/>
                <w:b w:val="0"/>
                <w:bCs w:val="0"/>
                <w:lang w:val="en-IN"/>
              </w:rPr>
            </w:pPr>
            <w:r w:rsidRPr="00A03118">
              <w:rPr>
                <w:rFonts w:eastAsiaTheme="majorEastAsia" w:cstheme="minorHAnsi"/>
                <w:b w:val="0"/>
                <w:bCs w:val="0"/>
                <w:lang w:val="en-IN"/>
              </w:rPr>
              <w:t>STARTDATE</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rsidRPr="00C36292" w:rsidR="005932FB" w:rsidP="005932FB" w:rsidRDefault="005932FB" w14:paraId="19086897" w14:textId="36DD4E0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STARTDATE</w:t>
            </w:r>
            <w:r w:rsidRPr="00745998">
              <w:rPr>
                <w:rFonts w:eastAsiaTheme="majorEastAsia" w:cstheme="minorHAnsi"/>
                <w:lang w:val="en-IN"/>
              </w:rPr>
              <w:t xml:space="preserve"> </w:t>
            </w:r>
            <w:r>
              <w:rPr>
                <w:rFonts w:eastAsiaTheme="majorEastAsia" w:cstheme="minorHAnsi"/>
                <w:lang w:val="en-IN"/>
              </w:rPr>
              <w:t>as NULL</w:t>
            </w:r>
          </w:p>
        </w:tc>
        <w:tc>
          <w:tcPr>
            <w:tcW w:w="1981" w:type="dxa"/>
          </w:tcPr>
          <w:p w:rsidRPr="00C36292" w:rsidR="005932FB" w:rsidP="005932FB" w:rsidRDefault="005932FB" w14:paraId="72A12698"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5932FB" w:rsidTr="18F7F6B3" w14:paraId="13AFD61D"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rsidRPr="00A03118" w:rsidR="005932FB" w:rsidP="005932FB" w:rsidRDefault="005932FB" w14:paraId="4D3D2C5F" w14:textId="5BB5E00A">
            <w:pPr>
              <w:rPr>
                <w:rFonts w:eastAsiaTheme="majorEastAsia" w:cstheme="minorHAnsi"/>
                <w:lang w:val="en-IN"/>
              </w:rPr>
            </w:pPr>
            <w:r w:rsidRPr="00125C62">
              <w:rPr>
                <w:rFonts w:eastAsiaTheme="majorEastAsia" w:cstheme="minorHAnsi"/>
                <w:b w:val="0"/>
                <w:bCs w:val="0"/>
                <w:lang w:val="en-IN"/>
              </w:rPr>
              <w:t>TYPE</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rsidR="005932FB" w:rsidP="005932FB" w:rsidRDefault="005932FB" w14:paraId="3EDC09BC" w14:textId="6B60C0BD">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125C62">
              <w:rPr>
                <w:rFonts w:eastAsiaTheme="majorEastAsia" w:cstheme="minorHAnsi"/>
                <w:lang w:val="en-IN"/>
              </w:rPr>
              <w:t>TYPE</w:t>
            </w:r>
            <w:r w:rsidRPr="00745998">
              <w:rPr>
                <w:rFonts w:eastAsiaTheme="majorEastAsia" w:cstheme="minorHAnsi"/>
                <w:lang w:val="en-IN"/>
              </w:rPr>
              <w:t xml:space="preserve"> </w:t>
            </w:r>
            <w:r>
              <w:rPr>
                <w:rFonts w:eastAsiaTheme="majorEastAsia" w:cstheme="minorHAnsi"/>
                <w:lang w:val="en-IN"/>
              </w:rPr>
              <w:t>as NULL</w:t>
            </w:r>
          </w:p>
        </w:tc>
        <w:tc>
          <w:tcPr>
            <w:tcW w:w="1981" w:type="dxa"/>
          </w:tcPr>
          <w:p w:rsidRPr="00C36292" w:rsidR="005932FB" w:rsidP="005932FB" w:rsidRDefault="005932FB" w14:paraId="1A6E473E"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5932FB" w:rsidTr="18F7F6B3" w14:paraId="5F935B25" w14:textId="77777777">
        <w:trPr>
          <w:trHeight w:val="290"/>
        </w:trPr>
        <w:tc>
          <w:tcPr>
            <w:cnfStyle w:val="001000000000" w:firstRow="0" w:lastRow="0" w:firstColumn="1" w:lastColumn="0" w:oddVBand="0" w:evenVBand="0" w:oddHBand="0" w:evenHBand="0" w:firstRowFirstColumn="0" w:firstRowLastColumn="0" w:lastRowFirstColumn="0" w:lastRowLastColumn="0"/>
            <w:tcW w:w="2610" w:type="dxa"/>
            <w:noWrap/>
          </w:tcPr>
          <w:p w:rsidRPr="00125C62" w:rsidR="005932FB" w:rsidP="005932FB" w:rsidRDefault="005932FB" w14:paraId="69C64E09" w14:textId="331C96F9">
            <w:pPr>
              <w:rPr>
                <w:rFonts w:eastAsiaTheme="majorEastAsia" w:cstheme="minorHAnsi"/>
                <w:lang w:val="en-IN"/>
              </w:rPr>
            </w:pPr>
            <w:r w:rsidRPr="00125C62">
              <w:rPr>
                <w:rFonts w:eastAsiaTheme="majorEastAsia" w:cstheme="minorHAnsi"/>
                <w:b w:val="0"/>
                <w:bCs w:val="0"/>
                <w:lang w:val="en-IN"/>
              </w:rPr>
              <w:t>FCSTID</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rsidR="005932FB" w:rsidP="005932FB" w:rsidRDefault="005932FB" w14:paraId="77AC9A0A" w14:textId="6AD8A3F3">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125C62">
              <w:rPr>
                <w:rFonts w:eastAsiaTheme="majorEastAsia" w:cstheme="minorHAnsi"/>
                <w:lang w:val="en-IN"/>
              </w:rPr>
              <w:t>FCSTID</w:t>
            </w:r>
            <w:r w:rsidRPr="00745998">
              <w:rPr>
                <w:rFonts w:eastAsiaTheme="majorEastAsia" w:cstheme="minorHAnsi"/>
                <w:lang w:val="en-IN"/>
              </w:rPr>
              <w:t xml:space="preserve"> </w:t>
            </w:r>
            <w:r>
              <w:rPr>
                <w:rFonts w:eastAsiaTheme="majorEastAsia" w:cstheme="minorHAnsi"/>
                <w:lang w:val="en-IN"/>
              </w:rPr>
              <w:t>as NULL</w:t>
            </w:r>
          </w:p>
        </w:tc>
        <w:tc>
          <w:tcPr>
            <w:tcW w:w="1981" w:type="dxa"/>
          </w:tcPr>
          <w:p w:rsidRPr="00C36292" w:rsidR="005932FB" w:rsidP="005932FB" w:rsidRDefault="005932FB" w14:paraId="339E6B9E"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5932FB" w:rsidTr="18F7F6B3" w14:paraId="4A18421A"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rsidRPr="00125C62" w:rsidR="005932FB" w:rsidP="005932FB" w:rsidRDefault="005932FB" w14:paraId="55FB7D58" w14:textId="1FACABF3">
            <w:pPr>
              <w:rPr>
                <w:rFonts w:eastAsiaTheme="majorEastAsia" w:cstheme="minorHAnsi"/>
                <w:lang w:val="en-IN"/>
              </w:rPr>
            </w:pPr>
            <w:r>
              <w:rPr>
                <w:rFonts w:eastAsiaTheme="majorEastAsia" w:cstheme="minorHAnsi"/>
                <w:b w:val="0"/>
                <w:bCs w:val="0"/>
                <w:lang w:val="en-IN"/>
              </w:rPr>
              <w:t xml:space="preserve">Duplicate check </w:t>
            </w:r>
          </w:p>
        </w:tc>
        <w:tc>
          <w:tcPr>
            <w:tcW w:w="4425" w:type="dxa"/>
            <w:noWrap/>
          </w:tcPr>
          <w:p w:rsidR="005932FB" w:rsidP="005932FB" w:rsidRDefault="005932FB" w14:paraId="2C046ACB" w14:textId="3E4D4E36">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Primary  key columns</w:t>
            </w:r>
          </w:p>
        </w:tc>
        <w:tc>
          <w:tcPr>
            <w:tcW w:w="1981" w:type="dxa"/>
          </w:tcPr>
          <w:p w:rsidRPr="00C36292" w:rsidR="005932FB" w:rsidP="005932FB" w:rsidRDefault="005932FB" w14:paraId="4081AEB6"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rsidRPr="00067084" w:rsidR="00067084" w:rsidP="00067084" w:rsidRDefault="00067084" w14:paraId="19DEFA90" w14:textId="77777777">
      <w:pPr>
        <w:rPr>
          <w:rFonts w:eastAsiaTheme="majorEastAsia"/>
        </w:rPr>
      </w:pPr>
    </w:p>
    <w:p w:rsidR="0080158F" w:rsidP="00923262" w:rsidRDefault="0080158F" w14:paraId="3B23F1A1" w14:textId="77777777">
      <w:pPr>
        <w:rPr>
          <w:rFonts w:eastAsiaTheme="majorEastAsia"/>
        </w:rPr>
      </w:pPr>
    </w:p>
    <w:p w:rsidR="0080158F" w:rsidP="00AC143D" w:rsidRDefault="0080158F" w14:paraId="3DBABCD1" w14:textId="3DA46933">
      <w:pPr>
        <w:pStyle w:val="Heading2"/>
        <w:rPr>
          <w:rFonts w:eastAsiaTheme="majorEastAsia"/>
        </w:rPr>
      </w:pPr>
      <w:bookmarkStart w:name="_Toc153359083" w:id="52"/>
      <w:r w:rsidRPr="24329989" w:rsidR="0080158F">
        <w:rPr>
          <w:rFonts w:eastAsia="ＭＳ ゴシック" w:eastAsiaTheme="majorEastAsia"/>
        </w:rPr>
        <w:t xml:space="preserve">FORECAST </w:t>
      </w:r>
      <w:r w:rsidRPr="24329989" w:rsidR="00C80054">
        <w:rPr>
          <w:rFonts w:eastAsia="ＭＳ ゴシック" w:eastAsiaTheme="majorEastAsia"/>
        </w:rPr>
        <w:t>ACUURACY</w:t>
      </w:r>
      <w:bookmarkEnd w:id="52"/>
    </w:p>
    <w:tbl>
      <w:tblPr>
        <w:tblStyle w:val="GridTable4-Accent1"/>
        <w:tblW w:w="90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5130"/>
        <w:gridCol w:w="914"/>
      </w:tblGrid>
      <w:tr w:rsidRPr="00C36292" w:rsidR="00203ED7" w:rsidTr="18F7F6B3" w14:paraId="3002137A"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2" w:type="dxa"/>
            <w:noWrap/>
            <w:hideMark/>
          </w:tcPr>
          <w:p w:rsidRPr="00C36292" w:rsidR="00203ED7" w:rsidP="00BB66F8" w:rsidRDefault="00203ED7" w14:paraId="62E3455B" w14:textId="77777777">
            <w:pPr>
              <w:rPr>
                <w:rFonts w:eastAsiaTheme="majorEastAsia" w:cstheme="minorHAnsi"/>
                <w:lang w:val="en-IN"/>
              </w:rPr>
            </w:pPr>
            <w:r w:rsidRPr="00C36292">
              <w:rPr>
                <w:rFonts w:eastAsiaTheme="majorEastAsia" w:cstheme="minorHAnsi"/>
                <w:lang w:val="en-IN"/>
              </w:rPr>
              <w:t>DQ Rule</w:t>
            </w:r>
          </w:p>
        </w:tc>
        <w:tc>
          <w:tcPr>
            <w:tcW w:w="5130" w:type="dxa"/>
            <w:noWrap/>
            <w:hideMark/>
          </w:tcPr>
          <w:p w:rsidRPr="00C36292" w:rsidR="00203ED7" w:rsidP="00BB66F8" w:rsidRDefault="00203ED7" w14:paraId="43E8AF77"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914" w:type="dxa"/>
          </w:tcPr>
          <w:p w:rsidRPr="00C36292" w:rsidR="00203ED7" w:rsidP="00BB66F8" w:rsidRDefault="00203ED7" w14:paraId="50A0484A" w14:textId="77777777">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Pr="00C36292" w:rsidR="000E655B" w:rsidTr="18F7F6B3" w14:paraId="25A2090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0E655B" w:rsidP="000E655B" w:rsidRDefault="000E655B" w14:paraId="5AB20BEE" w14:textId="21B695F1">
            <w:pPr>
              <w:rPr>
                <w:rFonts w:eastAsiaTheme="majorEastAsia" w:cstheme="minorHAnsi"/>
                <w:b w:val="0"/>
                <w:bCs w:val="0"/>
                <w:lang w:val="en-IN"/>
              </w:rPr>
            </w:pPr>
            <w:r w:rsidRPr="00BF6940">
              <w:rPr>
                <w:rFonts w:eastAsiaTheme="majorEastAsia" w:cstheme="minorHAnsi"/>
                <w:b w:val="0"/>
                <w:bCs w:val="0"/>
                <w:lang w:val="en-IN"/>
              </w:rPr>
              <w:t>DMDUNIT</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rsidRPr="00C36292" w:rsidR="000E655B" w:rsidP="000E655B" w:rsidRDefault="000E655B" w14:paraId="7B8096C7" w14:textId="74A2F95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DMDUNIT</w:t>
            </w:r>
            <w:r w:rsidRPr="00745998">
              <w:rPr>
                <w:rFonts w:eastAsiaTheme="majorEastAsia" w:cstheme="minorHAnsi"/>
                <w:lang w:val="en-IN"/>
              </w:rPr>
              <w:t xml:space="preserve"> </w:t>
            </w:r>
            <w:r>
              <w:rPr>
                <w:rFonts w:eastAsiaTheme="majorEastAsia" w:cstheme="minorHAnsi"/>
                <w:lang w:val="en-IN"/>
              </w:rPr>
              <w:t>as NULL</w:t>
            </w:r>
          </w:p>
        </w:tc>
        <w:tc>
          <w:tcPr>
            <w:tcW w:w="914" w:type="dxa"/>
          </w:tcPr>
          <w:p w:rsidRPr="00C36292" w:rsidR="000E655B" w:rsidP="000E655B" w:rsidRDefault="000E655B" w14:paraId="0F255106"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0E655B" w:rsidTr="18F7F6B3" w14:paraId="476441A9"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0E655B" w:rsidP="000E655B" w:rsidRDefault="000E655B" w14:paraId="54422890" w14:textId="2B457B8B">
            <w:pPr>
              <w:rPr>
                <w:rFonts w:eastAsiaTheme="majorEastAsia" w:cstheme="minorHAnsi"/>
                <w:b w:val="0"/>
                <w:bCs w:val="0"/>
                <w:lang w:val="en-IN"/>
              </w:rPr>
            </w:pPr>
            <w:r w:rsidRPr="00BF6940">
              <w:rPr>
                <w:rFonts w:eastAsiaTheme="majorEastAsia" w:cstheme="minorHAnsi"/>
                <w:b w:val="0"/>
                <w:bCs w:val="0"/>
                <w:lang w:val="en-IN"/>
              </w:rPr>
              <w:t>DMDGROUP</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rsidRPr="00C36292" w:rsidR="000E655B" w:rsidP="000E655B" w:rsidRDefault="000E655B" w14:paraId="091B0B49" w14:textId="23A148A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DMDGROUP</w:t>
            </w:r>
            <w:r w:rsidRPr="00745998">
              <w:rPr>
                <w:rFonts w:eastAsiaTheme="majorEastAsia" w:cstheme="minorHAnsi"/>
                <w:lang w:val="en-IN"/>
              </w:rPr>
              <w:t xml:space="preserve"> </w:t>
            </w:r>
            <w:r>
              <w:rPr>
                <w:rFonts w:eastAsiaTheme="majorEastAsia" w:cstheme="minorHAnsi"/>
                <w:lang w:val="en-IN"/>
              </w:rPr>
              <w:t>as NULL</w:t>
            </w:r>
          </w:p>
        </w:tc>
        <w:tc>
          <w:tcPr>
            <w:tcW w:w="914" w:type="dxa"/>
          </w:tcPr>
          <w:p w:rsidRPr="00C36292" w:rsidR="000E655B" w:rsidP="000E655B" w:rsidRDefault="000E655B" w14:paraId="6D8CA35E"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0E655B" w:rsidTr="18F7F6B3" w14:paraId="05E57D8F"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0E655B" w:rsidP="000E655B" w:rsidRDefault="000E655B" w14:paraId="6C37DB9D" w14:textId="7D6D219B">
            <w:pPr>
              <w:rPr>
                <w:rFonts w:eastAsiaTheme="majorEastAsia" w:cstheme="minorHAnsi"/>
                <w:b w:val="0"/>
                <w:bCs w:val="0"/>
                <w:lang w:val="en-IN"/>
              </w:rPr>
            </w:pPr>
            <w:r w:rsidRPr="00A03118">
              <w:rPr>
                <w:rFonts w:eastAsiaTheme="majorEastAsia" w:cstheme="minorHAnsi"/>
                <w:b w:val="0"/>
                <w:bCs w:val="0"/>
                <w:lang w:val="en-IN"/>
              </w:rPr>
              <w:t>LOC</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rsidRPr="00C36292" w:rsidR="000E655B" w:rsidP="000E655B" w:rsidRDefault="000E655B" w14:paraId="35F11377" w14:textId="5EAF2993">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LOC</w:t>
            </w:r>
            <w:r w:rsidRPr="00745998">
              <w:rPr>
                <w:rFonts w:eastAsiaTheme="majorEastAsia" w:cstheme="minorHAnsi"/>
                <w:lang w:val="en-IN"/>
              </w:rPr>
              <w:t xml:space="preserve"> </w:t>
            </w:r>
            <w:r>
              <w:rPr>
                <w:rFonts w:eastAsiaTheme="majorEastAsia" w:cstheme="minorHAnsi"/>
                <w:lang w:val="en-IN"/>
              </w:rPr>
              <w:t>as NULL</w:t>
            </w:r>
          </w:p>
        </w:tc>
        <w:tc>
          <w:tcPr>
            <w:tcW w:w="914" w:type="dxa"/>
          </w:tcPr>
          <w:p w:rsidRPr="00C36292" w:rsidR="000E655B" w:rsidP="000E655B" w:rsidRDefault="000E655B" w14:paraId="7C8498C3"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C930AE" w:rsidTr="18F7F6B3" w14:paraId="3DA5320B"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A03118" w:rsidR="00C930AE" w:rsidP="00C930AE" w:rsidRDefault="009C526A" w14:paraId="4849426D" w14:textId="4B5365BC">
            <w:pPr>
              <w:rPr>
                <w:rFonts w:eastAsiaTheme="majorEastAsia" w:cstheme="minorHAnsi"/>
                <w:lang w:val="en-IN"/>
              </w:rPr>
            </w:pPr>
            <w:r w:rsidRPr="009C526A">
              <w:rPr>
                <w:rFonts w:eastAsiaTheme="majorEastAsia" w:cstheme="minorHAnsi"/>
                <w:b w:val="0"/>
                <w:bCs w:val="0"/>
                <w:lang w:val="en-IN"/>
              </w:rPr>
              <w:t>FCSTDATE</w:t>
            </w:r>
            <w:r w:rsidRPr="00D12DBF" w:rsidR="00C930AE">
              <w:rPr>
                <w:rFonts w:eastAsiaTheme="majorEastAsia" w:cstheme="minorHAnsi"/>
                <w:b w:val="0"/>
                <w:bCs w:val="0"/>
                <w:lang w:val="en-IN"/>
              </w:rPr>
              <w:t xml:space="preserve"> </w:t>
            </w:r>
            <w:r w:rsidR="00C930AE">
              <w:rPr>
                <w:rFonts w:eastAsiaTheme="majorEastAsia" w:cstheme="minorHAnsi"/>
                <w:b w:val="0"/>
                <w:bCs w:val="0"/>
                <w:lang w:val="en-IN"/>
              </w:rPr>
              <w:t>is not NULL</w:t>
            </w:r>
          </w:p>
        </w:tc>
        <w:tc>
          <w:tcPr>
            <w:tcW w:w="5130" w:type="dxa"/>
            <w:noWrap/>
          </w:tcPr>
          <w:p w:rsidR="00C930AE" w:rsidP="00C930AE" w:rsidRDefault="00C930AE" w14:paraId="3D86252B" w14:textId="753739E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9C526A" w:rsidR="009C526A">
              <w:rPr>
                <w:rFonts w:eastAsiaTheme="majorEastAsia" w:cstheme="minorHAnsi"/>
                <w:lang w:val="en-IN"/>
              </w:rPr>
              <w:t>FCSTDATE</w:t>
            </w:r>
            <w:r w:rsidRPr="00745998">
              <w:rPr>
                <w:rFonts w:eastAsiaTheme="majorEastAsia" w:cstheme="minorHAnsi"/>
                <w:lang w:val="en-IN"/>
              </w:rPr>
              <w:t xml:space="preserve"> </w:t>
            </w:r>
            <w:r>
              <w:rPr>
                <w:rFonts w:eastAsiaTheme="majorEastAsia" w:cstheme="minorHAnsi"/>
                <w:lang w:val="en-IN"/>
              </w:rPr>
              <w:t>as NULL</w:t>
            </w:r>
          </w:p>
        </w:tc>
        <w:tc>
          <w:tcPr>
            <w:tcW w:w="914" w:type="dxa"/>
          </w:tcPr>
          <w:p w:rsidRPr="00C36292" w:rsidR="00C930AE" w:rsidP="00C930AE" w:rsidRDefault="00C930AE" w14:paraId="5E4CA6BB"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C930AE" w:rsidTr="18F7F6B3" w14:paraId="498624B5"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C36292" w:rsidR="00C930AE" w:rsidP="00C930AE" w:rsidRDefault="00C930AE" w14:paraId="500E8F38" w14:textId="00DAC665">
            <w:pPr>
              <w:rPr>
                <w:rFonts w:eastAsiaTheme="majorEastAsia" w:cstheme="minorHAnsi"/>
                <w:b w:val="0"/>
                <w:bCs w:val="0"/>
                <w:lang w:val="en-IN"/>
              </w:rPr>
            </w:pPr>
            <w:r w:rsidRPr="00A03118">
              <w:rPr>
                <w:rFonts w:eastAsiaTheme="majorEastAsia" w:cstheme="minorHAnsi"/>
                <w:b w:val="0"/>
                <w:bCs w:val="0"/>
                <w:lang w:val="en-IN"/>
              </w:rPr>
              <w:t>STARTDATE</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rsidRPr="00C36292" w:rsidR="00C930AE" w:rsidP="00C930AE" w:rsidRDefault="00C930AE" w14:paraId="599940FE" w14:textId="63F9C9EF">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STARTDATE</w:t>
            </w:r>
            <w:r w:rsidRPr="00745998">
              <w:rPr>
                <w:rFonts w:eastAsiaTheme="majorEastAsia" w:cstheme="minorHAnsi"/>
                <w:lang w:val="en-IN"/>
              </w:rPr>
              <w:t xml:space="preserve"> </w:t>
            </w:r>
            <w:r>
              <w:rPr>
                <w:rFonts w:eastAsiaTheme="majorEastAsia" w:cstheme="minorHAnsi"/>
                <w:lang w:val="en-IN"/>
              </w:rPr>
              <w:t>as NULL</w:t>
            </w:r>
          </w:p>
        </w:tc>
        <w:tc>
          <w:tcPr>
            <w:tcW w:w="914" w:type="dxa"/>
          </w:tcPr>
          <w:p w:rsidRPr="00C36292" w:rsidR="00C930AE" w:rsidP="00C930AE" w:rsidRDefault="00C930AE" w14:paraId="675F2E75"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C930AE" w:rsidTr="18F7F6B3" w14:paraId="2C8C30E3"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A03118" w:rsidR="00C930AE" w:rsidP="00C930AE" w:rsidRDefault="009831B1" w14:paraId="4680DEFD" w14:textId="3A09A515">
            <w:pPr>
              <w:rPr>
                <w:rFonts w:eastAsiaTheme="majorEastAsia" w:cstheme="minorHAnsi"/>
                <w:lang w:val="en-IN"/>
              </w:rPr>
            </w:pPr>
            <w:r w:rsidRPr="009831B1">
              <w:rPr>
                <w:rFonts w:eastAsiaTheme="majorEastAsia" w:cstheme="minorHAnsi"/>
                <w:b w:val="0"/>
                <w:bCs w:val="0"/>
                <w:lang w:val="en-IN"/>
              </w:rPr>
              <w:t>DUR</w:t>
            </w:r>
            <w:r w:rsidRPr="00D12DBF" w:rsidR="00C930AE">
              <w:rPr>
                <w:rFonts w:eastAsiaTheme="majorEastAsia" w:cstheme="minorHAnsi"/>
                <w:b w:val="0"/>
                <w:bCs w:val="0"/>
                <w:lang w:val="en-IN"/>
              </w:rPr>
              <w:t xml:space="preserve"> </w:t>
            </w:r>
            <w:r w:rsidR="00C930AE">
              <w:rPr>
                <w:rFonts w:eastAsiaTheme="majorEastAsia" w:cstheme="minorHAnsi"/>
                <w:b w:val="0"/>
                <w:bCs w:val="0"/>
                <w:lang w:val="en-IN"/>
              </w:rPr>
              <w:t>is not NULL</w:t>
            </w:r>
          </w:p>
        </w:tc>
        <w:tc>
          <w:tcPr>
            <w:tcW w:w="5130" w:type="dxa"/>
            <w:noWrap/>
          </w:tcPr>
          <w:p w:rsidR="00C930AE" w:rsidP="00C930AE" w:rsidRDefault="00C930AE" w14:paraId="58F76FC8" w14:textId="5A67EC5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9831B1" w:rsidR="009831B1">
              <w:rPr>
                <w:rFonts w:eastAsiaTheme="majorEastAsia" w:cstheme="minorHAnsi"/>
                <w:lang w:val="en-IN"/>
              </w:rPr>
              <w:t>DUR</w:t>
            </w:r>
            <w:r w:rsidRPr="00745998">
              <w:rPr>
                <w:rFonts w:eastAsiaTheme="majorEastAsia" w:cstheme="minorHAnsi"/>
                <w:lang w:val="en-IN"/>
              </w:rPr>
              <w:t xml:space="preserve"> </w:t>
            </w:r>
            <w:r>
              <w:rPr>
                <w:rFonts w:eastAsiaTheme="majorEastAsia" w:cstheme="minorHAnsi"/>
                <w:lang w:val="en-IN"/>
              </w:rPr>
              <w:t>as NULL</w:t>
            </w:r>
          </w:p>
        </w:tc>
        <w:tc>
          <w:tcPr>
            <w:tcW w:w="914" w:type="dxa"/>
          </w:tcPr>
          <w:p w:rsidRPr="00C36292" w:rsidR="00C930AE" w:rsidP="00C930AE" w:rsidRDefault="00C930AE" w14:paraId="278821FA"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Pr="00C36292" w:rsidR="00C930AE" w:rsidTr="18F7F6B3" w14:paraId="290CE1A4"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125C62" w:rsidR="00C930AE" w:rsidP="00C930AE" w:rsidRDefault="0066118D" w14:paraId="6A4CB270" w14:textId="2B4C5CB2">
            <w:pPr>
              <w:rPr>
                <w:rFonts w:eastAsiaTheme="majorEastAsia" w:cstheme="minorHAnsi"/>
                <w:lang w:val="en-IN"/>
              </w:rPr>
            </w:pPr>
            <w:r w:rsidRPr="0066118D">
              <w:rPr>
                <w:rFonts w:eastAsiaTheme="majorEastAsia" w:cstheme="minorHAnsi"/>
                <w:b w:val="0"/>
                <w:bCs w:val="0"/>
                <w:lang w:val="en-IN"/>
              </w:rPr>
              <w:t>MODEL</w:t>
            </w:r>
            <w:r w:rsidRPr="00D12DBF" w:rsidR="00C930AE">
              <w:rPr>
                <w:rFonts w:eastAsiaTheme="majorEastAsia" w:cstheme="minorHAnsi"/>
                <w:b w:val="0"/>
                <w:bCs w:val="0"/>
                <w:lang w:val="en-IN"/>
              </w:rPr>
              <w:t xml:space="preserve"> </w:t>
            </w:r>
            <w:r w:rsidR="00C930AE">
              <w:rPr>
                <w:rFonts w:eastAsiaTheme="majorEastAsia" w:cstheme="minorHAnsi"/>
                <w:b w:val="0"/>
                <w:bCs w:val="0"/>
                <w:lang w:val="en-IN"/>
              </w:rPr>
              <w:t>is not NULL</w:t>
            </w:r>
          </w:p>
        </w:tc>
        <w:tc>
          <w:tcPr>
            <w:tcW w:w="5130" w:type="dxa"/>
            <w:noWrap/>
          </w:tcPr>
          <w:p w:rsidR="00C930AE" w:rsidP="00C930AE" w:rsidRDefault="00C930AE" w14:paraId="1B6650CD" w14:textId="7152145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66118D" w:rsidR="0066118D">
              <w:rPr>
                <w:rFonts w:eastAsiaTheme="majorEastAsia" w:cstheme="minorHAnsi"/>
                <w:lang w:val="en-IN"/>
              </w:rPr>
              <w:t>MODEL</w:t>
            </w:r>
            <w:r w:rsidRPr="00745998">
              <w:rPr>
                <w:rFonts w:eastAsiaTheme="majorEastAsia" w:cstheme="minorHAnsi"/>
                <w:lang w:val="en-IN"/>
              </w:rPr>
              <w:t xml:space="preserve"> </w:t>
            </w:r>
            <w:r>
              <w:rPr>
                <w:rFonts w:eastAsiaTheme="majorEastAsia" w:cstheme="minorHAnsi"/>
                <w:lang w:val="en-IN"/>
              </w:rPr>
              <w:t>as NULL</w:t>
            </w:r>
          </w:p>
        </w:tc>
        <w:tc>
          <w:tcPr>
            <w:tcW w:w="914" w:type="dxa"/>
          </w:tcPr>
          <w:p w:rsidRPr="00C36292" w:rsidR="00C930AE" w:rsidP="00C930AE" w:rsidRDefault="00C930AE" w14:paraId="3F368158" w14:textId="7777777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Pr="00C36292" w:rsidR="00C930AE" w:rsidTr="18F7F6B3" w14:paraId="555CD2F2" w14:textId="77777777">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rsidRPr="00125C62" w:rsidR="00C930AE" w:rsidP="00C930AE" w:rsidRDefault="00C930AE" w14:paraId="5A90F7CD" w14:textId="65157550">
            <w:pPr>
              <w:rPr>
                <w:rFonts w:eastAsiaTheme="majorEastAsia" w:cstheme="minorHAnsi"/>
                <w:lang w:val="en-IN"/>
              </w:rPr>
            </w:pPr>
            <w:r>
              <w:rPr>
                <w:rFonts w:eastAsiaTheme="majorEastAsia" w:cstheme="minorHAnsi"/>
                <w:b w:val="0"/>
                <w:bCs w:val="0"/>
                <w:lang w:val="en-IN"/>
              </w:rPr>
              <w:t xml:space="preserve">Duplicate check </w:t>
            </w:r>
          </w:p>
        </w:tc>
        <w:tc>
          <w:tcPr>
            <w:tcW w:w="5130" w:type="dxa"/>
            <w:noWrap/>
          </w:tcPr>
          <w:p w:rsidR="00C930AE" w:rsidP="00C930AE" w:rsidRDefault="00C930AE" w14:paraId="067F61B2" w14:textId="0342716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Primary  key columns</w:t>
            </w:r>
          </w:p>
        </w:tc>
        <w:tc>
          <w:tcPr>
            <w:tcW w:w="914" w:type="dxa"/>
          </w:tcPr>
          <w:p w:rsidRPr="00C36292" w:rsidR="00C930AE" w:rsidP="00C930AE" w:rsidRDefault="00C930AE" w14:paraId="5FD3A48E" w14:textId="7777777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rsidRPr="00203ED7" w:rsidR="00203ED7" w:rsidP="00203ED7" w:rsidRDefault="00203ED7" w14:paraId="284B114B" w14:textId="77777777">
      <w:pPr>
        <w:rPr>
          <w:rFonts w:eastAsiaTheme="majorEastAsia"/>
        </w:rPr>
      </w:pPr>
    </w:p>
    <w:p w:rsidR="007826AD" w:rsidP="006E4C6F" w:rsidRDefault="007826AD" w14:paraId="3D3FBC89" w14:textId="2965D2B1">
      <w:pPr>
        <w:rPr>
          <w:rFonts w:eastAsiaTheme="majorEastAsia"/>
        </w:rPr>
      </w:pPr>
    </w:p>
    <w:p w:rsidR="007826AD" w:rsidP="006E4C6F" w:rsidRDefault="007826AD" w14:paraId="1ECD2F7E" w14:textId="77777777">
      <w:pPr>
        <w:rPr>
          <w:rFonts w:eastAsiaTheme="majorEastAsia"/>
        </w:rPr>
      </w:pPr>
    </w:p>
    <w:p w:rsidR="007826AD" w:rsidP="006E4C6F" w:rsidRDefault="007826AD" w14:paraId="662EDABB" w14:textId="456D271F">
      <w:pPr>
        <w:rPr>
          <w:rFonts w:eastAsiaTheme="majorEastAsia"/>
        </w:rPr>
      </w:pPr>
    </w:p>
    <w:p w:rsidRPr="006E4C6F" w:rsidR="006E4C6F" w:rsidP="006E4C6F" w:rsidRDefault="006E4C6F" w14:paraId="319E9082" w14:textId="77777777">
      <w:pPr>
        <w:rPr>
          <w:rFonts w:eastAsiaTheme="majorEastAsia"/>
        </w:rPr>
      </w:pPr>
    </w:p>
    <w:p w:rsidRPr="00F127E2" w:rsidR="006C0446" w:rsidP="00693D49" w:rsidRDefault="006C0446" w14:paraId="3204C7CD" w14:textId="0A2D3D3A">
      <w:pPr>
        <w:spacing w:before="240" w:line="240" w:lineRule="auto"/>
        <w:textAlignment w:val="baseline"/>
        <w:rPr>
          <w:rFonts w:cstheme="minorHAnsi"/>
          <w:sz w:val="16"/>
          <w:szCs w:val="16"/>
        </w:rPr>
      </w:pPr>
    </w:p>
    <w:sectPr w:rsidRPr="00F127E2" w:rsidR="006C0446">
      <w:headerReference w:type="default" r:id="rId24"/>
      <w:footerReference w:type="default" r:id="rId25"/>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TH" w:author="Harini" w:date="2023-10-27T12:02:00Z" w:id="6">
    <w:p w:rsidR="00457443" w:rsidP="00457443" w:rsidRDefault="00457443" w14:paraId="2E711321" w14:textId="77777777">
      <w:pPr>
        <w:pStyle w:val="CommentText"/>
        <w:jc w:val="left"/>
      </w:pPr>
      <w:r>
        <w:rPr>
          <w:rStyle w:val="CommentReference"/>
        </w:rPr>
        <w:annotationRef/>
      </w:r>
      <w:r>
        <w:t xml:space="preserve">Until the first sign-off it would all initial draft as discussed with Lalit. </w:t>
      </w:r>
    </w:p>
  </w:comment>
  <w:comment w:initials="SR" w:author="Shah, Ramesh" w:date="2023-10-05T16:53:00Z" w:id="36">
    <w:p w:rsidR="00457443" w:rsidP="00457443" w:rsidRDefault="00457443" w14:paraId="186FEA31" w14:textId="77777777">
      <w:pPr>
        <w:pStyle w:val="CommentText"/>
      </w:pPr>
      <w:r>
        <w:t>Link is opening D05 GDE43 FORECAST. Which one to refer?</w:t>
      </w:r>
      <w:r>
        <w:rPr>
          <w:rStyle w:val="CommentReference"/>
        </w:rPr>
        <w:annotationRef/>
      </w:r>
    </w:p>
  </w:comment>
  <w:comment w:initials="SB" w:author="Singh, Balbeer" w:date="2023-10-05T12:55:00Z" w:id="37">
    <w:p w:rsidR="00457443" w:rsidP="00457443" w:rsidRDefault="00457443" w14:paraId="18781346" w14:textId="77777777">
      <w:pPr>
        <w:pStyle w:val="CommentText"/>
        <w:jc w:val="left"/>
      </w:pPr>
      <w:r>
        <w:rPr>
          <w:rStyle w:val="CommentReference"/>
        </w:rPr>
        <w:annotationRef/>
      </w:r>
      <w:r>
        <w:t>The link is pointing to renamed file, as per A02.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E711321" w15:done="1"/>
  <w15:commentEx w15:paraId="186FEA31" w15:done="1"/>
  <w15:commentEx w15:paraId="18781346" w15:paraIdParent="186FEA3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E62570" w16cex:dateUtc="2023-10-27T11:02:00Z"/>
  <w16cex:commentExtensible w16cex:durableId="6800920E" w16cex:dateUtc="2023-10-05T11:23:00Z"/>
  <w16cex:commentExtensible w16cex:durableId="28C930D1" w16cex:dateUtc="2023-10-05T1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E711321" w16cid:durableId="28E62570"/>
  <w16cid:commentId w16cid:paraId="186FEA31" w16cid:durableId="6800920E"/>
  <w16cid:commentId w16cid:paraId="18781346" w16cid:durableId="28C930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44B64" w:rsidP="007C3641" w:rsidRDefault="00044B64" w14:paraId="52458E80" w14:textId="77777777">
      <w:r>
        <w:separator/>
      </w:r>
    </w:p>
  </w:endnote>
  <w:endnote w:type="continuationSeparator" w:id="0">
    <w:p w:rsidR="00044B64" w:rsidP="007C3641" w:rsidRDefault="00044B64" w14:paraId="1C33F7B6" w14:textId="77777777">
      <w:r>
        <w:continuationSeparator/>
      </w:r>
    </w:p>
  </w:endnote>
  <w:endnote w:type="continuationNotice" w:id="1">
    <w:p w:rsidR="00044B64" w:rsidP="007C3641" w:rsidRDefault="00044B64" w14:paraId="33007A4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Book Antiqua">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A15A2AA" w:rsidTr="2A15A2AA" w14:paraId="0EEC4A6F" w14:textId="77777777">
      <w:trPr>
        <w:trHeight w:val="300"/>
      </w:trPr>
      <w:tc>
        <w:tcPr>
          <w:tcW w:w="3005" w:type="dxa"/>
        </w:tcPr>
        <w:p w:rsidR="2A15A2AA" w:rsidP="2A15A2AA" w:rsidRDefault="2A15A2AA" w14:paraId="66BF8BF2" w14:textId="649AE617">
          <w:pPr>
            <w:pStyle w:val="Header"/>
            <w:ind w:left="-115"/>
            <w:jc w:val="left"/>
          </w:pPr>
        </w:p>
      </w:tc>
      <w:tc>
        <w:tcPr>
          <w:tcW w:w="3005" w:type="dxa"/>
        </w:tcPr>
        <w:p w:rsidR="2A15A2AA" w:rsidP="2A15A2AA" w:rsidRDefault="2A15A2AA" w14:paraId="6C73A492" w14:textId="43FA32DD">
          <w:pPr>
            <w:pStyle w:val="Header"/>
            <w:jc w:val="center"/>
          </w:pPr>
        </w:p>
      </w:tc>
      <w:tc>
        <w:tcPr>
          <w:tcW w:w="3005" w:type="dxa"/>
        </w:tcPr>
        <w:p w:rsidR="2A15A2AA" w:rsidP="2A15A2AA" w:rsidRDefault="2A15A2AA" w14:paraId="141CE23C" w14:textId="6464D537">
          <w:pPr>
            <w:pStyle w:val="Header"/>
            <w:ind w:right="-115"/>
            <w:jc w:val="right"/>
          </w:pPr>
          <w:r>
            <w:fldChar w:fldCharType="begin"/>
          </w:r>
          <w:r>
            <w:instrText>PAGE</w:instrText>
          </w:r>
          <w:r>
            <w:fldChar w:fldCharType="separate"/>
          </w:r>
          <w:r w:rsidR="00613B73">
            <w:rPr>
              <w:noProof/>
            </w:rPr>
            <w:t>1</w:t>
          </w:r>
          <w:r>
            <w:fldChar w:fldCharType="end"/>
          </w:r>
        </w:p>
      </w:tc>
    </w:tr>
  </w:tbl>
  <w:p w:rsidR="00EB7DB5" w:rsidRDefault="00EB7DB5" w14:paraId="1EE0430D" w14:textId="2BBD3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44B64" w:rsidP="007C3641" w:rsidRDefault="00044B64" w14:paraId="58579F56" w14:textId="77777777">
      <w:r>
        <w:separator/>
      </w:r>
    </w:p>
  </w:footnote>
  <w:footnote w:type="continuationSeparator" w:id="0">
    <w:p w:rsidR="00044B64" w:rsidP="007C3641" w:rsidRDefault="00044B64" w14:paraId="7375997F" w14:textId="77777777">
      <w:r>
        <w:continuationSeparator/>
      </w:r>
    </w:p>
  </w:footnote>
  <w:footnote w:type="continuationNotice" w:id="1">
    <w:p w:rsidR="00044B64" w:rsidP="007C3641" w:rsidRDefault="00044B64" w14:paraId="5625D09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AE5F3E" w:rsidR="009E588B" w:rsidP="007C3641" w:rsidRDefault="00F16C51" w14:paraId="3AD48CCC" w14:textId="0597E34E">
    <w:pPr>
      <w:pStyle w:val="Header"/>
      <w:rPr>
        <w:rFonts w:cstheme="minorHAnsi"/>
      </w:rPr>
    </w:pPr>
    <w:r w:rsidRPr="00B768DF">
      <w:rPr>
        <w:rFonts w:cstheme="minorHAnsi"/>
      </w:rPr>
      <w:t xml:space="preserve">E2E </w:t>
    </w:r>
    <w:r w:rsidRPr="00B768DF" w:rsidR="00105FF8">
      <w:rPr>
        <w:rFonts w:cstheme="minorHAnsi"/>
      </w:rPr>
      <w:t>Solution Design</w:t>
    </w:r>
    <w:r w:rsidR="00AE5F3E">
      <w:rPr>
        <w:rFonts w:cstheme="minorHAnsi"/>
      </w:rPr>
      <w:t xml:space="preserve"> DQ checks</w:t>
    </w:r>
    <w:r w:rsidR="00964CE6">
      <w:tab/>
    </w:r>
    <w:r w:rsidR="009E588B">
      <w:t xml:space="preserve">  </w:t>
    </w:r>
    <w:r w:rsidR="009E588B">
      <w:rPr>
        <w:noProof/>
      </w:rPr>
      <w:drawing>
        <wp:inline distT="0" distB="0" distL="0" distR="0" wp14:anchorId="62902BDD" wp14:editId="7877E8D3">
          <wp:extent cx="1259020"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67024" cy="178930"/>
                  </a:xfrm>
                  <a:prstGeom prst="rect">
                    <a:avLst/>
                  </a:prstGeom>
                </pic:spPr>
              </pic:pic>
            </a:graphicData>
          </a:graphic>
        </wp:inline>
      </w:drawing>
    </w:r>
  </w:p>
  <w:p w:rsidR="001C3E5A" w:rsidP="007C3641" w:rsidRDefault="001C3E5A" w14:paraId="2FB91C77" w14:textId="0E89ECFA">
    <w:pPr>
      <w:pStyle w:val="Header"/>
    </w:pPr>
  </w:p>
  <w:p w:rsidR="001C3E5A" w:rsidP="007C3641" w:rsidRDefault="001C3E5A" w14:paraId="7CA38E56"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PRnRCQ5hE4Op3I" int2:id="GILl14vn">
      <int2:state int2:type="AugLoop_Text_Critique" int2:value="Rejected"/>
    </int2:textHash>
    <int2:textHash int2:hashCode="y6Nc00wAsugs7a" int2:id="Ozas2hxB">
      <int2:state int2:type="AugLoop_Text_Critique" int2:value="Rejected"/>
    </int2:textHash>
    <int2:textHash int2:hashCode="kxRALgpZ4e4s3Y" int2:id="TaA3aAgO">
      <int2:state int2:type="AugLoop_Text_Critique" int2:value="Rejected"/>
    </int2:textHash>
    <int2:textHash int2:hashCode="wfMTcS85x6LWO3" int2:id="qNhVWeBi">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E0E3A"/>
    <w:multiLevelType w:val="multilevel"/>
    <w:tmpl w:val="65A27066"/>
    <w:lvl w:ilvl="0">
      <w:start w:val="1"/>
      <w:numFmt w:val="decimal"/>
      <w:lvlText w:val="1.%1"/>
      <w:lvlJc w:val="left"/>
      <w:pPr>
        <w:ind w:left="720" w:hanging="360"/>
      </w:pPr>
      <w:rPr>
        <w:rFonts w:hint="default" w:ascii="Calibri" w:hAnsi="Calibri"/>
        <w:b/>
        <w:i w:val="0"/>
        <w:color w:val="auto"/>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013171"/>
    <w:multiLevelType w:val="hybridMultilevel"/>
    <w:tmpl w:val="8458CAB0"/>
    <w:lvl w:ilvl="0" w:tplc="DDBC3026">
      <w:start w:val="1"/>
      <w:numFmt w:val="decimal"/>
      <w:suff w:val="nothing"/>
      <w:lvlText w:val="DHT%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404643"/>
    <w:multiLevelType w:val="hybridMultilevel"/>
    <w:tmpl w:val="56A6B1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1145D0E"/>
    <w:multiLevelType w:val="multilevel"/>
    <w:tmpl w:val="4D9A6584"/>
    <w:styleLink w:val="Style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33F044A"/>
    <w:multiLevelType w:val="multilevel"/>
    <w:tmpl w:val="89060D42"/>
    <w:lvl w:ilvl="0">
      <w:start w:val="1"/>
      <w:numFmt w:val="decimal"/>
      <w:lvlText w:val="%1."/>
      <w:lvlJc w:val="left"/>
      <w:pPr>
        <w:ind w:left="360" w:hanging="360"/>
      </w:pPr>
      <w:rPr>
        <w:rFonts w:hint="default" w:ascii="Calibri" w:hAnsi="Calibri"/>
        <w:b/>
        <w:i w:val="0"/>
        <w:color w:val="auto"/>
        <w:sz w:val="22"/>
      </w:rPr>
    </w:lvl>
    <w:lvl w:ilvl="1">
      <w:start w:val="1"/>
      <w:numFmt w:val="decimal"/>
      <w:lvlText w:val="%2.1"/>
      <w:lvlJc w:val="left"/>
      <w:pPr>
        <w:ind w:left="357"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5" w15:restartNumberingAfterBreak="0">
    <w:nsid w:val="134B4EF1"/>
    <w:multiLevelType w:val="hybridMultilevel"/>
    <w:tmpl w:val="FA0E77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45F2E9F"/>
    <w:multiLevelType w:val="hybridMultilevel"/>
    <w:tmpl w:val="278ECCAA"/>
    <w:lvl w:ilvl="0" w:tplc="12468972">
      <w:start w:val="1"/>
      <w:numFmt w:val="decimal"/>
      <w:suff w:val="nothing"/>
      <w:lvlText w:val="IIT%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460926"/>
    <w:multiLevelType w:val="multilevel"/>
    <w:tmpl w:val="675E1CEC"/>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8" w15:restartNumberingAfterBreak="0">
    <w:nsid w:val="1A420324"/>
    <w:multiLevelType w:val="hybridMultilevel"/>
    <w:tmpl w:val="77928D76"/>
    <w:lvl w:ilvl="0" w:tplc="08090001">
      <w:start w:val="1"/>
      <w:numFmt w:val="bullet"/>
      <w:lvlText w:val=""/>
      <w:lvlJc w:val="left"/>
      <w:pPr>
        <w:ind w:left="784" w:hanging="360"/>
      </w:pPr>
      <w:rPr>
        <w:rFonts w:hint="default" w:ascii="Symbol" w:hAnsi="Symbol"/>
      </w:rPr>
    </w:lvl>
    <w:lvl w:ilvl="1" w:tplc="08090003">
      <w:start w:val="1"/>
      <w:numFmt w:val="bullet"/>
      <w:lvlText w:val="o"/>
      <w:lvlJc w:val="left"/>
      <w:pPr>
        <w:ind w:left="1504" w:hanging="360"/>
      </w:pPr>
      <w:rPr>
        <w:rFonts w:hint="default" w:ascii="Courier New" w:hAnsi="Courier New" w:cs="Courier New"/>
      </w:rPr>
    </w:lvl>
    <w:lvl w:ilvl="2" w:tplc="08090005">
      <w:start w:val="1"/>
      <w:numFmt w:val="bullet"/>
      <w:lvlText w:val=""/>
      <w:lvlJc w:val="left"/>
      <w:pPr>
        <w:ind w:left="2224" w:hanging="360"/>
      </w:pPr>
      <w:rPr>
        <w:rFonts w:hint="default" w:ascii="Wingdings" w:hAnsi="Wingdings"/>
      </w:rPr>
    </w:lvl>
    <w:lvl w:ilvl="3" w:tplc="08090001">
      <w:start w:val="1"/>
      <w:numFmt w:val="bullet"/>
      <w:lvlText w:val=""/>
      <w:lvlJc w:val="left"/>
      <w:pPr>
        <w:ind w:left="2944" w:hanging="360"/>
      </w:pPr>
      <w:rPr>
        <w:rFonts w:hint="default" w:ascii="Symbol" w:hAnsi="Symbol"/>
      </w:rPr>
    </w:lvl>
    <w:lvl w:ilvl="4" w:tplc="08090003">
      <w:start w:val="1"/>
      <w:numFmt w:val="bullet"/>
      <w:lvlText w:val="o"/>
      <w:lvlJc w:val="left"/>
      <w:pPr>
        <w:ind w:left="3664" w:hanging="360"/>
      </w:pPr>
      <w:rPr>
        <w:rFonts w:hint="default" w:ascii="Courier New" w:hAnsi="Courier New" w:cs="Courier New"/>
      </w:rPr>
    </w:lvl>
    <w:lvl w:ilvl="5" w:tplc="08090005">
      <w:start w:val="1"/>
      <w:numFmt w:val="bullet"/>
      <w:lvlText w:val=""/>
      <w:lvlJc w:val="left"/>
      <w:pPr>
        <w:ind w:left="4384" w:hanging="360"/>
      </w:pPr>
      <w:rPr>
        <w:rFonts w:hint="default" w:ascii="Wingdings" w:hAnsi="Wingdings"/>
      </w:rPr>
    </w:lvl>
    <w:lvl w:ilvl="6" w:tplc="08090001">
      <w:start w:val="1"/>
      <w:numFmt w:val="bullet"/>
      <w:lvlText w:val=""/>
      <w:lvlJc w:val="left"/>
      <w:pPr>
        <w:ind w:left="5104" w:hanging="360"/>
      </w:pPr>
      <w:rPr>
        <w:rFonts w:hint="default" w:ascii="Symbol" w:hAnsi="Symbol"/>
      </w:rPr>
    </w:lvl>
    <w:lvl w:ilvl="7" w:tplc="08090003">
      <w:start w:val="1"/>
      <w:numFmt w:val="bullet"/>
      <w:lvlText w:val="o"/>
      <w:lvlJc w:val="left"/>
      <w:pPr>
        <w:ind w:left="5824" w:hanging="360"/>
      </w:pPr>
      <w:rPr>
        <w:rFonts w:hint="default" w:ascii="Courier New" w:hAnsi="Courier New" w:cs="Courier New"/>
      </w:rPr>
    </w:lvl>
    <w:lvl w:ilvl="8" w:tplc="08090005">
      <w:start w:val="1"/>
      <w:numFmt w:val="bullet"/>
      <w:lvlText w:val=""/>
      <w:lvlJc w:val="left"/>
      <w:pPr>
        <w:ind w:left="6544" w:hanging="360"/>
      </w:pPr>
      <w:rPr>
        <w:rFonts w:hint="default" w:ascii="Wingdings" w:hAnsi="Wingdings"/>
      </w:rPr>
    </w:lvl>
  </w:abstractNum>
  <w:abstractNum w:abstractNumId="9" w15:restartNumberingAfterBreak="0">
    <w:nsid w:val="209C36D6"/>
    <w:multiLevelType w:val="multilevel"/>
    <w:tmpl w:val="C8F4CAD2"/>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10" w15:restartNumberingAfterBreak="0">
    <w:nsid w:val="23105E78"/>
    <w:multiLevelType w:val="hybridMultilevel"/>
    <w:tmpl w:val="3CD8B5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340852"/>
    <w:multiLevelType w:val="multilevel"/>
    <w:tmpl w:val="DB26C790"/>
    <w:lvl w:ilvl="0">
      <w:start w:val="1"/>
      <w:numFmt w:val="bullet"/>
      <w:lvlText w:val=""/>
      <w:lvlJc w:val="left"/>
      <w:pPr>
        <w:tabs>
          <w:tab w:val="num" w:pos="775"/>
        </w:tabs>
        <w:ind w:left="775" w:hanging="360"/>
      </w:pPr>
      <w:rPr>
        <w:rFonts w:hint="default" w:ascii="Symbol" w:hAnsi="Symbol"/>
        <w:sz w:val="20"/>
      </w:rPr>
    </w:lvl>
    <w:lvl w:ilvl="1" w:tentative="1">
      <w:start w:val="1"/>
      <w:numFmt w:val="bullet"/>
      <w:lvlText w:val="o"/>
      <w:lvlJc w:val="left"/>
      <w:pPr>
        <w:tabs>
          <w:tab w:val="num" w:pos="1495"/>
        </w:tabs>
        <w:ind w:left="1495" w:hanging="360"/>
      </w:pPr>
      <w:rPr>
        <w:rFonts w:hint="default" w:ascii="Courier New" w:hAnsi="Courier New"/>
        <w:sz w:val="20"/>
      </w:rPr>
    </w:lvl>
    <w:lvl w:ilvl="2" w:tentative="1">
      <w:start w:val="1"/>
      <w:numFmt w:val="bullet"/>
      <w:lvlText w:val="o"/>
      <w:lvlJc w:val="left"/>
      <w:pPr>
        <w:tabs>
          <w:tab w:val="num" w:pos="2215"/>
        </w:tabs>
        <w:ind w:left="2215" w:hanging="360"/>
      </w:pPr>
      <w:rPr>
        <w:rFonts w:hint="default" w:ascii="Courier New" w:hAnsi="Courier New"/>
        <w:sz w:val="20"/>
      </w:rPr>
    </w:lvl>
    <w:lvl w:ilvl="3" w:tentative="1">
      <w:start w:val="1"/>
      <w:numFmt w:val="bullet"/>
      <w:lvlText w:val="o"/>
      <w:lvlJc w:val="left"/>
      <w:pPr>
        <w:tabs>
          <w:tab w:val="num" w:pos="2935"/>
        </w:tabs>
        <w:ind w:left="2935" w:hanging="360"/>
      </w:pPr>
      <w:rPr>
        <w:rFonts w:hint="default" w:ascii="Courier New" w:hAnsi="Courier New"/>
        <w:sz w:val="20"/>
      </w:rPr>
    </w:lvl>
    <w:lvl w:ilvl="4" w:tentative="1">
      <w:start w:val="1"/>
      <w:numFmt w:val="bullet"/>
      <w:lvlText w:val="o"/>
      <w:lvlJc w:val="left"/>
      <w:pPr>
        <w:tabs>
          <w:tab w:val="num" w:pos="3655"/>
        </w:tabs>
        <w:ind w:left="3655" w:hanging="360"/>
      </w:pPr>
      <w:rPr>
        <w:rFonts w:hint="default" w:ascii="Courier New" w:hAnsi="Courier New"/>
        <w:sz w:val="20"/>
      </w:rPr>
    </w:lvl>
    <w:lvl w:ilvl="5" w:tentative="1">
      <w:start w:val="1"/>
      <w:numFmt w:val="bullet"/>
      <w:lvlText w:val="o"/>
      <w:lvlJc w:val="left"/>
      <w:pPr>
        <w:tabs>
          <w:tab w:val="num" w:pos="4375"/>
        </w:tabs>
        <w:ind w:left="4375" w:hanging="360"/>
      </w:pPr>
      <w:rPr>
        <w:rFonts w:hint="default" w:ascii="Courier New" w:hAnsi="Courier New"/>
        <w:sz w:val="20"/>
      </w:rPr>
    </w:lvl>
    <w:lvl w:ilvl="6" w:tentative="1">
      <w:start w:val="1"/>
      <w:numFmt w:val="bullet"/>
      <w:lvlText w:val="o"/>
      <w:lvlJc w:val="left"/>
      <w:pPr>
        <w:tabs>
          <w:tab w:val="num" w:pos="5095"/>
        </w:tabs>
        <w:ind w:left="5095" w:hanging="360"/>
      </w:pPr>
      <w:rPr>
        <w:rFonts w:hint="default" w:ascii="Courier New" w:hAnsi="Courier New"/>
        <w:sz w:val="20"/>
      </w:rPr>
    </w:lvl>
    <w:lvl w:ilvl="7" w:tentative="1">
      <w:start w:val="1"/>
      <w:numFmt w:val="bullet"/>
      <w:lvlText w:val="o"/>
      <w:lvlJc w:val="left"/>
      <w:pPr>
        <w:tabs>
          <w:tab w:val="num" w:pos="5815"/>
        </w:tabs>
        <w:ind w:left="5815" w:hanging="360"/>
      </w:pPr>
      <w:rPr>
        <w:rFonts w:hint="default" w:ascii="Courier New" w:hAnsi="Courier New"/>
        <w:sz w:val="20"/>
      </w:rPr>
    </w:lvl>
    <w:lvl w:ilvl="8" w:tentative="1">
      <w:start w:val="1"/>
      <w:numFmt w:val="bullet"/>
      <w:lvlText w:val="o"/>
      <w:lvlJc w:val="left"/>
      <w:pPr>
        <w:tabs>
          <w:tab w:val="num" w:pos="6535"/>
        </w:tabs>
        <w:ind w:left="6535" w:hanging="360"/>
      </w:pPr>
      <w:rPr>
        <w:rFonts w:hint="default" w:ascii="Courier New" w:hAnsi="Courier New"/>
        <w:sz w:val="20"/>
      </w:rPr>
    </w:lvl>
  </w:abstractNum>
  <w:abstractNum w:abstractNumId="12" w15:restartNumberingAfterBreak="0">
    <w:nsid w:val="2AEA184E"/>
    <w:multiLevelType w:val="multilevel"/>
    <w:tmpl w:val="1A0A5D76"/>
    <w:lvl w:ilvl="0">
      <w:start w:val="1"/>
      <w:numFmt w:val="decimal"/>
      <w:lvlText w:val="%1."/>
      <w:lvlJc w:val="left"/>
      <w:pPr>
        <w:ind w:left="357" w:hanging="357"/>
      </w:pPr>
      <w:rPr>
        <w:rFonts w:hint="default" w:ascii="Calibri" w:hAnsi="Calibri"/>
        <w:b/>
        <w:i w:val="0"/>
        <w:color w:val="auto"/>
        <w:sz w:val="24"/>
      </w:rPr>
    </w:lvl>
    <w:lvl w:ilvl="1">
      <w:start w:val="1"/>
      <w:numFmt w:val="decimal"/>
      <w:lvlText w:val="1.%2"/>
      <w:lvlJc w:val="left"/>
      <w:pPr>
        <w:ind w:left="357" w:hanging="357"/>
      </w:pPr>
      <w:rPr>
        <w:rFonts w:hint="default" w:ascii="Calibri" w:hAnsi="Calibri"/>
        <w:b/>
        <w:i w:val="0"/>
        <w:color w:val="auto"/>
        <w:sz w:val="22"/>
      </w:rPr>
    </w:lvl>
    <w:lvl w:ilvl="2">
      <w:start w:val="1"/>
      <w:numFmt w:val="decimal"/>
      <w:isLgl/>
      <w:lvlText w:val="%2%1..%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3" w15:restartNumberingAfterBreak="0">
    <w:nsid w:val="300611B4"/>
    <w:multiLevelType w:val="hybridMultilevel"/>
    <w:tmpl w:val="39E08EAC"/>
    <w:lvl w:ilvl="0" w:tplc="0809000F">
      <w:start w:val="1"/>
      <w:numFmt w:val="decimal"/>
      <w:lvlText w:val="%1."/>
      <w:lvlJc w:val="left"/>
      <w:pPr>
        <w:ind w:left="-648" w:hanging="360"/>
      </w:pPr>
      <w:rPr>
        <w:rFonts w:hint="default"/>
      </w:rPr>
    </w:lvl>
    <w:lvl w:ilvl="1" w:tplc="08090019">
      <w:start w:val="1"/>
      <w:numFmt w:val="lowerLetter"/>
      <w:lvlText w:val="%2."/>
      <w:lvlJc w:val="left"/>
      <w:pPr>
        <w:ind w:left="72" w:hanging="360"/>
      </w:pPr>
    </w:lvl>
    <w:lvl w:ilvl="2" w:tplc="0809001B" w:tentative="1">
      <w:start w:val="1"/>
      <w:numFmt w:val="lowerRoman"/>
      <w:lvlText w:val="%3."/>
      <w:lvlJc w:val="right"/>
      <w:pPr>
        <w:ind w:left="792" w:hanging="180"/>
      </w:pPr>
    </w:lvl>
    <w:lvl w:ilvl="3" w:tplc="0809000F" w:tentative="1">
      <w:start w:val="1"/>
      <w:numFmt w:val="decimal"/>
      <w:lvlText w:val="%4."/>
      <w:lvlJc w:val="left"/>
      <w:pPr>
        <w:ind w:left="1512" w:hanging="360"/>
      </w:pPr>
    </w:lvl>
    <w:lvl w:ilvl="4" w:tplc="08090019" w:tentative="1">
      <w:start w:val="1"/>
      <w:numFmt w:val="lowerLetter"/>
      <w:lvlText w:val="%5."/>
      <w:lvlJc w:val="left"/>
      <w:pPr>
        <w:ind w:left="2232" w:hanging="360"/>
      </w:pPr>
    </w:lvl>
    <w:lvl w:ilvl="5" w:tplc="0809001B" w:tentative="1">
      <w:start w:val="1"/>
      <w:numFmt w:val="lowerRoman"/>
      <w:lvlText w:val="%6."/>
      <w:lvlJc w:val="right"/>
      <w:pPr>
        <w:ind w:left="2952" w:hanging="180"/>
      </w:pPr>
    </w:lvl>
    <w:lvl w:ilvl="6" w:tplc="0809000F" w:tentative="1">
      <w:start w:val="1"/>
      <w:numFmt w:val="decimal"/>
      <w:lvlText w:val="%7."/>
      <w:lvlJc w:val="left"/>
      <w:pPr>
        <w:ind w:left="3672" w:hanging="360"/>
      </w:pPr>
    </w:lvl>
    <w:lvl w:ilvl="7" w:tplc="08090019" w:tentative="1">
      <w:start w:val="1"/>
      <w:numFmt w:val="lowerLetter"/>
      <w:lvlText w:val="%8."/>
      <w:lvlJc w:val="left"/>
      <w:pPr>
        <w:ind w:left="4392" w:hanging="360"/>
      </w:pPr>
    </w:lvl>
    <w:lvl w:ilvl="8" w:tplc="0809001B" w:tentative="1">
      <w:start w:val="1"/>
      <w:numFmt w:val="lowerRoman"/>
      <w:lvlText w:val="%9."/>
      <w:lvlJc w:val="right"/>
      <w:pPr>
        <w:ind w:left="5112" w:hanging="180"/>
      </w:pPr>
    </w:lvl>
  </w:abstractNum>
  <w:abstractNum w:abstractNumId="14" w15:restartNumberingAfterBreak="0">
    <w:nsid w:val="304A4649"/>
    <w:multiLevelType w:val="hybridMultilevel"/>
    <w:tmpl w:val="541ACB36"/>
    <w:lvl w:ilvl="0" w:tplc="5E58BB3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4240A1F"/>
    <w:multiLevelType w:val="hybridMultilevel"/>
    <w:tmpl w:val="B4907704"/>
    <w:lvl w:ilvl="0" w:tplc="5E58BB38">
      <w:start w:val="1"/>
      <w:numFmt w:val="bullet"/>
      <w:lvlText w:val="-"/>
      <w:lvlJc w:val="left"/>
      <w:pPr>
        <w:ind w:left="990" w:hanging="360"/>
      </w:pPr>
      <w:rPr>
        <w:rFonts w:hint="default" w:ascii="Symbol" w:hAnsi="Symbol"/>
      </w:rPr>
    </w:lvl>
    <w:lvl w:ilvl="1" w:tplc="08090003">
      <w:start w:val="1"/>
      <w:numFmt w:val="bullet"/>
      <w:lvlText w:val="o"/>
      <w:lvlJc w:val="left"/>
      <w:pPr>
        <w:ind w:left="1710" w:hanging="360"/>
      </w:pPr>
      <w:rPr>
        <w:rFonts w:hint="default" w:ascii="Courier New" w:hAnsi="Courier New" w:cs="Courier New"/>
      </w:rPr>
    </w:lvl>
    <w:lvl w:ilvl="2" w:tplc="08090005" w:tentative="1">
      <w:start w:val="1"/>
      <w:numFmt w:val="bullet"/>
      <w:lvlText w:val=""/>
      <w:lvlJc w:val="left"/>
      <w:pPr>
        <w:ind w:left="2430" w:hanging="360"/>
      </w:pPr>
      <w:rPr>
        <w:rFonts w:hint="default" w:ascii="Wingdings" w:hAnsi="Wingdings"/>
      </w:rPr>
    </w:lvl>
    <w:lvl w:ilvl="3" w:tplc="08090001" w:tentative="1">
      <w:start w:val="1"/>
      <w:numFmt w:val="bullet"/>
      <w:lvlText w:val=""/>
      <w:lvlJc w:val="left"/>
      <w:pPr>
        <w:ind w:left="3150" w:hanging="360"/>
      </w:pPr>
      <w:rPr>
        <w:rFonts w:hint="default" w:ascii="Symbol" w:hAnsi="Symbol"/>
      </w:rPr>
    </w:lvl>
    <w:lvl w:ilvl="4" w:tplc="08090003" w:tentative="1">
      <w:start w:val="1"/>
      <w:numFmt w:val="bullet"/>
      <w:lvlText w:val="o"/>
      <w:lvlJc w:val="left"/>
      <w:pPr>
        <w:ind w:left="3870" w:hanging="360"/>
      </w:pPr>
      <w:rPr>
        <w:rFonts w:hint="default" w:ascii="Courier New" w:hAnsi="Courier New" w:cs="Courier New"/>
      </w:rPr>
    </w:lvl>
    <w:lvl w:ilvl="5" w:tplc="08090005" w:tentative="1">
      <w:start w:val="1"/>
      <w:numFmt w:val="bullet"/>
      <w:lvlText w:val=""/>
      <w:lvlJc w:val="left"/>
      <w:pPr>
        <w:ind w:left="4590" w:hanging="360"/>
      </w:pPr>
      <w:rPr>
        <w:rFonts w:hint="default" w:ascii="Wingdings" w:hAnsi="Wingdings"/>
      </w:rPr>
    </w:lvl>
    <w:lvl w:ilvl="6" w:tplc="08090001" w:tentative="1">
      <w:start w:val="1"/>
      <w:numFmt w:val="bullet"/>
      <w:lvlText w:val=""/>
      <w:lvlJc w:val="left"/>
      <w:pPr>
        <w:ind w:left="5310" w:hanging="360"/>
      </w:pPr>
      <w:rPr>
        <w:rFonts w:hint="default" w:ascii="Symbol" w:hAnsi="Symbol"/>
      </w:rPr>
    </w:lvl>
    <w:lvl w:ilvl="7" w:tplc="08090003" w:tentative="1">
      <w:start w:val="1"/>
      <w:numFmt w:val="bullet"/>
      <w:lvlText w:val="o"/>
      <w:lvlJc w:val="left"/>
      <w:pPr>
        <w:ind w:left="6030" w:hanging="360"/>
      </w:pPr>
      <w:rPr>
        <w:rFonts w:hint="default" w:ascii="Courier New" w:hAnsi="Courier New" w:cs="Courier New"/>
      </w:rPr>
    </w:lvl>
    <w:lvl w:ilvl="8" w:tplc="08090005" w:tentative="1">
      <w:start w:val="1"/>
      <w:numFmt w:val="bullet"/>
      <w:lvlText w:val=""/>
      <w:lvlJc w:val="left"/>
      <w:pPr>
        <w:ind w:left="6750" w:hanging="360"/>
      </w:pPr>
      <w:rPr>
        <w:rFonts w:hint="default" w:ascii="Wingdings" w:hAnsi="Wingdings"/>
      </w:rPr>
    </w:lvl>
  </w:abstractNum>
  <w:abstractNum w:abstractNumId="16" w15:restartNumberingAfterBreak="0">
    <w:nsid w:val="3562204B"/>
    <w:multiLevelType w:val="multilevel"/>
    <w:tmpl w:val="2188B18C"/>
    <w:lvl w:ilvl="0">
      <w:start w:val="1"/>
      <w:numFmt w:val="decimal"/>
      <w:lvlText w:val="%1."/>
      <w:lvlJc w:val="left"/>
      <w:pPr>
        <w:ind w:left="357" w:hanging="357"/>
      </w:pPr>
      <w:rPr>
        <w:rFonts w:hint="default"/>
      </w:rPr>
    </w:lvl>
    <w:lvl w:ilvl="1">
      <w:start w:val="1"/>
      <w:numFmt w:val="decimal"/>
      <w:isLgl/>
      <w:lvlText w:val="%1.%2"/>
      <w:lvlJc w:val="left"/>
      <w:pPr>
        <w:ind w:left="357" w:hanging="357"/>
      </w:pPr>
      <w:rPr>
        <w:rFonts w:hint="default"/>
        <w:i w:val="0"/>
        <w:iCs/>
      </w:rPr>
    </w:lvl>
    <w:lvl w:ilvl="2">
      <w:start w:val="1"/>
      <w:numFmt w:val="decimal"/>
      <w:isLgl/>
      <w:lvlText w:val="%1.%2.%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7" w15:restartNumberingAfterBreak="0">
    <w:nsid w:val="3FB40AE5"/>
    <w:multiLevelType w:val="hybridMultilevel"/>
    <w:tmpl w:val="FA52B35C"/>
    <w:lvl w:ilvl="0" w:tplc="DBE0DFC6">
      <w:start w:val="1"/>
      <w:numFmt w:val="bullet"/>
      <w:lvlText w:val=""/>
      <w:lvlJc w:val="left"/>
      <w:pPr>
        <w:ind w:left="720" w:hanging="360"/>
      </w:pPr>
      <w:rPr>
        <w:rFonts w:hint="default" w:ascii="Symbol" w:hAnsi="Symbol"/>
        <w:sz w:val="20"/>
        <w:szCs w:val="2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5620D1F"/>
    <w:multiLevelType w:val="multilevel"/>
    <w:tmpl w:val="6714F3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DE7EF1"/>
    <w:multiLevelType w:val="hybridMultilevel"/>
    <w:tmpl w:val="FA0E774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A696BDA"/>
    <w:multiLevelType w:val="hybridMultilevel"/>
    <w:tmpl w:val="48B46D7E"/>
    <w:lvl w:ilvl="0" w:tplc="08090001">
      <w:start w:val="1"/>
      <w:numFmt w:val="bullet"/>
      <w:lvlText w:val=""/>
      <w:lvlJc w:val="left"/>
      <w:pPr>
        <w:ind w:left="630" w:hanging="360"/>
      </w:pPr>
      <w:rPr>
        <w:rFonts w:hint="default" w:ascii="Symbol" w:hAnsi="Symbol"/>
      </w:rPr>
    </w:lvl>
    <w:lvl w:ilvl="1" w:tplc="5E58BB38">
      <w:start w:val="1"/>
      <w:numFmt w:val="bullet"/>
      <w:lvlText w:val="-"/>
      <w:lvlJc w:val="left"/>
      <w:pPr>
        <w:ind w:left="1350" w:hanging="360"/>
      </w:pPr>
      <w:rPr>
        <w:rFonts w:hint="default" w:ascii="Symbol" w:hAnsi="Symbol"/>
      </w:rPr>
    </w:lvl>
    <w:lvl w:ilvl="2" w:tplc="08090005" w:tentative="1">
      <w:start w:val="1"/>
      <w:numFmt w:val="bullet"/>
      <w:lvlText w:val=""/>
      <w:lvlJc w:val="left"/>
      <w:pPr>
        <w:ind w:left="2070" w:hanging="360"/>
      </w:pPr>
      <w:rPr>
        <w:rFonts w:hint="default" w:ascii="Wingdings" w:hAnsi="Wingdings"/>
      </w:rPr>
    </w:lvl>
    <w:lvl w:ilvl="3" w:tplc="08090001" w:tentative="1">
      <w:start w:val="1"/>
      <w:numFmt w:val="bullet"/>
      <w:lvlText w:val=""/>
      <w:lvlJc w:val="left"/>
      <w:pPr>
        <w:ind w:left="2790" w:hanging="360"/>
      </w:pPr>
      <w:rPr>
        <w:rFonts w:hint="default" w:ascii="Symbol" w:hAnsi="Symbol"/>
      </w:rPr>
    </w:lvl>
    <w:lvl w:ilvl="4" w:tplc="08090003" w:tentative="1">
      <w:start w:val="1"/>
      <w:numFmt w:val="bullet"/>
      <w:lvlText w:val="o"/>
      <w:lvlJc w:val="left"/>
      <w:pPr>
        <w:ind w:left="3510" w:hanging="360"/>
      </w:pPr>
      <w:rPr>
        <w:rFonts w:hint="default" w:ascii="Courier New" w:hAnsi="Courier New" w:cs="Courier New"/>
      </w:rPr>
    </w:lvl>
    <w:lvl w:ilvl="5" w:tplc="08090005" w:tentative="1">
      <w:start w:val="1"/>
      <w:numFmt w:val="bullet"/>
      <w:lvlText w:val=""/>
      <w:lvlJc w:val="left"/>
      <w:pPr>
        <w:ind w:left="4230" w:hanging="360"/>
      </w:pPr>
      <w:rPr>
        <w:rFonts w:hint="default" w:ascii="Wingdings" w:hAnsi="Wingdings"/>
      </w:rPr>
    </w:lvl>
    <w:lvl w:ilvl="6" w:tplc="08090001" w:tentative="1">
      <w:start w:val="1"/>
      <w:numFmt w:val="bullet"/>
      <w:lvlText w:val=""/>
      <w:lvlJc w:val="left"/>
      <w:pPr>
        <w:ind w:left="4950" w:hanging="360"/>
      </w:pPr>
      <w:rPr>
        <w:rFonts w:hint="default" w:ascii="Symbol" w:hAnsi="Symbol"/>
      </w:rPr>
    </w:lvl>
    <w:lvl w:ilvl="7" w:tplc="08090003" w:tentative="1">
      <w:start w:val="1"/>
      <w:numFmt w:val="bullet"/>
      <w:lvlText w:val="o"/>
      <w:lvlJc w:val="left"/>
      <w:pPr>
        <w:ind w:left="5670" w:hanging="360"/>
      </w:pPr>
      <w:rPr>
        <w:rFonts w:hint="default" w:ascii="Courier New" w:hAnsi="Courier New" w:cs="Courier New"/>
      </w:rPr>
    </w:lvl>
    <w:lvl w:ilvl="8" w:tplc="08090005" w:tentative="1">
      <w:start w:val="1"/>
      <w:numFmt w:val="bullet"/>
      <w:lvlText w:val=""/>
      <w:lvlJc w:val="left"/>
      <w:pPr>
        <w:ind w:left="6390" w:hanging="360"/>
      </w:pPr>
      <w:rPr>
        <w:rFonts w:hint="default" w:ascii="Wingdings" w:hAnsi="Wingdings"/>
      </w:rPr>
    </w:lvl>
  </w:abstractNum>
  <w:abstractNum w:abstractNumId="21" w15:restartNumberingAfterBreak="0">
    <w:nsid w:val="4F82642A"/>
    <w:multiLevelType w:val="multilevel"/>
    <w:tmpl w:val="62B05A8C"/>
    <w:lvl w:ilvl="0">
      <w:start w:val="1"/>
      <w:numFmt w:val="none"/>
      <w:lvlText w:val="1.%1"/>
      <w:lvlJc w:val="left"/>
      <w:pPr>
        <w:ind w:left="357" w:hanging="357"/>
      </w:pPr>
      <w:rPr>
        <w:rFonts w:hint="default" w:ascii="Calibri" w:hAnsi="Calibri"/>
        <w:b/>
        <w:i w:val="0"/>
        <w:color w:val="auto"/>
        <w:sz w:val="22"/>
      </w:rPr>
    </w:lvl>
    <w:lvl w:ilvl="1">
      <w:start w:val="1"/>
      <w:numFmt w:val="decimal"/>
      <w:lvlText w:val="1.%2"/>
      <w:lvlJc w:val="left"/>
      <w:pPr>
        <w:ind w:left="360" w:hanging="360"/>
      </w:pPr>
      <w:rPr>
        <w:rFonts w:hint="default" w:ascii="Calibri" w:hAnsi="Calibri"/>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22" w15:restartNumberingAfterBreak="0">
    <w:nsid w:val="54284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447F1D"/>
    <w:multiLevelType w:val="multilevel"/>
    <w:tmpl w:val="0B3AED9E"/>
    <w:lvl w:ilvl="0">
      <w:start w:val="1"/>
      <w:numFmt w:val="decimal"/>
      <w:lvlText w:val="%1."/>
      <w:lvlJc w:val="left"/>
      <w:pPr>
        <w:ind w:left="720" w:hanging="360"/>
      </w:pPr>
      <w:rPr>
        <w:rFonts w:hint="default" w:ascii="Calibri" w:hAnsi="Calibri"/>
        <w:b/>
        <w:i w:val="0"/>
        <w:color w:val="auto"/>
        <w:sz w:val="22"/>
      </w:rPr>
    </w:lvl>
    <w:lvl w:ilvl="1">
      <w:start w:val="1"/>
      <w:numFmt w:val="decimal"/>
      <w:lvlText w:val="%2.1"/>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92F27E4"/>
    <w:multiLevelType w:val="multilevel"/>
    <w:tmpl w:val="7BB4398A"/>
    <w:lvl w:ilvl="0">
      <w:start w:val="1"/>
      <w:numFmt w:val="decimal"/>
      <w:lvlText w:val="%1.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C6E55CB"/>
    <w:multiLevelType w:val="multilevel"/>
    <w:tmpl w:val="FFFFFFFF"/>
    <w:styleLink w:val="Style1"/>
    <w:lvl w:ilvl="0">
      <w:start w:val="1"/>
      <w:numFmt w:val="bullet"/>
      <w:lvlText w:val=""/>
      <w:lvlJc w:val="left"/>
      <w:pPr>
        <w:ind w:left="775"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60CB0A8C"/>
    <w:multiLevelType w:val="hybridMultilevel"/>
    <w:tmpl w:val="C04242AA"/>
    <w:lvl w:ilvl="0" w:tplc="560EE2FA">
      <w:start w:val="1"/>
      <w:numFmt w:val="decimal"/>
      <w:suff w:val="nothing"/>
      <w:lvlText w:val="OIT%1"/>
      <w:lvlJc w:val="left"/>
      <w:pPr>
        <w:ind w:left="0" w:firstLine="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82B0942"/>
    <w:multiLevelType w:val="hybridMultilevel"/>
    <w:tmpl w:val="19B24B10"/>
    <w:lvl w:ilvl="0" w:tplc="713EED3A">
      <w:start w:val="10"/>
      <w:numFmt w:val="bullet"/>
      <w:lvlText w:val="-"/>
      <w:lvlJc w:val="left"/>
      <w:pPr>
        <w:ind w:left="360" w:hanging="360"/>
      </w:pPr>
      <w:rPr>
        <w:rFonts w:hint="default" w:ascii="Arial" w:hAnsi="Arial" w:eastAsia="Times New Roman" w:cs="Arial"/>
      </w:rPr>
    </w:lvl>
    <w:lvl w:ilvl="1" w:tplc="FFFFFFFF">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8" w15:restartNumberingAfterBreak="0">
    <w:nsid w:val="68DC14E1"/>
    <w:multiLevelType w:val="hybridMultilevel"/>
    <w:tmpl w:val="BB5A0A16"/>
    <w:lvl w:ilvl="0" w:tplc="42006A10">
      <w:start w:val="1"/>
      <w:numFmt w:val="decimal"/>
      <w:lvlText w:val="[%1]"/>
      <w:lvlJc w:val="left"/>
      <w:pPr>
        <w:ind w:left="360" w:hanging="360"/>
      </w:pPr>
      <w:rPr>
        <w:rFonts w:hint="default"/>
      </w:rPr>
    </w:lvl>
    <w:lvl w:ilvl="1" w:tplc="5FDA828E">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AD23F6E"/>
    <w:multiLevelType w:val="hybridMultilevel"/>
    <w:tmpl w:val="B224BB42"/>
    <w:lvl w:ilvl="0" w:tplc="08090001">
      <w:start w:val="1"/>
      <w:numFmt w:val="bullet"/>
      <w:lvlText w:val=""/>
      <w:lvlJc w:val="left"/>
      <w:pPr>
        <w:ind w:left="360" w:hanging="360"/>
      </w:pPr>
      <w:rPr>
        <w:rFonts w:hint="default" w:ascii="Symbol" w:hAnsi="Symbol"/>
      </w:rPr>
    </w:lvl>
    <w:lvl w:ilvl="1" w:tplc="5E58BB38">
      <w:start w:val="1"/>
      <w:numFmt w:val="bullet"/>
      <w:lvlText w:val="-"/>
      <w:lvlJc w:val="left"/>
      <w:pPr>
        <w:ind w:left="72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AE52B87"/>
    <w:multiLevelType w:val="multilevel"/>
    <w:tmpl w:val="3F34FBC8"/>
    <w:styleLink w:val="Styl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0801DF9"/>
    <w:multiLevelType w:val="hybridMultilevel"/>
    <w:tmpl w:val="34C01F5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2" w15:restartNumberingAfterBreak="0">
    <w:nsid w:val="720A46E7"/>
    <w:multiLevelType w:val="multilevel"/>
    <w:tmpl w:val="A4BC703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33" w15:restartNumberingAfterBreak="0">
    <w:nsid w:val="72BAFCF2"/>
    <w:multiLevelType w:val="multilevel"/>
    <w:tmpl w:val="FFFFFFFF"/>
    <w:styleLink w:val="Style2"/>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817DDE"/>
    <w:multiLevelType w:val="multilevel"/>
    <w:tmpl w:val="10305778"/>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4A34BC"/>
    <w:multiLevelType w:val="hybridMultilevel"/>
    <w:tmpl w:val="FA2AE9DE"/>
    <w:lvl w:ilvl="0" w:tplc="D7B4B90C">
      <w:start w:val="1"/>
      <w:numFmt w:val="decimal"/>
      <w:lvlText w:val="1.%1"/>
      <w:lvlJc w:val="left"/>
      <w:pPr>
        <w:ind w:left="720" w:hanging="360"/>
      </w:pPr>
      <w:rPr>
        <w:rFonts w:hint="default" w:ascii="Calibri" w:hAnsi="Calibri"/>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20996"/>
    <w:multiLevelType w:val="multilevel"/>
    <w:tmpl w:val="A7D2942E"/>
    <w:lvl w:ilvl="0">
      <w:start w:val="1"/>
      <w:numFmt w:val="decimal"/>
      <w:pStyle w:val="Heading1"/>
      <w:lvlText w:val="%1."/>
      <w:lvlJc w:val="left"/>
      <w:pPr>
        <w:ind w:left="357" w:hanging="357"/>
      </w:pPr>
      <w:rPr>
        <w:rFonts w:hint="default"/>
      </w:rPr>
    </w:lvl>
    <w:lvl w:ilvl="1">
      <w:start w:val="1"/>
      <w:numFmt w:val="decimal"/>
      <w:pStyle w:val="Heading2"/>
      <w:isLgl/>
      <w:lvlText w:val="%1.%2"/>
      <w:lvlJc w:val="left"/>
      <w:pPr>
        <w:ind w:left="357" w:hanging="357"/>
      </w:pPr>
      <w:rPr>
        <w:rFonts w:hint="default"/>
        <w:i w:val="0"/>
        <w:iCs/>
      </w:rPr>
    </w:lvl>
    <w:lvl w:ilvl="2">
      <w:start w:val="1"/>
      <w:numFmt w:val="decimal"/>
      <w:pStyle w:val="Heading3"/>
      <w:isLgl/>
      <w:lvlText w:val="%1.%2.%3"/>
      <w:lvlJc w:val="left"/>
      <w:pPr>
        <w:ind w:left="357" w:hanging="357"/>
      </w:pPr>
      <w:rPr>
        <w:rFonts w:hint="default"/>
      </w:rPr>
    </w:lvl>
    <w:lvl w:ilvl="3">
      <w:start w:val="1"/>
      <w:numFmt w:val="decimal"/>
      <w:pStyle w:val="Heading4"/>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37" w15:restartNumberingAfterBreak="0">
    <w:nsid w:val="7A612F95"/>
    <w:multiLevelType w:val="hybridMultilevel"/>
    <w:tmpl w:val="3E3CEAD4"/>
    <w:lvl w:ilvl="0" w:tplc="713EED3A">
      <w:start w:val="10"/>
      <w:numFmt w:val="bullet"/>
      <w:lvlText w:val="-"/>
      <w:lvlJc w:val="left"/>
      <w:pPr>
        <w:ind w:left="360" w:hanging="360"/>
      </w:pPr>
      <w:rPr>
        <w:rFonts w:hint="default" w:ascii="Arial" w:hAnsi="Arial" w:eastAsia="Times New Roman" w:cs="Aria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8" w15:restartNumberingAfterBreak="0">
    <w:nsid w:val="7A772B04"/>
    <w:multiLevelType w:val="hybridMultilevel"/>
    <w:tmpl w:val="FFFFFFFF"/>
    <w:lvl w:ilvl="0" w:tplc="6540AABE">
      <w:start w:val="1"/>
      <w:numFmt w:val="bullet"/>
      <w:lvlText w:val=""/>
      <w:lvlJc w:val="left"/>
      <w:pPr>
        <w:ind w:left="720" w:hanging="360"/>
      </w:pPr>
      <w:rPr>
        <w:rFonts w:hint="default" w:ascii="Symbol" w:hAnsi="Symbol"/>
      </w:rPr>
    </w:lvl>
    <w:lvl w:ilvl="1" w:tplc="AE86E0C4">
      <w:start w:val="1"/>
      <w:numFmt w:val="bullet"/>
      <w:lvlText w:val="o"/>
      <w:lvlJc w:val="left"/>
      <w:pPr>
        <w:ind w:left="1440" w:hanging="360"/>
      </w:pPr>
      <w:rPr>
        <w:rFonts w:hint="default" w:ascii="Courier New" w:hAnsi="Courier New"/>
      </w:rPr>
    </w:lvl>
    <w:lvl w:ilvl="2" w:tplc="4A2E4988">
      <w:start w:val="1"/>
      <w:numFmt w:val="bullet"/>
      <w:lvlText w:val="§"/>
      <w:lvlJc w:val="left"/>
      <w:pPr>
        <w:ind w:left="2160" w:hanging="360"/>
      </w:pPr>
      <w:rPr>
        <w:rFonts w:hint="default" w:ascii="Wingdings" w:hAnsi="Wingdings"/>
      </w:rPr>
    </w:lvl>
    <w:lvl w:ilvl="3" w:tplc="503A2AFC">
      <w:start w:val="1"/>
      <w:numFmt w:val="bullet"/>
      <w:lvlText w:val=""/>
      <w:lvlJc w:val="left"/>
      <w:pPr>
        <w:ind w:left="2880" w:hanging="360"/>
      </w:pPr>
      <w:rPr>
        <w:rFonts w:hint="default" w:ascii="Symbol" w:hAnsi="Symbol"/>
      </w:rPr>
    </w:lvl>
    <w:lvl w:ilvl="4" w:tplc="60B80726">
      <w:start w:val="1"/>
      <w:numFmt w:val="bullet"/>
      <w:lvlText w:val="o"/>
      <w:lvlJc w:val="left"/>
      <w:pPr>
        <w:ind w:left="3600" w:hanging="360"/>
      </w:pPr>
      <w:rPr>
        <w:rFonts w:hint="default" w:ascii="Courier New" w:hAnsi="Courier New"/>
      </w:rPr>
    </w:lvl>
    <w:lvl w:ilvl="5" w:tplc="9ADE9F90">
      <w:start w:val="1"/>
      <w:numFmt w:val="bullet"/>
      <w:lvlText w:val=""/>
      <w:lvlJc w:val="left"/>
      <w:pPr>
        <w:ind w:left="4320" w:hanging="360"/>
      </w:pPr>
      <w:rPr>
        <w:rFonts w:hint="default" w:ascii="Wingdings" w:hAnsi="Wingdings"/>
      </w:rPr>
    </w:lvl>
    <w:lvl w:ilvl="6" w:tplc="BDA4DE6A">
      <w:start w:val="1"/>
      <w:numFmt w:val="bullet"/>
      <w:lvlText w:val=""/>
      <w:lvlJc w:val="left"/>
      <w:pPr>
        <w:ind w:left="5040" w:hanging="360"/>
      </w:pPr>
      <w:rPr>
        <w:rFonts w:hint="default" w:ascii="Symbol" w:hAnsi="Symbol"/>
      </w:rPr>
    </w:lvl>
    <w:lvl w:ilvl="7" w:tplc="0AF4AF52">
      <w:start w:val="1"/>
      <w:numFmt w:val="bullet"/>
      <w:lvlText w:val="o"/>
      <w:lvlJc w:val="left"/>
      <w:pPr>
        <w:ind w:left="5760" w:hanging="360"/>
      </w:pPr>
      <w:rPr>
        <w:rFonts w:hint="default" w:ascii="Courier New" w:hAnsi="Courier New"/>
      </w:rPr>
    </w:lvl>
    <w:lvl w:ilvl="8" w:tplc="4A784AFE">
      <w:start w:val="1"/>
      <w:numFmt w:val="bullet"/>
      <w:lvlText w:val=""/>
      <w:lvlJc w:val="left"/>
      <w:pPr>
        <w:ind w:left="6480" w:hanging="360"/>
      </w:pPr>
      <w:rPr>
        <w:rFonts w:hint="default" w:ascii="Wingdings" w:hAnsi="Wingdings"/>
      </w:rPr>
    </w:lvl>
  </w:abstractNum>
  <w:abstractNum w:abstractNumId="39" w15:restartNumberingAfterBreak="0">
    <w:nsid w:val="7BAB3017"/>
    <w:multiLevelType w:val="hybridMultilevel"/>
    <w:tmpl w:val="939AE42E"/>
    <w:lvl w:ilvl="0" w:tplc="713EED3A">
      <w:start w:val="10"/>
      <w:numFmt w:val="bullet"/>
      <w:lvlText w:val="-"/>
      <w:lvlJc w:val="left"/>
      <w:pPr>
        <w:ind w:left="720" w:hanging="360"/>
      </w:pPr>
      <w:rPr>
        <w:rFonts w:hint="default" w:ascii="Arial" w:hAnsi="Arial" w:eastAsia="Times New Roman" w:cs="Aria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BFC4A84"/>
    <w:multiLevelType w:val="multilevel"/>
    <w:tmpl w:val="F1F04E4E"/>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7EA56480"/>
    <w:multiLevelType w:val="multilevel"/>
    <w:tmpl w:val="F73688E4"/>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5A72BE"/>
    <w:multiLevelType w:val="hybridMultilevel"/>
    <w:tmpl w:val="EF54FFF2"/>
    <w:lvl w:ilvl="0" w:tplc="6D92F57C">
      <w:start w:val="1"/>
      <w:numFmt w:val="decimal"/>
      <w:lvlText w:val="1.%1"/>
      <w:lvlJc w:val="left"/>
      <w:pPr>
        <w:ind w:left="720" w:hanging="360"/>
      </w:pPr>
      <w:rPr>
        <w:rFonts w:hint="default" w:ascii="Calibri" w:hAnsi="Calibri"/>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50541">
    <w:abstractNumId w:val="11"/>
  </w:num>
  <w:num w:numId="2" w16cid:durableId="602346531">
    <w:abstractNumId w:val="15"/>
  </w:num>
  <w:num w:numId="3" w16cid:durableId="1690595377">
    <w:abstractNumId w:val="29"/>
  </w:num>
  <w:num w:numId="4" w16cid:durableId="1946032846">
    <w:abstractNumId w:val="17"/>
  </w:num>
  <w:num w:numId="5" w16cid:durableId="179587917">
    <w:abstractNumId w:val="13"/>
  </w:num>
  <w:num w:numId="6" w16cid:durableId="473182883">
    <w:abstractNumId w:val="20"/>
  </w:num>
  <w:num w:numId="7" w16cid:durableId="133177625">
    <w:abstractNumId w:val="37"/>
  </w:num>
  <w:num w:numId="8" w16cid:durableId="64767422">
    <w:abstractNumId w:val="34"/>
  </w:num>
  <w:num w:numId="9" w16cid:durableId="1579166264">
    <w:abstractNumId w:val="28"/>
  </w:num>
  <w:num w:numId="10" w16cid:durableId="1612932322">
    <w:abstractNumId w:val="27"/>
  </w:num>
  <w:num w:numId="11" w16cid:durableId="2081322856">
    <w:abstractNumId w:val="39"/>
  </w:num>
  <w:num w:numId="12" w16cid:durableId="894462959">
    <w:abstractNumId w:val="31"/>
  </w:num>
  <w:num w:numId="13" w16cid:durableId="1454246013">
    <w:abstractNumId w:val="19"/>
  </w:num>
  <w:num w:numId="14" w16cid:durableId="978147146">
    <w:abstractNumId w:val="41"/>
  </w:num>
  <w:num w:numId="15" w16cid:durableId="201525242">
    <w:abstractNumId w:val="32"/>
  </w:num>
  <w:num w:numId="16" w16cid:durableId="370961059">
    <w:abstractNumId w:val="14"/>
  </w:num>
  <w:num w:numId="17" w16cid:durableId="26376117">
    <w:abstractNumId w:val="38"/>
  </w:num>
  <w:num w:numId="18" w16cid:durableId="1761219865">
    <w:abstractNumId w:val="10"/>
  </w:num>
  <w:num w:numId="19" w16cid:durableId="1148087659">
    <w:abstractNumId w:val="25"/>
  </w:num>
  <w:num w:numId="20" w16cid:durableId="1243568609">
    <w:abstractNumId w:val="5"/>
  </w:num>
  <w:num w:numId="21" w16cid:durableId="1239243785">
    <w:abstractNumId w:val="6"/>
  </w:num>
  <w:num w:numId="22" w16cid:durableId="547186583">
    <w:abstractNumId w:val="1"/>
  </w:num>
  <w:num w:numId="23" w16cid:durableId="573516581">
    <w:abstractNumId w:val="26"/>
  </w:num>
  <w:num w:numId="24" w16cid:durableId="1007096339">
    <w:abstractNumId w:val="8"/>
  </w:num>
  <w:num w:numId="25" w16cid:durableId="667444629">
    <w:abstractNumId w:val="33"/>
  </w:num>
  <w:num w:numId="26" w16cid:durableId="1155680562">
    <w:abstractNumId w:val="3"/>
  </w:num>
  <w:num w:numId="27" w16cid:durableId="1085567440">
    <w:abstractNumId w:val="30"/>
  </w:num>
  <w:num w:numId="28" w16cid:durableId="1980526773">
    <w:abstractNumId w:val="36"/>
  </w:num>
  <w:num w:numId="29" w16cid:durableId="1415973939">
    <w:abstractNumId w:val="23"/>
  </w:num>
  <w:num w:numId="30" w16cid:durableId="1016225137">
    <w:abstractNumId w:val="4"/>
  </w:num>
  <w:num w:numId="31" w16cid:durableId="46474330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9208057">
    <w:abstractNumId w:val="40"/>
  </w:num>
  <w:num w:numId="33" w16cid:durableId="264772946">
    <w:abstractNumId w:val="18"/>
  </w:num>
  <w:num w:numId="34" w16cid:durableId="2127039513">
    <w:abstractNumId w:val="42"/>
  </w:num>
  <w:num w:numId="35" w16cid:durableId="1280799113">
    <w:abstractNumId w:val="35"/>
  </w:num>
  <w:num w:numId="36" w16cid:durableId="1851410690">
    <w:abstractNumId w:val="12"/>
  </w:num>
  <w:num w:numId="37" w16cid:durableId="619532384">
    <w:abstractNumId w:val="24"/>
  </w:num>
  <w:num w:numId="38" w16cid:durableId="935864795">
    <w:abstractNumId w:val="0"/>
  </w:num>
  <w:num w:numId="39" w16cid:durableId="13223447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50817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42472132">
    <w:abstractNumId w:val="21"/>
  </w:num>
  <w:num w:numId="42" w16cid:durableId="893930874">
    <w:abstractNumId w:val="9"/>
  </w:num>
  <w:num w:numId="43" w16cid:durableId="1094014327">
    <w:abstractNumId w:val="9"/>
    <w:lvlOverride w:ilvl="0">
      <w:lvl w:ilvl="0">
        <w:start w:val="1"/>
        <w:numFmt w:val="decimal"/>
        <w:lvlText w:val="%1."/>
        <w:lvlJc w:val="left"/>
        <w:pPr>
          <w:ind w:left="357" w:hanging="357"/>
        </w:pPr>
        <w:rPr>
          <w:rFonts w:hint="default" w:ascii="Calibri" w:hAnsi="Calibri"/>
          <w:b/>
          <w:i w:val="0"/>
          <w:color w:val="auto"/>
          <w:sz w:val="22"/>
        </w:rPr>
      </w:lvl>
    </w:lvlOverride>
    <w:lvlOverride w:ilvl="1">
      <w:lvl w:ilvl="1">
        <w:start w:val="1"/>
        <w:numFmt w:val="decimal"/>
        <w:lvlText w:val="%2.1"/>
        <w:lvlJc w:val="left"/>
        <w:pPr>
          <w:ind w:left="360" w:hanging="360"/>
        </w:pPr>
        <w:rPr>
          <w:rFonts w:hint="default" w:ascii="Calibri" w:hAnsi="Calibri"/>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4" w16cid:durableId="588466409">
    <w:abstractNumId w:val="9"/>
    <w:lvlOverride w:ilvl="0">
      <w:lvl w:ilvl="0">
        <w:start w:val="1"/>
        <w:numFmt w:val="decimal"/>
        <w:lvlText w:val="%1."/>
        <w:lvlJc w:val="left"/>
        <w:pPr>
          <w:ind w:left="357" w:hanging="357"/>
        </w:pPr>
        <w:rPr>
          <w:rFonts w:hint="default" w:ascii="Calibri" w:hAnsi="Calibri"/>
          <w:b/>
          <w:i w:val="0"/>
          <w:color w:val="auto"/>
          <w:sz w:val="22"/>
        </w:rPr>
      </w:lvl>
    </w:lvlOverride>
    <w:lvlOverride w:ilvl="1">
      <w:lvl w:ilvl="1">
        <w:start w:val="1"/>
        <w:numFmt w:val="decimal"/>
        <w:lvlText w:val="%2.1"/>
        <w:lvlJc w:val="left"/>
        <w:pPr>
          <w:ind w:left="360" w:hanging="360"/>
        </w:pPr>
        <w:rPr>
          <w:rFonts w:hint="default" w:ascii="Calibri" w:hAnsi="Calibri"/>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5" w16cid:durableId="1938055326">
    <w:abstractNumId w:val="7"/>
  </w:num>
  <w:num w:numId="46" w16cid:durableId="1764642158">
    <w:abstractNumId w:val="22"/>
  </w:num>
  <w:num w:numId="47" w16cid:durableId="1114709077">
    <w:abstractNumId w:val="16"/>
  </w:num>
  <w:num w:numId="48" w16cid:durableId="8219713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79458428">
    <w:abstractNumId w:val="2"/>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rini">
    <w15:presenceInfo w15:providerId="AD" w15:userId="S::PCAPHAT@imptobnet.com::0d96e6e8-54fa-4fea-8fdb-5338553bf754"/>
  </w15:person>
  <w15:person w15:author="Shah, Ramesh">
    <w15:presenceInfo w15:providerId="AD" w15:userId="S::pconrhs@imptobnet.com::ea020286-65b6-4cf1-ae53-d9b46ae32850"/>
  </w15:person>
  <w15:person w15:author="Singh, Balbeer">
    <w15:presenceInfo w15:providerId="AD" w15:userId="S::pcapbis@imptobnet.com::0a59fc78-c534-4b38-80d3-2d78b70d18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B"/>
    <w:rsid w:val="0000004D"/>
    <w:rsid w:val="00000896"/>
    <w:rsid w:val="00000A88"/>
    <w:rsid w:val="00000D2B"/>
    <w:rsid w:val="0000123E"/>
    <w:rsid w:val="0000146E"/>
    <w:rsid w:val="00001AD0"/>
    <w:rsid w:val="00001BCF"/>
    <w:rsid w:val="00002774"/>
    <w:rsid w:val="00002780"/>
    <w:rsid w:val="00003455"/>
    <w:rsid w:val="0000396C"/>
    <w:rsid w:val="00003AF5"/>
    <w:rsid w:val="00003BA6"/>
    <w:rsid w:val="00003CDC"/>
    <w:rsid w:val="000045B8"/>
    <w:rsid w:val="00005190"/>
    <w:rsid w:val="0000566B"/>
    <w:rsid w:val="000056C3"/>
    <w:rsid w:val="00005C88"/>
    <w:rsid w:val="000060D7"/>
    <w:rsid w:val="000065EA"/>
    <w:rsid w:val="00006ED4"/>
    <w:rsid w:val="00007775"/>
    <w:rsid w:val="00007C15"/>
    <w:rsid w:val="0001026C"/>
    <w:rsid w:val="000103E9"/>
    <w:rsid w:val="00010701"/>
    <w:rsid w:val="000110A9"/>
    <w:rsid w:val="0001160A"/>
    <w:rsid w:val="000121EE"/>
    <w:rsid w:val="00012393"/>
    <w:rsid w:val="00012A42"/>
    <w:rsid w:val="00012DDE"/>
    <w:rsid w:val="00012DF2"/>
    <w:rsid w:val="0001333A"/>
    <w:rsid w:val="0001333B"/>
    <w:rsid w:val="0001337A"/>
    <w:rsid w:val="00013776"/>
    <w:rsid w:val="00013E1A"/>
    <w:rsid w:val="00014094"/>
    <w:rsid w:val="000140C4"/>
    <w:rsid w:val="00014553"/>
    <w:rsid w:val="000146CD"/>
    <w:rsid w:val="00014A74"/>
    <w:rsid w:val="00014C17"/>
    <w:rsid w:val="00014DA4"/>
    <w:rsid w:val="0001508C"/>
    <w:rsid w:val="000154C1"/>
    <w:rsid w:val="00015959"/>
    <w:rsid w:val="00015A5F"/>
    <w:rsid w:val="00016343"/>
    <w:rsid w:val="0001683A"/>
    <w:rsid w:val="000169DC"/>
    <w:rsid w:val="00017260"/>
    <w:rsid w:val="000175FA"/>
    <w:rsid w:val="00017618"/>
    <w:rsid w:val="000178CC"/>
    <w:rsid w:val="000207E3"/>
    <w:rsid w:val="000225E6"/>
    <w:rsid w:val="0002270E"/>
    <w:rsid w:val="000227DA"/>
    <w:rsid w:val="00023114"/>
    <w:rsid w:val="000236AD"/>
    <w:rsid w:val="00023873"/>
    <w:rsid w:val="00023CEA"/>
    <w:rsid w:val="000241E3"/>
    <w:rsid w:val="0002420D"/>
    <w:rsid w:val="00024899"/>
    <w:rsid w:val="00024B2C"/>
    <w:rsid w:val="000250D0"/>
    <w:rsid w:val="00025F49"/>
    <w:rsid w:val="0002632B"/>
    <w:rsid w:val="0002688F"/>
    <w:rsid w:val="000271D1"/>
    <w:rsid w:val="000275F2"/>
    <w:rsid w:val="00027632"/>
    <w:rsid w:val="00027780"/>
    <w:rsid w:val="000301E3"/>
    <w:rsid w:val="00030505"/>
    <w:rsid w:val="00030DE4"/>
    <w:rsid w:val="0003101D"/>
    <w:rsid w:val="000314E3"/>
    <w:rsid w:val="0003152E"/>
    <w:rsid w:val="00031551"/>
    <w:rsid w:val="00031ACB"/>
    <w:rsid w:val="00031F2E"/>
    <w:rsid w:val="00031F80"/>
    <w:rsid w:val="00032256"/>
    <w:rsid w:val="00032603"/>
    <w:rsid w:val="00032D64"/>
    <w:rsid w:val="00032DA7"/>
    <w:rsid w:val="00032DF2"/>
    <w:rsid w:val="00033578"/>
    <w:rsid w:val="00033ACC"/>
    <w:rsid w:val="00033F67"/>
    <w:rsid w:val="00033FAF"/>
    <w:rsid w:val="000344E2"/>
    <w:rsid w:val="000346D3"/>
    <w:rsid w:val="00034DD7"/>
    <w:rsid w:val="00034F4D"/>
    <w:rsid w:val="000353AB"/>
    <w:rsid w:val="0003582D"/>
    <w:rsid w:val="00035D2F"/>
    <w:rsid w:val="00035E50"/>
    <w:rsid w:val="000367F0"/>
    <w:rsid w:val="000403C4"/>
    <w:rsid w:val="00040663"/>
    <w:rsid w:val="00041063"/>
    <w:rsid w:val="00041691"/>
    <w:rsid w:val="00041A3F"/>
    <w:rsid w:val="00041B38"/>
    <w:rsid w:val="000426AB"/>
    <w:rsid w:val="00042DFA"/>
    <w:rsid w:val="0004337D"/>
    <w:rsid w:val="00043E79"/>
    <w:rsid w:val="0004435A"/>
    <w:rsid w:val="000448A8"/>
    <w:rsid w:val="00044B27"/>
    <w:rsid w:val="00044B2B"/>
    <w:rsid w:val="00044B64"/>
    <w:rsid w:val="00044DB0"/>
    <w:rsid w:val="00044E35"/>
    <w:rsid w:val="00044FA6"/>
    <w:rsid w:val="000451B7"/>
    <w:rsid w:val="000452C1"/>
    <w:rsid w:val="00045314"/>
    <w:rsid w:val="000453E8"/>
    <w:rsid w:val="0004543C"/>
    <w:rsid w:val="000456A1"/>
    <w:rsid w:val="000456AA"/>
    <w:rsid w:val="00045DB3"/>
    <w:rsid w:val="00045ED4"/>
    <w:rsid w:val="00045F27"/>
    <w:rsid w:val="00045F92"/>
    <w:rsid w:val="00046B0F"/>
    <w:rsid w:val="00046B60"/>
    <w:rsid w:val="00046CAD"/>
    <w:rsid w:val="00047308"/>
    <w:rsid w:val="00047417"/>
    <w:rsid w:val="00047A84"/>
    <w:rsid w:val="00050A36"/>
    <w:rsid w:val="00050BBD"/>
    <w:rsid w:val="00050BE3"/>
    <w:rsid w:val="00050E76"/>
    <w:rsid w:val="000510B5"/>
    <w:rsid w:val="0005122F"/>
    <w:rsid w:val="00051C06"/>
    <w:rsid w:val="00051EDB"/>
    <w:rsid w:val="000520BD"/>
    <w:rsid w:val="00052420"/>
    <w:rsid w:val="00052770"/>
    <w:rsid w:val="0005288A"/>
    <w:rsid w:val="0005295E"/>
    <w:rsid w:val="00052A82"/>
    <w:rsid w:val="00052D08"/>
    <w:rsid w:val="00052D1C"/>
    <w:rsid w:val="00053222"/>
    <w:rsid w:val="0005338A"/>
    <w:rsid w:val="000536AF"/>
    <w:rsid w:val="00053962"/>
    <w:rsid w:val="00053AC9"/>
    <w:rsid w:val="00053FB5"/>
    <w:rsid w:val="0005464C"/>
    <w:rsid w:val="0005479A"/>
    <w:rsid w:val="00054B2A"/>
    <w:rsid w:val="0005518D"/>
    <w:rsid w:val="00055274"/>
    <w:rsid w:val="000558AB"/>
    <w:rsid w:val="00055DA5"/>
    <w:rsid w:val="00055E00"/>
    <w:rsid w:val="00055FAB"/>
    <w:rsid w:val="00056314"/>
    <w:rsid w:val="000565A0"/>
    <w:rsid w:val="0006017A"/>
    <w:rsid w:val="0006038B"/>
    <w:rsid w:val="000603CF"/>
    <w:rsid w:val="000603DC"/>
    <w:rsid w:val="00060ECC"/>
    <w:rsid w:val="0006102F"/>
    <w:rsid w:val="00061394"/>
    <w:rsid w:val="000618B9"/>
    <w:rsid w:val="00061DF5"/>
    <w:rsid w:val="00062264"/>
    <w:rsid w:val="00062346"/>
    <w:rsid w:val="000628AF"/>
    <w:rsid w:val="0006344C"/>
    <w:rsid w:val="000636E2"/>
    <w:rsid w:val="000639D7"/>
    <w:rsid w:val="000655B2"/>
    <w:rsid w:val="00065A62"/>
    <w:rsid w:val="00065B62"/>
    <w:rsid w:val="00065C4C"/>
    <w:rsid w:val="00065E08"/>
    <w:rsid w:val="00065F07"/>
    <w:rsid w:val="0006618A"/>
    <w:rsid w:val="000664D1"/>
    <w:rsid w:val="000666BE"/>
    <w:rsid w:val="00066BAD"/>
    <w:rsid w:val="00066F43"/>
    <w:rsid w:val="00067084"/>
    <w:rsid w:val="0006790A"/>
    <w:rsid w:val="00067935"/>
    <w:rsid w:val="00067C21"/>
    <w:rsid w:val="00067CCE"/>
    <w:rsid w:val="00070399"/>
    <w:rsid w:val="00070490"/>
    <w:rsid w:val="000707B2"/>
    <w:rsid w:val="00070DC5"/>
    <w:rsid w:val="000711BC"/>
    <w:rsid w:val="00071389"/>
    <w:rsid w:val="00071692"/>
    <w:rsid w:val="00071AA2"/>
    <w:rsid w:val="0007208D"/>
    <w:rsid w:val="00072381"/>
    <w:rsid w:val="00072530"/>
    <w:rsid w:val="0007274F"/>
    <w:rsid w:val="00072893"/>
    <w:rsid w:val="000729A2"/>
    <w:rsid w:val="00073241"/>
    <w:rsid w:val="00073977"/>
    <w:rsid w:val="00073E58"/>
    <w:rsid w:val="00074D52"/>
    <w:rsid w:val="00074E32"/>
    <w:rsid w:val="00074FAD"/>
    <w:rsid w:val="00074FB0"/>
    <w:rsid w:val="000750B8"/>
    <w:rsid w:val="000753C1"/>
    <w:rsid w:val="00075F3D"/>
    <w:rsid w:val="0007608A"/>
    <w:rsid w:val="00076AAE"/>
    <w:rsid w:val="00080217"/>
    <w:rsid w:val="00080D92"/>
    <w:rsid w:val="00081041"/>
    <w:rsid w:val="000813E2"/>
    <w:rsid w:val="000816A0"/>
    <w:rsid w:val="00081872"/>
    <w:rsid w:val="00081879"/>
    <w:rsid w:val="00081969"/>
    <w:rsid w:val="000819B0"/>
    <w:rsid w:val="00082033"/>
    <w:rsid w:val="000820C8"/>
    <w:rsid w:val="00082176"/>
    <w:rsid w:val="00082628"/>
    <w:rsid w:val="000830E3"/>
    <w:rsid w:val="00083A47"/>
    <w:rsid w:val="00083DC1"/>
    <w:rsid w:val="00084532"/>
    <w:rsid w:val="000846D8"/>
    <w:rsid w:val="000848AE"/>
    <w:rsid w:val="00084AA5"/>
    <w:rsid w:val="00084D7E"/>
    <w:rsid w:val="00085038"/>
    <w:rsid w:val="00085244"/>
    <w:rsid w:val="00085845"/>
    <w:rsid w:val="0008599A"/>
    <w:rsid w:val="00085E08"/>
    <w:rsid w:val="00085F5E"/>
    <w:rsid w:val="00086372"/>
    <w:rsid w:val="00086576"/>
    <w:rsid w:val="000865AA"/>
    <w:rsid w:val="000867B8"/>
    <w:rsid w:val="00086862"/>
    <w:rsid w:val="00086D89"/>
    <w:rsid w:val="00087196"/>
    <w:rsid w:val="0008752F"/>
    <w:rsid w:val="00087DEB"/>
    <w:rsid w:val="00087EB7"/>
    <w:rsid w:val="000900C3"/>
    <w:rsid w:val="000902BA"/>
    <w:rsid w:val="0009058B"/>
    <w:rsid w:val="00090710"/>
    <w:rsid w:val="000908A8"/>
    <w:rsid w:val="000908F6"/>
    <w:rsid w:val="00090AE2"/>
    <w:rsid w:val="00090E5E"/>
    <w:rsid w:val="00091533"/>
    <w:rsid w:val="000915E5"/>
    <w:rsid w:val="00091D90"/>
    <w:rsid w:val="0009208F"/>
    <w:rsid w:val="000920D0"/>
    <w:rsid w:val="0009218E"/>
    <w:rsid w:val="00093316"/>
    <w:rsid w:val="00094004"/>
    <w:rsid w:val="00094036"/>
    <w:rsid w:val="00094145"/>
    <w:rsid w:val="000948D9"/>
    <w:rsid w:val="000956DA"/>
    <w:rsid w:val="00095D2E"/>
    <w:rsid w:val="00095FB3"/>
    <w:rsid w:val="000965F6"/>
    <w:rsid w:val="00096DEC"/>
    <w:rsid w:val="0009729C"/>
    <w:rsid w:val="00097BBE"/>
    <w:rsid w:val="00097CE5"/>
    <w:rsid w:val="000A00DE"/>
    <w:rsid w:val="000A0599"/>
    <w:rsid w:val="000A08CE"/>
    <w:rsid w:val="000A097B"/>
    <w:rsid w:val="000A0ED8"/>
    <w:rsid w:val="000A14FC"/>
    <w:rsid w:val="000A2786"/>
    <w:rsid w:val="000A2B44"/>
    <w:rsid w:val="000A2D4A"/>
    <w:rsid w:val="000A2E80"/>
    <w:rsid w:val="000A316A"/>
    <w:rsid w:val="000A3252"/>
    <w:rsid w:val="000A375A"/>
    <w:rsid w:val="000A3DD2"/>
    <w:rsid w:val="000A44D9"/>
    <w:rsid w:val="000A6D33"/>
    <w:rsid w:val="000A78B0"/>
    <w:rsid w:val="000A78C8"/>
    <w:rsid w:val="000A7A4D"/>
    <w:rsid w:val="000A7B5B"/>
    <w:rsid w:val="000A7D06"/>
    <w:rsid w:val="000A7F29"/>
    <w:rsid w:val="000B0705"/>
    <w:rsid w:val="000B0A6A"/>
    <w:rsid w:val="000B0D8F"/>
    <w:rsid w:val="000B127A"/>
    <w:rsid w:val="000B14DB"/>
    <w:rsid w:val="000B1640"/>
    <w:rsid w:val="000B1875"/>
    <w:rsid w:val="000B1937"/>
    <w:rsid w:val="000B33ED"/>
    <w:rsid w:val="000B3459"/>
    <w:rsid w:val="000B3520"/>
    <w:rsid w:val="000B3643"/>
    <w:rsid w:val="000B3DFF"/>
    <w:rsid w:val="000B4778"/>
    <w:rsid w:val="000B4E30"/>
    <w:rsid w:val="000B4ECC"/>
    <w:rsid w:val="000B53A2"/>
    <w:rsid w:val="000B5503"/>
    <w:rsid w:val="000B5AC9"/>
    <w:rsid w:val="000B5BD6"/>
    <w:rsid w:val="000B6362"/>
    <w:rsid w:val="000B6746"/>
    <w:rsid w:val="000B6F61"/>
    <w:rsid w:val="000B7497"/>
    <w:rsid w:val="000B7541"/>
    <w:rsid w:val="000B760D"/>
    <w:rsid w:val="000B7F79"/>
    <w:rsid w:val="000C0015"/>
    <w:rsid w:val="000C043A"/>
    <w:rsid w:val="000C08E0"/>
    <w:rsid w:val="000C0C28"/>
    <w:rsid w:val="000C0CC8"/>
    <w:rsid w:val="000C10F4"/>
    <w:rsid w:val="000C130C"/>
    <w:rsid w:val="000C1385"/>
    <w:rsid w:val="000C1631"/>
    <w:rsid w:val="000C172C"/>
    <w:rsid w:val="000C1983"/>
    <w:rsid w:val="000C1D97"/>
    <w:rsid w:val="000C2504"/>
    <w:rsid w:val="000C2A1E"/>
    <w:rsid w:val="000C2F0C"/>
    <w:rsid w:val="000C31B8"/>
    <w:rsid w:val="000C34DA"/>
    <w:rsid w:val="000C3656"/>
    <w:rsid w:val="000C37D0"/>
    <w:rsid w:val="000C39F0"/>
    <w:rsid w:val="000C3AF6"/>
    <w:rsid w:val="000C3D30"/>
    <w:rsid w:val="000C3D7A"/>
    <w:rsid w:val="000C3D9E"/>
    <w:rsid w:val="000C4622"/>
    <w:rsid w:val="000C4B7C"/>
    <w:rsid w:val="000C5553"/>
    <w:rsid w:val="000C57A1"/>
    <w:rsid w:val="000C5A52"/>
    <w:rsid w:val="000C5AA4"/>
    <w:rsid w:val="000C5B26"/>
    <w:rsid w:val="000C754E"/>
    <w:rsid w:val="000C7F4D"/>
    <w:rsid w:val="000D08B3"/>
    <w:rsid w:val="000D0B4D"/>
    <w:rsid w:val="000D0C16"/>
    <w:rsid w:val="000D14BB"/>
    <w:rsid w:val="000D14EA"/>
    <w:rsid w:val="000D16F2"/>
    <w:rsid w:val="000D2580"/>
    <w:rsid w:val="000D261D"/>
    <w:rsid w:val="000D2AD4"/>
    <w:rsid w:val="000D2FE1"/>
    <w:rsid w:val="000D341F"/>
    <w:rsid w:val="000D3626"/>
    <w:rsid w:val="000D476D"/>
    <w:rsid w:val="000D4AEA"/>
    <w:rsid w:val="000D54AD"/>
    <w:rsid w:val="000D55C4"/>
    <w:rsid w:val="000D585C"/>
    <w:rsid w:val="000D5CE8"/>
    <w:rsid w:val="000D6698"/>
    <w:rsid w:val="000D69E9"/>
    <w:rsid w:val="000D6B59"/>
    <w:rsid w:val="000D7654"/>
    <w:rsid w:val="000E0346"/>
    <w:rsid w:val="000E067A"/>
    <w:rsid w:val="000E117B"/>
    <w:rsid w:val="000E2295"/>
    <w:rsid w:val="000E2763"/>
    <w:rsid w:val="000E27D3"/>
    <w:rsid w:val="000E296C"/>
    <w:rsid w:val="000E2D0D"/>
    <w:rsid w:val="000E3311"/>
    <w:rsid w:val="000E3782"/>
    <w:rsid w:val="000E655B"/>
    <w:rsid w:val="000E6687"/>
    <w:rsid w:val="000E6968"/>
    <w:rsid w:val="000E69BC"/>
    <w:rsid w:val="000E7217"/>
    <w:rsid w:val="000E78F1"/>
    <w:rsid w:val="000E79A5"/>
    <w:rsid w:val="000E7D1B"/>
    <w:rsid w:val="000F00F7"/>
    <w:rsid w:val="000F0553"/>
    <w:rsid w:val="000F05EF"/>
    <w:rsid w:val="000F0667"/>
    <w:rsid w:val="000F0C7D"/>
    <w:rsid w:val="000F0EA1"/>
    <w:rsid w:val="000F1A75"/>
    <w:rsid w:val="000F24D0"/>
    <w:rsid w:val="000F2BAD"/>
    <w:rsid w:val="000F2DE7"/>
    <w:rsid w:val="000F2DEC"/>
    <w:rsid w:val="000F31FA"/>
    <w:rsid w:val="000F337E"/>
    <w:rsid w:val="000F3E9D"/>
    <w:rsid w:val="000F45F1"/>
    <w:rsid w:val="000F4900"/>
    <w:rsid w:val="000F4CDB"/>
    <w:rsid w:val="000F4D15"/>
    <w:rsid w:val="000F5787"/>
    <w:rsid w:val="000F59C0"/>
    <w:rsid w:val="000F5BCE"/>
    <w:rsid w:val="000F5E06"/>
    <w:rsid w:val="000F6046"/>
    <w:rsid w:val="000F62A5"/>
    <w:rsid w:val="000F651C"/>
    <w:rsid w:val="000F665E"/>
    <w:rsid w:val="000F6814"/>
    <w:rsid w:val="000F6BC9"/>
    <w:rsid w:val="000F6DEF"/>
    <w:rsid w:val="000F73D0"/>
    <w:rsid w:val="000F75D9"/>
    <w:rsid w:val="000F7940"/>
    <w:rsid w:val="000F7C11"/>
    <w:rsid w:val="001000ED"/>
    <w:rsid w:val="00100709"/>
    <w:rsid w:val="00101112"/>
    <w:rsid w:val="001017E0"/>
    <w:rsid w:val="00101B42"/>
    <w:rsid w:val="001022C8"/>
    <w:rsid w:val="001023B1"/>
    <w:rsid w:val="00102468"/>
    <w:rsid w:val="00102BBC"/>
    <w:rsid w:val="00103030"/>
    <w:rsid w:val="0010387C"/>
    <w:rsid w:val="001050FC"/>
    <w:rsid w:val="001051A6"/>
    <w:rsid w:val="001051CE"/>
    <w:rsid w:val="001053A1"/>
    <w:rsid w:val="00105603"/>
    <w:rsid w:val="0010577B"/>
    <w:rsid w:val="001058BF"/>
    <w:rsid w:val="00105B33"/>
    <w:rsid w:val="00105FF8"/>
    <w:rsid w:val="001067FA"/>
    <w:rsid w:val="00106FE5"/>
    <w:rsid w:val="001071C7"/>
    <w:rsid w:val="001074AD"/>
    <w:rsid w:val="00107D8C"/>
    <w:rsid w:val="00110017"/>
    <w:rsid w:val="0011051C"/>
    <w:rsid w:val="001106F5"/>
    <w:rsid w:val="001109F6"/>
    <w:rsid w:val="00111228"/>
    <w:rsid w:val="00111513"/>
    <w:rsid w:val="00111558"/>
    <w:rsid w:val="00111D97"/>
    <w:rsid w:val="00111DA7"/>
    <w:rsid w:val="0011287E"/>
    <w:rsid w:val="00112FBE"/>
    <w:rsid w:val="00113432"/>
    <w:rsid w:val="001135C1"/>
    <w:rsid w:val="00114000"/>
    <w:rsid w:val="0011403A"/>
    <w:rsid w:val="0011429C"/>
    <w:rsid w:val="001145F3"/>
    <w:rsid w:val="00115027"/>
    <w:rsid w:val="00115649"/>
    <w:rsid w:val="001156C0"/>
    <w:rsid w:val="00115D84"/>
    <w:rsid w:val="001163E9"/>
    <w:rsid w:val="0011641E"/>
    <w:rsid w:val="00116EE9"/>
    <w:rsid w:val="00116F64"/>
    <w:rsid w:val="00116FB7"/>
    <w:rsid w:val="00117EA0"/>
    <w:rsid w:val="00120561"/>
    <w:rsid w:val="00120984"/>
    <w:rsid w:val="00120D21"/>
    <w:rsid w:val="00120F36"/>
    <w:rsid w:val="00120FC1"/>
    <w:rsid w:val="0012170C"/>
    <w:rsid w:val="00121A1D"/>
    <w:rsid w:val="00121A8A"/>
    <w:rsid w:val="00122012"/>
    <w:rsid w:val="001223EF"/>
    <w:rsid w:val="00122C35"/>
    <w:rsid w:val="00123645"/>
    <w:rsid w:val="00123691"/>
    <w:rsid w:val="00125316"/>
    <w:rsid w:val="0012537F"/>
    <w:rsid w:val="001259CB"/>
    <w:rsid w:val="00125B0D"/>
    <w:rsid w:val="00125C62"/>
    <w:rsid w:val="00125E72"/>
    <w:rsid w:val="00125F30"/>
    <w:rsid w:val="00125F92"/>
    <w:rsid w:val="001260C4"/>
    <w:rsid w:val="00126408"/>
    <w:rsid w:val="00126529"/>
    <w:rsid w:val="00126A30"/>
    <w:rsid w:val="00126EFD"/>
    <w:rsid w:val="00127195"/>
    <w:rsid w:val="00127878"/>
    <w:rsid w:val="00127A37"/>
    <w:rsid w:val="00127CB0"/>
    <w:rsid w:val="0013070C"/>
    <w:rsid w:val="00131228"/>
    <w:rsid w:val="001312B9"/>
    <w:rsid w:val="001312BF"/>
    <w:rsid w:val="001318D1"/>
    <w:rsid w:val="00131A9D"/>
    <w:rsid w:val="00132590"/>
    <w:rsid w:val="00132B84"/>
    <w:rsid w:val="00132CDA"/>
    <w:rsid w:val="00132F8A"/>
    <w:rsid w:val="00133974"/>
    <w:rsid w:val="00133CBE"/>
    <w:rsid w:val="00133DDB"/>
    <w:rsid w:val="00133F90"/>
    <w:rsid w:val="0013422A"/>
    <w:rsid w:val="00134234"/>
    <w:rsid w:val="001342B1"/>
    <w:rsid w:val="0013484D"/>
    <w:rsid w:val="0013590E"/>
    <w:rsid w:val="00135F0A"/>
    <w:rsid w:val="00136388"/>
    <w:rsid w:val="0013692D"/>
    <w:rsid w:val="001369B9"/>
    <w:rsid w:val="00136A67"/>
    <w:rsid w:val="00136C41"/>
    <w:rsid w:val="001372F9"/>
    <w:rsid w:val="001377FB"/>
    <w:rsid w:val="00137C05"/>
    <w:rsid w:val="00137D6F"/>
    <w:rsid w:val="0014038F"/>
    <w:rsid w:val="001409CB"/>
    <w:rsid w:val="001409DC"/>
    <w:rsid w:val="00140B3B"/>
    <w:rsid w:val="00141E76"/>
    <w:rsid w:val="00141E98"/>
    <w:rsid w:val="00142612"/>
    <w:rsid w:val="00142956"/>
    <w:rsid w:val="001429F9"/>
    <w:rsid w:val="001434DE"/>
    <w:rsid w:val="001435EE"/>
    <w:rsid w:val="00143BD8"/>
    <w:rsid w:val="00143F23"/>
    <w:rsid w:val="001442B0"/>
    <w:rsid w:val="0014488E"/>
    <w:rsid w:val="00144B9E"/>
    <w:rsid w:val="00144D5B"/>
    <w:rsid w:val="00144EDB"/>
    <w:rsid w:val="0014569B"/>
    <w:rsid w:val="00145A10"/>
    <w:rsid w:val="001466E2"/>
    <w:rsid w:val="001468A0"/>
    <w:rsid w:val="001477E7"/>
    <w:rsid w:val="00147CFD"/>
    <w:rsid w:val="00147FB3"/>
    <w:rsid w:val="001500E5"/>
    <w:rsid w:val="00150482"/>
    <w:rsid w:val="001506C0"/>
    <w:rsid w:val="0015111D"/>
    <w:rsid w:val="0015134D"/>
    <w:rsid w:val="00151803"/>
    <w:rsid w:val="00151851"/>
    <w:rsid w:val="00151CA0"/>
    <w:rsid w:val="00151E3B"/>
    <w:rsid w:val="00152E54"/>
    <w:rsid w:val="00153040"/>
    <w:rsid w:val="00153929"/>
    <w:rsid w:val="00154128"/>
    <w:rsid w:val="00154540"/>
    <w:rsid w:val="001545FB"/>
    <w:rsid w:val="001550EB"/>
    <w:rsid w:val="0015532A"/>
    <w:rsid w:val="0015578A"/>
    <w:rsid w:val="001557D8"/>
    <w:rsid w:val="00155A72"/>
    <w:rsid w:val="00156002"/>
    <w:rsid w:val="0015616A"/>
    <w:rsid w:val="00156463"/>
    <w:rsid w:val="00156692"/>
    <w:rsid w:val="00156843"/>
    <w:rsid w:val="00156C79"/>
    <w:rsid w:val="0015715B"/>
    <w:rsid w:val="001573ED"/>
    <w:rsid w:val="001601B0"/>
    <w:rsid w:val="001603A2"/>
    <w:rsid w:val="00160B35"/>
    <w:rsid w:val="00160BC1"/>
    <w:rsid w:val="001611E2"/>
    <w:rsid w:val="0016125D"/>
    <w:rsid w:val="0016155D"/>
    <w:rsid w:val="001619D8"/>
    <w:rsid w:val="00161A88"/>
    <w:rsid w:val="00161B0D"/>
    <w:rsid w:val="00161B33"/>
    <w:rsid w:val="00162666"/>
    <w:rsid w:val="00162C18"/>
    <w:rsid w:val="00162D44"/>
    <w:rsid w:val="0016326A"/>
    <w:rsid w:val="001634C0"/>
    <w:rsid w:val="00163517"/>
    <w:rsid w:val="00163BA4"/>
    <w:rsid w:val="00163C0D"/>
    <w:rsid w:val="001642F8"/>
    <w:rsid w:val="00164948"/>
    <w:rsid w:val="00164A45"/>
    <w:rsid w:val="00164F27"/>
    <w:rsid w:val="001652EA"/>
    <w:rsid w:val="00165392"/>
    <w:rsid w:val="0016548A"/>
    <w:rsid w:val="001659AC"/>
    <w:rsid w:val="00165A52"/>
    <w:rsid w:val="00165AE4"/>
    <w:rsid w:val="00165CF0"/>
    <w:rsid w:val="00166037"/>
    <w:rsid w:val="00166321"/>
    <w:rsid w:val="001664C6"/>
    <w:rsid w:val="0016699A"/>
    <w:rsid w:val="00166BAC"/>
    <w:rsid w:val="00166CA2"/>
    <w:rsid w:val="001677A6"/>
    <w:rsid w:val="001677FD"/>
    <w:rsid w:val="001679C1"/>
    <w:rsid w:val="00167A5D"/>
    <w:rsid w:val="00167CB9"/>
    <w:rsid w:val="00167F47"/>
    <w:rsid w:val="00167FF5"/>
    <w:rsid w:val="00170A45"/>
    <w:rsid w:val="00171E23"/>
    <w:rsid w:val="00171F8D"/>
    <w:rsid w:val="00172365"/>
    <w:rsid w:val="00172459"/>
    <w:rsid w:val="00173557"/>
    <w:rsid w:val="0017452E"/>
    <w:rsid w:val="00174D87"/>
    <w:rsid w:val="00175325"/>
    <w:rsid w:val="00175618"/>
    <w:rsid w:val="0017567E"/>
    <w:rsid w:val="00176157"/>
    <w:rsid w:val="001761F7"/>
    <w:rsid w:val="00176730"/>
    <w:rsid w:val="001767F8"/>
    <w:rsid w:val="00176C01"/>
    <w:rsid w:val="00176C61"/>
    <w:rsid w:val="001770C1"/>
    <w:rsid w:val="001801DD"/>
    <w:rsid w:val="0018033C"/>
    <w:rsid w:val="00181039"/>
    <w:rsid w:val="00181541"/>
    <w:rsid w:val="0018175F"/>
    <w:rsid w:val="00181E0A"/>
    <w:rsid w:val="00181FB6"/>
    <w:rsid w:val="001820B2"/>
    <w:rsid w:val="001822DF"/>
    <w:rsid w:val="0018230F"/>
    <w:rsid w:val="00182858"/>
    <w:rsid w:val="00182B0E"/>
    <w:rsid w:val="00182B19"/>
    <w:rsid w:val="00182D7F"/>
    <w:rsid w:val="0018308B"/>
    <w:rsid w:val="00183D44"/>
    <w:rsid w:val="00183F9F"/>
    <w:rsid w:val="00184180"/>
    <w:rsid w:val="0018428E"/>
    <w:rsid w:val="001845E1"/>
    <w:rsid w:val="0018481B"/>
    <w:rsid w:val="00184896"/>
    <w:rsid w:val="00184965"/>
    <w:rsid w:val="001852C8"/>
    <w:rsid w:val="001854FE"/>
    <w:rsid w:val="00185FC7"/>
    <w:rsid w:val="001861F0"/>
    <w:rsid w:val="001862AF"/>
    <w:rsid w:val="00186396"/>
    <w:rsid w:val="00186946"/>
    <w:rsid w:val="001875BA"/>
    <w:rsid w:val="00187C3A"/>
    <w:rsid w:val="00190111"/>
    <w:rsid w:val="0019036B"/>
    <w:rsid w:val="00191285"/>
    <w:rsid w:val="001913EF"/>
    <w:rsid w:val="00191BE9"/>
    <w:rsid w:val="0019205F"/>
    <w:rsid w:val="0019274B"/>
    <w:rsid w:val="00192828"/>
    <w:rsid w:val="00192A64"/>
    <w:rsid w:val="00192B6A"/>
    <w:rsid w:val="00192E34"/>
    <w:rsid w:val="001930A7"/>
    <w:rsid w:val="0019318E"/>
    <w:rsid w:val="00193359"/>
    <w:rsid w:val="00193738"/>
    <w:rsid w:val="0019392B"/>
    <w:rsid w:val="00193B53"/>
    <w:rsid w:val="00195143"/>
    <w:rsid w:val="00195825"/>
    <w:rsid w:val="00195889"/>
    <w:rsid w:val="00195B72"/>
    <w:rsid w:val="00196858"/>
    <w:rsid w:val="001968AB"/>
    <w:rsid w:val="00196FF4"/>
    <w:rsid w:val="00197241"/>
    <w:rsid w:val="001A00C5"/>
    <w:rsid w:val="001A04EB"/>
    <w:rsid w:val="001A0A98"/>
    <w:rsid w:val="001A10AE"/>
    <w:rsid w:val="001A175D"/>
    <w:rsid w:val="001A18D7"/>
    <w:rsid w:val="001A1FD6"/>
    <w:rsid w:val="001A2257"/>
    <w:rsid w:val="001A22C0"/>
    <w:rsid w:val="001A2AEB"/>
    <w:rsid w:val="001A2DE6"/>
    <w:rsid w:val="001A30BA"/>
    <w:rsid w:val="001A3129"/>
    <w:rsid w:val="001A32BF"/>
    <w:rsid w:val="001A34E2"/>
    <w:rsid w:val="001A35B7"/>
    <w:rsid w:val="001A37DF"/>
    <w:rsid w:val="001A3A55"/>
    <w:rsid w:val="001A3C5A"/>
    <w:rsid w:val="001A3D4B"/>
    <w:rsid w:val="001A3FA5"/>
    <w:rsid w:val="001A476F"/>
    <w:rsid w:val="001A496E"/>
    <w:rsid w:val="001A4B6D"/>
    <w:rsid w:val="001A50BB"/>
    <w:rsid w:val="001A5595"/>
    <w:rsid w:val="001A5755"/>
    <w:rsid w:val="001A5FE3"/>
    <w:rsid w:val="001A704F"/>
    <w:rsid w:val="001A7074"/>
    <w:rsid w:val="001A71E7"/>
    <w:rsid w:val="001A7305"/>
    <w:rsid w:val="001A7373"/>
    <w:rsid w:val="001A756A"/>
    <w:rsid w:val="001A7AB3"/>
    <w:rsid w:val="001A7B0E"/>
    <w:rsid w:val="001A7C5B"/>
    <w:rsid w:val="001B06BB"/>
    <w:rsid w:val="001B0768"/>
    <w:rsid w:val="001B0897"/>
    <w:rsid w:val="001B0CF2"/>
    <w:rsid w:val="001B158D"/>
    <w:rsid w:val="001B15CD"/>
    <w:rsid w:val="001B1CDF"/>
    <w:rsid w:val="001B218E"/>
    <w:rsid w:val="001B2343"/>
    <w:rsid w:val="001B2456"/>
    <w:rsid w:val="001B34DD"/>
    <w:rsid w:val="001B3540"/>
    <w:rsid w:val="001B3AD1"/>
    <w:rsid w:val="001B3D79"/>
    <w:rsid w:val="001B3EC6"/>
    <w:rsid w:val="001B40FF"/>
    <w:rsid w:val="001B4988"/>
    <w:rsid w:val="001B4A5B"/>
    <w:rsid w:val="001B4D05"/>
    <w:rsid w:val="001B5130"/>
    <w:rsid w:val="001B53A5"/>
    <w:rsid w:val="001B5C3E"/>
    <w:rsid w:val="001B629E"/>
    <w:rsid w:val="001B6AD8"/>
    <w:rsid w:val="001B6FDB"/>
    <w:rsid w:val="001B7252"/>
    <w:rsid w:val="001B7619"/>
    <w:rsid w:val="001C098D"/>
    <w:rsid w:val="001C0BEB"/>
    <w:rsid w:val="001C0E19"/>
    <w:rsid w:val="001C1ACC"/>
    <w:rsid w:val="001C2843"/>
    <w:rsid w:val="001C29F5"/>
    <w:rsid w:val="001C30DB"/>
    <w:rsid w:val="001C3434"/>
    <w:rsid w:val="001C359F"/>
    <w:rsid w:val="001C3BA1"/>
    <w:rsid w:val="001C3E5A"/>
    <w:rsid w:val="001C4104"/>
    <w:rsid w:val="001C469C"/>
    <w:rsid w:val="001C4FEB"/>
    <w:rsid w:val="001C5041"/>
    <w:rsid w:val="001C553E"/>
    <w:rsid w:val="001C5BC5"/>
    <w:rsid w:val="001C61EB"/>
    <w:rsid w:val="001C622E"/>
    <w:rsid w:val="001C64A7"/>
    <w:rsid w:val="001C76F6"/>
    <w:rsid w:val="001C77CE"/>
    <w:rsid w:val="001C7EB7"/>
    <w:rsid w:val="001D05D0"/>
    <w:rsid w:val="001D0824"/>
    <w:rsid w:val="001D08BD"/>
    <w:rsid w:val="001D0994"/>
    <w:rsid w:val="001D0B14"/>
    <w:rsid w:val="001D1300"/>
    <w:rsid w:val="001D27E3"/>
    <w:rsid w:val="001D309C"/>
    <w:rsid w:val="001D34BC"/>
    <w:rsid w:val="001D36B5"/>
    <w:rsid w:val="001D4100"/>
    <w:rsid w:val="001D46F0"/>
    <w:rsid w:val="001D4B72"/>
    <w:rsid w:val="001D587B"/>
    <w:rsid w:val="001D5E57"/>
    <w:rsid w:val="001D6725"/>
    <w:rsid w:val="001D6C6D"/>
    <w:rsid w:val="001D6CF0"/>
    <w:rsid w:val="001D7248"/>
    <w:rsid w:val="001D7898"/>
    <w:rsid w:val="001D7A64"/>
    <w:rsid w:val="001DDAC8"/>
    <w:rsid w:val="001E0295"/>
    <w:rsid w:val="001E048F"/>
    <w:rsid w:val="001E0584"/>
    <w:rsid w:val="001E070C"/>
    <w:rsid w:val="001E0ADB"/>
    <w:rsid w:val="001E0C93"/>
    <w:rsid w:val="001E137D"/>
    <w:rsid w:val="001E16DE"/>
    <w:rsid w:val="001E1745"/>
    <w:rsid w:val="001E1893"/>
    <w:rsid w:val="001E19C4"/>
    <w:rsid w:val="001E1FFE"/>
    <w:rsid w:val="001E22BF"/>
    <w:rsid w:val="001E28AC"/>
    <w:rsid w:val="001E2A29"/>
    <w:rsid w:val="001E2C12"/>
    <w:rsid w:val="001E2F9F"/>
    <w:rsid w:val="001E3552"/>
    <w:rsid w:val="001E36AD"/>
    <w:rsid w:val="001E3A06"/>
    <w:rsid w:val="001E4370"/>
    <w:rsid w:val="001E4636"/>
    <w:rsid w:val="001E46DF"/>
    <w:rsid w:val="001E4D59"/>
    <w:rsid w:val="001E53DE"/>
    <w:rsid w:val="001E59E8"/>
    <w:rsid w:val="001E59FC"/>
    <w:rsid w:val="001E5D56"/>
    <w:rsid w:val="001E5D75"/>
    <w:rsid w:val="001E61E0"/>
    <w:rsid w:val="001E636D"/>
    <w:rsid w:val="001E680D"/>
    <w:rsid w:val="001E689F"/>
    <w:rsid w:val="001E6949"/>
    <w:rsid w:val="001E694F"/>
    <w:rsid w:val="001E6C7D"/>
    <w:rsid w:val="001E71C6"/>
    <w:rsid w:val="001E7355"/>
    <w:rsid w:val="001E7A4F"/>
    <w:rsid w:val="001F0066"/>
    <w:rsid w:val="001F0A20"/>
    <w:rsid w:val="001F0A65"/>
    <w:rsid w:val="001F0E60"/>
    <w:rsid w:val="001F10A8"/>
    <w:rsid w:val="001F10DE"/>
    <w:rsid w:val="001F19E2"/>
    <w:rsid w:val="001F1DC5"/>
    <w:rsid w:val="001F229E"/>
    <w:rsid w:val="001F2518"/>
    <w:rsid w:val="001F2AAC"/>
    <w:rsid w:val="001F32E1"/>
    <w:rsid w:val="001F3981"/>
    <w:rsid w:val="001F4285"/>
    <w:rsid w:val="001F4C31"/>
    <w:rsid w:val="001F4F56"/>
    <w:rsid w:val="001F60C2"/>
    <w:rsid w:val="001F61C2"/>
    <w:rsid w:val="001F682F"/>
    <w:rsid w:val="001F6A07"/>
    <w:rsid w:val="001F6AE2"/>
    <w:rsid w:val="001F6D40"/>
    <w:rsid w:val="001F6FD0"/>
    <w:rsid w:val="001F71D6"/>
    <w:rsid w:val="001F7945"/>
    <w:rsid w:val="001F7B90"/>
    <w:rsid w:val="001F7F7D"/>
    <w:rsid w:val="002001D2"/>
    <w:rsid w:val="00200B14"/>
    <w:rsid w:val="00200BBF"/>
    <w:rsid w:val="00200D5F"/>
    <w:rsid w:val="00201483"/>
    <w:rsid w:val="00201492"/>
    <w:rsid w:val="00201499"/>
    <w:rsid w:val="002014F5"/>
    <w:rsid w:val="0020176A"/>
    <w:rsid w:val="00201A26"/>
    <w:rsid w:val="00202510"/>
    <w:rsid w:val="00202AC0"/>
    <w:rsid w:val="00202DC6"/>
    <w:rsid w:val="00202DF7"/>
    <w:rsid w:val="00202F62"/>
    <w:rsid w:val="00203565"/>
    <w:rsid w:val="00203645"/>
    <w:rsid w:val="002036E5"/>
    <w:rsid w:val="00203E77"/>
    <w:rsid w:val="00203ED7"/>
    <w:rsid w:val="002049D9"/>
    <w:rsid w:val="00205255"/>
    <w:rsid w:val="002057D4"/>
    <w:rsid w:val="002068FB"/>
    <w:rsid w:val="0020697E"/>
    <w:rsid w:val="00206C3D"/>
    <w:rsid w:val="00206C72"/>
    <w:rsid w:val="00206ED2"/>
    <w:rsid w:val="00207B4B"/>
    <w:rsid w:val="002101EA"/>
    <w:rsid w:val="00210275"/>
    <w:rsid w:val="00210684"/>
    <w:rsid w:val="002106C0"/>
    <w:rsid w:val="002108ED"/>
    <w:rsid w:val="00211394"/>
    <w:rsid w:val="00211591"/>
    <w:rsid w:val="00212522"/>
    <w:rsid w:val="00212A7A"/>
    <w:rsid w:val="00213622"/>
    <w:rsid w:val="002136E9"/>
    <w:rsid w:val="0021407B"/>
    <w:rsid w:val="002147B9"/>
    <w:rsid w:val="002147BF"/>
    <w:rsid w:val="00214DFB"/>
    <w:rsid w:val="002150E2"/>
    <w:rsid w:val="00215FDD"/>
    <w:rsid w:val="002162D2"/>
    <w:rsid w:val="00216738"/>
    <w:rsid w:val="002169C3"/>
    <w:rsid w:val="00216A26"/>
    <w:rsid w:val="0021716D"/>
    <w:rsid w:val="00217970"/>
    <w:rsid w:val="00217DED"/>
    <w:rsid w:val="002201B4"/>
    <w:rsid w:val="00220205"/>
    <w:rsid w:val="002206EF"/>
    <w:rsid w:val="00220A8A"/>
    <w:rsid w:val="00221331"/>
    <w:rsid w:val="00221502"/>
    <w:rsid w:val="00221B48"/>
    <w:rsid w:val="00221C23"/>
    <w:rsid w:val="002226B8"/>
    <w:rsid w:val="00222888"/>
    <w:rsid w:val="00222A1B"/>
    <w:rsid w:val="00222B1A"/>
    <w:rsid w:val="00222D9C"/>
    <w:rsid w:val="002230D9"/>
    <w:rsid w:val="00223404"/>
    <w:rsid w:val="002238EB"/>
    <w:rsid w:val="002243EF"/>
    <w:rsid w:val="0022449A"/>
    <w:rsid w:val="00224A33"/>
    <w:rsid w:val="00224CAB"/>
    <w:rsid w:val="002252B6"/>
    <w:rsid w:val="00225FCA"/>
    <w:rsid w:val="002261DB"/>
    <w:rsid w:val="0022653D"/>
    <w:rsid w:val="0022661C"/>
    <w:rsid w:val="00226749"/>
    <w:rsid w:val="002267E3"/>
    <w:rsid w:val="00226ABE"/>
    <w:rsid w:val="00226B9F"/>
    <w:rsid w:val="00226C03"/>
    <w:rsid w:val="00227FE8"/>
    <w:rsid w:val="002304B2"/>
    <w:rsid w:val="002307D5"/>
    <w:rsid w:val="00230E4E"/>
    <w:rsid w:val="0023151E"/>
    <w:rsid w:val="00231618"/>
    <w:rsid w:val="00231BCE"/>
    <w:rsid w:val="0023267E"/>
    <w:rsid w:val="00233020"/>
    <w:rsid w:val="0023318A"/>
    <w:rsid w:val="002331FB"/>
    <w:rsid w:val="0023339A"/>
    <w:rsid w:val="002338E5"/>
    <w:rsid w:val="002338EE"/>
    <w:rsid w:val="00233AF3"/>
    <w:rsid w:val="002345F3"/>
    <w:rsid w:val="00234852"/>
    <w:rsid w:val="0023494A"/>
    <w:rsid w:val="00234BA8"/>
    <w:rsid w:val="00234DA7"/>
    <w:rsid w:val="002351B7"/>
    <w:rsid w:val="00235644"/>
    <w:rsid w:val="00236C5A"/>
    <w:rsid w:val="002377EB"/>
    <w:rsid w:val="00237A98"/>
    <w:rsid w:val="00240767"/>
    <w:rsid w:val="0024095C"/>
    <w:rsid w:val="00240DEB"/>
    <w:rsid w:val="002417E9"/>
    <w:rsid w:val="0024191A"/>
    <w:rsid w:val="00241921"/>
    <w:rsid w:val="002421C1"/>
    <w:rsid w:val="00242565"/>
    <w:rsid w:val="0024262B"/>
    <w:rsid w:val="00242969"/>
    <w:rsid w:val="00242BE8"/>
    <w:rsid w:val="002431D6"/>
    <w:rsid w:val="00243A62"/>
    <w:rsid w:val="00243E3A"/>
    <w:rsid w:val="00244143"/>
    <w:rsid w:val="002447B9"/>
    <w:rsid w:val="002447F2"/>
    <w:rsid w:val="0024513F"/>
    <w:rsid w:val="002455BA"/>
    <w:rsid w:val="00245988"/>
    <w:rsid w:val="00245FAA"/>
    <w:rsid w:val="00245FC8"/>
    <w:rsid w:val="002470BD"/>
    <w:rsid w:val="0024713A"/>
    <w:rsid w:val="00247890"/>
    <w:rsid w:val="00247E13"/>
    <w:rsid w:val="00247E68"/>
    <w:rsid w:val="0025010C"/>
    <w:rsid w:val="00250372"/>
    <w:rsid w:val="00250915"/>
    <w:rsid w:val="00250D32"/>
    <w:rsid w:val="002513BA"/>
    <w:rsid w:val="00251CEF"/>
    <w:rsid w:val="00251E71"/>
    <w:rsid w:val="002521CA"/>
    <w:rsid w:val="002522EC"/>
    <w:rsid w:val="0025271E"/>
    <w:rsid w:val="00252EF0"/>
    <w:rsid w:val="00253107"/>
    <w:rsid w:val="002533DE"/>
    <w:rsid w:val="0025340B"/>
    <w:rsid w:val="002534DC"/>
    <w:rsid w:val="00253965"/>
    <w:rsid w:val="002539F8"/>
    <w:rsid w:val="00254715"/>
    <w:rsid w:val="00255107"/>
    <w:rsid w:val="002557C9"/>
    <w:rsid w:val="002559C8"/>
    <w:rsid w:val="00255A9B"/>
    <w:rsid w:val="00256434"/>
    <w:rsid w:val="00256D8A"/>
    <w:rsid w:val="00256FFD"/>
    <w:rsid w:val="00257418"/>
    <w:rsid w:val="002578A7"/>
    <w:rsid w:val="0026026A"/>
    <w:rsid w:val="00260399"/>
    <w:rsid w:val="00260971"/>
    <w:rsid w:val="00261514"/>
    <w:rsid w:val="0026152C"/>
    <w:rsid w:val="002618DC"/>
    <w:rsid w:val="00261DA8"/>
    <w:rsid w:val="00261F68"/>
    <w:rsid w:val="00261FEB"/>
    <w:rsid w:val="00262134"/>
    <w:rsid w:val="002631F5"/>
    <w:rsid w:val="00263A6F"/>
    <w:rsid w:val="002647B5"/>
    <w:rsid w:val="00265802"/>
    <w:rsid w:val="00265B41"/>
    <w:rsid w:val="00265D6E"/>
    <w:rsid w:val="00265EDC"/>
    <w:rsid w:val="00266158"/>
    <w:rsid w:val="0026619A"/>
    <w:rsid w:val="00266367"/>
    <w:rsid w:val="00266BE8"/>
    <w:rsid w:val="00266EFF"/>
    <w:rsid w:val="00267255"/>
    <w:rsid w:val="00267921"/>
    <w:rsid w:val="00270254"/>
    <w:rsid w:val="0027050E"/>
    <w:rsid w:val="00270CD6"/>
    <w:rsid w:val="00270DD1"/>
    <w:rsid w:val="00270F00"/>
    <w:rsid w:val="00270F5C"/>
    <w:rsid w:val="00270F7A"/>
    <w:rsid w:val="002710FA"/>
    <w:rsid w:val="0027111C"/>
    <w:rsid w:val="0027129F"/>
    <w:rsid w:val="002717A8"/>
    <w:rsid w:val="00271809"/>
    <w:rsid w:val="00271A17"/>
    <w:rsid w:val="00272574"/>
    <w:rsid w:val="00272771"/>
    <w:rsid w:val="00272857"/>
    <w:rsid w:val="0027291C"/>
    <w:rsid w:val="00273164"/>
    <w:rsid w:val="002734B2"/>
    <w:rsid w:val="00273C80"/>
    <w:rsid w:val="00273C92"/>
    <w:rsid w:val="00273CB3"/>
    <w:rsid w:val="0027438D"/>
    <w:rsid w:val="00275C94"/>
    <w:rsid w:val="00276433"/>
    <w:rsid w:val="00276547"/>
    <w:rsid w:val="0027676F"/>
    <w:rsid w:val="002771ED"/>
    <w:rsid w:val="00277945"/>
    <w:rsid w:val="00277A5B"/>
    <w:rsid w:val="00277AFC"/>
    <w:rsid w:val="0028046F"/>
    <w:rsid w:val="00280472"/>
    <w:rsid w:val="00280762"/>
    <w:rsid w:val="00280A4F"/>
    <w:rsid w:val="00280BD6"/>
    <w:rsid w:val="0028103A"/>
    <w:rsid w:val="00281127"/>
    <w:rsid w:val="002816FF"/>
    <w:rsid w:val="00281A5A"/>
    <w:rsid w:val="00281B9E"/>
    <w:rsid w:val="00281E44"/>
    <w:rsid w:val="00282D39"/>
    <w:rsid w:val="00282DA0"/>
    <w:rsid w:val="002836D2"/>
    <w:rsid w:val="0028379F"/>
    <w:rsid w:val="00283A23"/>
    <w:rsid w:val="00283A9A"/>
    <w:rsid w:val="00283B7D"/>
    <w:rsid w:val="00283DD8"/>
    <w:rsid w:val="00284610"/>
    <w:rsid w:val="0028495C"/>
    <w:rsid w:val="00284D27"/>
    <w:rsid w:val="00284DA0"/>
    <w:rsid w:val="00284DA6"/>
    <w:rsid w:val="002850F4"/>
    <w:rsid w:val="002850FF"/>
    <w:rsid w:val="002857CD"/>
    <w:rsid w:val="00285E61"/>
    <w:rsid w:val="00286CAA"/>
    <w:rsid w:val="00286F59"/>
    <w:rsid w:val="00287048"/>
    <w:rsid w:val="0028712E"/>
    <w:rsid w:val="002874D6"/>
    <w:rsid w:val="002876F2"/>
    <w:rsid w:val="002877C0"/>
    <w:rsid w:val="00287D8B"/>
    <w:rsid w:val="00287EAB"/>
    <w:rsid w:val="00287FA3"/>
    <w:rsid w:val="00290172"/>
    <w:rsid w:val="0029021C"/>
    <w:rsid w:val="0029095B"/>
    <w:rsid w:val="00290B54"/>
    <w:rsid w:val="00291E46"/>
    <w:rsid w:val="00292252"/>
    <w:rsid w:val="0029227F"/>
    <w:rsid w:val="002930D1"/>
    <w:rsid w:val="0029382F"/>
    <w:rsid w:val="00293B0B"/>
    <w:rsid w:val="00293E03"/>
    <w:rsid w:val="00293E06"/>
    <w:rsid w:val="002940CE"/>
    <w:rsid w:val="0029443A"/>
    <w:rsid w:val="00294BB3"/>
    <w:rsid w:val="00294F5E"/>
    <w:rsid w:val="002954A6"/>
    <w:rsid w:val="002957F8"/>
    <w:rsid w:val="00296290"/>
    <w:rsid w:val="00296C23"/>
    <w:rsid w:val="00296F97"/>
    <w:rsid w:val="00297216"/>
    <w:rsid w:val="00297260"/>
    <w:rsid w:val="002974B1"/>
    <w:rsid w:val="0029774C"/>
    <w:rsid w:val="002A0309"/>
    <w:rsid w:val="002A03A4"/>
    <w:rsid w:val="002A075A"/>
    <w:rsid w:val="002A085B"/>
    <w:rsid w:val="002A0D0C"/>
    <w:rsid w:val="002A20BD"/>
    <w:rsid w:val="002A267D"/>
    <w:rsid w:val="002A2EC2"/>
    <w:rsid w:val="002A40A3"/>
    <w:rsid w:val="002A43C5"/>
    <w:rsid w:val="002A45E2"/>
    <w:rsid w:val="002A469E"/>
    <w:rsid w:val="002A46FF"/>
    <w:rsid w:val="002A56D5"/>
    <w:rsid w:val="002A5937"/>
    <w:rsid w:val="002A5D7C"/>
    <w:rsid w:val="002A619F"/>
    <w:rsid w:val="002A6578"/>
    <w:rsid w:val="002A6765"/>
    <w:rsid w:val="002A703A"/>
    <w:rsid w:val="002A761C"/>
    <w:rsid w:val="002A7628"/>
    <w:rsid w:val="002A7728"/>
    <w:rsid w:val="002A78D7"/>
    <w:rsid w:val="002A7A67"/>
    <w:rsid w:val="002A7B05"/>
    <w:rsid w:val="002B0055"/>
    <w:rsid w:val="002B15AD"/>
    <w:rsid w:val="002B1611"/>
    <w:rsid w:val="002B179C"/>
    <w:rsid w:val="002B199C"/>
    <w:rsid w:val="002B1B63"/>
    <w:rsid w:val="002B1CFD"/>
    <w:rsid w:val="002B1F6D"/>
    <w:rsid w:val="002B2ABA"/>
    <w:rsid w:val="002B352B"/>
    <w:rsid w:val="002B3585"/>
    <w:rsid w:val="002B37BB"/>
    <w:rsid w:val="002B3B4E"/>
    <w:rsid w:val="002B4032"/>
    <w:rsid w:val="002B48A8"/>
    <w:rsid w:val="002B48E6"/>
    <w:rsid w:val="002B5109"/>
    <w:rsid w:val="002B5180"/>
    <w:rsid w:val="002B56E3"/>
    <w:rsid w:val="002B5755"/>
    <w:rsid w:val="002B5A9F"/>
    <w:rsid w:val="002B5AAE"/>
    <w:rsid w:val="002B5FE8"/>
    <w:rsid w:val="002B6201"/>
    <w:rsid w:val="002B6B86"/>
    <w:rsid w:val="002B6EF1"/>
    <w:rsid w:val="002B71AC"/>
    <w:rsid w:val="002B730B"/>
    <w:rsid w:val="002B7486"/>
    <w:rsid w:val="002B7597"/>
    <w:rsid w:val="002B76DD"/>
    <w:rsid w:val="002B7922"/>
    <w:rsid w:val="002B7B4C"/>
    <w:rsid w:val="002C0099"/>
    <w:rsid w:val="002C0189"/>
    <w:rsid w:val="002C021B"/>
    <w:rsid w:val="002C052A"/>
    <w:rsid w:val="002C07BB"/>
    <w:rsid w:val="002C1472"/>
    <w:rsid w:val="002C198C"/>
    <w:rsid w:val="002C1DA7"/>
    <w:rsid w:val="002C1F99"/>
    <w:rsid w:val="002C2318"/>
    <w:rsid w:val="002C2AA8"/>
    <w:rsid w:val="002C2B53"/>
    <w:rsid w:val="002C2C16"/>
    <w:rsid w:val="002C3022"/>
    <w:rsid w:val="002C31E4"/>
    <w:rsid w:val="002C34AB"/>
    <w:rsid w:val="002C3658"/>
    <w:rsid w:val="002C3907"/>
    <w:rsid w:val="002C3B3F"/>
    <w:rsid w:val="002C4ADC"/>
    <w:rsid w:val="002C5325"/>
    <w:rsid w:val="002C5768"/>
    <w:rsid w:val="002C5BA1"/>
    <w:rsid w:val="002C631C"/>
    <w:rsid w:val="002C6CF5"/>
    <w:rsid w:val="002C6D6F"/>
    <w:rsid w:val="002C6D8A"/>
    <w:rsid w:val="002C6F8D"/>
    <w:rsid w:val="002C757F"/>
    <w:rsid w:val="002C7B26"/>
    <w:rsid w:val="002C7D6C"/>
    <w:rsid w:val="002C7E10"/>
    <w:rsid w:val="002C7FA7"/>
    <w:rsid w:val="002D0211"/>
    <w:rsid w:val="002D0478"/>
    <w:rsid w:val="002D0C66"/>
    <w:rsid w:val="002D0EFB"/>
    <w:rsid w:val="002D1FD5"/>
    <w:rsid w:val="002D1FF2"/>
    <w:rsid w:val="002D22BB"/>
    <w:rsid w:val="002D2C70"/>
    <w:rsid w:val="002D31DE"/>
    <w:rsid w:val="002D3875"/>
    <w:rsid w:val="002D3F9C"/>
    <w:rsid w:val="002D404C"/>
    <w:rsid w:val="002D4109"/>
    <w:rsid w:val="002D44E6"/>
    <w:rsid w:val="002D4984"/>
    <w:rsid w:val="002D4D21"/>
    <w:rsid w:val="002D55A2"/>
    <w:rsid w:val="002D5637"/>
    <w:rsid w:val="002D5C74"/>
    <w:rsid w:val="002D5DF0"/>
    <w:rsid w:val="002D5FF7"/>
    <w:rsid w:val="002D6735"/>
    <w:rsid w:val="002D68A6"/>
    <w:rsid w:val="002D7101"/>
    <w:rsid w:val="002D7C74"/>
    <w:rsid w:val="002D7DCB"/>
    <w:rsid w:val="002E0286"/>
    <w:rsid w:val="002E0367"/>
    <w:rsid w:val="002E091F"/>
    <w:rsid w:val="002E1709"/>
    <w:rsid w:val="002E1ACF"/>
    <w:rsid w:val="002E1BA7"/>
    <w:rsid w:val="002E1D05"/>
    <w:rsid w:val="002E1E79"/>
    <w:rsid w:val="002E1F16"/>
    <w:rsid w:val="002E23D3"/>
    <w:rsid w:val="002E2523"/>
    <w:rsid w:val="002E273C"/>
    <w:rsid w:val="002E2E92"/>
    <w:rsid w:val="002E2EB3"/>
    <w:rsid w:val="002E2F96"/>
    <w:rsid w:val="002E30F0"/>
    <w:rsid w:val="002E354C"/>
    <w:rsid w:val="002E375B"/>
    <w:rsid w:val="002E39BF"/>
    <w:rsid w:val="002E47FF"/>
    <w:rsid w:val="002E4AB3"/>
    <w:rsid w:val="002E4E12"/>
    <w:rsid w:val="002E543B"/>
    <w:rsid w:val="002E5C72"/>
    <w:rsid w:val="002E5F01"/>
    <w:rsid w:val="002E6017"/>
    <w:rsid w:val="002E64D1"/>
    <w:rsid w:val="002E6C12"/>
    <w:rsid w:val="002E6E8F"/>
    <w:rsid w:val="002E7195"/>
    <w:rsid w:val="002E71BC"/>
    <w:rsid w:val="002E7799"/>
    <w:rsid w:val="002E7CA6"/>
    <w:rsid w:val="002E7DF1"/>
    <w:rsid w:val="002E7E38"/>
    <w:rsid w:val="002F0331"/>
    <w:rsid w:val="002F0A10"/>
    <w:rsid w:val="002F0FC5"/>
    <w:rsid w:val="002F1BF7"/>
    <w:rsid w:val="002F2081"/>
    <w:rsid w:val="002F210B"/>
    <w:rsid w:val="002F2433"/>
    <w:rsid w:val="002F24C4"/>
    <w:rsid w:val="002F27F0"/>
    <w:rsid w:val="002F2A56"/>
    <w:rsid w:val="002F318A"/>
    <w:rsid w:val="002F33AE"/>
    <w:rsid w:val="002F33E6"/>
    <w:rsid w:val="002F39AD"/>
    <w:rsid w:val="002F4241"/>
    <w:rsid w:val="002F4759"/>
    <w:rsid w:val="002F4CBA"/>
    <w:rsid w:val="002F5059"/>
    <w:rsid w:val="002F5813"/>
    <w:rsid w:val="002F5DE9"/>
    <w:rsid w:val="002F5F2F"/>
    <w:rsid w:val="002F69C4"/>
    <w:rsid w:val="002F6CEA"/>
    <w:rsid w:val="002F7182"/>
    <w:rsid w:val="002F72D0"/>
    <w:rsid w:val="002F7B58"/>
    <w:rsid w:val="003001B6"/>
    <w:rsid w:val="003001D7"/>
    <w:rsid w:val="003002EA"/>
    <w:rsid w:val="003015C8"/>
    <w:rsid w:val="0030179C"/>
    <w:rsid w:val="003022C8"/>
    <w:rsid w:val="003022F0"/>
    <w:rsid w:val="0030238F"/>
    <w:rsid w:val="00302505"/>
    <w:rsid w:val="0030330E"/>
    <w:rsid w:val="0030375C"/>
    <w:rsid w:val="00303981"/>
    <w:rsid w:val="003039AA"/>
    <w:rsid w:val="00303B83"/>
    <w:rsid w:val="00303B97"/>
    <w:rsid w:val="00303C64"/>
    <w:rsid w:val="0030403C"/>
    <w:rsid w:val="003043BB"/>
    <w:rsid w:val="00304418"/>
    <w:rsid w:val="0030525B"/>
    <w:rsid w:val="00305783"/>
    <w:rsid w:val="00305C32"/>
    <w:rsid w:val="0030658B"/>
    <w:rsid w:val="00306662"/>
    <w:rsid w:val="00306DEF"/>
    <w:rsid w:val="00306EC3"/>
    <w:rsid w:val="003070DB"/>
    <w:rsid w:val="003074F3"/>
    <w:rsid w:val="00310337"/>
    <w:rsid w:val="0031079D"/>
    <w:rsid w:val="003108DF"/>
    <w:rsid w:val="00310EEE"/>
    <w:rsid w:val="00310FCC"/>
    <w:rsid w:val="00311209"/>
    <w:rsid w:val="003120AD"/>
    <w:rsid w:val="0031243A"/>
    <w:rsid w:val="003130D8"/>
    <w:rsid w:val="00313568"/>
    <w:rsid w:val="0031374B"/>
    <w:rsid w:val="00313C9D"/>
    <w:rsid w:val="00314A22"/>
    <w:rsid w:val="00314A7D"/>
    <w:rsid w:val="003151D4"/>
    <w:rsid w:val="003154CF"/>
    <w:rsid w:val="003155FC"/>
    <w:rsid w:val="00315D11"/>
    <w:rsid w:val="00315F34"/>
    <w:rsid w:val="00316178"/>
    <w:rsid w:val="003161A2"/>
    <w:rsid w:val="00316876"/>
    <w:rsid w:val="0031698D"/>
    <w:rsid w:val="00316A3E"/>
    <w:rsid w:val="00316A40"/>
    <w:rsid w:val="00317779"/>
    <w:rsid w:val="00317959"/>
    <w:rsid w:val="00317F95"/>
    <w:rsid w:val="00317FDF"/>
    <w:rsid w:val="003202C1"/>
    <w:rsid w:val="00320389"/>
    <w:rsid w:val="0032069C"/>
    <w:rsid w:val="003207B3"/>
    <w:rsid w:val="00321262"/>
    <w:rsid w:val="00321447"/>
    <w:rsid w:val="003216FF"/>
    <w:rsid w:val="003219D4"/>
    <w:rsid w:val="00321B8B"/>
    <w:rsid w:val="00321E2F"/>
    <w:rsid w:val="00321E63"/>
    <w:rsid w:val="003220FF"/>
    <w:rsid w:val="003225C2"/>
    <w:rsid w:val="00322763"/>
    <w:rsid w:val="00323000"/>
    <w:rsid w:val="00323B54"/>
    <w:rsid w:val="00323B97"/>
    <w:rsid w:val="00323E0A"/>
    <w:rsid w:val="003247B3"/>
    <w:rsid w:val="0032564E"/>
    <w:rsid w:val="00325CEA"/>
    <w:rsid w:val="00325F74"/>
    <w:rsid w:val="00325FD1"/>
    <w:rsid w:val="003262D0"/>
    <w:rsid w:val="00326856"/>
    <w:rsid w:val="0032695E"/>
    <w:rsid w:val="0032701B"/>
    <w:rsid w:val="00327509"/>
    <w:rsid w:val="00327BA3"/>
    <w:rsid w:val="0033039E"/>
    <w:rsid w:val="003310B6"/>
    <w:rsid w:val="003310D8"/>
    <w:rsid w:val="003310F5"/>
    <w:rsid w:val="003312A9"/>
    <w:rsid w:val="00331B93"/>
    <w:rsid w:val="00331E6D"/>
    <w:rsid w:val="003329E6"/>
    <w:rsid w:val="003334D8"/>
    <w:rsid w:val="00333B96"/>
    <w:rsid w:val="00333BB2"/>
    <w:rsid w:val="00333BE9"/>
    <w:rsid w:val="00333EB9"/>
    <w:rsid w:val="0033418B"/>
    <w:rsid w:val="003342F5"/>
    <w:rsid w:val="00334760"/>
    <w:rsid w:val="00334892"/>
    <w:rsid w:val="0033495C"/>
    <w:rsid w:val="00334AC2"/>
    <w:rsid w:val="0033510C"/>
    <w:rsid w:val="003351EC"/>
    <w:rsid w:val="003353DB"/>
    <w:rsid w:val="00336196"/>
    <w:rsid w:val="003365B0"/>
    <w:rsid w:val="00336628"/>
    <w:rsid w:val="00336744"/>
    <w:rsid w:val="00336890"/>
    <w:rsid w:val="00336B6E"/>
    <w:rsid w:val="00336BDD"/>
    <w:rsid w:val="00337A88"/>
    <w:rsid w:val="00340341"/>
    <w:rsid w:val="00340C0E"/>
    <w:rsid w:val="00340FF7"/>
    <w:rsid w:val="00341061"/>
    <w:rsid w:val="00341A55"/>
    <w:rsid w:val="00341D1C"/>
    <w:rsid w:val="00341E4D"/>
    <w:rsid w:val="00342289"/>
    <w:rsid w:val="00342326"/>
    <w:rsid w:val="00342AD8"/>
    <w:rsid w:val="003435D3"/>
    <w:rsid w:val="00343C1E"/>
    <w:rsid w:val="0034482C"/>
    <w:rsid w:val="00344A51"/>
    <w:rsid w:val="00344F95"/>
    <w:rsid w:val="003454A0"/>
    <w:rsid w:val="00345575"/>
    <w:rsid w:val="00345D7A"/>
    <w:rsid w:val="0034661F"/>
    <w:rsid w:val="003466E2"/>
    <w:rsid w:val="0034684A"/>
    <w:rsid w:val="00346AF1"/>
    <w:rsid w:val="00346C87"/>
    <w:rsid w:val="00346F09"/>
    <w:rsid w:val="00347670"/>
    <w:rsid w:val="003479E4"/>
    <w:rsid w:val="00350162"/>
    <w:rsid w:val="003501C5"/>
    <w:rsid w:val="00350353"/>
    <w:rsid w:val="0035047B"/>
    <w:rsid w:val="003506DB"/>
    <w:rsid w:val="00350A1C"/>
    <w:rsid w:val="00350DFF"/>
    <w:rsid w:val="003511C1"/>
    <w:rsid w:val="003518EF"/>
    <w:rsid w:val="00351A0E"/>
    <w:rsid w:val="00352333"/>
    <w:rsid w:val="00352F53"/>
    <w:rsid w:val="00353385"/>
    <w:rsid w:val="003535CC"/>
    <w:rsid w:val="00353699"/>
    <w:rsid w:val="00353945"/>
    <w:rsid w:val="00354327"/>
    <w:rsid w:val="00354F69"/>
    <w:rsid w:val="00355A73"/>
    <w:rsid w:val="0035716E"/>
    <w:rsid w:val="003573F6"/>
    <w:rsid w:val="0035754A"/>
    <w:rsid w:val="00357821"/>
    <w:rsid w:val="00360057"/>
    <w:rsid w:val="003602F1"/>
    <w:rsid w:val="003606FD"/>
    <w:rsid w:val="00360A7E"/>
    <w:rsid w:val="003618FB"/>
    <w:rsid w:val="00362114"/>
    <w:rsid w:val="00362133"/>
    <w:rsid w:val="00362240"/>
    <w:rsid w:val="00362273"/>
    <w:rsid w:val="003625C2"/>
    <w:rsid w:val="003626DC"/>
    <w:rsid w:val="003627D5"/>
    <w:rsid w:val="00362A36"/>
    <w:rsid w:val="00362C63"/>
    <w:rsid w:val="00362D0A"/>
    <w:rsid w:val="00362D89"/>
    <w:rsid w:val="00363301"/>
    <w:rsid w:val="003635FE"/>
    <w:rsid w:val="00363639"/>
    <w:rsid w:val="0036395E"/>
    <w:rsid w:val="00363ACA"/>
    <w:rsid w:val="00363CF4"/>
    <w:rsid w:val="00364DC0"/>
    <w:rsid w:val="003652CB"/>
    <w:rsid w:val="003653B4"/>
    <w:rsid w:val="00366110"/>
    <w:rsid w:val="00366159"/>
    <w:rsid w:val="00366273"/>
    <w:rsid w:val="00366343"/>
    <w:rsid w:val="003666B2"/>
    <w:rsid w:val="00366ED2"/>
    <w:rsid w:val="00366F28"/>
    <w:rsid w:val="00370117"/>
    <w:rsid w:val="003701EC"/>
    <w:rsid w:val="003705F2"/>
    <w:rsid w:val="0037063E"/>
    <w:rsid w:val="00370E43"/>
    <w:rsid w:val="00370F8A"/>
    <w:rsid w:val="003716B4"/>
    <w:rsid w:val="00371F17"/>
    <w:rsid w:val="00372000"/>
    <w:rsid w:val="00372272"/>
    <w:rsid w:val="00372363"/>
    <w:rsid w:val="00373167"/>
    <w:rsid w:val="00373A0D"/>
    <w:rsid w:val="00373A4F"/>
    <w:rsid w:val="00373BE6"/>
    <w:rsid w:val="003745CC"/>
    <w:rsid w:val="003756D6"/>
    <w:rsid w:val="00376159"/>
    <w:rsid w:val="00376955"/>
    <w:rsid w:val="00376985"/>
    <w:rsid w:val="00376C57"/>
    <w:rsid w:val="00376D10"/>
    <w:rsid w:val="003777E6"/>
    <w:rsid w:val="00377EDE"/>
    <w:rsid w:val="00377FCD"/>
    <w:rsid w:val="0038028B"/>
    <w:rsid w:val="003806F1"/>
    <w:rsid w:val="00380EB5"/>
    <w:rsid w:val="003818E3"/>
    <w:rsid w:val="0038190F"/>
    <w:rsid w:val="003826C2"/>
    <w:rsid w:val="00382918"/>
    <w:rsid w:val="00382E2F"/>
    <w:rsid w:val="0038334A"/>
    <w:rsid w:val="003839A7"/>
    <w:rsid w:val="00383EEC"/>
    <w:rsid w:val="003845B1"/>
    <w:rsid w:val="00384C05"/>
    <w:rsid w:val="003855CB"/>
    <w:rsid w:val="00385926"/>
    <w:rsid w:val="00385E8F"/>
    <w:rsid w:val="00386083"/>
    <w:rsid w:val="00386EDC"/>
    <w:rsid w:val="003872E2"/>
    <w:rsid w:val="003874AB"/>
    <w:rsid w:val="003879EA"/>
    <w:rsid w:val="00387E2B"/>
    <w:rsid w:val="00387EB0"/>
    <w:rsid w:val="00390660"/>
    <w:rsid w:val="00390775"/>
    <w:rsid w:val="0039095E"/>
    <w:rsid w:val="00390B15"/>
    <w:rsid w:val="00390B67"/>
    <w:rsid w:val="00390F50"/>
    <w:rsid w:val="003911C4"/>
    <w:rsid w:val="0039141F"/>
    <w:rsid w:val="00391BD4"/>
    <w:rsid w:val="0039215A"/>
    <w:rsid w:val="003930B5"/>
    <w:rsid w:val="003945F1"/>
    <w:rsid w:val="00394770"/>
    <w:rsid w:val="00394C30"/>
    <w:rsid w:val="003957E8"/>
    <w:rsid w:val="00395E73"/>
    <w:rsid w:val="00396150"/>
    <w:rsid w:val="00396162"/>
    <w:rsid w:val="00396593"/>
    <w:rsid w:val="0039703F"/>
    <w:rsid w:val="0039782C"/>
    <w:rsid w:val="003979B4"/>
    <w:rsid w:val="003A0055"/>
    <w:rsid w:val="003A086D"/>
    <w:rsid w:val="003A0990"/>
    <w:rsid w:val="003A09E0"/>
    <w:rsid w:val="003A1182"/>
    <w:rsid w:val="003A1357"/>
    <w:rsid w:val="003A148A"/>
    <w:rsid w:val="003A1643"/>
    <w:rsid w:val="003A1843"/>
    <w:rsid w:val="003A2EA9"/>
    <w:rsid w:val="003A38FC"/>
    <w:rsid w:val="003A392F"/>
    <w:rsid w:val="003A41E0"/>
    <w:rsid w:val="003A4F37"/>
    <w:rsid w:val="003A5EB8"/>
    <w:rsid w:val="003A5EF5"/>
    <w:rsid w:val="003A6266"/>
    <w:rsid w:val="003A672D"/>
    <w:rsid w:val="003A6E6C"/>
    <w:rsid w:val="003A758E"/>
    <w:rsid w:val="003A772B"/>
    <w:rsid w:val="003A784D"/>
    <w:rsid w:val="003A7948"/>
    <w:rsid w:val="003A79BD"/>
    <w:rsid w:val="003A7EF6"/>
    <w:rsid w:val="003A7F18"/>
    <w:rsid w:val="003B0023"/>
    <w:rsid w:val="003B00AA"/>
    <w:rsid w:val="003B0379"/>
    <w:rsid w:val="003B05A6"/>
    <w:rsid w:val="003B06B8"/>
    <w:rsid w:val="003B0B4A"/>
    <w:rsid w:val="003B0DEF"/>
    <w:rsid w:val="003B12F9"/>
    <w:rsid w:val="003B1629"/>
    <w:rsid w:val="003B170E"/>
    <w:rsid w:val="003B1BEF"/>
    <w:rsid w:val="003B254F"/>
    <w:rsid w:val="003B2605"/>
    <w:rsid w:val="003B2670"/>
    <w:rsid w:val="003B2C5B"/>
    <w:rsid w:val="003B2CB3"/>
    <w:rsid w:val="003B2CB6"/>
    <w:rsid w:val="003B304B"/>
    <w:rsid w:val="003B3796"/>
    <w:rsid w:val="003B3898"/>
    <w:rsid w:val="003B3EA9"/>
    <w:rsid w:val="003B4291"/>
    <w:rsid w:val="003B4E08"/>
    <w:rsid w:val="003B5039"/>
    <w:rsid w:val="003B5F5C"/>
    <w:rsid w:val="003B60D8"/>
    <w:rsid w:val="003B6830"/>
    <w:rsid w:val="003B6BCB"/>
    <w:rsid w:val="003B735C"/>
    <w:rsid w:val="003B76F1"/>
    <w:rsid w:val="003C086F"/>
    <w:rsid w:val="003C0CC5"/>
    <w:rsid w:val="003C103F"/>
    <w:rsid w:val="003C160C"/>
    <w:rsid w:val="003C17DB"/>
    <w:rsid w:val="003C19A8"/>
    <w:rsid w:val="003C2125"/>
    <w:rsid w:val="003C24D9"/>
    <w:rsid w:val="003C2A92"/>
    <w:rsid w:val="003C2AF4"/>
    <w:rsid w:val="003C2B6B"/>
    <w:rsid w:val="003C2E08"/>
    <w:rsid w:val="003C350C"/>
    <w:rsid w:val="003C35CE"/>
    <w:rsid w:val="003C45AA"/>
    <w:rsid w:val="003C4D8F"/>
    <w:rsid w:val="003C4DA6"/>
    <w:rsid w:val="003C5549"/>
    <w:rsid w:val="003C5554"/>
    <w:rsid w:val="003C555D"/>
    <w:rsid w:val="003C55A9"/>
    <w:rsid w:val="003C5B6E"/>
    <w:rsid w:val="003C60BB"/>
    <w:rsid w:val="003C639B"/>
    <w:rsid w:val="003C6510"/>
    <w:rsid w:val="003C6B6C"/>
    <w:rsid w:val="003C797B"/>
    <w:rsid w:val="003C7AB0"/>
    <w:rsid w:val="003C7D35"/>
    <w:rsid w:val="003D050E"/>
    <w:rsid w:val="003D0EDA"/>
    <w:rsid w:val="003D1183"/>
    <w:rsid w:val="003D134B"/>
    <w:rsid w:val="003D1822"/>
    <w:rsid w:val="003D1F2E"/>
    <w:rsid w:val="003D21A6"/>
    <w:rsid w:val="003D2518"/>
    <w:rsid w:val="003D264A"/>
    <w:rsid w:val="003D293E"/>
    <w:rsid w:val="003D30BD"/>
    <w:rsid w:val="003D3206"/>
    <w:rsid w:val="003D32AD"/>
    <w:rsid w:val="003D33D6"/>
    <w:rsid w:val="003D35B0"/>
    <w:rsid w:val="003D3905"/>
    <w:rsid w:val="003D3B02"/>
    <w:rsid w:val="003D3B1D"/>
    <w:rsid w:val="003D4023"/>
    <w:rsid w:val="003D4281"/>
    <w:rsid w:val="003D4FB9"/>
    <w:rsid w:val="003D505F"/>
    <w:rsid w:val="003D5F9E"/>
    <w:rsid w:val="003D6028"/>
    <w:rsid w:val="003D6418"/>
    <w:rsid w:val="003D6800"/>
    <w:rsid w:val="003D706C"/>
    <w:rsid w:val="003D7151"/>
    <w:rsid w:val="003D71B6"/>
    <w:rsid w:val="003D7736"/>
    <w:rsid w:val="003E04FF"/>
    <w:rsid w:val="003E0E7A"/>
    <w:rsid w:val="003E10AB"/>
    <w:rsid w:val="003E123E"/>
    <w:rsid w:val="003E190D"/>
    <w:rsid w:val="003E1AF8"/>
    <w:rsid w:val="003E2223"/>
    <w:rsid w:val="003E274A"/>
    <w:rsid w:val="003E2A56"/>
    <w:rsid w:val="003E2C8B"/>
    <w:rsid w:val="003E2F2F"/>
    <w:rsid w:val="003E31BE"/>
    <w:rsid w:val="003E3B3D"/>
    <w:rsid w:val="003E3BE1"/>
    <w:rsid w:val="003E3DD4"/>
    <w:rsid w:val="003E3F9E"/>
    <w:rsid w:val="003E45D5"/>
    <w:rsid w:val="003E50DA"/>
    <w:rsid w:val="003E558E"/>
    <w:rsid w:val="003E5674"/>
    <w:rsid w:val="003E61A2"/>
    <w:rsid w:val="003E6437"/>
    <w:rsid w:val="003E68FC"/>
    <w:rsid w:val="003E6D6C"/>
    <w:rsid w:val="003E7207"/>
    <w:rsid w:val="003E7319"/>
    <w:rsid w:val="003E76A7"/>
    <w:rsid w:val="003E7926"/>
    <w:rsid w:val="003E7B4B"/>
    <w:rsid w:val="003E7E8A"/>
    <w:rsid w:val="003F03FE"/>
    <w:rsid w:val="003F0663"/>
    <w:rsid w:val="003F0959"/>
    <w:rsid w:val="003F0D2B"/>
    <w:rsid w:val="003F16DD"/>
    <w:rsid w:val="003F1F3C"/>
    <w:rsid w:val="003F2118"/>
    <w:rsid w:val="003F2249"/>
    <w:rsid w:val="003F24C3"/>
    <w:rsid w:val="003F2FBA"/>
    <w:rsid w:val="003F375E"/>
    <w:rsid w:val="003F46A0"/>
    <w:rsid w:val="003F46C9"/>
    <w:rsid w:val="003F480D"/>
    <w:rsid w:val="003F4BCF"/>
    <w:rsid w:val="003F4DD5"/>
    <w:rsid w:val="003F53E9"/>
    <w:rsid w:val="003F5C56"/>
    <w:rsid w:val="003F5EE4"/>
    <w:rsid w:val="003F5FA6"/>
    <w:rsid w:val="003F6187"/>
    <w:rsid w:val="003F67C2"/>
    <w:rsid w:val="003F6D82"/>
    <w:rsid w:val="003F71AC"/>
    <w:rsid w:val="003F766F"/>
    <w:rsid w:val="003F7DD8"/>
    <w:rsid w:val="003F7FCA"/>
    <w:rsid w:val="0040085F"/>
    <w:rsid w:val="00400AD6"/>
    <w:rsid w:val="00400BC2"/>
    <w:rsid w:val="00400E11"/>
    <w:rsid w:val="0040128A"/>
    <w:rsid w:val="0040192F"/>
    <w:rsid w:val="0040199F"/>
    <w:rsid w:val="00401E70"/>
    <w:rsid w:val="0040200B"/>
    <w:rsid w:val="00402055"/>
    <w:rsid w:val="0040236F"/>
    <w:rsid w:val="004023F0"/>
    <w:rsid w:val="00403173"/>
    <w:rsid w:val="00403BEF"/>
    <w:rsid w:val="00404288"/>
    <w:rsid w:val="00404AD8"/>
    <w:rsid w:val="00404CA7"/>
    <w:rsid w:val="004051EA"/>
    <w:rsid w:val="004057FF"/>
    <w:rsid w:val="00405884"/>
    <w:rsid w:val="00405E2F"/>
    <w:rsid w:val="00405F0F"/>
    <w:rsid w:val="00406074"/>
    <w:rsid w:val="00406346"/>
    <w:rsid w:val="004064D0"/>
    <w:rsid w:val="00406BBD"/>
    <w:rsid w:val="00407017"/>
    <w:rsid w:val="004070ED"/>
    <w:rsid w:val="00407216"/>
    <w:rsid w:val="00407BB0"/>
    <w:rsid w:val="00410C16"/>
    <w:rsid w:val="00411382"/>
    <w:rsid w:val="0041145A"/>
    <w:rsid w:val="0041159B"/>
    <w:rsid w:val="0041165F"/>
    <w:rsid w:val="00412160"/>
    <w:rsid w:val="00412742"/>
    <w:rsid w:val="004128D1"/>
    <w:rsid w:val="00412943"/>
    <w:rsid w:val="00413A05"/>
    <w:rsid w:val="00413A2A"/>
    <w:rsid w:val="0041420C"/>
    <w:rsid w:val="004148FB"/>
    <w:rsid w:val="004149E9"/>
    <w:rsid w:val="00414A98"/>
    <w:rsid w:val="004152FE"/>
    <w:rsid w:val="00415EC6"/>
    <w:rsid w:val="00416637"/>
    <w:rsid w:val="004167E1"/>
    <w:rsid w:val="00416AC6"/>
    <w:rsid w:val="00416CE1"/>
    <w:rsid w:val="00416CE3"/>
    <w:rsid w:val="00416E6B"/>
    <w:rsid w:val="004174DB"/>
    <w:rsid w:val="00417602"/>
    <w:rsid w:val="00417FFB"/>
    <w:rsid w:val="004200CB"/>
    <w:rsid w:val="0042054E"/>
    <w:rsid w:val="0042097D"/>
    <w:rsid w:val="00420AE4"/>
    <w:rsid w:val="00420C1E"/>
    <w:rsid w:val="00420E91"/>
    <w:rsid w:val="00421393"/>
    <w:rsid w:val="00421A12"/>
    <w:rsid w:val="00421D52"/>
    <w:rsid w:val="00421DBA"/>
    <w:rsid w:val="00422E15"/>
    <w:rsid w:val="004236E1"/>
    <w:rsid w:val="00423964"/>
    <w:rsid w:val="004245E2"/>
    <w:rsid w:val="00424A18"/>
    <w:rsid w:val="00425004"/>
    <w:rsid w:val="004252E9"/>
    <w:rsid w:val="004254EA"/>
    <w:rsid w:val="004261B5"/>
    <w:rsid w:val="004264B8"/>
    <w:rsid w:val="00426DB5"/>
    <w:rsid w:val="00426E26"/>
    <w:rsid w:val="00426E85"/>
    <w:rsid w:val="00427524"/>
    <w:rsid w:val="00427925"/>
    <w:rsid w:val="00427AFB"/>
    <w:rsid w:val="0043030E"/>
    <w:rsid w:val="00430337"/>
    <w:rsid w:val="00430564"/>
    <w:rsid w:val="004309FA"/>
    <w:rsid w:val="004314C8"/>
    <w:rsid w:val="0043169C"/>
    <w:rsid w:val="004317FA"/>
    <w:rsid w:val="00431C97"/>
    <w:rsid w:val="00431E72"/>
    <w:rsid w:val="0043216A"/>
    <w:rsid w:val="004323C3"/>
    <w:rsid w:val="00432416"/>
    <w:rsid w:val="0043251B"/>
    <w:rsid w:val="00432E59"/>
    <w:rsid w:val="00432FF1"/>
    <w:rsid w:val="0043323B"/>
    <w:rsid w:val="004334BE"/>
    <w:rsid w:val="004334C9"/>
    <w:rsid w:val="004337BF"/>
    <w:rsid w:val="004337FC"/>
    <w:rsid w:val="0043394A"/>
    <w:rsid w:val="00433A59"/>
    <w:rsid w:val="00434582"/>
    <w:rsid w:val="004348CE"/>
    <w:rsid w:val="00435031"/>
    <w:rsid w:val="00436A73"/>
    <w:rsid w:val="00436AF2"/>
    <w:rsid w:val="0043747D"/>
    <w:rsid w:val="00437813"/>
    <w:rsid w:val="00437E89"/>
    <w:rsid w:val="00440106"/>
    <w:rsid w:val="004402C2"/>
    <w:rsid w:val="00440321"/>
    <w:rsid w:val="00441D59"/>
    <w:rsid w:val="0044222A"/>
    <w:rsid w:val="004423CC"/>
    <w:rsid w:val="00442A69"/>
    <w:rsid w:val="00442B3D"/>
    <w:rsid w:val="00442C75"/>
    <w:rsid w:val="00443182"/>
    <w:rsid w:val="004432B3"/>
    <w:rsid w:val="004432E4"/>
    <w:rsid w:val="00443A39"/>
    <w:rsid w:val="00443D91"/>
    <w:rsid w:val="004445CA"/>
    <w:rsid w:val="00444802"/>
    <w:rsid w:val="00444F86"/>
    <w:rsid w:val="004451E9"/>
    <w:rsid w:val="00445344"/>
    <w:rsid w:val="0044542F"/>
    <w:rsid w:val="00445473"/>
    <w:rsid w:val="00445E8B"/>
    <w:rsid w:val="00445F84"/>
    <w:rsid w:val="004461A7"/>
    <w:rsid w:val="00446716"/>
    <w:rsid w:val="00446B74"/>
    <w:rsid w:val="004501B7"/>
    <w:rsid w:val="00450474"/>
    <w:rsid w:val="00450554"/>
    <w:rsid w:val="00450613"/>
    <w:rsid w:val="00450790"/>
    <w:rsid w:val="00450BBA"/>
    <w:rsid w:val="004518E5"/>
    <w:rsid w:val="004519E0"/>
    <w:rsid w:val="00451FB4"/>
    <w:rsid w:val="00452BA0"/>
    <w:rsid w:val="00452D6F"/>
    <w:rsid w:val="0045328F"/>
    <w:rsid w:val="004532B9"/>
    <w:rsid w:val="00453497"/>
    <w:rsid w:val="0045352D"/>
    <w:rsid w:val="004536B4"/>
    <w:rsid w:val="00453878"/>
    <w:rsid w:val="00453908"/>
    <w:rsid w:val="00453931"/>
    <w:rsid w:val="004542D5"/>
    <w:rsid w:val="00454717"/>
    <w:rsid w:val="004547DA"/>
    <w:rsid w:val="00454C3E"/>
    <w:rsid w:val="00454F83"/>
    <w:rsid w:val="0045538F"/>
    <w:rsid w:val="00455474"/>
    <w:rsid w:val="0045608A"/>
    <w:rsid w:val="00457443"/>
    <w:rsid w:val="004606A9"/>
    <w:rsid w:val="004607C5"/>
    <w:rsid w:val="004609CC"/>
    <w:rsid w:val="00460E3C"/>
    <w:rsid w:val="00461046"/>
    <w:rsid w:val="00462373"/>
    <w:rsid w:val="0046249E"/>
    <w:rsid w:val="00462590"/>
    <w:rsid w:val="004627B7"/>
    <w:rsid w:val="00462F7F"/>
    <w:rsid w:val="004634F1"/>
    <w:rsid w:val="004634FF"/>
    <w:rsid w:val="004636E0"/>
    <w:rsid w:val="00463D3F"/>
    <w:rsid w:val="00463E8E"/>
    <w:rsid w:val="0046413C"/>
    <w:rsid w:val="00464473"/>
    <w:rsid w:val="00464B74"/>
    <w:rsid w:val="00464DBA"/>
    <w:rsid w:val="004653FF"/>
    <w:rsid w:val="0046560C"/>
    <w:rsid w:val="00465D27"/>
    <w:rsid w:val="00465D8A"/>
    <w:rsid w:val="00465E0B"/>
    <w:rsid w:val="004662C4"/>
    <w:rsid w:val="004662F7"/>
    <w:rsid w:val="00466341"/>
    <w:rsid w:val="004663DB"/>
    <w:rsid w:val="004670B4"/>
    <w:rsid w:val="0046722A"/>
    <w:rsid w:val="00467621"/>
    <w:rsid w:val="00467F6F"/>
    <w:rsid w:val="004702D6"/>
    <w:rsid w:val="004703EE"/>
    <w:rsid w:val="004704F2"/>
    <w:rsid w:val="00470937"/>
    <w:rsid w:val="00470B1A"/>
    <w:rsid w:val="00470C42"/>
    <w:rsid w:val="0047144A"/>
    <w:rsid w:val="004717F1"/>
    <w:rsid w:val="00471E5E"/>
    <w:rsid w:val="00472253"/>
    <w:rsid w:val="004723C5"/>
    <w:rsid w:val="00473024"/>
    <w:rsid w:val="004734EA"/>
    <w:rsid w:val="0047381D"/>
    <w:rsid w:val="0047392E"/>
    <w:rsid w:val="00473FE8"/>
    <w:rsid w:val="004747E4"/>
    <w:rsid w:val="00474807"/>
    <w:rsid w:val="00474F07"/>
    <w:rsid w:val="004754A8"/>
    <w:rsid w:val="004754B7"/>
    <w:rsid w:val="004757CD"/>
    <w:rsid w:val="00475C5E"/>
    <w:rsid w:val="00475CE1"/>
    <w:rsid w:val="00475E21"/>
    <w:rsid w:val="00475E8E"/>
    <w:rsid w:val="00476663"/>
    <w:rsid w:val="004767DA"/>
    <w:rsid w:val="00476B1C"/>
    <w:rsid w:val="00477082"/>
    <w:rsid w:val="00477645"/>
    <w:rsid w:val="00477B10"/>
    <w:rsid w:val="00477DA6"/>
    <w:rsid w:val="00477E2A"/>
    <w:rsid w:val="00480198"/>
    <w:rsid w:val="0048020F"/>
    <w:rsid w:val="00480337"/>
    <w:rsid w:val="00480578"/>
    <w:rsid w:val="00480A5D"/>
    <w:rsid w:val="00480D32"/>
    <w:rsid w:val="0048100E"/>
    <w:rsid w:val="00481128"/>
    <w:rsid w:val="00481643"/>
    <w:rsid w:val="00481C65"/>
    <w:rsid w:val="00481D7A"/>
    <w:rsid w:val="004826B6"/>
    <w:rsid w:val="004829C1"/>
    <w:rsid w:val="00482F67"/>
    <w:rsid w:val="00483130"/>
    <w:rsid w:val="0048328A"/>
    <w:rsid w:val="00484062"/>
    <w:rsid w:val="00484301"/>
    <w:rsid w:val="004845E9"/>
    <w:rsid w:val="00484FA5"/>
    <w:rsid w:val="0048507F"/>
    <w:rsid w:val="00486438"/>
    <w:rsid w:val="00486E40"/>
    <w:rsid w:val="00487441"/>
    <w:rsid w:val="0048745C"/>
    <w:rsid w:val="0048777E"/>
    <w:rsid w:val="00487941"/>
    <w:rsid w:val="00487CFA"/>
    <w:rsid w:val="00487EE5"/>
    <w:rsid w:val="004903DC"/>
    <w:rsid w:val="00490EF4"/>
    <w:rsid w:val="00491C49"/>
    <w:rsid w:val="00492481"/>
    <w:rsid w:val="00492492"/>
    <w:rsid w:val="004927B2"/>
    <w:rsid w:val="004928FE"/>
    <w:rsid w:val="00492D87"/>
    <w:rsid w:val="004931F7"/>
    <w:rsid w:val="00493290"/>
    <w:rsid w:val="0049355F"/>
    <w:rsid w:val="0049367A"/>
    <w:rsid w:val="00493D4B"/>
    <w:rsid w:val="00494347"/>
    <w:rsid w:val="00494DC7"/>
    <w:rsid w:val="004955BB"/>
    <w:rsid w:val="00495689"/>
    <w:rsid w:val="00495EBF"/>
    <w:rsid w:val="00496103"/>
    <w:rsid w:val="00496732"/>
    <w:rsid w:val="00496CCA"/>
    <w:rsid w:val="0049785B"/>
    <w:rsid w:val="00497FE7"/>
    <w:rsid w:val="004A020A"/>
    <w:rsid w:val="004A0B2E"/>
    <w:rsid w:val="004A12D4"/>
    <w:rsid w:val="004A15FE"/>
    <w:rsid w:val="004A2010"/>
    <w:rsid w:val="004A28BA"/>
    <w:rsid w:val="004A2F8A"/>
    <w:rsid w:val="004A30F8"/>
    <w:rsid w:val="004A31DA"/>
    <w:rsid w:val="004A38D2"/>
    <w:rsid w:val="004A3C9F"/>
    <w:rsid w:val="004A3D7D"/>
    <w:rsid w:val="004A3EC1"/>
    <w:rsid w:val="004A5766"/>
    <w:rsid w:val="004A5853"/>
    <w:rsid w:val="004A6235"/>
    <w:rsid w:val="004A6339"/>
    <w:rsid w:val="004A7070"/>
    <w:rsid w:val="004A7872"/>
    <w:rsid w:val="004A7B6E"/>
    <w:rsid w:val="004B0098"/>
    <w:rsid w:val="004B00F4"/>
    <w:rsid w:val="004B01F2"/>
    <w:rsid w:val="004B07EE"/>
    <w:rsid w:val="004B0907"/>
    <w:rsid w:val="004B1E8E"/>
    <w:rsid w:val="004B219C"/>
    <w:rsid w:val="004B2415"/>
    <w:rsid w:val="004B24A6"/>
    <w:rsid w:val="004B2526"/>
    <w:rsid w:val="004B2A45"/>
    <w:rsid w:val="004B2FCA"/>
    <w:rsid w:val="004B32AC"/>
    <w:rsid w:val="004B415E"/>
    <w:rsid w:val="004B422A"/>
    <w:rsid w:val="004B4696"/>
    <w:rsid w:val="004B4C72"/>
    <w:rsid w:val="004B4DB5"/>
    <w:rsid w:val="004B4DFD"/>
    <w:rsid w:val="004B522C"/>
    <w:rsid w:val="004B5525"/>
    <w:rsid w:val="004B564B"/>
    <w:rsid w:val="004B6A33"/>
    <w:rsid w:val="004B70EC"/>
    <w:rsid w:val="004B7974"/>
    <w:rsid w:val="004B7BC3"/>
    <w:rsid w:val="004B7C8D"/>
    <w:rsid w:val="004B7D50"/>
    <w:rsid w:val="004B7F52"/>
    <w:rsid w:val="004C02B8"/>
    <w:rsid w:val="004C02F8"/>
    <w:rsid w:val="004C09CC"/>
    <w:rsid w:val="004C0D17"/>
    <w:rsid w:val="004C0E1F"/>
    <w:rsid w:val="004C13E2"/>
    <w:rsid w:val="004C15AB"/>
    <w:rsid w:val="004C189C"/>
    <w:rsid w:val="004C1AED"/>
    <w:rsid w:val="004C208A"/>
    <w:rsid w:val="004C2324"/>
    <w:rsid w:val="004C3108"/>
    <w:rsid w:val="004C36F6"/>
    <w:rsid w:val="004C375A"/>
    <w:rsid w:val="004C392A"/>
    <w:rsid w:val="004C39AB"/>
    <w:rsid w:val="004C3FFA"/>
    <w:rsid w:val="004C40D5"/>
    <w:rsid w:val="004C4D65"/>
    <w:rsid w:val="004C4FB6"/>
    <w:rsid w:val="004C54DB"/>
    <w:rsid w:val="004C5689"/>
    <w:rsid w:val="004C5886"/>
    <w:rsid w:val="004C65B9"/>
    <w:rsid w:val="004C6966"/>
    <w:rsid w:val="004C6AED"/>
    <w:rsid w:val="004C6CD6"/>
    <w:rsid w:val="004C730A"/>
    <w:rsid w:val="004D06C2"/>
    <w:rsid w:val="004D1530"/>
    <w:rsid w:val="004D171F"/>
    <w:rsid w:val="004D1C12"/>
    <w:rsid w:val="004D1FD2"/>
    <w:rsid w:val="004D21F7"/>
    <w:rsid w:val="004D2379"/>
    <w:rsid w:val="004D2EE3"/>
    <w:rsid w:val="004D2F4B"/>
    <w:rsid w:val="004D3387"/>
    <w:rsid w:val="004D3466"/>
    <w:rsid w:val="004D36EA"/>
    <w:rsid w:val="004D3D48"/>
    <w:rsid w:val="004D3D83"/>
    <w:rsid w:val="004D4015"/>
    <w:rsid w:val="004D428B"/>
    <w:rsid w:val="004D4F16"/>
    <w:rsid w:val="004D58ED"/>
    <w:rsid w:val="004D5D1B"/>
    <w:rsid w:val="004D6385"/>
    <w:rsid w:val="004D6B37"/>
    <w:rsid w:val="004D6D6A"/>
    <w:rsid w:val="004D6DE6"/>
    <w:rsid w:val="004D728B"/>
    <w:rsid w:val="004E024D"/>
    <w:rsid w:val="004E0450"/>
    <w:rsid w:val="004E06E7"/>
    <w:rsid w:val="004E0C6A"/>
    <w:rsid w:val="004E1A55"/>
    <w:rsid w:val="004E1CB3"/>
    <w:rsid w:val="004E20FD"/>
    <w:rsid w:val="004E25FE"/>
    <w:rsid w:val="004E34C3"/>
    <w:rsid w:val="004E3B56"/>
    <w:rsid w:val="004E425E"/>
    <w:rsid w:val="004E4B7F"/>
    <w:rsid w:val="004E4FF7"/>
    <w:rsid w:val="004E5212"/>
    <w:rsid w:val="004E5409"/>
    <w:rsid w:val="004E5D1C"/>
    <w:rsid w:val="004E5D49"/>
    <w:rsid w:val="004E697B"/>
    <w:rsid w:val="004E6D0E"/>
    <w:rsid w:val="004E7016"/>
    <w:rsid w:val="004E7BA5"/>
    <w:rsid w:val="004F0995"/>
    <w:rsid w:val="004F0A2D"/>
    <w:rsid w:val="004F0F3C"/>
    <w:rsid w:val="004F0FA2"/>
    <w:rsid w:val="004F16DD"/>
    <w:rsid w:val="004F1792"/>
    <w:rsid w:val="004F1975"/>
    <w:rsid w:val="004F2618"/>
    <w:rsid w:val="004F3110"/>
    <w:rsid w:val="004F31D4"/>
    <w:rsid w:val="004F3DA2"/>
    <w:rsid w:val="004F46ED"/>
    <w:rsid w:val="004F4F7F"/>
    <w:rsid w:val="004F503D"/>
    <w:rsid w:val="004F54AF"/>
    <w:rsid w:val="004F5B22"/>
    <w:rsid w:val="004F5DFB"/>
    <w:rsid w:val="004F63F4"/>
    <w:rsid w:val="004F69EE"/>
    <w:rsid w:val="004F6D9F"/>
    <w:rsid w:val="004F7697"/>
    <w:rsid w:val="004F7ADE"/>
    <w:rsid w:val="004F7CED"/>
    <w:rsid w:val="0050049F"/>
    <w:rsid w:val="005007BC"/>
    <w:rsid w:val="00501067"/>
    <w:rsid w:val="00501715"/>
    <w:rsid w:val="00501773"/>
    <w:rsid w:val="00502187"/>
    <w:rsid w:val="0050222F"/>
    <w:rsid w:val="005026FC"/>
    <w:rsid w:val="00502E5B"/>
    <w:rsid w:val="005031EA"/>
    <w:rsid w:val="0050327A"/>
    <w:rsid w:val="00503939"/>
    <w:rsid w:val="00504204"/>
    <w:rsid w:val="0050454C"/>
    <w:rsid w:val="0050473B"/>
    <w:rsid w:val="0050514C"/>
    <w:rsid w:val="0050526E"/>
    <w:rsid w:val="00505747"/>
    <w:rsid w:val="005057F8"/>
    <w:rsid w:val="00506424"/>
    <w:rsid w:val="0050675C"/>
    <w:rsid w:val="00506AAF"/>
    <w:rsid w:val="00506B18"/>
    <w:rsid w:val="00506BA5"/>
    <w:rsid w:val="00507C34"/>
    <w:rsid w:val="0051034A"/>
    <w:rsid w:val="00510357"/>
    <w:rsid w:val="0051049E"/>
    <w:rsid w:val="00510D92"/>
    <w:rsid w:val="005111AA"/>
    <w:rsid w:val="005112AC"/>
    <w:rsid w:val="00511938"/>
    <w:rsid w:val="00511A20"/>
    <w:rsid w:val="0051223C"/>
    <w:rsid w:val="005128F1"/>
    <w:rsid w:val="00512D26"/>
    <w:rsid w:val="00512D44"/>
    <w:rsid w:val="00512EDA"/>
    <w:rsid w:val="00513447"/>
    <w:rsid w:val="00513ADF"/>
    <w:rsid w:val="005143A4"/>
    <w:rsid w:val="005146B0"/>
    <w:rsid w:val="00514BA8"/>
    <w:rsid w:val="00515D91"/>
    <w:rsid w:val="00515F71"/>
    <w:rsid w:val="005161A8"/>
    <w:rsid w:val="005162A4"/>
    <w:rsid w:val="0051640C"/>
    <w:rsid w:val="00516567"/>
    <w:rsid w:val="00516D2B"/>
    <w:rsid w:val="005174AD"/>
    <w:rsid w:val="00517588"/>
    <w:rsid w:val="00517D59"/>
    <w:rsid w:val="005205E4"/>
    <w:rsid w:val="005207F1"/>
    <w:rsid w:val="00521001"/>
    <w:rsid w:val="00521559"/>
    <w:rsid w:val="005215EB"/>
    <w:rsid w:val="00521B34"/>
    <w:rsid w:val="005221C4"/>
    <w:rsid w:val="005221DD"/>
    <w:rsid w:val="0052233C"/>
    <w:rsid w:val="0052253E"/>
    <w:rsid w:val="0052278E"/>
    <w:rsid w:val="005228B0"/>
    <w:rsid w:val="00522A97"/>
    <w:rsid w:val="00522DEA"/>
    <w:rsid w:val="005236CD"/>
    <w:rsid w:val="005238D3"/>
    <w:rsid w:val="00523A7C"/>
    <w:rsid w:val="00523A8E"/>
    <w:rsid w:val="00523C07"/>
    <w:rsid w:val="0052401E"/>
    <w:rsid w:val="00524596"/>
    <w:rsid w:val="00524740"/>
    <w:rsid w:val="00524866"/>
    <w:rsid w:val="00524DDD"/>
    <w:rsid w:val="005254CC"/>
    <w:rsid w:val="00525805"/>
    <w:rsid w:val="00525966"/>
    <w:rsid w:val="00525D05"/>
    <w:rsid w:val="00526385"/>
    <w:rsid w:val="00526396"/>
    <w:rsid w:val="00526587"/>
    <w:rsid w:val="005267CF"/>
    <w:rsid w:val="005271F9"/>
    <w:rsid w:val="00527C76"/>
    <w:rsid w:val="0053013C"/>
    <w:rsid w:val="005303BB"/>
    <w:rsid w:val="00530B70"/>
    <w:rsid w:val="00530D0D"/>
    <w:rsid w:val="005311A2"/>
    <w:rsid w:val="00531888"/>
    <w:rsid w:val="0053203C"/>
    <w:rsid w:val="005320CE"/>
    <w:rsid w:val="005323B0"/>
    <w:rsid w:val="005327FA"/>
    <w:rsid w:val="00532D4B"/>
    <w:rsid w:val="0053309F"/>
    <w:rsid w:val="00533517"/>
    <w:rsid w:val="005342B4"/>
    <w:rsid w:val="00534419"/>
    <w:rsid w:val="005349D7"/>
    <w:rsid w:val="00534E5C"/>
    <w:rsid w:val="00534FF3"/>
    <w:rsid w:val="005352B8"/>
    <w:rsid w:val="00535D8B"/>
    <w:rsid w:val="0053631E"/>
    <w:rsid w:val="00536EF0"/>
    <w:rsid w:val="00537C0D"/>
    <w:rsid w:val="00537E8D"/>
    <w:rsid w:val="00537FFB"/>
    <w:rsid w:val="005413D3"/>
    <w:rsid w:val="005416C0"/>
    <w:rsid w:val="00541C3F"/>
    <w:rsid w:val="00542003"/>
    <w:rsid w:val="0054200E"/>
    <w:rsid w:val="005423EF"/>
    <w:rsid w:val="0054293E"/>
    <w:rsid w:val="00542A88"/>
    <w:rsid w:val="0054388B"/>
    <w:rsid w:val="00543929"/>
    <w:rsid w:val="00544707"/>
    <w:rsid w:val="0054497C"/>
    <w:rsid w:val="00544AD1"/>
    <w:rsid w:val="00545EF0"/>
    <w:rsid w:val="00546BAA"/>
    <w:rsid w:val="00546DD2"/>
    <w:rsid w:val="00546F52"/>
    <w:rsid w:val="0054717E"/>
    <w:rsid w:val="0054756B"/>
    <w:rsid w:val="00547CF9"/>
    <w:rsid w:val="00550776"/>
    <w:rsid w:val="00550F67"/>
    <w:rsid w:val="0055143B"/>
    <w:rsid w:val="0055150F"/>
    <w:rsid w:val="0055267F"/>
    <w:rsid w:val="00552ADE"/>
    <w:rsid w:val="00552B83"/>
    <w:rsid w:val="00553454"/>
    <w:rsid w:val="0055372F"/>
    <w:rsid w:val="005537B6"/>
    <w:rsid w:val="00553B1D"/>
    <w:rsid w:val="00553BA9"/>
    <w:rsid w:val="00553D26"/>
    <w:rsid w:val="00553F97"/>
    <w:rsid w:val="00554764"/>
    <w:rsid w:val="005547F3"/>
    <w:rsid w:val="00554976"/>
    <w:rsid w:val="00554F0D"/>
    <w:rsid w:val="00555492"/>
    <w:rsid w:val="00555AA7"/>
    <w:rsid w:val="00555C75"/>
    <w:rsid w:val="0055624D"/>
    <w:rsid w:val="0055687D"/>
    <w:rsid w:val="00556964"/>
    <w:rsid w:val="00556AA6"/>
    <w:rsid w:val="005570A4"/>
    <w:rsid w:val="00557258"/>
    <w:rsid w:val="005576D5"/>
    <w:rsid w:val="00557D2D"/>
    <w:rsid w:val="00557DBD"/>
    <w:rsid w:val="00557F1E"/>
    <w:rsid w:val="005601FF"/>
    <w:rsid w:val="0056028E"/>
    <w:rsid w:val="00560AF2"/>
    <w:rsid w:val="00560E22"/>
    <w:rsid w:val="0056100D"/>
    <w:rsid w:val="00561584"/>
    <w:rsid w:val="005615A0"/>
    <w:rsid w:val="0056179D"/>
    <w:rsid w:val="00561EF8"/>
    <w:rsid w:val="005620B9"/>
    <w:rsid w:val="005622BE"/>
    <w:rsid w:val="005622DE"/>
    <w:rsid w:val="005627B4"/>
    <w:rsid w:val="005628AB"/>
    <w:rsid w:val="00562AD1"/>
    <w:rsid w:val="00562DDB"/>
    <w:rsid w:val="00563116"/>
    <w:rsid w:val="0056369E"/>
    <w:rsid w:val="005637B5"/>
    <w:rsid w:val="00563AFC"/>
    <w:rsid w:val="00563B75"/>
    <w:rsid w:val="00563D76"/>
    <w:rsid w:val="005644A0"/>
    <w:rsid w:val="00564BBF"/>
    <w:rsid w:val="005653CD"/>
    <w:rsid w:val="00565870"/>
    <w:rsid w:val="00565A1C"/>
    <w:rsid w:val="00566003"/>
    <w:rsid w:val="00566411"/>
    <w:rsid w:val="005664BE"/>
    <w:rsid w:val="0056676B"/>
    <w:rsid w:val="00566987"/>
    <w:rsid w:val="00566DCB"/>
    <w:rsid w:val="00566DE5"/>
    <w:rsid w:val="00567621"/>
    <w:rsid w:val="00567AB9"/>
    <w:rsid w:val="00567CBB"/>
    <w:rsid w:val="0057052A"/>
    <w:rsid w:val="00570941"/>
    <w:rsid w:val="00570D47"/>
    <w:rsid w:val="005712EC"/>
    <w:rsid w:val="005712FE"/>
    <w:rsid w:val="00571F5F"/>
    <w:rsid w:val="0057205A"/>
    <w:rsid w:val="0057253D"/>
    <w:rsid w:val="00572658"/>
    <w:rsid w:val="00572825"/>
    <w:rsid w:val="00572AB9"/>
    <w:rsid w:val="00572D3E"/>
    <w:rsid w:val="00573094"/>
    <w:rsid w:val="00573435"/>
    <w:rsid w:val="0057362B"/>
    <w:rsid w:val="005736F7"/>
    <w:rsid w:val="0057388C"/>
    <w:rsid w:val="00573B44"/>
    <w:rsid w:val="00573DC8"/>
    <w:rsid w:val="00573E21"/>
    <w:rsid w:val="00574105"/>
    <w:rsid w:val="005748DF"/>
    <w:rsid w:val="00574DCB"/>
    <w:rsid w:val="0057504A"/>
    <w:rsid w:val="00575ABF"/>
    <w:rsid w:val="0057620D"/>
    <w:rsid w:val="005762F1"/>
    <w:rsid w:val="00576747"/>
    <w:rsid w:val="005767F0"/>
    <w:rsid w:val="00576E55"/>
    <w:rsid w:val="00576FFA"/>
    <w:rsid w:val="00577A14"/>
    <w:rsid w:val="00577C6F"/>
    <w:rsid w:val="00577DE7"/>
    <w:rsid w:val="00577F80"/>
    <w:rsid w:val="005806A7"/>
    <w:rsid w:val="00580F1D"/>
    <w:rsid w:val="00581376"/>
    <w:rsid w:val="0058181E"/>
    <w:rsid w:val="00581B50"/>
    <w:rsid w:val="0058207F"/>
    <w:rsid w:val="00582348"/>
    <w:rsid w:val="00582A47"/>
    <w:rsid w:val="00582E0F"/>
    <w:rsid w:val="00582E2B"/>
    <w:rsid w:val="00583175"/>
    <w:rsid w:val="00583849"/>
    <w:rsid w:val="00584269"/>
    <w:rsid w:val="005851A2"/>
    <w:rsid w:val="005853A6"/>
    <w:rsid w:val="005853AE"/>
    <w:rsid w:val="00585B19"/>
    <w:rsid w:val="00586279"/>
    <w:rsid w:val="0058680E"/>
    <w:rsid w:val="00586A5E"/>
    <w:rsid w:val="00586B37"/>
    <w:rsid w:val="00586DAC"/>
    <w:rsid w:val="00586FD8"/>
    <w:rsid w:val="0058709D"/>
    <w:rsid w:val="005873AD"/>
    <w:rsid w:val="00587553"/>
    <w:rsid w:val="0058788B"/>
    <w:rsid w:val="00587D25"/>
    <w:rsid w:val="00590298"/>
    <w:rsid w:val="00590875"/>
    <w:rsid w:val="0059088B"/>
    <w:rsid w:val="00590B13"/>
    <w:rsid w:val="00590DC9"/>
    <w:rsid w:val="0059153F"/>
    <w:rsid w:val="005919B6"/>
    <w:rsid w:val="00591F1F"/>
    <w:rsid w:val="005927DD"/>
    <w:rsid w:val="00592F5D"/>
    <w:rsid w:val="005932FB"/>
    <w:rsid w:val="0059344D"/>
    <w:rsid w:val="00593495"/>
    <w:rsid w:val="005943D9"/>
    <w:rsid w:val="00594CDB"/>
    <w:rsid w:val="00594F6B"/>
    <w:rsid w:val="00595006"/>
    <w:rsid w:val="0059524B"/>
    <w:rsid w:val="005955AD"/>
    <w:rsid w:val="00596333"/>
    <w:rsid w:val="0059637C"/>
    <w:rsid w:val="00596A24"/>
    <w:rsid w:val="00596E7F"/>
    <w:rsid w:val="00597755"/>
    <w:rsid w:val="00597875"/>
    <w:rsid w:val="00597A40"/>
    <w:rsid w:val="00597F93"/>
    <w:rsid w:val="005A0279"/>
    <w:rsid w:val="005A0307"/>
    <w:rsid w:val="005A0406"/>
    <w:rsid w:val="005A089A"/>
    <w:rsid w:val="005A0998"/>
    <w:rsid w:val="005A141E"/>
    <w:rsid w:val="005A1497"/>
    <w:rsid w:val="005A181E"/>
    <w:rsid w:val="005A196E"/>
    <w:rsid w:val="005A2A2C"/>
    <w:rsid w:val="005A2A5A"/>
    <w:rsid w:val="005A2B63"/>
    <w:rsid w:val="005A2C87"/>
    <w:rsid w:val="005A3055"/>
    <w:rsid w:val="005A3F8C"/>
    <w:rsid w:val="005A4BA7"/>
    <w:rsid w:val="005A4FA2"/>
    <w:rsid w:val="005A5237"/>
    <w:rsid w:val="005A52B2"/>
    <w:rsid w:val="005A540A"/>
    <w:rsid w:val="005A59B2"/>
    <w:rsid w:val="005A60F9"/>
    <w:rsid w:val="005A63BF"/>
    <w:rsid w:val="005A63C0"/>
    <w:rsid w:val="005A640A"/>
    <w:rsid w:val="005A6D01"/>
    <w:rsid w:val="005A7395"/>
    <w:rsid w:val="005A7563"/>
    <w:rsid w:val="005A76AF"/>
    <w:rsid w:val="005A77E6"/>
    <w:rsid w:val="005A7990"/>
    <w:rsid w:val="005A79FF"/>
    <w:rsid w:val="005A7D4E"/>
    <w:rsid w:val="005B01C6"/>
    <w:rsid w:val="005B04E2"/>
    <w:rsid w:val="005B059B"/>
    <w:rsid w:val="005B0672"/>
    <w:rsid w:val="005B0DD9"/>
    <w:rsid w:val="005B12CC"/>
    <w:rsid w:val="005B1ED4"/>
    <w:rsid w:val="005B22E1"/>
    <w:rsid w:val="005B2924"/>
    <w:rsid w:val="005B30E3"/>
    <w:rsid w:val="005B3234"/>
    <w:rsid w:val="005B324D"/>
    <w:rsid w:val="005B3295"/>
    <w:rsid w:val="005B3C4A"/>
    <w:rsid w:val="005B42D4"/>
    <w:rsid w:val="005B4B5E"/>
    <w:rsid w:val="005B4BFA"/>
    <w:rsid w:val="005B55B3"/>
    <w:rsid w:val="005B60E5"/>
    <w:rsid w:val="005B62A4"/>
    <w:rsid w:val="005B6617"/>
    <w:rsid w:val="005B66D8"/>
    <w:rsid w:val="005B6FDD"/>
    <w:rsid w:val="005B71D0"/>
    <w:rsid w:val="005B7346"/>
    <w:rsid w:val="005B7559"/>
    <w:rsid w:val="005B7CBD"/>
    <w:rsid w:val="005B7EB0"/>
    <w:rsid w:val="005C0FC7"/>
    <w:rsid w:val="005C137C"/>
    <w:rsid w:val="005C1855"/>
    <w:rsid w:val="005C28F9"/>
    <w:rsid w:val="005C2B4B"/>
    <w:rsid w:val="005C3A81"/>
    <w:rsid w:val="005C3FC0"/>
    <w:rsid w:val="005C4838"/>
    <w:rsid w:val="005C4B1C"/>
    <w:rsid w:val="005C4C02"/>
    <w:rsid w:val="005C4EF2"/>
    <w:rsid w:val="005C513E"/>
    <w:rsid w:val="005C5168"/>
    <w:rsid w:val="005C57BF"/>
    <w:rsid w:val="005C5DA3"/>
    <w:rsid w:val="005C62EC"/>
    <w:rsid w:val="005C6479"/>
    <w:rsid w:val="005C66D2"/>
    <w:rsid w:val="005C68AC"/>
    <w:rsid w:val="005C6B96"/>
    <w:rsid w:val="005C72D5"/>
    <w:rsid w:val="005C7403"/>
    <w:rsid w:val="005C7BFE"/>
    <w:rsid w:val="005D03DA"/>
    <w:rsid w:val="005D0C97"/>
    <w:rsid w:val="005D15AD"/>
    <w:rsid w:val="005D1A7A"/>
    <w:rsid w:val="005D1FD6"/>
    <w:rsid w:val="005D2DFB"/>
    <w:rsid w:val="005D2F77"/>
    <w:rsid w:val="005D2F87"/>
    <w:rsid w:val="005D3183"/>
    <w:rsid w:val="005D321D"/>
    <w:rsid w:val="005D371C"/>
    <w:rsid w:val="005D3955"/>
    <w:rsid w:val="005D40C2"/>
    <w:rsid w:val="005D4648"/>
    <w:rsid w:val="005D4D2A"/>
    <w:rsid w:val="005D52EC"/>
    <w:rsid w:val="005D5484"/>
    <w:rsid w:val="005D563A"/>
    <w:rsid w:val="005D56DE"/>
    <w:rsid w:val="005D5814"/>
    <w:rsid w:val="005D61C2"/>
    <w:rsid w:val="005D65AB"/>
    <w:rsid w:val="005D66BD"/>
    <w:rsid w:val="005D7126"/>
    <w:rsid w:val="005D7BA3"/>
    <w:rsid w:val="005E0575"/>
    <w:rsid w:val="005E14D7"/>
    <w:rsid w:val="005E1581"/>
    <w:rsid w:val="005E1C66"/>
    <w:rsid w:val="005E1D62"/>
    <w:rsid w:val="005E27BA"/>
    <w:rsid w:val="005E2F06"/>
    <w:rsid w:val="005E3448"/>
    <w:rsid w:val="005E3C3D"/>
    <w:rsid w:val="005E4F01"/>
    <w:rsid w:val="005E5690"/>
    <w:rsid w:val="005E5F8F"/>
    <w:rsid w:val="005E6007"/>
    <w:rsid w:val="005E6026"/>
    <w:rsid w:val="005E6683"/>
    <w:rsid w:val="005E6A20"/>
    <w:rsid w:val="005E6C63"/>
    <w:rsid w:val="005E75B4"/>
    <w:rsid w:val="005E766E"/>
    <w:rsid w:val="005E7A4B"/>
    <w:rsid w:val="005F065C"/>
    <w:rsid w:val="005F07B5"/>
    <w:rsid w:val="005F0943"/>
    <w:rsid w:val="005F0EC7"/>
    <w:rsid w:val="005F0F51"/>
    <w:rsid w:val="005F17F3"/>
    <w:rsid w:val="005F1940"/>
    <w:rsid w:val="005F1975"/>
    <w:rsid w:val="005F1B83"/>
    <w:rsid w:val="005F1DBE"/>
    <w:rsid w:val="005F2384"/>
    <w:rsid w:val="005F2895"/>
    <w:rsid w:val="005F2AD3"/>
    <w:rsid w:val="005F2B88"/>
    <w:rsid w:val="005F33C2"/>
    <w:rsid w:val="005F3466"/>
    <w:rsid w:val="005F3B90"/>
    <w:rsid w:val="005F41E1"/>
    <w:rsid w:val="005F4F19"/>
    <w:rsid w:val="005F50B0"/>
    <w:rsid w:val="005F54F2"/>
    <w:rsid w:val="005F58E0"/>
    <w:rsid w:val="005F6D5D"/>
    <w:rsid w:val="005F7C63"/>
    <w:rsid w:val="00600126"/>
    <w:rsid w:val="006003DF"/>
    <w:rsid w:val="00600437"/>
    <w:rsid w:val="0060068C"/>
    <w:rsid w:val="00601407"/>
    <w:rsid w:val="006018D3"/>
    <w:rsid w:val="00601D73"/>
    <w:rsid w:val="00601EE0"/>
    <w:rsid w:val="006020D8"/>
    <w:rsid w:val="00602638"/>
    <w:rsid w:val="00602ACE"/>
    <w:rsid w:val="00602CBB"/>
    <w:rsid w:val="006031D8"/>
    <w:rsid w:val="00603697"/>
    <w:rsid w:val="006036E6"/>
    <w:rsid w:val="00603723"/>
    <w:rsid w:val="006044FF"/>
    <w:rsid w:val="00604B11"/>
    <w:rsid w:val="00604FCB"/>
    <w:rsid w:val="00605274"/>
    <w:rsid w:val="006055FE"/>
    <w:rsid w:val="006056CF"/>
    <w:rsid w:val="0060583C"/>
    <w:rsid w:val="0060598B"/>
    <w:rsid w:val="00605D52"/>
    <w:rsid w:val="006060E0"/>
    <w:rsid w:val="0060623C"/>
    <w:rsid w:val="006064E4"/>
    <w:rsid w:val="00606D50"/>
    <w:rsid w:val="00606F9D"/>
    <w:rsid w:val="006072E4"/>
    <w:rsid w:val="0060732B"/>
    <w:rsid w:val="006074BB"/>
    <w:rsid w:val="00607B8D"/>
    <w:rsid w:val="00607C83"/>
    <w:rsid w:val="00607CA3"/>
    <w:rsid w:val="00610086"/>
    <w:rsid w:val="0061024F"/>
    <w:rsid w:val="006108C4"/>
    <w:rsid w:val="00610EFE"/>
    <w:rsid w:val="00610FC5"/>
    <w:rsid w:val="00611682"/>
    <w:rsid w:val="00611770"/>
    <w:rsid w:val="00611818"/>
    <w:rsid w:val="006119A0"/>
    <w:rsid w:val="00611C0B"/>
    <w:rsid w:val="00612474"/>
    <w:rsid w:val="006131E4"/>
    <w:rsid w:val="006133CC"/>
    <w:rsid w:val="00613418"/>
    <w:rsid w:val="006135E6"/>
    <w:rsid w:val="00613A86"/>
    <w:rsid w:val="00613B73"/>
    <w:rsid w:val="0061440F"/>
    <w:rsid w:val="0061486F"/>
    <w:rsid w:val="00614FA9"/>
    <w:rsid w:val="0061520D"/>
    <w:rsid w:val="00615536"/>
    <w:rsid w:val="00615804"/>
    <w:rsid w:val="00615C2F"/>
    <w:rsid w:val="00616114"/>
    <w:rsid w:val="00616BD3"/>
    <w:rsid w:val="006201B6"/>
    <w:rsid w:val="006201E2"/>
    <w:rsid w:val="006201EA"/>
    <w:rsid w:val="006207E2"/>
    <w:rsid w:val="00620B7B"/>
    <w:rsid w:val="00621E97"/>
    <w:rsid w:val="0062216A"/>
    <w:rsid w:val="006226DE"/>
    <w:rsid w:val="00622A42"/>
    <w:rsid w:val="00622BCC"/>
    <w:rsid w:val="006232AD"/>
    <w:rsid w:val="006236F1"/>
    <w:rsid w:val="0062383C"/>
    <w:rsid w:val="00623B66"/>
    <w:rsid w:val="00623C02"/>
    <w:rsid w:val="00623E6C"/>
    <w:rsid w:val="00623FBC"/>
    <w:rsid w:val="00624171"/>
    <w:rsid w:val="00624213"/>
    <w:rsid w:val="006242FA"/>
    <w:rsid w:val="00624E69"/>
    <w:rsid w:val="00624E97"/>
    <w:rsid w:val="00625353"/>
    <w:rsid w:val="006254C2"/>
    <w:rsid w:val="00625622"/>
    <w:rsid w:val="00625803"/>
    <w:rsid w:val="006260E8"/>
    <w:rsid w:val="00626E58"/>
    <w:rsid w:val="00626EC5"/>
    <w:rsid w:val="006270E5"/>
    <w:rsid w:val="0062711B"/>
    <w:rsid w:val="006278BE"/>
    <w:rsid w:val="00627D9C"/>
    <w:rsid w:val="0063007F"/>
    <w:rsid w:val="0063091B"/>
    <w:rsid w:val="00630A0A"/>
    <w:rsid w:val="00631619"/>
    <w:rsid w:val="00631623"/>
    <w:rsid w:val="00631671"/>
    <w:rsid w:val="006317F3"/>
    <w:rsid w:val="0063255C"/>
    <w:rsid w:val="006325EA"/>
    <w:rsid w:val="00632910"/>
    <w:rsid w:val="00632CC8"/>
    <w:rsid w:val="006344E4"/>
    <w:rsid w:val="0063478E"/>
    <w:rsid w:val="00635268"/>
    <w:rsid w:val="00635DD7"/>
    <w:rsid w:val="0063617A"/>
    <w:rsid w:val="00636A09"/>
    <w:rsid w:val="00636B33"/>
    <w:rsid w:val="00636E5F"/>
    <w:rsid w:val="00637379"/>
    <w:rsid w:val="00637641"/>
    <w:rsid w:val="0063774A"/>
    <w:rsid w:val="00637F7D"/>
    <w:rsid w:val="0064045F"/>
    <w:rsid w:val="006407A0"/>
    <w:rsid w:val="00641207"/>
    <w:rsid w:val="00641249"/>
    <w:rsid w:val="00641278"/>
    <w:rsid w:val="0064141F"/>
    <w:rsid w:val="0064157F"/>
    <w:rsid w:val="00641D04"/>
    <w:rsid w:val="006420FA"/>
    <w:rsid w:val="00642127"/>
    <w:rsid w:val="0064362B"/>
    <w:rsid w:val="00643BC4"/>
    <w:rsid w:val="00643C99"/>
    <w:rsid w:val="00643D87"/>
    <w:rsid w:val="00643DB5"/>
    <w:rsid w:val="00643F95"/>
    <w:rsid w:val="00644160"/>
    <w:rsid w:val="006441DB"/>
    <w:rsid w:val="00644F1F"/>
    <w:rsid w:val="0064528A"/>
    <w:rsid w:val="00645406"/>
    <w:rsid w:val="00645585"/>
    <w:rsid w:val="00645721"/>
    <w:rsid w:val="006457DF"/>
    <w:rsid w:val="006458DF"/>
    <w:rsid w:val="006459DC"/>
    <w:rsid w:val="006459EF"/>
    <w:rsid w:val="00645A00"/>
    <w:rsid w:val="00645F58"/>
    <w:rsid w:val="006460DC"/>
    <w:rsid w:val="0064655A"/>
    <w:rsid w:val="00646650"/>
    <w:rsid w:val="0064685A"/>
    <w:rsid w:val="00646C17"/>
    <w:rsid w:val="00647025"/>
    <w:rsid w:val="006473F3"/>
    <w:rsid w:val="00647653"/>
    <w:rsid w:val="00647A2A"/>
    <w:rsid w:val="006502D0"/>
    <w:rsid w:val="006503C1"/>
    <w:rsid w:val="006503ED"/>
    <w:rsid w:val="00650587"/>
    <w:rsid w:val="00650E59"/>
    <w:rsid w:val="00651822"/>
    <w:rsid w:val="006523CC"/>
    <w:rsid w:val="00652410"/>
    <w:rsid w:val="0065271C"/>
    <w:rsid w:val="0065306E"/>
    <w:rsid w:val="00653283"/>
    <w:rsid w:val="0065335B"/>
    <w:rsid w:val="0065347C"/>
    <w:rsid w:val="0065347E"/>
    <w:rsid w:val="006536CB"/>
    <w:rsid w:val="006536FE"/>
    <w:rsid w:val="00653C58"/>
    <w:rsid w:val="006541F4"/>
    <w:rsid w:val="00654681"/>
    <w:rsid w:val="006549F1"/>
    <w:rsid w:val="00654AA1"/>
    <w:rsid w:val="00655174"/>
    <w:rsid w:val="0065542E"/>
    <w:rsid w:val="00655531"/>
    <w:rsid w:val="00655584"/>
    <w:rsid w:val="00655DD1"/>
    <w:rsid w:val="00655F2C"/>
    <w:rsid w:val="00656029"/>
    <w:rsid w:val="006560FB"/>
    <w:rsid w:val="006562AF"/>
    <w:rsid w:val="0065645B"/>
    <w:rsid w:val="006564F4"/>
    <w:rsid w:val="00656BC4"/>
    <w:rsid w:val="006573CE"/>
    <w:rsid w:val="00657701"/>
    <w:rsid w:val="006601D4"/>
    <w:rsid w:val="00660397"/>
    <w:rsid w:val="00660891"/>
    <w:rsid w:val="00660A8F"/>
    <w:rsid w:val="0066118D"/>
    <w:rsid w:val="00661516"/>
    <w:rsid w:val="006621DC"/>
    <w:rsid w:val="00662701"/>
    <w:rsid w:val="006628CC"/>
    <w:rsid w:val="0066310C"/>
    <w:rsid w:val="006631E4"/>
    <w:rsid w:val="00663DC6"/>
    <w:rsid w:val="00663E5C"/>
    <w:rsid w:val="00664350"/>
    <w:rsid w:val="00664895"/>
    <w:rsid w:val="00664DB5"/>
    <w:rsid w:val="00664E65"/>
    <w:rsid w:val="00664FAA"/>
    <w:rsid w:val="00665652"/>
    <w:rsid w:val="00665C4E"/>
    <w:rsid w:val="006666EB"/>
    <w:rsid w:val="0066672F"/>
    <w:rsid w:val="00666B72"/>
    <w:rsid w:val="00666BBF"/>
    <w:rsid w:val="00666EB0"/>
    <w:rsid w:val="00666FCD"/>
    <w:rsid w:val="00667C26"/>
    <w:rsid w:val="00667CB3"/>
    <w:rsid w:val="0067169D"/>
    <w:rsid w:val="00671AAB"/>
    <w:rsid w:val="00671B4D"/>
    <w:rsid w:val="00671BD1"/>
    <w:rsid w:val="00671DF3"/>
    <w:rsid w:val="006723B6"/>
    <w:rsid w:val="006725FD"/>
    <w:rsid w:val="006735E0"/>
    <w:rsid w:val="00674329"/>
    <w:rsid w:val="00674926"/>
    <w:rsid w:val="00675A85"/>
    <w:rsid w:val="006760A3"/>
    <w:rsid w:val="0067685C"/>
    <w:rsid w:val="006768E9"/>
    <w:rsid w:val="006770DB"/>
    <w:rsid w:val="00677D3B"/>
    <w:rsid w:val="00677F0B"/>
    <w:rsid w:val="0068057C"/>
    <w:rsid w:val="006807AC"/>
    <w:rsid w:val="00681DA7"/>
    <w:rsid w:val="006823C3"/>
    <w:rsid w:val="00682966"/>
    <w:rsid w:val="00682C39"/>
    <w:rsid w:val="00683114"/>
    <w:rsid w:val="00683155"/>
    <w:rsid w:val="0068323E"/>
    <w:rsid w:val="00683555"/>
    <w:rsid w:val="00683637"/>
    <w:rsid w:val="00683E12"/>
    <w:rsid w:val="006844EE"/>
    <w:rsid w:val="006845D6"/>
    <w:rsid w:val="006845EF"/>
    <w:rsid w:val="00685167"/>
    <w:rsid w:val="00685342"/>
    <w:rsid w:val="00685CB7"/>
    <w:rsid w:val="00686122"/>
    <w:rsid w:val="00686B0C"/>
    <w:rsid w:val="00686E13"/>
    <w:rsid w:val="00686E14"/>
    <w:rsid w:val="0068798F"/>
    <w:rsid w:val="006901FC"/>
    <w:rsid w:val="00690465"/>
    <w:rsid w:val="006907CB"/>
    <w:rsid w:val="00690BD3"/>
    <w:rsid w:val="00690FA3"/>
    <w:rsid w:val="00691178"/>
    <w:rsid w:val="006916D5"/>
    <w:rsid w:val="00691729"/>
    <w:rsid w:val="00691762"/>
    <w:rsid w:val="00691AC2"/>
    <w:rsid w:val="00691BCB"/>
    <w:rsid w:val="0069278A"/>
    <w:rsid w:val="00693D49"/>
    <w:rsid w:val="00693E63"/>
    <w:rsid w:val="006940DB"/>
    <w:rsid w:val="00694CFF"/>
    <w:rsid w:val="00694DB4"/>
    <w:rsid w:val="0069505C"/>
    <w:rsid w:val="006958D9"/>
    <w:rsid w:val="00695A00"/>
    <w:rsid w:val="00695DF4"/>
    <w:rsid w:val="00696780"/>
    <w:rsid w:val="006969A4"/>
    <w:rsid w:val="006969C3"/>
    <w:rsid w:val="00696B87"/>
    <w:rsid w:val="00697B72"/>
    <w:rsid w:val="006A0230"/>
    <w:rsid w:val="006A037B"/>
    <w:rsid w:val="006A0477"/>
    <w:rsid w:val="006A06A5"/>
    <w:rsid w:val="006A1069"/>
    <w:rsid w:val="006A1B03"/>
    <w:rsid w:val="006A1B83"/>
    <w:rsid w:val="006A1C29"/>
    <w:rsid w:val="006A2438"/>
    <w:rsid w:val="006A2731"/>
    <w:rsid w:val="006A348A"/>
    <w:rsid w:val="006A3654"/>
    <w:rsid w:val="006A4077"/>
    <w:rsid w:val="006A46B2"/>
    <w:rsid w:val="006A4921"/>
    <w:rsid w:val="006A4AF7"/>
    <w:rsid w:val="006A4DC9"/>
    <w:rsid w:val="006A51F8"/>
    <w:rsid w:val="006A58B5"/>
    <w:rsid w:val="006A5905"/>
    <w:rsid w:val="006A5BA3"/>
    <w:rsid w:val="006A5D08"/>
    <w:rsid w:val="006A5FA2"/>
    <w:rsid w:val="006A6063"/>
    <w:rsid w:val="006A6B7A"/>
    <w:rsid w:val="006A72D2"/>
    <w:rsid w:val="006A7830"/>
    <w:rsid w:val="006A7EB7"/>
    <w:rsid w:val="006B04CF"/>
    <w:rsid w:val="006B06F2"/>
    <w:rsid w:val="006B084F"/>
    <w:rsid w:val="006B0977"/>
    <w:rsid w:val="006B13C3"/>
    <w:rsid w:val="006B202F"/>
    <w:rsid w:val="006B20A2"/>
    <w:rsid w:val="006B2874"/>
    <w:rsid w:val="006B2A15"/>
    <w:rsid w:val="006B2F25"/>
    <w:rsid w:val="006B310C"/>
    <w:rsid w:val="006B32DE"/>
    <w:rsid w:val="006B3A97"/>
    <w:rsid w:val="006B3B85"/>
    <w:rsid w:val="006B3C86"/>
    <w:rsid w:val="006B3DA9"/>
    <w:rsid w:val="006B4033"/>
    <w:rsid w:val="006B44D1"/>
    <w:rsid w:val="006B477B"/>
    <w:rsid w:val="006B49E1"/>
    <w:rsid w:val="006B4BB7"/>
    <w:rsid w:val="006B5708"/>
    <w:rsid w:val="006B6062"/>
    <w:rsid w:val="006B6234"/>
    <w:rsid w:val="006B62F1"/>
    <w:rsid w:val="006B72BF"/>
    <w:rsid w:val="006B751A"/>
    <w:rsid w:val="006B7565"/>
    <w:rsid w:val="006B785F"/>
    <w:rsid w:val="006B7882"/>
    <w:rsid w:val="006B78ED"/>
    <w:rsid w:val="006C01C8"/>
    <w:rsid w:val="006C03B1"/>
    <w:rsid w:val="006C0446"/>
    <w:rsid w:val="006C04D3"/>
    <w:rsid w:val="006C05BE"/>
    <w:rsid w:val="006C1D31"/>
    <w:rsid w:val="006C2464"/>
    <w:rsid w:val="006C25CF"/>
    <w:rsid w:val="006C2E92"/>
    <w:rsid w:val="006C30AC"/>
    <w:rsid w:val="006C3250"/>
    <w:rsid w:val="006C349C"/>
    <w:rsid w:val="006C3635"/>
    <w:rsid w:val="006C36C2"/>
    <w:rsid w:val="006C3884"/>
    <w:rsid w:val="006C3BB7"/>
    <w:rsid w:val="006C4106"/>
    <w:rsid w:val="006C4471"/>
    <w:rsid w:val="006C4609"/>
    <w:rsid w:val="006C466B"/>
    <w:rsid w:val="006C4D45"/>
    <w:rsid w:val="006C4E3C"/>
    <w:rsid w:val="006C50F3"/>
    <w:rsid w:val="006C5619"/>
    <w:rsid w:val="006C56E2"/>
    <w:rsid w:val="006C57FB"/>
    <w:rsid w:val="006C657C"/>
    <w:rsid w:val="006C7E12"/>
    <w:rsid w:val="006D0406"/>
    <w:rsid w:val="006D0625"/>
    <w:rsid w:val="006D0D33"/>
    <w:rsid w:val="006D1779"/>
    <w:rsid w:val="006D19E7"/>
    <w:rsid w:val="006D1A96"/>
    <w:rsid w:val="006D2528"/>
    <w:rsid w:val="006D2AB1"/>
    <w:rsid w:val="006D2D3F"/>
    <w:rsid w:val="006D2FBF"/>
    <w:rsid w:val="006D34DF"/>
    <w:rsid w:val="006D36EC"/>
    <w:rsid w:val="006D3B0B"/>
    <w:rsid w:val="006D3CD1"/>
    <w:rsid w:val="006D4115"/>
    <w:rsid w:val="006D45E3"/>
    <w:rsid w:val="006D4AAF"/>
    <w:rsid w:val="006D4EED"/>
    <w:rsid w:val="006D516A"/>
    <w:rsid w:val="006D517A"/>
    <w:rsid w:val="006D5A84"/>
    <w:rsid w:val="006D5B1E"/>
    <w:rsid w:val="006D6079"/>
    <w:rsid w:val="006D612B"/>
    <w:rsid w:val="006D63EB"/>
    <w:rsid w:val="006D641D"/>
    <w:rsid w:val="006D659E"/>
    <w:rsid w:val="006D6984"/>
    <w:rsid w:val="006D6999"/>
    <w:rsid w:val="006D7306"/>
    <w:rsid w:val="006D7323"/>
    <w:rsid w:val="006D7564"/>
    <w:rsid w:val="006D7B8A"/>
    <w:rsid w:val="006D7D06"/>
    <w:rsid w:val="006E0042"/>
    <w:rsid w:val="006E006A"/>
    <w:rsid w:val="006E0162"/>
    <w:rsid w:val="006E0617"/>
    <w:rsid w:val="006E06D5"/>
    <w:rsid w:val="006E080F"/>
    <w:rsid w:val="006E0DE9"/>
    <w:rsid w:val="006E17C4"/>
    <w:rsid w:val="006E1878"/>
    <w:rsid w:val="006E187F"/>
    <w:rsid w:val="006E19C1"/>
    <w:rsid w:val="006E1A6C"/>
    <w:rsid w:val="006E1DC3"/>
    <w:rsid w:val="006E20C2"/>
    <w:rsid w:val="006E2250"/>
    <w:rsid w:val="006E228F"/>
    <w:rsid w:val="006E251A"/>
    <w:rsid w:val="006E26D9"/>
    <w:rsid w:val="006E2C39"/>
    <w:rsid w:val="006E2DE9"/>
    <w:rsid w:val="006E36C6"/>
    <w:rsid w:val="006E3D25"/>
    <w:rsid w:val="006E405D"/>
    <w:rsid w:val="006E4889"/>
    <w:rsid w:val="006E4C6F"/>
    <w:rsid w:val="006E4EB0"/>
    <w:rsid w:val="006E56AB"/>
    <w:rsid w:val="006E59E5"/>
    <w:rsid w:val="006E5C64"/>
    <w:rsid w:val="006E5D80"/>
    <w:rsid w:val="006E609E"/>
    <w:rsid w:val="006E6B67"/>
    <w:rsid w:val="006E76B3"/>
    <w:rsid w:val="006E7A4A"/>
    <w:rsid w:val="006E7C5F"/>
    <w:rsid w:val="006F094F"/>
    <w:rsid w:val="006F0DC9"/>
    <w:rsid w:val="006F1018"/>
    <w:rsid w:val="006F12C3"/>
    <w:rsid w:val="006F14C5"/>
    <w:rsid w:val="006F14F8"/>
    <w:rsid w:val="006F17C5"/>
    <w:rsid w:val="006F23CA"/>
    <w:rsid w:val="006F3650"/>
    <w:rsid w:val="006F3770"/>
    <w:rsid w:val="006F3A47"/>
    <w:rsid w:val="006F3CAB"/>
    <w:rsid w:val="006F3D19"/>
    <w:rsid w:val="006F421B"/>
    <w:rsid w:val="006F42EB"/>
    <w:rsid w:val="006F4B19"/>
    <w:rsid w:val="006F4FE8"/>
    <w:rsid w:val="006F5565"/>
    <w:rsid w:val="006F58A7"/>
    <w:rsid w:val="006F5922"/>
    <w:rsid w:val="006F5AE7"/>
    <w:rsid w:val="006F5DAE"/>
    <w:rsid w:val="006F65E0"/>
    <w:rsid w:val="006F6C30"/>
    <w:rsid w:val="006F7424"/>
    <w:rsid w:val="006F7688"/>
    <w:rsid w:val="006F76A2"/>
    <w:rsid w:val="006F7C96"/>
    <w:rsid w:val="007008E5"/>
    <w:rsid w:val="00700F92"/>
    <w:rsid w:val="007011B0"/>
    <w:rsid w:val="007016B7"/>
    <w:rsid w:val="00701D96"/>
    <w:rsid w:val="00701F93"/>
    <w:rsid w:val="007023D2"/>
    <w:rsid w:val="00702B39"/>
    <w:rsid w:val="0070354E"/>
    <w:rsid w:val="00703B75"/>
    <w:rsid w:val="00703D76"/>
    <w:rsid w:val="00703F36"/>
    <w:rsid w:val="0070506E"/>
    <w:rsid w:val="007052E7"/>
    <w:rsid w:val="00705387"/>
    <w:rsid w:val="007053D3"/>
    <w:rsid w:val="00705918"/>
    <w:rsid w:val="00705A51"/>
    <w:rsid w:val="00705A94"/>
    <w:rsid w:val="00705FC4"/>
    <w:rsid w:val="00706401"/>
    <w:rsid w:val="0070641E"/>
    <w:rsid w:val="00706712"/>
    <w:rsid w:val="007073B8"/>
    <w:rsid w:val="00707634"/>
    <w:rsid w:val="007076B6"/>
    <w:rsid w:val="0071074D"/>
    <w:rsid w:val="00710937"/>
    <w:rsid w:val="00710B1C"/>
    <w:rsid w:val="00710DA1"/>
    <w:rsid w:val="007110EE"/>
    <w:rsid w:val="00711104"/>
    <w:rsid w:val="00711BC6"/>
    <w:rsid w:val="00712793"/>
    <w:rsid w:val="007128C7"/>
    <w:rsid w:val="0071291E"/>
    <w:rsid w:val="00712D7F"/>
    <w:rsid w:val="00712E66"/>
    <w:rsid w:val="00713857"/>
    <w:rsid w:val="007139E9"/>
    <w:rsid w:val="00713A3E"/>
    <w:rsid w:val="00713E4C"/>
    <w:rsid w:val="0071427D"/>
    <w:rsid w:val="00714D8E"/>
    <w:rsid w:val="00714EB4"/>
    <w:rsid w:val="007152F4"/>
    <w:rsid w:val="0071548A"/>
    <w:rsid w:val="007156DA"/>
    <w:rsid w:val="00715D1C"/>
    <w:rsid w:val="00715DC7"/>
    <w:rsid w:val="007161A4"/>
    <w:rsid w:val="00716499"/>
    <w:rsid w:val="007165E8"/>
    <w:rsid w:val="0071677E"/>
    <w:rsid w:val="007178BD"/>
    <w:rsid w:val="00717AFF"/>
    <w:rsid w:val="00717D37"/>
    <w:rsid w:val="00720204"/>
    <w:rsid w:val="00720440"/>
    <w:rsid w:val="0072127E"/>
    <w:rsid w:val="0072146A"/>
    <w:rsid w:val="00721496"/>
    <w:rsid w:val="007215BC"/>
    <w:rsid w:val="00721696"/>
    <w:rsid w:val="00721912"/>
    <w:rsid w:val="00721977"/>
    <w:rsid w:val="007220F5"/>
    <w:rsid w:val="0072236B"/>
    <w:rsid w:val="00722C4A"/>
    <w:rsid w:val="00723C37"/>
    <w:rsid w:val="00723C8C"/>
    <w:rsid w:val="0072449E"/>
    <w:rsid w:val="00724A78"/>
    <w:rsid w:val="00724B0B"/>
    <w:rsid w:val="00724DEA"/>
    <w:rsid w:val="0072563A"/>
    <w:rsid w:val="00725666"/>
    <w:rsid w:val="00725899"/>
    <w:rsid w:val="007259BD"/>
    <w:rsid w:val="00726038"/>
    <w:rsid w:val="007266E6"/>
    <w:rsid w:val="00726DD3"/>
    <w:rsid w:val="00727104"/>
    <w:rsid w:val="007272A3"/>
    <w:rsid w:val="0072730A"/>
    <w:rsid w:val="00727A4E"/>
    <w:rsid w:val="00727F14"/>
    <w:rsid w:val="007316C9"/>
    <w:rsid w:val="007317D0"/>
    <w:rsid w:val="00731FE0"/>
    <w:rsid w:val="007325E5"/>
    <w:rsid w:val="00732913"/>
    <w:rsid w:val="0073310D"/>
    <w:rsid w:val="0073336F"/>
    <w:rsid w:val="007335AF"/>
    <w:rsid w:val="007339F5"/>
    <w:rsid w:val="00733DB8"/>
    <w:rsid w:val="00733F14"/>
    <w:rsid w:val="007349BD"/>
    <w:rsid w:val="007351A6"/>
    <w:rsid w:val="007356C0"/>
    <w:rsid w:val="00736220"/>
    <w:rsid w:val="00736BD7"/>
    <w:rsid w:val="00740A5E"/>
    <w:rsid w:val="00740A88"/>
    <w:rsid w:val="00740AD0"/>
    <w:rsid w:val="00741851"/>
    <w:rsid w:val="00741881"/>
    <w:rsid w:val="007419BE"/>
    <w:rsid w:val="007419F3"/>
    <w:rsid w:val="00741C1F"/>
    <w:rsid w:val="007423CD"/>
    <w:rsid w:val="007425F6"/>
    <w:rsid w:val="00742E17"/>
    <w:rsid w:val="0074303B"/>
    <w:rsid w:val="0074383E"/>
    <w:rsid w:val="00743D12"/>
    <w:rsid w:val="00743E8B"/>
    <w:rsid w:val="00744D5B"/>
    <w:rsid w:val="007452D7"/>
    <w:rsid w:val="0074554B"/>
    <w:rsid w:val="007458CB"/>
    <w:rsid w:val="00745998"/>
    <w:rsid w:val="007459C5"/>
    <w:rsid w:val="00745BBB"/>
    <w:rsid w:val="007466A5"/>
    <w:rsid w:val="00746795"/>
    <w:rsid w:val="00746894"/>
    <w:rsid w:val="00746C17"/>
    <w:rsid w:val="007476D5"/>
    <w:rsid w:val="0075033F"/>
    <w:rsid w:val="007509CE"/>
    <w:rsid w:val="00750EF2"/>
    <w:rsid w:val="0075199B"/>
    <w:rsid w:val="0075237D"/>
    <w:rsid w:val="00752A9C"/>
    <w:rsid w:val="00753123"/>
    <w:rsid w:val="00753712"/>
    <w:rsid w:val="00753C94"/>
    <w:rsid w:val="00753E0E"/>
    <w:rsid w:val="007547A1"/>
    <w:rsid w:val="00754C2C"/>
    <w:rsid w:val="00754D5D"/>
    <w:rsid w:val="00755755"/>
    <w:rsid w:val="007558C5"/>
    <w:rsid w:val="00755DD4"/>
    <w:rsid w:val="00756093"/>
    <w:rsid w:val="0075628B"/>
    <w:rsid w:val="007562D2"/>
    <w:rsid w:val="007568AA"/>
    <w:rsid w:val="00756C6D"/>
    <w:rsid w:val="00756EB2"/>
    <w:rsid w:val="00756FE7"/>
    <w:rsid w:val="00757015"/>
    <w:rsid w:val="0075711A"/>
    <w:rsid w:val="00757947"/>
    <w:rsid w:val="00757AA3"/>
    <w:rsid w:val="00760337"/>
    <w:rsid w:val="00760524"/>
    <w:rsid w:val="0076066B"/>
    <w:rsid w:val="00760E05"/>
    <w:rsid w:val="00761967"/>
    <w:rsid w:val="00761A54"/>
    <w:rsid w:val="00761CDE"/>
    <w:rsid w:val="00761D6C"/>
    <w:rsid w:val="0076202C"/>
    <w:rsid w:val="00762073"/>
    <w:rsid w:val="00762A54"/>
    <w:rsid w:val="007631C0"/>
    <w:rsid w:val="007632C0"/>
    <w:rsid w:val="007633DB"/>
    <w:rsid w:val="00763CE1"/>
    <w:rsid w:val="00764986"/>
    <w:rsid w:val="00764C1E"/>
    <w:rsid w:val="00765966"/>
    <w:rsid w:val="00765ACE"/>
    <w:rsid w:val="00765D60"/>
    <w:rsid w:val="00765E75"/>
    <w:rsid w:val="00766B98"/>
    <w:rsid w:val="00766E71"/>
    <w:rsid w:val="00767081"/>
    <w:rsid w:val="007670B9"/>
    <w:rsid w:val="00770508"/>
    <w:rsid w:val="007705B7"/>
    <w:rsid w:val="00772176"/>
    <w:rsid w:val="00772E48"/>
    <w:rsid w:val="0077304B"/>
    <w:rsid w:val="00773077"/>
    <w:rsid w:val="007730EB"/>
    <w:rsid w:val="00773613"/>
    <w:rsid w:val="00773885"/>
    <w:rsid w:val="007739D0"/>
    <w:rsid w:val="00773A37"/>
    <w:rsid w:val="00773CBB"/>
    <w:rsid w:val="00774039"/>
    <w:rsid w:val="00774B6E"/>
    <w:rsid w:val="00774B8A"/>
    <w:rsid w:val="00775450"/>
    <w:rsid w:val="0077578A"/>
    <w:rsid w:val="00776135"/>
    <w:rsid w:val="007763E7"/>
    <w:rsid w:val="00776489"/>
    <w:rsid w:val="0077691B"/>
    <w:rsid w:val="00776B77"/>
    <w:rsid w:val="00777101"/>
    <w:rsid w:val="00777838"/>
    <w:rsid w:val="00777BB1"/>
    <w:rsid w:val="00777BDA"/>
    <w:rsid w:val="00777CB6"/>
    <w:rsid w:val="00777E1C"/>
    <w:rsid w:val="00777E90"/>
    <w:rsid w:val="00777F91"/>
    <w:rsid w:val="007800A7"/>
    <w:rsid w:val="007800BD"/>
    <w:rsid w:val="007804D7"/>
    <w:rsid w:val="00780567"/>
    <w:rsid w:val="00780619"/>
    <w:rsid w:val="0078062A"/>
    <w:rsid w:val="0078079A"/>
    <w:rsid w:val="0078083D"/>
    <w:rsid w:val="00780D31"/>
    <w:rsid w:val="0078105A"/>
    <w:rsid w:val="007810BE"/>
    <w:rsid w:val="00781155"/>
    <w:rsid w:val="0078153D"/>
    <w:rsid w:val="007818D9"/>
    <w:rsid w:val="007826AD"/>
    <w:rsid w:val="00782DAF"/>
    <w:rsid w:val="0078310B"/>
    <w:rsid w:val="007839D2"/>
    <w:rsid w:val="007839D9"/>
    <w:rsid w:val="00783CD7"/>
    <w:rsid w:val="00783FB6"/>
    <w:rsid w:val="007842EC"/>
    <w:rsid w:val="0078432F"/>
    <w:rsid w:val="00784706"/>
    <w:rsid w:val="00784B0A"/>
    <w:rsid w:val="00784FFA"/>
    <w:rsid w:val="00786944"/>
    <w:rsid w:val="00786965"/>
    <w:rsid w:val="00786F40"/>
    <w:rsid w:val="007870ED"/>
    <w:rsid w:val="00787894"/>
    <w:rsid w:val="00787919"/>
    <w:rsid w:val="00787973"/>
    <w:rsid w:val="007904EA"/>
    <w:rsid w:val="00790895"/>
    <w:rsid w:val="00790A74"/>
    <w:rsid w:val="00790DF7"/>
    <w:rsid w:val="00791082"/>
    <w:rsid w:val="007922A9"/>
    <w:rsid w:val="007928FC"/>
    <w:rsid w:val="00792A33"/>
    <w:rsid w:val="00792B79"/>
    <w:rsid w:val="007932E5"/>
    <w:rsid w:val="00793638"/>
    <w:rsid w:val="00793C3C"/>
    <w:rsid w:val="0079404B"/>
    <w:rsid w:val="00794777"/>
    <w:rsid w:val="00795661"/>
    <w:rsid w:val="0079586F"/>
    <w:rsid w:val="00795A7B"/>
    <w:rsid w:val="00795DFC"/>
    <w:rsid w:val="00795E1B"/>
    <w:rsid w:val="00796083"/>
    <w:rsid w:val="00796BB2"/>
    <w:rsid w:val="00796D3B"/>
    <w:rsid w:val="0079769A"/>
    <w:rsid w:val="007A002A"/>
    <w:rsid w:val="007A00F3"/>
    <w:rsid w:val="007A02A5"/>
    <w:rsid w:val="007A0551"/>
    <w:rsid w:val="007A0DE0"/>
    <w:rsid w:val="007A0F20"/>
    <w:rsid w:val="007A114D"/>
    <w:rsid w:val="007A1C72"/>
    <w:rsid w:val="007A206A"/>
    <w:rsid w:val="007A2732"/>
    <w:rsid w:val="007A2C14"/>
    <w:rsid w:val="007A3BB8"/>
    <w:rsid w:val="007A3D58"/>
    <w:rsid w:val="007A4F91"/>
    <w:rsid w:val="007A5034"/>
    <w:rsid w:val="007A5247"/>
    <w:rsid w:val="007A5C54"/>
    <w:rsid w:val="007A5D0C"/>
    <w:rsid w:val="007A5FAD"/>
    <w:rsid w:val="007A6298"/>
    <w:rsid w:val="007A6A4C"/>
    <w:rsid w:val="007A7406"/>
    <w:rsid w:val="007B0064"/>
    <w:rsid w:val="007B0D7C"/>
    <w:rsid w:val="007B1041"/>
    <w:rsid w:val="007B13FC"/>
    <w:rsid w:val="007B14C9"/>
    <w:rsid w:val="007B166A"/>
    <w:rsid w:val="007B1782"/>
    <w:rsid w:val="007B1F57"/>
    <w:rsid w:val="007B2619"/>
    <w:rsid w:val="007B38AC"/>
    <w:rsid w:val="007B3948"/>
    <w:rsid w:val="007B45CA"/>
    <w:rsid w:val="007B48A4"/>
    <w:rsid w:val="007B4AB5"/>
    <w:rsid w:val="007B4BE6"/>
    <w:rsid w:val="007B4D72"/>
    <w:rsid w:val="007B4D9B"/>
    <w:rsid w:val="007B525B"/>
    <w:rsid w:val="007B583D"/>
    <w:rsid w:val="007B5A72"/>
    <w:rsid w:val="007B5AED"/>
    <w:rsid w:val="007B6BCE"/>
    <w:rsid w:val="007B75F3"/>
    <w:rsid w:val="007B7C0F"/>
    <w:rsid w:val="007B7FA1"/>
    <w:rsid w:val="007C0146"/>
    <w:rsid w:val="007C0535"/>
    <w:rsid w:val="007C07F9"/>
    <w:rsid w:val="007C0B1C"/>
    <w:rsid w:val="007C0C3B"/>
    <w:rsid w:val="007C23E2"/>
    <w:rsid w:val="007C2612"/>
    <w:rsid w:val="007C3641"/>
    <w:rsid w:val="007C45A6"/>
    <w:rsid w:val="007C4646"/>
    <w:rsid w:val="007C4729"/>
    <w:rsid w:val="007C4894"/>
    <w:rsid w:val="007C48EA"/>
    <w:rsid w:val="007C4A03"/>
    <w:rsid w:val="007C4C5D"/>
    <w:rsid w:val="007C514B"/>
    <w:rsid w:val="007C52DE"/>
    <w:rsid w:val="007C5797"/>
    <w:rsid w:val="007C5D51"/>
    <w:rsid w:val="007C5DDB"/>
    <w:rsid w:val="007C6673"/>
    <w:rsid w:val="007C6731"/>
    <w:rsid w:val="007C6951"/>
    <w:rsid w:val="007C6C70"/>
    <w:rsid w:val="007C732F"/>
    <w:rsid w:val="007C755C"/>
    <w:rsid w:val="007C755D"/>
    <w:rsid w:val="007C7B16"/>
    <w:rsid w:val="007C7D5D"/>
    <w:rsid w:val="007D0DEF"/>
    <w:rsid w:val="007D1188"/>
    <w:rsid w:val="007D1668"/>
    <w:rsid w:val="007D1D7D"/>
    <w:rsid w:val="007D20CD"/>
    <w:rsid w:val="007D21B5"/>
    <w:rsid w:val="007D2506"/>
    <w:rsid w:val="007D2593"/>
    <w:rsid w:val="007D2739"/>
    <w:rsid w:val="007D2871"/>
    <w:rsid w:val="007D2CBB"/>
    <w:rsid w:val="007D2F14"/>
    <w:rsid w:val="007D3538"/>
    <w:rsid w:val="007D379C"/>
    <w:rsid w:val="007D3A1E"/>
    <w:rsid w:val="007D41FB"/>
    <w:rsid w:val="007D45B4"/>
    <w:rsid w:val="007D4748"/>
    <w:rsid w:val="007D486F"/>
    <w:rsid w:val="007D4990"/>
    <w:rsid w:val="007D49DA"/>
    <w:rsid w:val="007D4B7E"/>
    <w:rsid w:val="007D539B"/>
    <w:rsid w:val="007D59A8"/>
    <w:rsid w:val="007D5CAC"/>
    <w:rsid w:val="007D6053"/>
    <w:rsid w:val="007D71CC"/>
    <w:rsid w:val="007D7561"/>
    <w:rsid w:val="007D79CE"/>
    <w:rsid w:val="007D7C21"/>
    <w:rsid w:val="007E0A1B"/>
    <w:rsid w:val="007E0AD3"/>
    <w:rsid w:val="007E189D"/>
    <w:rsid w:val="007E1B43"/>
    <w:rsid w:val="007E1BB0"/>
    <w:rsid w:val="007E1BF4"/>
    <w:rsid w:val="007E21BD"/>
    <w:rsid w:val="007E2DE0"/>
    <w:rsid w:val="007E2FDE"/>
    <w:rsid w:val="007E3122"/>
    <w:rsid w:val="007E318B"/>
    <w:rsid w:val="007E34D6"/>
    <w:rsid w:val="007E3687"/>
    <w:rsid w:val="007E3977"/>
    <w:rsid w:val="007E3A51"/>
    <w:rsid w:val="007E42D0"/>
    <w:rsid w:val="007E4948"/>
    <w:rsid w:val="007E514F"/>
    <w:rsid w:val="007E52D6"/>
    <w:rsid w:val="007E5441"/>
    <w:rsid w:val="007E55EA"/>
    <w:rsid w:val="007E573C"/>
    <w:rsid w:val="007E5814"/>
    <w:rsid w:val="007E5826"/>
    <w:rsid w:val="007E5A31"/>
    <w:rsid w:val="007E5AB6"/>
    <w:rsid w:val="007E5CFA"/>
    <w:rsid w:val="007E5E05"/>
    <w:rsid w:val="007E6089"/>
    <w:rsid w:val="007E674E"/>
    <w:rsid w:val="007E6F0C"/>
    <w:rsid w:val="007E75CE"/>
    <w:rsid w:val="007E774B"/>
    <w:rsid w:val="007E795B"/>
    <w:rsid w:val="007E7A9B"/>
    <w:rsid w:val="007E7C92"/>
    <w:rsid w:val="007E7FD5"/>
    <w:rsid w:val="007F02D9"/>
    <w:rsid w:val="007F033F"/>
    <w:rsid w:val="007F03BD"/>
    <w:rsid w:val="007F03FD"/>
    <w:rsid w:val="007F07F3"/>
    <w:rsid w:val="007F08DB"/>
    <w:rsid w:val="007F0AFE"/>
    <w:rsid w:val="007F0C4C"/>
    <w:rsid w:val="007F0F9B"/>
    <w:rsid w:val="007F13D5"/>
    <w:rsid w:val="007F1A07"/>
    <w:rsid w:val="007F1A2A"/>
    <w:rsid w:val="007F1A4E"/>
    <w:rsid w:val="007F2C29"/>
    <w:rsid w:val="007F2C92"/>
    <w:rsid w:val="007F2D38"/>
    <w:rsid w:val="007F369D"/>
    <w:rsid w:val="007F3E54"/>
    <w:rsid w:val="007F4096"/>
    <w:rsid w:val="007F4829"/>
    <w:rsid w:val="007F5751"/>
    <w:rsid w:val="007F58C3"/>
    <w:rsid w:val="007F6111"/>
    <w:rsid w:val="007F6295"/>
    <w:rsid w:val="007F6F8F"/>
    <w:rsid w:val="007F6FDC"/>
    <w:rsid w:val="007F7FE6"/>
    <w:rsid w:val="00800B33"/>
    <w:rsid w:val="00800B37"/>
    <w:rsid w:val="008011CD"/>
    <w:rsid w:val="0080158F"/>
    <w:rsid w:val="00801800"/>
    <w:rsid w:val="00801DAD"/>
    <w:rsid w:val="008023DC"/>
    <w:rsid w:val="008023E8"/>
    <w:rsid w:val="0080269A"/>
    <w:rsid w:val="00802A66"/>
    <w:rsid w:val="00802B6C"/>
    <w:rsid w:val="00802C38"/>
    <w:rsid w:val="00802D76"/>
    <w:rsid w:val="00802F1F"/>
    <w:rsid w:val="0080309E"/>
    <w:rsid w:val="008036B0"/>
    <w:rsid w:val="008037BD"/>
    <w:rsid w:val="0080390B"/>
    <w:rsid w:val="00803AFF"/>
    <w:rsid w:val="00803B1D"/>
    <w:rsid w:val="008040FE"/>
    <w:rsid w:val="00804265"/>
    <w:rsid w:val="00804754"/>
    <w:rsid w:val="008051BE"/>
    <w:rsid w:val="008056B8"/>
    <w:rsid w:val="00805D63"/>
    <w:rsid w:val="00806B1C"/>
    <w:rsid w:val="00806C42"/>
    <w:rsid w:val="0081004C"/>
    <w:rsid w:val="00810271"/>
    <w:rsid w:val="008102AA"/>
    <w:rsid w:val="00810689"/>
    <w:rsid w:val="0081091E"/>
    <w:rsid w:val="00810C20"/>
    <w:rsid w:val="0081190D"/>
    <w:rsid w:val="0081195A"/>
    <w:rsid w:val="00811A1E"/>
    <w:rsid w:val="00811CBF"/>
    <w:rsid w:val="00812E25"/>
    <w:rsid w:val="00812FF5"/>
    <w:rsid w:val="008131D0"/>
    <w:rsid w:val="00813980"/>
    <w:rsid w:val="00813C9B"/>
    <w:rsid w:val="00814135"/>
    <w:rsid w:val="0081419E"/>
    <w:rsid w:val="00814992"/>
    <w:rsid w:val="00814C18"/>
    <w:rsid w:val="00815601"/>
    <w:rsid w:val="00815976"/>
    <w:rsid w:val="008160E6"/>
    <w:rsid w:val="0081685D"/>
    <w:rsid w:val="00817039"/>
    <w:rsid w:val="00817920"/>
    <w:rsid w:val="00817F1F"/>
    <w:rsid w:val="00817FF7"/>
    <w:rsid w:val="008204ED"/>
    <w:rsid w:val="00820BAD"/>
    <w:rsid w:val="00821209"/>
    <w:rsid w:val="00822045"/>
    <w:rsid w:val="00822EF1"/>
    <w:rsid w:val="00823D3B"/>
    <w:rsid w:val="00824073"/>
    <w:rsid w:val="00824584"/>
    <w:rsid w:val="008245A0"/>
    <w:rsid w:val="00824730"/>
    <w:rsid w:val="00824AC6"/>
    <w:rsid w:val="008254E1"/>
    <w:rsid w:val="00825691"/>
    <w:rsid w:val="008256C0"/>
    <w:rsid w:val="008256D1"/>
    <w:rsid w:val="00825830"/>
    <w:rsid w:val="00825971"/>
    <w:rsid w:val="00825D2A"/>
    <w:rsid w:val="008261FC"/>
    <w:rsid w:val="00827362"/>
    <w:rsid w:val="00827AF5"/>
    <w:rsid w:val="00827C1E"/>
    <w:rsid w:val="00830F15"/>
    <w:rsid w:val="00831557"/>
    <w:rsid w:val="00831A41"/>
    <w:rsid w:val="00831E90"/>
    <w:rsid w:val="00831E95"/>
    <w:rsid w:val="00832075"/>
    <w:rsid w:val="0083212E"/>
    <w:rsid w:val="008327F4"/>
    <w:rsid w:val="008328FB"/>
    <w:rsid w:val="00832D30"/>
    <w:rsid w:val="00832EDC"/>
    <w:rsid w:val="00834263"/>
    <w:rsid w:val="0083451B"/>
    <w:rsid w:val="00834A52"/>
    <w:rsid w:val="00834C89"/>
    <w:rsid w:val="00834CE2"/>
    <w:rsid w:val="0083549E"/>
    <w:rsid w:val="008359CF"/>
    <w:rsid w:val="00835ABE"/>
    <w:rsid w:val="00835E5B"/>
    <w:rsid w:val="00835F51"/>
    <w:rsid w:val="0083605C"/>
    <w:rsid w:val="0083610E"/>
    <w:rsid w:val="008362D0"/>
    <w:rsid w:val="00836531"/>
    <w:rsid w:val="008369F4"/>
    <w:rsid w:val="00837542"/>
    <w:rsid w:val="00837AAA"/>
    <w:rsid w:val="00837D8D"/>
    <w:rsid w:val="00837FAF"/>
    <w:rsid w:val="00840757"/>
    <w:rsid w:val="00840C56"/>
    <w:rsid w:val="00840FB4"/>
    <w:rsid w:val="0084142E"/>
    <w:rsid w:val="00841943"/>
    <w:rsid w:val="00841C2F"/>
    <w:rsid w:val="00841C84"/>
    <w:rsid w:val="00842194"/>
    <w:rsid w:val="00843289"/>
    <w:rsid w:val="00843F79"/>
    <w:rsid w:val="0084405C"/>
    <w:rsid w:val="00844356"/>
    <w:rsid w:val="0084516B"/>
    <w:rsid w:val="00845341"/>
    <w:rsid w:val="00845808"/>
    <w:rsid w:val="00845C22"/>
    <w:rsid w:val="008464BF"/>
    <w:rsid w:val="00846739"/>
    <w:rsid w:val="00846CB0"/>
    <w:rsid w:val="008472FB"/>
    <w:rsid w:val="0084799E"/>
    <w:rsid w:val="008502D3"/>
    <w:rsid w:val="00850420"/>
    <w:rsid w:val="0085115F"/>
    <w:rsid w:val="00851212"/>
    <w:rsid w:val="008513FE"/>
    <w:rsid w:val="00851F41"/>
    <w:rsid w:val="00851F7F"/>
    <w:rsid w:val="0085207A"/>
    <w:rsid w:val="008528D0"/>
    <w:rsid w:val="00852E88"/>
    <w:rsid w:val="008531C3"/>
    <w:rsid w:val="00853636"/>
    <w:rsid w:val="00853643"/>
    <w:rsid w:val="00853939"/>
    <w:rsid w:val="00853C9F"/>
    <w:rsid w:val="00853E52"/>
    <w:rsid w:val="00853FC9"/>
    <w:rsid w:val="00853FF6"/>
    <w:rsid w:val="00854357"/>
    <w:rsid w:val="008543C8"/>
    <w:rsid w:val="00854450"/>
    <w:rsid w:val="008547D5"/>
    <w:rsid w:val="00854FD0"/>
    <w:rsid w:val="00855566"/>
    <w:rsid w:val="0085593D"/>
    <w:rsid w:val="00855F85"/>
    <w:rsid w:val="0085633A"/>
    <w:rsid w:val="0085667E"/>
    <w:rsid w:val="00856909"/>
    <w:rsid w:val="00856B7F"/>
    <w:rsid w:val="00856F08"/>
    <w:rsid w:val="00857644"/>
    <w:rsid w:val="00860281"/>
    <w:rsid w:val="0086136C"/>
    <w:rsid w:val="00861938"/>
    <w:rsid w:val="008619D9"/>
    <w:rsid w:val="00861A3C"/>
    <w:rsid w:val="0086227D"/>
    <w:rsid w:val="008623BA"/>
    <w:rsid w:val="00862588"/>
    <w:rsid w:val="0086260E"/>
    <w:rsid w:val="00862C98"/>
    <w:rsid w:val="00862CD3"/>
    <w:rsid w:val="00862ED3"/>
    <w:rsid w:val="00863AC2"/>
    <w:rsid w:val="00863B60"/>
    <w:rsid w:val="008641D0"/>
    <w:rsid w:val="008644F5"/>
    <w:rsid w:val="008645E8"/>
    <w:rsid w:val="00864E16"/>
    <w:rsid w:val="00865240"/>
    <w:rsid w:val="008655F4"/>
    <w:rsid w:val="0086659D"/>
    <w:rsid w:val="00866800"/>
    <w:rsid w:val="00866A26"/>
    <w:rsid w:val="00866BBE"/>
    <w:rsid w:val="00867288"/>
    <w:rsid w:val="00867D85"/>
    <w:rsid w:val="008700F3"/>
    <w:rsid w:val="00870381"/>
    <w:rsid w:val="008705F0"/>
    <w:rsid w:val="0087063F"/>
    <w:rsid w:val="00870AE1"/>
    <w:rsid w:val="00870CE1"/>
    <w:rsid w:val="00870FAB"/>
    <w:rsid w:val="00871936"/>
    <w:rsid w:val="00871E4A"/>
    <w:rsid w:val="00872308"/>
    <w:rsid w:val="0087354F"/>
    <w:rsid w:val="00874278"/>
    <w:rsid w:val="008743C6"/>
    <w:rsid w:val="00874B8A"/>
    <w:rsid w:val="00874C1E"/>
    <w:rsid w:val="00874E50"/>
    <w:rsid w:val="008762E9"/>
    <w:rsid w:val="008764A4"/>
    <w:rsid w:val="008764CF"/>
    <w:rsid w:val="008765E7"/>
    <w:rsid w:val="00876747"/>
    <w:rsid w:val="0087674B"/>
    <w:rsid w:val="008767A8"/>
    <w:rsid w:val="00877BAC"/>
    <w:rsid w:val="00877CEB"/>
    <w:rsid w:val="00877F82"/>
    <w:rsid w:val="00880C1D"/>
    <w:rsid w:val="00881426"/>
    <w:rsid w:val="00881DE6"/>
    <w:rsid w:val="00881E30"/>
    <w:rsid w:val="00882604"/>
    <w:rsid w:val="00882B64"/>
    <w:rsid w:val="0088305F"/>
    <w:rsid w:val="00883112"/>
    <w:rsid w:val="008831E9"/>
    <w:rsid w:val="0088324A"/>
    <w:rsid w:val="00883295"/>
    <w:rsid w:val="008836C7"/>
    <w:rsid w:val="00883D89"/>
    <w:rsid w:val="00883D95"/>
    <w:rsid w:val="008846CE"/>
    <w:rsid w:val="008849D8"/>
    <w:rsid w:val="00884AEC"/>
    <w:rsid w:val="00884C62"/>
    <w:rsid w:val="008851D9"/>
    <w:rsid w:val="008858AD"/>
    <w:rsid w:val="00885B78"/>
    <w:rsid w:val="00886215"/>
    <w:rsid w:val="00886B0D"/>
    <w:rsid w:val="00886C46"/>
    <w:rsid w:val="00886DCF"/>
    <w:rsid w:val="00886F96"/>
    <w:rsid w:val="00887C6C"/>
    <w:rsid w:val="00887E4D"/>
    <w:rsid w:val="00890C82"/>
    <w:rsid w:val="00890C90"/>
    <w:rsid w:val="00891923"/>
    <w:rsid w:val="00891AC1"/>
    <w:rsid w:val="00891BF3"/>
    <w:rsid w:val="00891D70"/>
    <w:rsid w:val="00892098"/>
    <w:rsid w:val="008925AD"/>
    <w:rsid w:val="008928FD"/>
    <w:rsid w:val="008929C2"/>
    <w:rsid w:val="00892A8F"/>
    <w:rsid w:val="00893311"/>
    <w:rsid w:val="00893565"/>
    <w:rsid w:val="00893777"/>
    <w:rsid w:val="0089382E"/>
    <w:rsid w:val="00893FA4"/>
    <w:rsid w:val="0089476C"/>
    <w:rsid w:val="00894847"/>
    <w:rsid w:val="008949AA"/>
    <w:rsid w:val="00894BC5"/>
    <w:rsid w:val="008957B8"/>
    <w:rsid w:val="00896354"/>
    <w:rsid w:val="008968C6"/>
    <w:rsid w:val="00896A3E"/>
    <w:rsid w:val="00896FCD"/>
    <w:rsid w:val="008970C6"/>
    <w:rsid w:val="0089735F"/>
    <w:rsid w:val="008976C4"/>
    <w:rsid w:val="00897887"/>
    <w:rsid w:val="008979CE"/>
    <w:rsid w:val="00897B44"/>
    <w:rsid w:val="00897CB8"/>
    <w:rsid w:val="00897F32"/>
    <w:rsid w:val="008A03DF"/>
    <w:rsid w:val="008A0F8F"/>
    <w:rsid w:val="008A11BE"/>
    <w:rsid w:val="008A1599"/>
    <w:rsid w:val="008A1F82"/>
    <w:rsid w:val="008A1FEF"/>
    <w:rsid w:val="008A2282"/>
    <w:rsid w:val="008A29E1"/>
    <w:rsid w:val="008A2A2D"/>
    <w:rsid w:val="008A2DFF"/>
    <w:rsid w:val="008A2F3C"/>
    <w:rsid w:val="008A39BE"/>
    <w:rsid w:val="008A3DE5"/>
    <w:rsid w:val="008A44AA"/>
    <w:rsid w:val="008A44BC"/>
    <w:rsid w:val="008A4BBC"/>
    <w:rsid w:val="008A4BE4"/>
    <w:rsid w:val="008A4FB3"/>
    <w:rsid w:val="008A518E"/>
    <w:rsid w:val="008A5E07"/>
    <w:rsid w:val="008A611D"/>
    <w:rsid w:val="008A6D9C"/>
    <w:rsid w:val="008A6E97"/>
    <w:rsid w:val="008A7657"/>
    <w:rsid w:val="008A76D9"/>
    <w:rsid w:val="008A77AB"/>
    <w:rsid w:val="008A782F"/>
    <w:rsid w:val="008A79BC"/>
    <w:rsid w:val="008A7B05"/>
    <w:rsid w:val="008B0032"/>
    <w:rsid w:val="008B0186"/>
    <w:rsid w:val="008B0F98"/>
    <w:rsid w:val="008B1733"/>
    <w:rsid w:val="008B1C88"/>
    <w:rsid w:val="008B2E6F"/>
    <w:rsid w:val="008B3673"/>
    <w:rsid w:val="008B38B3"/>
    <w:rsid w:val="008B3A9E"/>
    <w:rsid w:val="008B3B30"/>
    <w:rsid w:val="008B4594"/>
    <w:rsid w:val="008B4749"/>
    <w:rsid w:val="008B4AE8"/>
    <w:rsid w:val="008B50D0"/>
    <w:rsid w:val="008B52A7"/>
    <w:rsid w:val="008B595E"/>
    <w:rsid w:val="008B5B64"/>
    <w:rsid w:val="008B626A"/>
    <w:rsid w:val="008B67DE"/>
    <w:rsid w:val="008B6E32"/>
    <w:rsid w:val="008B75BE"/>
    <w:rsid w:val="008B7C3F"/>
    <w:rsid w:val="008B7E43"/>
    <w:rsid w:val="008B7EEF"/>
    <w:rsid w:val="008C02D7"/>
    <w:rsid w:val="008C03D8"/>
    <w:rsid w:val="008C0422"/>
    <w:rsid w:val="008C0483"/>
    <w:rsid w:val="008C04F1"/>
    <w:rsid w:val="008C0D4D"/>
    <w:rsid w:val="008C1AA0"/>
    <w:rsid w:val="008C1E02"/>
    <w:rsid w:val="008C26DC"/>
    <w:rsid w:val="008C2B56"/>
    <w:rsid w:val="008C2C1E"/>
    <w:rsid w:val="008C31C6"/>
    <w:rsid w:val="008C381A"/>
    <w:rsid w:val="008C3A6A"/>
    <w:rsid w:val="008C3FED"/>
    <w:rsid w:val="008C4201"/>
    <w:rsid w:val="008C4409"/>
    <w:rsid w:val="008C55AC"/>
    <w:rsid w:val="008C6C2F"/>
    <w:rsid w:val="008C7004"/>
    <w:rsid w:val="008C757C"/>
    <w:rsid w:val="008C7FD1"/>
    <w:rsid w:val="008D0141"/>
    <w:rsid w:val="008D0C7A"/>
    <w:rsid w:val="008D1914"/>
    <w:rsid w:val="008D1B6E"/>
    <w:rsid w:val="008D202C"/>
    <w:rsid w:val="008D21AC"/>
    <w:rsid w:val="008D2620"/>
    <w:rsid w:val="008D2660"/>
    <w:rsid w:val="008D274C"/>
    <w:rsid w:val="008D2DCB"/>
    <w:rsid w:val="008D355B"/>
    <w:rsid w:val="008D3715"/>
    <w:rsid w:val="008D388F"/>
    <w:rsid w:val="008D3BCF"/>
    <w:rsid w:val="008D3C5A"/>
    <w:rsid w:val="008D4367"/>
    <w:rsid w:val="008D43CE"/>
    <w:rsid w:val="008D444D"/>
    <w:rsid w:val="008D4936"/>
    <w:rsid w:val="008D4B3F"/>
    <w:rsid w:val="008D51BE"/>
    <w:rsid w:val="008D56B3"/>
    <w:rsid w:val="008D588A"/>
    <w:rsid w:val="008D5B9E"/>
    <w:rsid w:val="008D5D0F"/>
    <w:rsid w:val="008D5FDA"/>
    <w:rsid w:val="008D6305"/>
    <w:rsid w:val="008D72D4"/>
    <w:rsid w:val="008D7347"/>
    <w:rsid w:val="008D7880"/>
    <w:rsid w:val="008D7AEA"/>
    <w:rsid w:val="008E0519"/>
    <w:rsid w:val="008E099D"/>
    <w:rsid w:val="008E0D62"/>
    <w:rsid w:val="008E12B4"/>
    <w:rsid w:val="008E156B"/>
    <w:rsid w:val="008E1590"/>
    <w:rsid w:val="008E178E"/>
    <w:rsid w:val="008E2BC5"/>
    <w:rsid w:val="008E2E83"/>
    <w:rsid w:val="008E3CDF"/>
    <w:rsid w:val="008E3DD5"/>
    <w:rsid w:val="008E431B"/>
    <w:rsid w:val="008E470D"/>
    <w:rsid w:val="008E502E"/>
    <w:rsid w:val="008E5388"/>
    <w:rsid w:val="008E568C"/>
    <w:rsid w:val="008E5982"/>
    <w:rsid w:val="008E5ABB"/>
    <w:rsid w:val="008E5D41"/>
    <w:rsid w:val="008E5EAE"/>
    <w:rsid w:val="008E604A"/>
    <w:rsid w:val="008E62DE"/>
    <w:rsid w:val="008E6430"/>
    <w:rsid w:val="008E7929"/>
    <w:rsid w:val="008E7C20"/>
    <w:rsid w:val="008E7D56"/>
    <w:rsid w:val="008F0012"/>
    <w:rsid w:val="008F002A"/>
    <w:rsid w:val="008F0045"/>
    <w:rsid w:val="008F02D0"/>
    <w:rsid w:val="008F036F"/>
    <w:rsid w:val="008F03B4"/>
    <w:rsid w:val="008F0E8B"/>
    <w:rsid w:val="008F1198"/>
    <w:rsid w:val="008F12C9"/>
    <w:rsid w:val="008F161B"/>
    <w:rsid w:val="008F19E6"/>
    <w:rsid w:val="008F1C42"/>
    <w:rsid w:val="008F2ADA"/>
    <w:rsid w:val="008F312A"/>
    <w:rsid w:val="008F34AE"/>
    <w:rsid w:val="008F3889"/>
    <w:rsid w:val="008F41EB"/>
    <w:rsid w:val="008F4753"/>
    <w:rsid w:val="008F4E23"/>
    <w:rsid w:val="008F568F"/>
    <w:rsid w:val="008F5FC1"/>
    <w:rsid w:val="008F6140"/>
    <w:rsid w:val="008F62E1"/>
    <w:rsid w:val="008F6835"/>
    <w:rsid w:val="008F7508"/>
    <w:rsid w:val="008F7612"/>
    <w:rsid w:val="008F7991"/>
    <w:rsid w:val="009002C6"/>
    <w:rsid w:val="00900768"/>
    <w:rsid w:val="00900CE7"/>
    <w:rsid w:val="00901632"/>
    <w:rsid w:val="00902DF7"/>
    <w:rsid w:val="0090333A"/>
    <w:rsid w:val="009034ED"/>
    <w:rsid w:val="0090360C"/>
    <w:rsid w:val="00903782"/>
    <w:rsid w:val="00903A32"/>
    <w:rsid w:val="00903D9A"/>
    <w:rsid w:val="00904153"/>
    <w:rsid w:val="009046E2"/>
    <w:rsid w:val="009053C6"/>
    <w:rsid w:val="00905858"/>
    <w:rsid w:val="00905E65"/>
    <w:rsid w:val="00905EA5"/>
    <w:rsid w:val="00906147"/>
    <w:rsid w:val="00906488"/>
    <w:rsid w:val="00906C0D"/>
    <w:rsid w:val="00906D6B"/>
    <w:rsid w:val="00906FEB"/>
    <w:rsid w:val="009071A7"/>
    <w:rsid w:val="0090762D"/>
    <w:rsid w:val="00907D93"/>
    <w:rsid w:val="009110B6"/>
    <w:rsid w:val="009111CA"/>
    <w:rsid w:val="009112B1"/>
    <w:rsid w:val="00911551"/>
    <w:rsid w:val="00911A53"/>
    <w:rsid w:val="00912170"/>
    <w:rsid w:val="00912ED8"/>
    <w:rsid w:val="00913542"/>
    <w:rsid w:val="009135F4"/>
    <w:rsid w:val="00913ED1"/>
    <w:rsid w:val="00914579"/>
    <w:rsid w:val="00914B63"/>
    <w:rsid w:val="00914C47"/>
    <w:rsid w:val="00915443"/>
    <w:rsid w:val="0091557D"/>
    <w:rsid w:val="009156A2"/>
    <w:rsid w:val="009161A8"/>
    <w:rsid w:val="0091621C"/>
    <w:rsid w:val="00916272"/>
    <w:rsid w:val="00916391"/>
    <w:rsid w:val="009163BE"/>
    <w:rsid w:val="009167E6"/>
    <w:rsid w:val="00916C5D"/>
    <w:rsid w:val="00917533"/>
    <w:rsid w:val="00917656"/>
    <w:rsid w:val="0091765A"/>
    <w:rsid w:val="009201CD"/>
    <w:rsid w:val="00920BB5"/>
    <w:rsid w:val="00920FCF"/>
    <w:rsid w:val="0092117E"/>
    <w:rsid w:val="00921406"/>
    <w:rsid w:val="009214A1"/>
    <w:rsid w:val="00921519"/>
    <w:rsid w:val="009215CB"/>
    <w:rsid w:val="00921BFE"/>
    <w:rsid w:val="009220AE"/>
    <w:rsid w:val="00922786"/>
    <w:rsid w:val="00922968"/>
    <w:rsid w:val="00922EEF"/>
    <w:rsid w:val="00923262"/>
    <w:rsid w:val="00923314"/>
    <w:rsid w:val="009234EC"/>
    <w:rsid w:val="0092430F"/>
    <w:rsid w:val="00924EFC"/>
    <w:rsid w:val="00924F07"/>
    <w:rsid w:val="00924F12"/>
    <w:rsid w:val="00924FFC"/>
    <w:rsid w:val="009251D6"/>
    <w:rsid w:val="0092558A"/>
    <w:rsid w:val="009258B9"/>
    <w:rsid w:val="00925968"/>
    <w:rsid w:val="00925D8D"/>
    <w:rsid w:val="00925E06"/>
    <w:rsid w:val="009262FE"/>
    <w:rsid w:val="0092688C"/>
    <w:rsid w:val="0092698B"/>
    <w:rsid w:val="00926D64"/>
    <w:rsid w:val="00926FB8"/>
    <w:rsid w:val="00927704"/>
    <w:rsid w:val="009277BC"/>
    <w:rsid w:val="009279C2"/>
    <w:rsid w:val="00927DA4"/>
    <w:rsid w:val="00927E0F"/>
    <w:rsid w:val="00930C35"/>
    <w:rsid w:val="00930D8A"/>
    <w:rsid w:val="00930EA7"/>
    <w:rsid w:val="009310E6"/>
    <w:rsid w:val="00931426"/>
    <w:rsid w:val="0093236D"/>
    <w:rsid w:val="00932553"/>
    <w:rsid w:val="0093287F"/>
    <w:rsid w:val="00932BB3"/>
    <w:rsid w:val="0093360E"/>
    <w:rsid w:val="009336DA"/>
    <w:rsid w:val="00933776"/>
    <w:rsid w:val="00933EC3"/>
    <w:rsid w:val="009345EB"/>
    <w:rsid w:val="00934A74"/>
    <w:rsid w:val="00934F2A"/>
    <w:rsid w:val="009358B2"/>
    <w:rsid w:val="00935E0E"/>
    <w:rsid w:val="00935FDB"/>
    <w:rsid w:val="009360FF"/>
    <w:rsid w:val="009361CF"/>
    <w:rsid w:val="009363A8"/>
    <w:rsid w:val="00936DC2"/>
    <w:rsid w:val="00937238"/>
    <w:rsid w:val="009375EC"/>
    <w:rsid w:val="00937CBB"/>
    <w:rsid w:val="00937D10"/>
    <w:rsid w:val="00937FCA"/>
    <w:rsid w:val="009402C0"/>
    <w:rsid w:val="00940404"/>
    <w:rsid w:val="00940409"/>
    <w:rsid w:val="00941416"/>
    <w:rsid w:val="00941561"/>
    <w:rsid w:val="009416D8"/>
    <w:rsid w:val="0094196C"/>
    <w:rsid w:val="0094199C"/>
    <w:rsid w:val="00941D58"/>
    <w:rsid w:val="00941D6D"/>
    <w:rsid w:val="00941E8A"/>
    <w:rsid w:val="00942301"/>
    <w:rsid w:val="009423CE"/>
    <w:rsid w:val="00942786"/>
    <w:rsid w:val="00942E8E"/>
    <w:rsid w:val="00943289"/>
    <w:rsid w:val="009432B9"/>
    <w:rsid w:val="00943657"/>
    <w:rsid w:val="009439AC"/>
    <w:rsid w:val="00944259"/>
    <w:rsid w:val="00944890"/>
    <w:rsid w:val="00944CCD"/>
    <w:rsid w:val="00945384"/>
    <w:rsid w:val="00945D1C"/>
    <w:rsid w:val="00945E69"/>
    <w:rsid w:val="0094652B"/>
    <w:rsid w:val="00946547"/>
    <w:rsid w:val="00946824"/>
    <w:rsid w:val="00947492"/>
    <w:rsid w:val="009475E5"/>
    <w:rsid w:val="00947DF8"/>
    <w:rsid w:val="00950118"/>
    <w:rsid w:val="00950217"/>
    <w:rsid w:val="009502AF"/>
    <w:rsid w:val="00950405"/>
    <w:rsid w:val="009504A3"/>
    <w:rsid w:val="00950707"/>
    <w:rsid w:val="0095075C"/>
    <w:rsid w:val="00950805"/>
    <w:rsid w:val="009508A7"/>
    <w:rsid w:val="009508A8"/>
    <w:rsid w:val="009508B3"/>
    <w:rsid w:val="009510E7"/>
    <w:rsid w:val="00951400"/>
    <w:rsid w:val="009517D5"/>
    <w:rsid w:val="0095191C"/>
    <w:rsid w:val="00951F67"/>
    <w:rsid w:val="00952115"/>
    <w:rsid w:val="0095264A"/>
    <w:rsid w:val="00952810"/>
    <w:rsid w:val="00952F37"/>
    <w:rsid w:val="009538E0"/>
    <w:rsid w:val="009539FB"/>
    <w:rsid w:val="0095498A"/>
    <w:rsid w:val="00954BE6"/>
    <w:rsid w:val="00954D34"/>
    <w:rsid w:val="00955232"/>
    <w:rsid w:val="009552A1"/>
    <w:rsid w:val="00955A23"/>
    <w:rsid w:val="00955AC1"/>
    <w:rsid w:val="00955B23"/>
    <w:rsid w:val="00955E6A"/>
    <w:rsid w:val="00956721"/>
    <w:rsid w:val="009569E7"/>
    <w:rsid w:val="009572E0"/>
    <w:rsid w:val="0095730D"/>
    <w:rsid w:val="00957504"/>
    <w:rsid w:val="00957B15"/>
    <w:rsid w:val="00957E02"/>
    <w:rsid w:val="00960412"/>
    <w:rsid w:val="00960580"/>
    <w:rsid w:val="00960AA0"/>
    <w:rsid w:val="00960EF2"/>
    <w:rsid w:val="009612D3"/>
    <w:rsid w:val="009613F7"/>
    <w:rsid w:val="0096155C"/>
    <w:rsid w:val="00961881"/>
    <w:rsid w:val="00961E6F"/>
    <w:rsid w:val="00962046"/>
    <w:rsid w:val="00962325"/>
    <w:rsid w:val="0096244C"/>
    <w:rsid w:val="009626A3"/>
    <w:rsid w:val="00962F94"/>
    <w:rsid w:val="009633CE"/>
    <w:rsid w:val="009635BB"/>
    <w:rsid w:val="009637B6"/>
    <w:rsid w:val="00963A53"/>
    <w:rsid w:val="00963C41"/>
    <w:rsid w:val="0096421F"/>
    <w:rsid w:val="00964344"/>
    <w:rsid w:val="00964377"/>
    <w:rsid w:val="009646E6"/>
    <w:rsid w:val="00964BA1"/>
    <w:rsid w:val="00964CE6"/>
    <w:rsid w:val="00964F17"/>
    <w:rsid w:val="009651D9"/>
    <w:rsid w:val="00965911"/>
    <w:rsid w:val="00965995"/>
    <w:rsid w:val="00965C18"/>
    <w:rsid w:val="0096610D"/>
    <w:rsid w:val="00966303"/>
    <w:rsid w:val="00966822"/>
    <w:rsid w:val="00966D67"/>
    <w:rsid w:val="0096724B"/>
    <w:rsid w:val="00967978"/>
    <w:rsid w:val="0097055B"/>
    <w:rsid w:val="00970791"/>
    <w:rsid w:val="009708F2"/>
    <w:rsid w:val="00970DCE"/>
    <w:rsid w:val="009711A9"/>
    <w:rsid w:val="00971B8E"/>
    <w:rsid w:val="00971D4C"/>
    <w:rsid w:val="00971D61"/>
    <w:rsid w:val="00971EC5"/>
    <w:rsid w:val="0097235D"/>
    <w:rsid w:val="0097258A"/>
    <w:rsid w:val="009736F3"/>
    <w:rsid w:val="00973C47"/>
    <w:rsid w:val="00973CFF"/>
    <w:rsid w:val="00974296"/>
    <w:rsid w:val="009743A4"/>
    <w:rsid w:val="00974DFF"/>
    <w:rsid w:val="009762CA"/>
    <w:rsid w:val="0097631C"/>
    <w:rsid w:val="00976CE2"/>
    <w:rsid w:val="00977069"/>
    <w:rsid w:val="009773A1"/>
    <w:rsid w:val="00977580"/>
    <w:rsid w:val="009779F6"/>
    <w:rsid w:val="00977F48"/>
    <w:rsid w:val="00977F50"/>
    <w:rsid w:val="009800DF"/>
    <w:rsid w:val="009801CC"/>
    <w:rsid w:val="009804A9"/>
    <w:rsid w:val="00980F0D"/>
    <w:rsid w:val="009815B1"/>
    <w:rsid w:val="009817F0"/>
    <w:rsid w:val="00981A0D"/>
    <w:rsid w:val="00981DA4"/>
    <w:rsid w:val="0098285F"/>
    <w:rsid w:val="00982C0C"/>
    <w:rsid w:val="009831B1"/>
    <w:rsid w:val="00983312"/>
    <w:rsid w:val="00983CF6"/>
    <w:rsid w:val="00983F9E"/>
    <w:rsid w:val="00983FDD"/>
    <w:rsid w:val="00984B58"/>
    <w:rsid w:val="00984C50"/>
    <w:rsid w:val="00984CEB"/>
    <w:rsid w:val="0098508B"/>
    <w:rsid w:val="009856E7"/>
    <w:rsid w:val="00985B94"/>
    <w:rsid w:val="00986576"/>
    <w:rsid w:val="00986A5D"/>
    <w:rsid w:val="009870BC"/>
    <w:rsid w:val="00987C6B"/>
    <w:rsid w:val="009901FA"/>
    <w:rsid w:val="00990AEA"/>
    <w:rsid w:val="00990BF2"/>
    <w:rsid w:val="00990C51"/>
    <w:rsid w:val="00991121"/>
    <w:rsid w:val="0099151F"/>
    <w:rsid w:val="0099168E"/>
    <w:rsid w:val="0099186A"/>
    <w:rsid w:val="0099188E"/>
    <w:rsid w:val="00991906"/>
    <w:rsid w:val="00991A73"/>
    <w:rsid w:val="00991E78"/>
    <w:rsid w:val="00992B81"/>
    <w:rsid w:val="0099304F"/>
    <w:rsid w:val="00993266"/>
    <w:rsid w:val="0099397A"/>
    <w:rsid w:val="00993A12"/>
    <w:rsid w:val="00993EDC"/>
    <w:rsid w:val="00993EE8"/>
    <w:rsid w:val="0099491E"/>
    <w:rsid w:val="00995A29"/>
    <w:rsid w:val="009961D0"/>
    <w:rsid w:val="009962F9"/>
    <w:rsid w:val="009966D2"/>
    <w:rsid w:val="00996A3F"/>
    <w:rsid w:val="00996AF8"/>
    <w:rsid w:val="00996ED2"/>
    <w:rsid w:val="00997141"/>
    <w:rsid w:val="00997282"/>
    <w:rsid w:val="00997381"/>
    <w:rsid w:val="00997388"/>
    <w:rsid w:val="009A0427"/>
    <w:rsid w:val="009A0583"/>
    <w:rsid w:val="009A0765"/>
    <w:rsid w:val="009A0BBD"/>
    <w:rsid w:val="009A0E37"/>
    <w:rsid w:val="009A1057"/>
    <w:rsid w:val="009A12FA"/>
    <w:rsid w:val="009A167C"/>
    <w:rsid w:val="009A1906"/>
    <w:rsid w:val="009A1E4D"/>
    <w:rsid w:val="009A1E58"/>
    <w:rsid w:val="009A215A"/>
    <w:rsid w:val="009A2766"/>
    <w:rsid w:val="009A2CC3"/>
    <w:rsid w:val="009A304C"/>
    <w:rsid w:val="009A33C2"/>
    <w:rsid w:val="009A35A3"/>
    <w:rsid w:val="009A47B4"/>
    <w:rsid w:val="009A4943"/>
    <w:rsid w:val="009A5A45"/>
    <w:rsid w:val="009A5CCE"/>
    <w:rsid w:val="009A640F"/>
    <w:rsid w:val="009A6A77"/>
    <w:rsid w:val="009A6D54"/>
    <w:rsid w:val="009A6DD6"/>
    <w:rsid w:val="009A6F1B"/>
    <w:rsid w:val="009A749D"/>
    <w:rsid w:val="009A7500"/>
    <w:rsid w:val="009A75DE"/>
    <w:rsid w:val="009A77FE"/>
    <w:rsid w:val="009A7B0C"/>
    <w:rsid w:val="009A7BA5"/>
    <w:rsid w:val="009B01A3"/>
    <w:rsid w:val="009B0289"/>
    <w:rsid w:val="009B0329"/>
    <w:rsid w:val="009B10D9"/>
    <w:rsid w:val="009B135F"/>
    <w:rsid w:val="009B16C1"/>
    <w:rsid w:val="009B208A"/>
    <w:rsid w:val="009B23D9"/>
    <w:rsid w:val="009B244B"/>
    <w:rsid w:val="009B2462"/>
    <w:rsid w:val="009B266A"/>
    <w:rsid w:val="009B3012"/>
    <w:rsid w:val="009B31BA"/>
    <w:rsid w:val="009B31E5"/>
    <w:rsid w:val="009B3204"/>
    <w:rsid w:val="009B324B"/>
    <w:rsid w:val="009B32BF"/>
    <w:rsid w:val="009B3438"/>
    <w:rsid w:val="009B361C"/>
    <w:rsid w:val="009B38B0"/>
    <w:rsid w:val="009B3BB5"/>
    <w:rsid w:val="009B3BCB"/>
    <w:rsid w:val="009B4700"/>
    <w:rsid w:val="009B47A5"/>
    <w:rsid w:val="009B47D9"/>
    <w:rsid w:val="009B4803"/>
    <w:rsid w:val="009B4A7E"/>
    <w:rsid w:val="009B5136"/>
    <w:rsid w:val="009B574D"/>
    <w:rsid w:val="009B58E8"/>
    <w:rsid w:val="009B5976"/>
    <w:rsid w:val="009B5A26"/>
    <w:rsid w:val="009B5E75"/>
    <w:rsid w:val="009B638E"/>
    <w:rsid w:val="009B6CFA"/>
    <w:rsid w:val="009B7AA4"/>
    <w:rsid w:val="009B7DED"/>
    <w:rsid w:val="009C0403"/>
    <w:rsid w:val="009C0996"/>
    <w:rsid w:val="009C0A83"/>
    <w:rsid w:val="009C0C6D"/>
    <w:rsid w:val="009C0D1D"/>
    <w:rsid w:val="009C105B"/>
    <w:rsid w:val="009C178B"/>
    <w:rsid w:val="009C20E2"/>
    <w:rsid w:val="009C2590"/>
    <w:rsid w:val="009C2892"/>
    <w:rsid w:val="009C28D2"/>
    <w:rsid w:val="009C34A3"/>
    <w:rsid w:val="009C3FEF"/>
    <w:rsid w:val="009C4012"/>
    <w:rsid w:val="009C467A"/>
    <w:rsid w:val="009C493E"/>
    <w:rsid w:val="009C4DEF"/>
    <w:rsid w:val="009C5222"/>
    <w:rsid w:val="009C526A"/>
    <w:rsid w:val="009C638D"/>
    <w:rsid w:val="009C63AC"/>
    <w:rsid w:val="009C6A36"/>
    <w:rsid w:val="009C6BBE"/>
    <w:rsid w:val="009C6F56"/>
    <w:rsid w:val="009C72A7"/>
    <w:rsid w:val="009C7B59"/>
    <w:rsid w:val="009C7F9E"/>
    <w:rsid w:val="009D01DC"/>
    <w:rsid w:val="009D065D"/>
    <w:rsid w:val="009D07FA"/>
    <w:rsid w:val="009D1352"/>
    <w:rsid w:val="009D137B"/>
    <w:rsid w:val="009D13A2"/>
    <w:rsid w:val="009D19C8"/>
    <w:rsid w:val="009D19CB"/>
    <w:rsid w:val="009D24A0"/>
    <w:rsid w:val="009D26C5"/>
    <w:rsid w:val="009D2895"/>
    <w:rsid w:val="009D2A86"/>
    <w:rsid w:val="009D2B40"/>
    <w:rsid w:val="009D2CC7"/>
    <w:rsid w:val="009D2D31"/>
    <w:rsid w:val="009D31A6"/>
    <w:rsid w:val="009D3A2D"/>
    <w:rsid w:val="009D4990"/>
    <w:rsid w:val="009D4ABF"/>
    <w:rsid w:val="009D4B27"/>
    <w:rsid w:val="009D4CBC"/>
    <w:rsid w:val="009D52B5"/>
    <w:rsid w:val="009D5468"/>
    <w:rsid w:val="009D5CB4"/>
    <w:rsid w:val="009D66A5"/>
    <w:rsid w:val="009D6707"/>
    <w:rsid w:val="009D6C08"/>
    <w:rsid w:val="009D759F"/>
    <w:rsid w:val="009D75D7"/>
    <w:rsid w:val="009D7901"/>
    <w:rsid w:val="009D7B80"/>
    <w:rsid w:val="009D7DF5"/>
    <w:rsid w:val="009D7E84"/>
    <w:rsid w:val="009D7F04"/>
    <w:rsid w:val="009E0051"/>
    <w:rsid w:val="009E00BB"/>
    <w:rsid w:val="009E030D"/>
    <w:rsid w:val="009E06B9"/>
    <w:rsid w:val="009E0F3C"/>
    <w:rsid w:val="009E10D1"/>
    <w:rsid w:val="009E1362"/>
    <w:rsid w:val="009E19BF"/>
    <w:rsid w:val="009E2058"/>
    <w:rsid w:val="009E2918"/>
    <w:rsid w:val="009E2AA0"/>
    <w:rsid w:val="009E3032"/>
    <w:rsid w:val="009E31AE"/>
    <w:rsid w:val="009E3512"/>
    <w:rsid w:val="009E3A6F"/>
    <w:rsid w:val="009E3BA3"/>
    <w:rsid w:val="009E47DF"/>
    <w:rsid w:val="009E484B"/>
    <w:rsid w:val="009E4ADA"/>
    <w:rsid w:val="009E588B"/>
    <w:rsid w:val="009E5989"/>
    <w:rsid w:val="009E5E44"/>
    <w:rsid w:val="009E6200"/>
    <w:rsid w:val="009E6533"/>
    <w:rsid w:val="009E6770"/>
    <w:rsid w:val="009E67C3"/>
    <w:rsid w:val="009E6BE0"/>
    <w:rsid w:val="009E736B"/>
    <w:rsid w:val="009E763B"/>
    <w:rsid w:val="009E7DBC"/>
    <w:rsid w:val="009F054B"/>
    <w:rsid w:val="009F057E"/>
    <w:rsid w:val="009F09B1"/>
    <w:rsid w:val="009F1192"/>
    <w:rsid w:val="009F1572"/>
    <w:rsid w:val="009F1DFA"/>
    <w:rsid w:val="009F20BC"/>
    <w:rsid w:val="009F21A6"/>
    <w:rsid w:val="009F2516"/>
    <w:rsid w:val="009F2C7F"/>
    <w:rsid w:val="009F32EA"/>
    <w:rsid w:val="009F3761"/>
    <w:rsid w:val="009F3D29"/>
    <w:rsid w:val="009F4253"/>
    <w:rsid w:val="009F45D6"/>
    <w:rsid w:val="009F4E91"/>
    <w:rsid w:val="009F528C"/>
    <w:rsid w:val="009F5A88"/>
    <w:rsid w:val="009F5ADD"/>
    <w:rsid w:val="009F5CCA"/>
    <w:rsid w:val="009F5CCF"/>
    <w:rsid w:val="009F63C5"/>
    <w:rsid w:val="009F667C"/>
    <w:rsid w:val="009F6AA2"/>
    <w:rsid w:val="009F72A0"/>
    <w:rsid w:val="009F7313"/>
    <w:rsid w:val="009F7509"/>
    <w:rsid w:val="009F7585"/>
    <w:rsid w:val="009F77D6"/>
    <w:rsid w:val="009F7B21"/>
    <w:rsid w:val="009F7C1B"/>
    <w:rsid w:val="009F7C34"/>
    <w:rsid w:val="00A00249"/>
    <w:rsid w:val="00A00277"/>
    <w:rsid w:val="00A0061D"/>
    <w:rsid w:val="00A00650"/>
    <w:rsid w:val="00A008C7"/>
    <w:rsid w:val="00A00E8C"/>
    <w:rsid w:val="00A01067"/>
    <w:rsid w:val="00A0184A"/>
    <w:rsid w:val="00A01AC0"/>
    <w:rsid w:val="00A023E5"/>
    <w:rsid w:val="00A0250B"/>
    <w:rsid w:val="00A0298E"/>
    <w:rsid w:val="00A02EDF"/>
    <w:rsid w:val="00A03118"/>
    <w:rsid w:val="00A03A9B"/>
    <w:rsid w:val="00A03BC4"/>
    <w:rsid w:val="00A041A0"/>
    <w:rsid w:val="00A04218"/>
    <w:rsid w:val="00A0484B"/>
    <w:rsid w:val="00A05124"/>
    <w:rsid w:val="00A0519F"/>
    <w:rsid w:val="00A0529C"/>
    <w:rsid w:val="00A05347"/>
    <w:rsid w:val="00A05E5A"/>
    <w:rsid w:val="00A05E83"/>
    <w:rsid w:val="00A0665F"/>
    <w:rsid w:val="00A0680F"/>
    <w:rsid w:val="00A06C9F"/>
    <w:rsid w:val="00A06F9A"/>
    <w:rsid w:val="00A07726"/>
    <w:rsid w:val="00A07925"/>
    <w:rsid w:val="00A10154"/>
    <w:rsid w:val="00A10371"/>
    <w:rsid w:val="00A103EE"/>
    <w:rsid w:val="00A10BEC"/>
    <w:rsid w:val="00A111FB"/>
    <w:rsid w:val="00A116EF"/>
    <w:rsid w:val="00A11B20"/>
    <w:rsid w:val="00A11D74"/>
    <w:rsid w:val="00A11F0C"/>
    <w:rsid w:val="00A12081"/>
    <w:rsid w:val="00A123CF"/>
    <w:rsid w:val="00A12519"/>
    <w:rsid w:val="00A1292D"/>
    <w:rsid w:val="00A12951"/>
    <w:rsid w:val="00A12E0A"/>
    <w:rsid w:val="00A13704"/>
    <w:rsid w:val="00A1417B"/>
    <w:rsid w:val="00A146DB"/>
    <w:rsid w:val="00A146E9"/>
    <w:rsid w:val="00A158BB"/>
    <w:rsid w:val="00A1630E"/>
    <w:rsid w:val="00A16C44"/>
    <w:rsid w:val="00A16D80"/>
    <w:rsid w:val="00A16DC6"/>
    <w:rsid w:val="00A16FC7"/>
    <w:rsid w:val="00A2074F"/>
    <w:rsid w:val="00A21662"/>
    <w:rsid w:val="00A21EE5"/>
    <w:rsid w:val="00A222A1"/>
    <w:rsid w:val="00A241A0"/>
    <w:rsid w:val="00A247B4"/>
    <w:rsid w:val="00A24C4A"/>
    <w:rsid w:val="00A24E7B"/>
    <w:rsid w:val="00A254CC"/>
    <w:rsid w:val="00A25AF3"/>
    <w:rsid w:val="00A25D2F"/>
    <w:rsid w:val="00A25FC7"/>
    <w:rsid w:val="00A261CB"/>
    <w:rsid w:val="00A26364"/>
    <w:rsid w:val="00A26787"/>
    <w:rsid w:val="00A267AB"/>
    <w:rsid w:val="00A26EE8"/>
    <w:rsid w:val="00A2738C"/>
    <w:rsid w:val="00A27392"/>
    <w:rsid w:val="00A275EF"/>
    <w:rsid w:val="00A27F36"/>
    <w:rsid w:val="00A308B4"/>
    <w:rsid w:val="00A309EE"/>
    <w:rsid w:val="00A3158D"/>
    <w:rsid w:val="00A315E4"/>
    <w:rsid w:val="00A31608"/>
    <w:rsid w:val="00A31853"/>
    <w:rsid w:val="00A32652"/>
    <w:rsid w:val="00A328AA"/>
    <w:rsid w:val="00A32C3B"/>
    <w:rsid w:val="00A32E23"/>
    <w:rsid w:val="00A33661"/>
    <w:rsid w:val="00A342B0"/>
    <w:rsid w:val="00A34D4B"/>
    <w:rsid w:val="00A351E9"/>
    <w:rsid w:val="00A35CD8"/>
    <w:rsid w:val="00A36950"/>
    <w:rsid w:val="00A3778C"/>
    <w:rsid w:val="00A37A65"/>
    <w:rsid w:val="00A404E3"/>
    <w:rsid w:val="00A408E9"/>
    <w:rsid w:val="00A40961"/>
    <w:rsid w:val="00A40C1B"/>
    <w:rsid w:val="00A40C56"/>
    <w:rsid w:val="00A40E32"/>
    <w:rsid w:val="00A41A8A"/>
    <w:rsid w:val="00A423AB"/>
    <w:rsid w:val="00A42958"/>
    <w:rsid w:val="00A4388A"/>
    <w:rsid w:val="00A43A53"/>
    <w:rsid w:val="00A44280"/>
    <w:rsid w:val="00A4453D"/>
    <w:rsid w:val="00A44C48"/>
    <w:rsid w:val="00A44C51"/>
    <w:rsid w:val="00A44CAC"/>
    <w:rsid w:val="00A452D3"/>
    <w:rsid w:val="00A453D1"/>
    <w:rsid w:val="00A4567A"/>
    <w:rsid w:val="00A457EF"/>
    <w:rsid w:val="00A459E6"/>
    <w:rsid w:val="00A45B64"/>
    <w:rsid w:val="00A46048"/>
    <w:rsid w:val="00A461CE"/>
    <w:rsid w:val="00A468F7"/>
    <w:rsid w:val="00A46B59"/>
    <w:rsid w:val="00A46D7F"/>
    <w:rsid w:val="00A4718C"/>
    <w:rsid w:val="00A47B3C"/>
    <w:rsid w:val="00A47BE2"/>
    <w:rsid w:val="00A47C49"/>
    <w:rsid w:val="00A51285"/>
    <w:rsid w:val="00A513AA"/>
    <w:rsid w:val="00A51708"/>
    <w:rsid w:val="00A51824"/>
    <w:rsid w:val="00A51980"/>
    <w:rsid w:val="00A5218F"/>
    <w:rsid w:val="00A52221"/>
    <w:rsid w:val="00A52CB5"/>
    <w:rsid w:val="00A52D79"/>
    <w:rsid w:val="00A52EDB"/>
    <w:rsid w:val="00A53349"/>
    <w:rsid w:val="00A533F5"/>
    <w:rsid w:val="00A53434"/>
    <w:rsid w:val="00A539C6"/>
    <w:rsid w:val="00A53DDB"/>
    <w:rsid w:val="00A54001"/>
    <w:rsid w:val="00A54BB9"/>
    <w:rsid w:val="00A54EEF"/>
    <w:rsid w:val="00A56757"/>
    <w:rsid w:val="00A56826"/>
    <w:rsid w:val="00A56969"/>
    <w:rsid w:val="00A569B1"/>
    <w:rsid w:val="00A576D2"/>
    <w:rsid w:val="00A5795A"/>
    <w:rsid w:val="00A5796C"/>
    <w:rsid w:val="00A57ADB"/>
    <w:rsid w:val="00A57F48"/>
    <w:rsid w:val="00A601D9"/>
    <w:rsid w:val="00A60743"/>
    <w:rsid w:val="00A6074A"/>
    <w:rsid w:val="00A609D0"/>
    <w:rsid w:val="00A626A6"/>
    <w:rsid w:val="00A62852"/>
    <w:rsid w:val="00A632AB"/>
    <w:rsid w:val="00A634EF"/>
    <w:rsid w:val="00A63C5B"/>
    <w:rsid w:val="00A6408F"/>
    <w:rsid w:val="00A646FF"/>
    <w:rsid w:val="00A6472A"/>
    <w:rsid w:val="00A64B7F"/>
    <w:rsid w:val="00A64E59"/>
    <w:rsid w:val="00A64F91"/>
    <w:rsid w:val="00A65294"/>
    <w:rsid w:val="00A653A0"/>
    <w:rsid w:val="00A6569F"/>
    <w:rsid w:val="00A65C92"/>
    <w:rsid w:val="00A65F6C"/>
    <w:rsid w:val="00A66341"/>
    <w:rsid w:val="00A6638F"/>
    <w:rsid w:val="00A66952"/>
    <w:rsid w:val="00A678B9"/>
    <w:rsid w:val="00A67E04"/>
    <w:rsid w:val="00A67EBF"/>
    <w:rsid w:val="00A7094E"/>
    <w:rsid w:val="00A71220"/>
    <w:rsid w:val="00A71785"/>
    <w:rsid w:val="00A72508"/>
    <w:rsid w:val="00A725BA"/>
    <w:rsid w:val="00A72A78"/>
    <w:rsid w:val="00A73103"/>
    <w:rsid w:val="00A73475"/>
    <w:rsid w:val="00A738EA"/>
    <w:rsid w:val="00A73E98"/>
    <w:rsid w:val="00A7480B"/>
    <w:rsid w:val="00A74B3A"/>
    <w:rsid w:val="00A74CE0"/>
    <w:rsid w:val="00A74D0B"/>
    <w:rsid w:val="00A74E95"/>
    <w:rsid w:val="00A74FF8"/>
    <w:rsid w:val="00A752E6"/>
    <w:rsid w:val="00A759F4"/>
    <w:rsid w:val="00A77496"/>
    <w:rsid w:val="00A7794B"/>
    <w:rsid w:val="00A779C4"/>
    <w:rsid w:val="00A77C4D"/>
    <w:rsid w:val="00A77D7F"/>
    <w:rsid w:val="00A782D2"/>
    <w:rsid w:val="00A8002E"/>
    <w:rsid w:val="00A80FC8"/>
    <w:rsid w:val="00A81AA5"/>
    <w:rsid w:val="00A81B9E"/>
    <w:rsid w:val="00A81E52"/>
    <w:rsid w:val="00A81E81"/>
    <w:rsid w:val="00A81E8D"/>
    <w:rsid w:val="00A821D2"/>
    <w:rsid w:val="00A82CCD"/>
    <w:rsid w:val="00A83A60"/>
    <w:rsid w:val="00A8425C"/>
    <w:rsid w:val="00A84384"/>
    <w:rsid w:val="00A843AA"/>
    <w:rsid w:val="00A8452D"/>
    <w:rsid w:val="00A84973"/>
    <w:rsid w:val="00A8500B"/>
    <w:rsid w:val="00A8504E"/>
    <w:rsid w:val="00A85A80"/>
    <w:rsid w:val="00A85BE1"/>
    <w:rsid w:val="00A86D9C"/>
    <w:rsid w:val="00A8735A"/>
    <w:rsid w:val="00A873F4"/>
    <w:rsid w:val="00A8787D"/>
    <w:rsid w:val="00A87929"/>
    <w:rsid w:val="00A87D48"/>
    <w:rsid w:val="00A87FCF"/>
    <w:rsid w:val="00A900C9"/>
    <w:rsid w:val="00A90176"/>
    <w:rsid w:val="00A91205"/>
    <w:rsid w:val="00A91479"/>
    <w:rsid w:val="00A91625"/>
    <w:rsid w:val="00A91795"/>
    <w:rsid w:val="00A91FCD"/>
    <w:rsid w:val="00A921DC"/>
    <w:rsid w:val="00A92698"/>
    <w:rsid w:val="00A92A16"/>
    <w:rsid w:val="00A93EE8"/>
    <w:rsid w:val="00A93F30"/>
    <w:rsid w:val="00A940EC"/>
    <w:rsid w:val="00A94845"/>
    <w:rsid w:val="00A94986"/>
    <w:rsid w:val="00A94988"/>
    <w:rsid w:val="00A94D69"/>
    <w:rsid w:val="00A95351"/>
    <w:rsid w:val="00A95594"/>
    <w:rsid w:val="00A95665"/>
    <w:rsid w:val="00A95774"/>
    <w:rsid w:val="00A958FB"/>
    <w:rsid w:val="00A95A52"/>
    <w:rsid w:val="00A95AF6"/>
    <w:rsid w:val="00A95C44"/>
    <w:rsid w:val="00A95E4D"/>
    <w:rsid w:val="00A9694B"/>
    <w:rsid w:val="00A96CE7"/>
    <w:rsid w:val="00A96DD8"/>
    <w:rsid w:val="00AA01D1"/>
    <w:rsid w:val="00AA06ED"/>
    <w:rsid w:val="00AA12A0"/>
    <w:rsid w:val="00AA2492"/>
    <w:rsid w:val="00AA2650"/>
    <w:rsid w:val="00AA26E7"/>
    <w:rsid w:val="00AA2CF8"/>
    <w:rsid w:val="00AA310C"/>
    <w:rsid w:val="00AA3779"/>
    <w:rsid w:val="00AA3C92"/>
    <w:rsid w:val="00AA4225"/>
    <w:rsid w:val="00AA44AF"/>
    <w:rsid w:val="00AA510E"/>
    <w:rsid w:val="00AA5349"/>
    <w:rsid w:val="00AA53A2"/>
    <w:rsid w:val="00AA5450"/>
    <w:rsid w:val="00AA5585"/>
    <w:rsid w:val="00AA5A87"/>
    <w:rsid w:val="00AA5FCB"/>
    <w:rsid w:val="00AA6777"/>
    <w:rsid w:val="00AA6AFA"/>
    <w:rsid w:val="00AA6DF9"/>
    <w:rsid w:val="00AA6F63"/>
    <w:rsid w:val="00AA70ED"/>
    <w:rsid w:val="00AA76CD"/>
    <w:rsid w:val="00AA787F"/>
    <w:rsid w:val="00AA78D1"/>
    <w:rsid w:val="00AA7A45"/>
    <w:rsid w:val="00AB00E6"/>
    <w:rsid w:val="00AB0193"/>
    <w:rsid w:val="00AB0526"/>
    <w:rsid w:val="00AB05E6"/>
    <w:rsid w:val="00AB19D3"/>
    <w:rsid w:val="00AB1C93"/>
    <w:rsid w:val="00AB210B"/>
    <w:rsid w:val="00AB22E0"/>
    <w:rsid w:val="00AB23C7"/>
    <w:rsid w:val="00AB2BFA"/>
    <w:rsid w:val="00AB2F01"/>
    <w:rsid w:val="00AB2FFC"/>
    <w:rsid w:val="00AB30B5"/>
    <w:rsid w:val="00AB3211"/>
    <w:rsid w:val="00AB383C"/>
    <w:rsid w:val="00AB38B5"/>
    <w:rsid w:val="00AB3E4A"/>
    <w:rsid w:val="00AB4105"/>
    <w:rsid w:val="00AB4136"/>
    <w:rsid w:val="00AB4D6C"/>
    <w:rsid w:val="00AB4D93"/>
    <w:rsid w:val="00AB528D"/>
    <w:rsid w:val="00AB5739"/>
    <w:rsid w:val="00AB5AEB"/>
    <w:rsid w:val="00AB5CBB"/>
    <w:rsid w:val="00AB632B"/>
    <w:rsid w:val="00AB64AB"/>
    <w:rsid w:val="00AB662A"/>
    <w:rsid w:val="00AB69FE"/>
    <w:rsid w:val="00AB6D59"/>
    <w:rsid w:val="00AC143B"/>
    <w:rsid w:val="00AC143D"/>
    <w:rsid w:val="00AC181D"/>
    <w:rsid w:val="00AC1B68"/>
    <w:rsid w:val="00AC1CC5"/>
    <w:rsid w:val="00AC1E0B"/>
    <w:rsid w:val="00AC1E7B"/>
    <w:rsid w:val="00AC2CB4"/>
    <w:rsid w:val="00AC31CA"/>
    <w:rsid w:val="00AC3364"/>
    <w:rsid w:val="00AC39EB"/>
    <w:rsid w:val="00AC3CF1"/>
    <w:rsid w:val="00AC4E5D"/>
    <w:rsid w:val="00AC54F9"/>
    <w:rsid w:val="00AC5504"/>
    <w:rsid w:val="00AC583C"/>
    <w:rsid w:val="00AC5844"/>
    <w:rsid w:val="00AC5B6F"/>
    <w:rsid w:val="00AC5E93"/>
    <w:rsid w:val="00AC6A32"/>
    <w:rsid w:val="00AC6B98"/>
    <w:rsid w:val="00AC6CD0"/>
    <w:rsid w:val="00AC773A"/>
    <w:rsid w:val="00AC7A2B"/>
    <w:rsid w:val="00AC7DE0"/>
    <w:rsid w:val="00AD00F6"/>
    <w:rsid w:val="00AD03CD"/>
    <w:rsid w:val="00AD04F4"/>
    <w:rsid w:val="00AD0648"/>
    <w:rsid w:val="00AD073C"/>
    <w:rsid w:val="00AD0843"/>
    <w:rsid w:val="00AD1036"/>
    <w:rsid w:val="00AD1163"/>
    <w:rsid w:val="00AD11B3"/>
    <w:rsid w:val="00AD1244"/>
    <w:rsid w:val="00AD131F"/>
    <w:rsid w:val="00AD14DD"/>
    <w:rsid w:val="00AD195C"/>
    <w:rsid w:val="00AD1D07"/>
    <w:rsid w:val="00AD2326"/>
    <w:rsid w:val="00AD256E"/>
    <w:rsid w:val="00AD3495"/>
    <w:rsid w:val="00AD42EE"/>
    <w:rsid w:val="00AD4775"/>
    <w:rsid w:val="00AD4785"/>
    <w:rsid w:val="00AD4C29"/>
    <w:rsid w:val="00AD4D77"/>
    <w:rsid w:val="00AD4E2E"/>
    <w:rsid w:val="00AD5FE6"/>
    <w:rsid w:val="00AD683B"/>
    <w:rsid w:val="00AD752A"/>
    <w:rsid w:val="00AD78C4"/>
    <w:rsid w:val="00AD7B62"/>
    <w:rsid w:val="00AD7E1A"/>
    <w:rsid w:val="00AE04E8"/>
    <w:rsid w:val="00AE0C01"/>
    <w:rsid w:val="00AE13DC"/>
    <w:rsid w:val="00AE15F4"/>
    <w:rsid w:val="00AE1BD4"/>
    <w:rsid w:val="00AE20A1"/>
    <w:rsid w:val="00AE28AE"/>
    <w:rsid w:val="00AE2DF1"/>
    <w:rsid w:val="00AE31E2"/>
    <w:rsid w:val="00AE320E"/>
    <w:rsid w:val="00AE3973"/>
    <w:rsid w:val="00AE3A65"/>
    <w:rsid w:val="00AE3B44"/>
    <w:rsid w:val="00AE3DB5"/>
    <w:rsid w:val="00AE42AC"/>
    <w:rsid w:val="00AE45C1"/>
    <w:rsid w:val="00AE4A97"/>
    <w:rsid w:val="00AE4BCF"/>
    <w:rsid w:val="00AE5002"/>
    <w:rsid w:val="00AE56C0"/>
    <w:rsid w:val="00AE5F3E"/>
    <w:rsid w:val="00AE63A3"/>
    <w:rsid w:val="00AE69AC"/>
    <w:rsid w:val="00AE6EA7"/>
    <w:rsid w:val="00AE7014"/>
    <w:rsid w:val="00AE70C5"/>
    <w:rsid w:val="00AE7333"/>
    <w:rsid w:val="00AE757C"/>
    <w:rsid w:val="00AE75E8"/>
    <w:rsid w:val="00AE7C0C"/>
    <w:rsid w:val="00AF0010"/>
    <w:rsid w:val="00AF00BF"/>
    <w:rsid w:val="00AF00C6"/>
    <w:rsid w:val="00AF0CD5"/>
    <w:rsid w:val="00AF1771"/>
    <w:rsid w:val="00AF1C0E"/>
    <w:rsid w:val="00AF3452"/>
    <w:rsid w:val="00AF3654"/>
    <w:rsid w:val="00AF36B6"/>
    <w:rsid w:val="00AF3729"/>
    <w:rsid w:val="00AF411D"/>
    <w:rsid w:val="00AF4A74"/>
    <w:rsid w:val="00AF517F"/>
    <w:rsid w:val="00AF6134"/>
    <w:rsid w:val="00AF6259"/>
    <w:rsid w:val="00AF62BC"/>
    <w:rsid w:val="00AF62D4"/>
    <w:rsid w:val="00AF697F"/>
    <w:rsid w:val="00AF6AD4"/>
    <w:rsid w:val="00AF6CBF"/>
    <w:rsid w:val="00AF6EFB"/>
    <w:rsid w:val="00AF7C7F"/>
    <w:rsid w:val="00B00188"/>
    <w:rsid w:val="00B00759"/>
    <w:rsid w:val="00B007C3"/>
    <w:rsid w:val="00B007FA"/>
    <w:rsid w:val="00B008F3"/>
    <w:rsid w:val="00B0119B"/>
    <w:rsid w:val="00B01569"/>
    <w:rsid w:val="00B018FB"/>
    <w:rsid w:val="00B01CAC"/>
    <w:rsid w:val="00B01FBC"/>
    <w:rsid w:val="00B02723"/>
    <w:rsid w:val="00B02AE9"/>
    <w:rsid w:val="00B02D1C"/>
    <w:rsid w:val="00B02E04"/>
    <w:rsid w:val="00B03878"/>
    <w:rsid w:val="00B03C2C"/>
    <w:rsid w:val="00B03DCF"/>
    <w:rsid w:val="00B03EBE"/>
    <w:rsid w:val="00B0454F"/>
    <w:rsid w:val="00B0457E"/>
    <w:rsid w:val="00B0477E"/>
    <w:rsid w:val="00B05144"/>
    <w:rsid w:val="00B0526C"/>
    <w:rsid w:val="00B0562A"/>
    <w:rsid w:val="00B0606A"/>
    <w:rsid w:val="00B063C6"/>
    <w:rsid w:val="00B06603"/>
    <w:rsid w:val="00B06DCF"/>
    <w:rsid w:val="00B06DD5"/>
    <w:rsid w:val="00B06EE8"/>
    <w:rsid w:val="00B06FE3"/>
    <w:rsid w:val="00B07026"/>
    <w:rsid w:val="00B0752E"/>
    <w:rsid w:val="00B079D5"/>
    <w:rsid w:val="00B07ECD"/>
    <w:rsid w:val="00B1022B"/>
    <w:rsid w:val="00B10917"/>
    <w:rsid w:val="00B10E68"/>
    <w:rsid w:val="00B11429"/>
    <w:rsid w:val="00B118BA"/>
    <w:rsid w:val="00B11938"/>
    <w:rsid w:val="00B11D5D"/>
    <w:rsid w:val="00B1219C"/>
    <w:rsid w:val="00B1264D"/>
    <w:rsid w:val="00B12A3E"/>
    <w:rsid w:val="00B12FF9"/>
    <w:rsid w:val="00B1353C"/>
    <w:rsid w:val="00B135A7"/>
    <w:rsid w:val="00B135AC"/>
    <w:rsid w:val="00B13C50"/>
    <w:rsid w:val="00B13DFA"/>
    <w:rsid w:val="00B15114"/>
    <w:rsid w:val="00B15420"/>
    <w:rsid w:val="00B15829"/>
    <w:rsid w:val="00B159B7"/>
    <w:rsid w:val="00B16071"/>
    <w:rsid w:val="00B167D8"/>
    <w:rsid w:val="00B16886"/>
    <w:rsid w:val="00B16D6F"/>
    <w:rsid w:val="00B17CE6"/>
    <w:rsid w:val="00B17EE3"/>
    <w:rsid w:val="00B201B1"/>
    <w:rsid w:val="00B20511"/>
    <w:rsid w:val="00B206CA"/>
    <w:rsid w:val="00B20A31"/>
    <w:rsid w:val="00B21AA6"/>
    <w:rsid w:val="00B21B70"/>
    <w:rsid w:val="00B22C89"/>
    <w:rsid w:val="00B22F34"/>
    <w:rsid w:val="00B22F85"/>
    <w:rsid w:val="00B23052"/>
    <w:rsid w:val="00B231FF"/>
    <w:rsid w:val="00B239DC"/>
    <w:rsid w:val="00B23AA1"/>
    <w:rsid w:val="00B23ADC"/>
    <w:rsid w:val="00B23AF1"/>
    <w:rsid w:val="00B23EF5"/>
    <w:rsid w:val="00B242CD"/>
    <w:rsid w:val="00B25933"/>
    <w:rsid w:val="00B25993"/>
    <w:rsid w:val="00B26249"/>
    <w:rsid w:val="00B26D39"/>
    <w:rsid w:val="00B26EA5"/>
    <w:rsid w:val="00B26EF9"/>
    <w:rsid w:val="00B2738D"/>
    <w:rsid w:val="00B27776"/>
    <w:rsid w:val="00B27EEB"/>
    <w:rsid w:val="00B303BD"/>
    <w:rsid w:val="00B309FC"/>
    <w:rsid w:val="00B30B37"/>
    <w:rsid w:val="00B312D8"/>
    <w:rsid w:val="00B313F9"/>
    <w:rsid w:val="00B3150D"/>
    <w:rsid w:val="00B31597"/>
    <w:rsid w:val="00B31965"/>
    <w:rsid w:val="00B31C89"/>
    <w:rsid w:val="00B32013"/>
    <w:rsid w:val="00B32061"/>
    <w:rsid w:val="00B321BA"/>
    <w:rsid w:val="00B32715"/>
    <w:rsid w:val="00B32723"/>
    <w:rsid w:val="00B328B8"/>
    <w:rsid w:val="00B32BFF"/>
    <w:rsid w:val="00B335AF"/>
    <w:rsid w:val="00B33E6E"/>
    <w:rsid w:val="00B3417C"/>
    <w:rsid w:val="00B3454C"/>
    <w:rsid w:val="00B3476E"/>
    <w:rsid w:val="00B349BA"/>
    <w:rsid w:val="00B36C4E"/>
    <w:rsid w:val="00B36DF8"/>
    <w:rsid w:val="00B36F0F"/>
    <w:rsid w:val="00B3745F"/>
    <w:rsid w:val="00B37879"/>
    <w:rsid w:val="00B4083D"/>
    <w:rsid w:val="00B40DDF"/>
    <w:rsid w:val="00B41174"/>
    <w:rsid w:val="00B412DF"/>
    <w:rsid w:val="00B416D2"/>
    <w:rsid w:val="00B41D47"/>
    <w:rsid w:val="00B42BF9"/>
    <w:rsid w:val="00B42EAE"/>
    <w:rsid w:val="00B43287"/>
    <w:rsid w:val="00B436CD"/>
    <w:rsid w:val="00B4371C"/>
    <w:rsid w:val="00B43B36"/>
    <w:rsid w:val="00B43B86"/>
    <w:rsid w:val="00B43F24"/>
    <w:rsid w:val="00B44669"/>
    <w:rsid w:val="00B453EC"/>
    <w:rsid w:val="00B45784"/>
    <w:rsid w:val="00B4583D"/>
    <w:rsid w:val="00B4609F"/>
    <w:rsid w:val="00B4670D"/>
    <w:rsid w:val="00B46B1E"/>
    <w:rsid w:val="00B46CE2"/>
    <w:rsid w:val="00B474FB"/>
    <w:rsid w:val="00B47945"/>
    <w:rsid w:val="00B4799B"/>
    <w:rsid w:val="00B47DF2"/>
    <w:rsid w:val="00B50C5B"/>
    <w:rsid w:val="00B50DF1"/>
    <w:rsid w:val="00B50F70"/>
    <w:rsid w:val="00B511E4"/>
    <w:rsid w:val="00B513B9"/>
    <w:rsid w:val="00B51406"/>
    <w:rsid w:val="00B51549"/>
    <w:rsid w:val="00B51706"/>
    <w:rsid w:val="00B51807"/>
    <w:rsid w:val="00B51B71"/>
    <w:rsid w:val="00B51C0E"/>
    <w:rsid w:val="00B52363"/>
    <w:rsid w:val="00B524BE"/>
    <w:rsid w:val="00B52556"/>
    <w:rsid w:val="00B52694"/>
    <w:rsid w:val="00B52C73"/>
    <w:rsid w:val="00B52FF4"/>
    <w:rsid w:val="00B53470"/>
    <w:rsid w:val="00B53E8B"/>
    <w:rsid w:val="00B540D8"/>
    <w:rsid w:val="00B54258"/>
    <w:rsid w:val="00B5461F"/>
    <w:rsid w:val="00B54775"/>
    <w:rsid w:val="00B5492D"/>
    <w:rsid w:val="00B558A8"/>
    <w:rsid w:val="00B55A90"/>
    <w:rsid w:val="00B56409"/>
    <w:rsid w:val="00B56920"/>
    <w:rsid w:val="00B569E7"/>
    <w:rsid w:val="00B56AD3"/>
    <w:rsid w:val="00B56CD1"/>
    <w:rsid w:val="00B56E17"/>
    <w:rsid w:val="00B56E65"/>
    <w:rsid w:val="00B57054"/>
    <w:rsid w:val="00B57354"/>
    <w:rsid w:val="00B57B13"/>
    <w:rsid w:val="00B57C74"/>
    <w:rsid w:val="00B57F5E"/>
    <w:rsid w:val="00B6073B"/>
    <w:rsid w:val="00B60ADF"/>
    <w:rsid w:val="00B627C1"/>
    <w:rsid w:val="00B62DB1"/>
    <w:rsid w:val="00B6324F"/>
    <w:rsid w:val="00B632CD"/>
    <w:rsid w:val="00B635B7"/>
    <w:rsid w:val="00B63BA7"/>
    <w:rsid w:val="00B64882"/>
    <w:rsid w:val="00B64C10"/>
    <w:rsid w:val="00B64EA1"/>
    <w:rsid w:val="00B64F0D"/>
    <w:rsid w:val="00B653FB"/>
    <w:rsid w:val="00B667A3"/>
    <w:rsid w:val="00B668C8"/>
    <w:rsid w:val="00B66E45"/>
    <w:rsid w:val="00B6718D"/>
    <w:rsid w:val="00B6761E"/>
    <w:rsid w:val="00B677AB"/>
    <w:rsid w:val="00B7032C"/>
    <w:rsid w:val="00B7183A"/>
    <w:rsid w:val="00B71B40"/>
    <w:rsid w:val="00B71B58"/>
    <w:rsid w:val="00B71C84"/>
    <w:rsid w:val="00B71E53"/>
    <w:rsid w:val="00B7282A"/>
    <w:rsid w:val="00B72BF9"/>
    <w:rsid w:val="00B73644"/>
    <w:rsid w:val="00B74132"/>
    <w:rsid w:val="00B74348"/>
    <w:rsid w:val="00B74532"/>
    <w:rsid w:val="00B746DC"/>
    <w:rsid w:val="00B74715"/>
    <w:rsid w:val="00B74D72"/>
    <w:rsid w:val="00B74FD0"/>
    <w:rsid w:val="00B7553C"/>
    <w:rsid w:val="00B75F41"/>
    <w:rsid w:val="00B76002"/>
    <w:rsid w:val="00B768DF"/>
    <w:rsid w:val="00B7726D"/>
    <w:rsid w:val="00B7747E"/>
    <w:rsid w:val="00B775DF"/>
    <w:rsid w:val="00B77AD8"/>
    <w:rsid w:val="00B807EE"/>
    <w:rsid w:val="00B80860"/>
    <w:rsid w:val="00B80A78"/>
    <w:rsid w:val="00B81263"/>
    <w:rsid w:val="00B81A0E"/>
    <w:rsid w:val="00B82898"/>
    <w:rsid w:val="00B82EAC"/>
    <w:rsid w:val="00B8308A"/>
    <w:rsid w:val="00B8317D"/>
    <w:rsid w:val="00B83456"/>
    <w:rsid w:val="00B8382E"/>
    <w:rsid w:val="00B84310"/>
    <w:rsid w:val="00B84526"/>
    <w:rsid w:val="00B84E67"/>
    <w:rsid w:val="00B84FE7"/>
    <w:rsid w:val="00B85699"/>
    <w:rsid w:val="00B85A03"/>
    <w:rsid w:val="00B85D75"/>
    <w:rsid w:val="00B85ECA"/>
    <w:rsid w:val="00B87456"/>
    <w:rsid w:val="00B87810"/>
    <w:rsid w:val="00B87912"/>
    <w:rsid w:val="00B87A76"/>
    <w:rsid w:val="00B87B76"/>
    <w:rsid w:val="00B87F97"/>
    <w:rsid w:val="00B87FD8"/>
    <w:rsid w:val="00B90056"/>
    <w:rsid w:val="00B912E0"/>
    <w:rsid w:val="00B91484"/>
    <w:rsid w:val="00B9168F"/>
    <w:rsid w:val="00B918B8"/>
    <w:rsid w:val="00B928CD"/>
    <w:rsid w:val="00B92EBA"/>
    <w:rsid w:val="00B936EE"/>
    <w:rsid w:val="00B93B05"/>
    <w:rsid w:val="00B93F4A"/>
    <w:rsid w:val="00B93F77"/>
    <w:rsid w:val="00B940A5"/>
    <w:rsid w:val="00B940E3"/>
    <w:rsid w:val="00B94413"/>
    <w:rsid w:val="00B9478E"/>
    <w:rsid w:val="00B94BC7"/>
    <w:rsid w:val="00B9509C"/>
    <w:rsid w:val="00B95611"/>
    <w:rsid w:val="00B95FA2"/>
    <w:rsid w:val="00B964F1"/>
    <w:rsid w:val="00B97642"/>
    <w:rsid w:val="00B97A8A"/>
    <w:rsid w:val="00B97DE2"/>
    <w:rsid w:val="00BA0B2F"/>
    <w:rsid w:val="00BA0DCD"/>
    <w:rsid w:val="00BA1062"/>
    <w:rsid w:val="00BA1404"/>
    <w:rsid w:val="00BA20A5"/>
    <w:rsid w:val="00BA224E"/>
    <w:rsid w:val="00BA22B6"/>
    <w:rsid w:val="00BA2A2B"/>
    <w:rsid w:val="00BA2A5E"/>
    <w:rsid w:val="00BA2B4B"/>
    <w:rsid w:val="00BA2D18"/>
    <w:rsid w:val="00BA3726"/>
    <w:rsid w:val="00BA3B97"/>
    <w:rsid w:val="00BA4589"/>
    <w:rsid w:val="00BA45CD"/>
    <w:rsid w:val="00BA4D85"/>
    <w:rsid w:val="00BA5A5A"/>
    <w:rsid w:val="00BA5B81"/>
    <w:rsid w:val="00BA63CE"/>
    <w:rsid w:val="00BA6785"/>
    <w:rsid w:val="00BA68B7"/>
    <w:rsid w:val="00BA6EC3"/>
    <w:rsid w:val="00BA7110"/>
    <w:rsid w:val="00BA7340"/>
    <w:rsid w:val="00BA79CF"/>
    <w:rsid w:val="00BB0852"/>
    <w:rsid w:val="00BB09CA"/>
    <w:rsid w:val="00BB1689"/>
    <w:rsid w:val="00BB16A9"/>
    <w:rsid w:val="00BB1969"/>
    <w:rsid w:val="00BB19D2"/>
    <w:rsid w:val="00BB24ED"/>
    <w:rsid w:val="00BB2BC7"/>
    <w:rsid w:val="00BB2C33"/>
    <w:rsid w:val="00BB2C72"/>
    <w:rsid w:val="00BB2FDF"/>
    <w:rsid w:val="00BB3315"/>
    <w:rsid w:val="00BB3B23"/>
    <w:rsid w:val="00BB3B6B"/>
    <w:rsid w:val="00BB3F71"/>
    <w:rsid w:val="00BB51DF"/>
    <w:rsid w:val="00BB55F3"/>
    <w:rsid w:val="00BB5675"/>
    <w:rsid w:val="00BB570A"/>
    <w:rsid w:val="00BB57A0"/>
    <w:rsid w:val="00BB58EA"/>
    <w:rsid w:val="00BB5DF5"/>
    <w:rsid w:val="00BB60D9"/>
    <w:rsid w:val="00BB66A7"/>
    <w:rsid w:val="00BB66F8"/>
    <w:rsid w:val="00BB6C29"/>
    <w:rsid w:val="00BB6D16"/>
    <w:rsid w:val="00BB6D84"/>
    <w:rsid w:val="00BB740C"/>
    <w:rsid w:val="00BB76D6"/>
    <w:rsid w:val="00BB7F10"/>
    <w:rsid w:val="00BC00E5"/>
    <w:rsid w:val="00BC06AB"/>
    <w:rsid w:val="00BC07C8"/>
    <w:rsid w:val="00BC08CF"/>
    <w:rsid w:val="00BC092B"/>
    <w:rsid w:val="00BC0C94"/>
    <w:rsid w:val="00BC0CF3"/>
    <w:rsid w:val="00BC0EA0"/>
    <w:rsid w:val="00BC103E"/>
    <w:rsid w:val="00BC10C3"/>
    <w:rsid w:val="00BC10D3"/>
    <w:rsid w:val="00BC153C"/>
    <w:rsid w:val="00BC1696"/>
    <w:rsid w:val="00BC1825"/>
    <w:rsid w:val="00BC2DF0"/>
    <w:rsid w:val="00BC30D5"/>
    <w:rsid w:val="00BC3946"/>
    <w:rsid w:val="00BC4378"/>
    <w:rsid w:val="00BC4469"/>
    <w:rsid w:val="00BC4EE8"/>
    <w:rsid w:val="00BC548D"/>
    <w:rsid w:val="00BC54F0"/>
    <w:rsid w:val="00BC5603"/>
    <w:rsid w:val="00BC5C76"/>
    <w:rsid w:val="00BC6490"/>
    <w:rsid w:val="00BC68A6"/>
    <w:rsid w:val="00BC69BC"/>
    <w:rsid w:val="00BC6C86"/>
    <w:rsid w:val="00BC6EC3"/>
    <w:rsid w:val="00BC7141"/>
    <w:rsid w:val="00BC78AF"/>
    <w:rsid w:val="00BD00A7"/>
    <w:rsid w:val="00BD01F2"/>
    <w:rsid w:val="00BD05DB"/>
    <w:rsid w:val="00BD0773"/>
    <w:rsid w:val="00BD08F8"/>
    <w:rsid w:val="00BD0AB5"/>
    <w:rsid w:val="00BD0BC5"/>
    <w:rsid w:val="00BD1437"/>
    <w:rsid w:val="00BD16E2"/>
    <w:rsid w:val="00BD1843"/>
    <w:rsid w:val="00BD1E51"/>
    <w:rsid w:val="00BD335C"/>
    <w:rsid w:val="00BD3D26"/>
    <w:rsid w:val="00BD421D"/>
    <w:rsid w:val="00BD4AE0"/>
    <w:rsid w:val="00BD4FA9"/>
    <w:rsid w:val="00BD53AC"/>
    <w:rsid w:val="00BD5C08"/>
    <w:rsid w:val="00BD686E"/>
    <w:rsid w:val="00BD6B51"/>
    <w:rsid w:val="00BD7C6D"/>
    <w:rsid w:val="00BD7F0F"/>
    <w:rsid w:val="00BE0DC2"/>
    <w:rsid w:val="00BE0E43"/>
    <w:rsid w:val="00BE193F"/>
    <w:rsid w:val="00BE1ADB"/>
    <w:rsid w:val="00BE286B"/>
    <w:rsid w:val="00BE2A9E"/>
    <w:rsid w:val="00BE2CC8"/>
    <w:rsid w:val="00BE2FB7"/>
    <w:rsid w:val="00BE3036"/>
    <w:rsid w:val="00BE3819"/>
    <w:rsid w:val="00BE39E9"/>
    <w:rsid w:val="00BE3A19"/>
    <w:rsid w:val="00BE3D23"/>
    <w:rsid w:val="00BE4824"/>
    <w:rsid w:val="00BE4D4C"/>
    <w:rsid w:val="00BE4EF5"/>
    <w:rsid w:val="00BE54F6"/>
    <w:rsid w:val="00BE591D"/>
    <w:rsid w:val="00BE5FBC"/>
    <w:rsid w:val="00BE5FF9"/>
    <w:rsid w:val="00BE6726"/>
    <w:rsid w:val="00BE6C88"/>
    <w:rsid w:val="00BE6CA3"/>
    <w:rsid w:val="00BE71AB"/>
    <w:rsid w:val="00BE739A"/>
    <w:rsid w:val="00BE78EB"/>
    <w:rsid w:val="00BE7C47"/>
    <w:rsid w:val="00BE7F6A"/>
    <w:rsid w:val="00BF039D"/>
    <w:rsid w:val="00BF0525"/>
    <w:rsid w:val="00BF0576"/>
    <w:rsid w:val="00BF08AD"/>
    <w:rsid w:val="00BF108D"/>
    <w:rsid w:val="00BF10AD"/>
    <w:rsid w:val="00BF12FA"/>
    <w:rsid w:val="00BF1579"/>
    <w:rsid w:val="00BF185A"/>
    <w:rsid w:val="00BF18B3"/>
    <w:rsid w:val="00BF18EC"/>
    <w:rsid w:val="00BF1E5D"/>
    <w:rsid w:val="00BF2815"/>
    <w:rsid w:val="00BF310D"/>
    <w:rsid w:val="00BF32DF"/>
    <w:rsid w:val="00BF37C2"/>
    <w:rsid w:val="00BF3D7F"/>
    <w:rsid w:val="00BF3E24"/>
    <w:rsid w:val="00BF4286"/>
    <w:rsid w:val="00BF42C2"/>
    <w:rsid w:val="00BF490B"/>
    <w:rsid w:val="00BF4A19"/>
    <w:rsid w:val="00BF4C3D"/>
    <w:rsid w:val="00BF591F"/>
    <w:rsid w:val="00BF592F"/>
    <w:rsid w:val="00BF5C11"/>
    <w:rsid w:val="00BF5C6C"/>
    <w:rsid w:val="00BF6136"/>
    <w:rsid w:val="00BF6940"/>
    <w:rsid w:val="00BF6984"/>
    <w:rsid w:val="00BF69D6"/>
    <w:rsid w:val="00BF6C9F"/>
    <w:rsid w:val="00BF6DF7"/>
    <w:rsid w:val="00BF70AD"/>
    <w:rsid w:val="00BF7FEE"/>
    <w:rsid w:val="00C00AEF"/>
    <w:rsid w:val="00C00C21"/>
    <w:rsid w:val="00C00F1B"/>
    <w:rsid w:val="00C00F52"/>
    <w:rsid w:val="00C01096"/>
    <w:rsid w:val="00C0137A"/>
    <w:rsid w:val="00C018D3"/>
    <w:rsid w:val="00C02113"/>
    <w:rsid w:val="00C02114"/>
    <w:rsid w:val="00C0258A"/>
    <w:rsid w:val="00C03211"/>
    <w:rsid w:val="00C0347F"/>
    <w:rsid w:val="00C038B0"/>
    <w:rsid w:val="00C038E0"/>
    <w:rsid w:val="00C03B7D"/>
    <w:rsid w:val="00C04942"/>
    <w:rsid w:val="00C0512A"/>
    <w:rsid w:val="00C051E4"/>
    <w:rsid w:val="00C0522B"/>
    <w:rsid w:val="00C054CF"/>
    <w:rsid w:val="00C057C4"/>
    <w:rsid w:val="00C05CB3"/>
    <w:rsid w:val="00C064EA"/>
    <w:rsid w:val="00C06548"/>
    <w:rsid w:val="00C06584"/>
    <w:rsid w:val="00C068D8"/>
    <w:rsid w:val="00C06ED2"/>
    <w:rsid w:val="00C07B6C"/>
    <w:rsid w:val="00C106AC"/>
    <w:rsid w:val="00C109DF"/>
    <w:rsid w:val="00C10EEC"/>
    <w:rsid w:val="00C10EF4"/>
    <w:rsid w:val="00C12406"/>
    <w:rsid w:val="00C125FB"/>
    <w:rsid w:val="00C1274E"/>
    <w:rsid w:val="00C127FA"/>
    <w:rsid w:val="00C129E1"/>
    <w:rsid w:val="00C13745"/>
    <w:rsid w:val="00C13772"/>
    <w:rsid w:val="00C13879"/>
    <w:rsid w:val="00C13A88"/>
    <w:rsid w:val="00C13B24"/>
    <w:rsid w:val="00C13BE3"/>
    <w:rsid w:val="00C148E1"/>
    <w:rsid w:val="00C16028"/>
    <w:rsid w:val="00C164D2"/>
    <w:rsid w:val="00C165B6"/>
    <w:rsid w:val="00C167F7"/>
    <w:rsid w:val="00C16C3B"/>
    <w:rsid w:val="00C16E8D"/>
    <w:rsid w:val="00C17059"/>
    <w:rsid w:val="00C17186"/>
    <w:rsid w:val="00C20C3C"/>
    <w:rsid w:val="00C20C77"/>
    <w:rsid w:val="00C213FC"/>
    <w:rsid w:val="00C21E80"/>
    <w:rsid w:val="00C223CF"/>
    <w:rsid w:val="00C22AD0"/>
    <w:rsid w:val="00C2310B"/>
    <w:rsid w:val="00C23203"/>
    <w:rsid w:val="00C23D94"/>
    <w:rsid w:val="00C24838"/>
    <w:rsid w:val="00C24A1F"/>
    <w:rsid w:val="00C24C8F"/>
    <w:rsid w:val="00C2519D"/>
    <w:rsid w:val="00C25550"/>
    <w:rsid w:val="00C25841"/>
    <w:rsid w:val="00C25D47"/>
    <w:rsid w:val="00C260E1"/>
    <w:rsid w:val="00C26417"/>
    <w:rsid w:val="00C2655F"/>
    <w:rsid w:val="00C26FC5"/>
    <w:rsid w:val="00C2732A"/>
    <w:rsid w:val="00C30342"/>
    <w:rsid w:val="00C313F6"/>
    <w:rsid w:val="00C31550"/>
    <w:rsid w:val="00C31F2A"/>
    <w:rsid w:val="00C31FA2"/>
    <w:rsid w:val="00C32184"/>
    <w:rsid w:val="00C324A2"/>
    <w:rsid w:val="00C3280B"/>
    <w:rsid w:val="00C32C54"/>
    <w:rsid w:val="00C3356E"/>
    <w:rsid w:val="00C338DA"/>
    <w:rsid w:val="00C33F40"/>
    <w:rsid w:val="00C347BF"/>
    <w:rsid w:val="00C34F02"/>
    <w:rsid w:val="00C35888"/>
    <w:rsid w:val="00C36292"/>
    <w:rsid w:val="00C364DF"/>
    <w:rsid w:val="00C368B2"/>
    <w:rsid w:val="00C36C76"/>
    <w:rsid w:val="00C36D2B"/>
    <w:rsid w:val="00C3701E"/>
    <w:rsid w:val="00C37173"/>
    <w:rsid w:val="00C37896"/>
    <w:rsid w:val="00C37BEF"/>
    <w:rsid w:val="00C37CBA"/>
    <w:rsid w:val="00C402F4"/>
    <w:rsid w:val="00C403AA"/>
    <w:rsid w:val="00C41C08"/>
    <w:rsid w:val="00C42AEF"/>
    <w:rsid w:val="00C42BF1"/>
    <w:rsid w:val="00C4313D"/>
    <w:rsid w:val="00C434AE"/>
    <w:rsid w:val="00C4427A"/>
    <w:rsid w:val="00C44528"/>
    <w:rsid w:val="00C44639"/>
    <w:rsid w:val="00C44CF1"/>
    <w:rsid w:val="00C456CA"/>
    <w:rsid w:val="00C45AC8"/>
    <w:rsid w:val="00C45DFE"/>
    <w:rsid w:val="00C45F94"/>
    <w:rsid w:val="00C46312"/>
    <w:rsid w:val="00C46830"/>
    <w:rsid w:val="00C4688A"/>
    <w:rsid w:val="00C46CEA"/>
    <w:rsid w:val="00C477BA"/>
    <w:rsid w:val="00C477C0"/>
    <w:rsid w:val="00C4780F"/>
    <w:rsid w:val="00C47A2B"/>
    <w:rsid w:val="00C47D50"/>
    <w:rsid w:val="00C47FD1"/>
    <w:rsid w:val="00C50277"/>
    <w:rsid w:val="00C5041B"/>
    <w:rsid w:val="00C5064F"/>
    <w:rsid w:val="00C507F2"/>
    <w:rsid w:val="00C5147F"/>
    <w:rsid w:val="00C5258B"/>
    <w:rsid w:val="00C52A93"/>
    <w:rsid w:val="00C52BE3"/>
    <w:rsid w:val="00C52EA2"/>
    <w:rsid w:val="00C54E2E"/>
    <w:rsid w:val="00C5529A"/>
    <w:rsid w:val="00C552D0"/>
    <w:rsid w:val="00C554C9"/>
    <w:rsid w:val="00C5644A"/>
    <w:rsid w:val="00C56E78"/>
    <w:rsid w:val="00C572A3"/>
    <w:rsid w:val="00C572DD"/>
    <w:rsid w:val="00C5748A"/>
    <w:rsid w:val="00C5761C"/>
    <w:rsid w:val="00C61135"/>
    <w:rsid w:val="00C61743"/>
    <w:rsid w:val="00C61C1C"/>
    <w:rsid w:val="00C61CF0"/>
    <w:rsid w:val="00C61E0F"/>
    <w:rsid w:val="00C62FDD"/>
    <w:rsid w:val="00C63679"/>
    <w:rsid w:val="00C6390A"/>
    <w:rsid w:val="00C63CAF"/>
    <w:rsid w:val="00C64AE3"/>
    <w:rsid w:val="00C653C4"/>
    <w:rsid w:val="00C65496"/>
    <w:rsid w:val="00C6571C"/>
    <w:rsid w:val="00C65D28"/>
    <w:rsid w:val="00C66296"/>
    <w:rsid w:val="00C66500"/>
    <w:rsid w:val="00C66F6E"/>
    <w:rsid w:val="00C66FA4"/>
    <w:rsid w:val="00C678D3"/>
    <w:rsid w:val="00C679E0"/>
    <w:rsid w:val="00C67AB0"/>
    <w:rsid w:val="00C67E00"/>
    <w:rsid w:val="00C67EB2"/>
    <w:rsid w:val="00C67F78"/>
    <w:rsid w:val="00C70105"/>
    <w:rsid w:val="00C70273"/>
    <w:rsid w:val="00C7035B"/>
    <w:rsid w:val="00C70724"/>
    <w:rsid w:val="00C708CA"/>
    <w:rsid w:val="00C70E43"/>
    <w:rsid w:val="00C70E83"/>
    <w:rsid w:val="00C710FB"/>
    <w:rsid w:val="00C72577"/>
    <w:rsid w:val="00C72C58"/>
    <w:rsid w:val="00C7324C"/>
    <w:rsid w:val="00C7381D"/>
    <w:rsid w:val="00C73A4E"/>
    <w:rsid w:val="00C743B7"/>
    <w:rsid w:val="00C7454E"/>
    <w:rsid w:val="00C74851"/>
    <w:rsid w:val="00C748E1"/>
    <w:rsid w:val="00C74F5F"/>
    <w:rsid w:val="00C7571A"/>
    <w:rsid w:val="00C75E6D"/>
    <w:rsid w:val="00C75FB6"/>
    <w:rsid w:val="00C7668B"/>
    <w:rsid w:val="00C76EA3"/>
    <w:rsid w:val="00C7716A"/>
    <w:rsid w:val="00C77205"/>
    <w:rsid w:val="00C778F4"/>
    <w:rsid w:val="00C80054"/>
    <w:rsid w:val="00C80600"/>
    <w:rsid w:val="00C808E3"/>
    <w:rsid w:val="00C80CF6"/>
    <w:rsid w:val="00C810DB"/>
    <w:rsid w:val="00C81171"/>
    <w:rsid w:val="00C817AA"/>
    <w:rsid w:val="00C8192D"/>
    <w:rsid w:val="00C81CC2"/>
    <w:rsid w:val="00C823A5"/>
    <w:rsid w:val="00C82F02"/>
    <w:rsid w:val="00C8301C"/>
    <w:rsid w:val="00C830F3"/>
    <w:rsid w:val="00C83161"/>
    <w:rsid w:val="00C83351"/>
    <w:rsid w:val="00C8356D"/>
    <w:rsid w:val="00C83AF3"/>
    <w:rsid w:val="00C84094"/>
    <w:rsid w:val="00C840AC"/>
    <w:rsid w:val="00C84609"/>
    <w:rsid w:val="00C84694"/>
    <w:rsid w:val="00C84A77"/>
    <w:rsid w:val="00C84DFB"/>
    <w:rsid w:val="00C85596"/>
    <w:rsid w:val="00C8568A"/>
    <w:rsid w:val="00C85EA2"/>
    <w:rsid w:val="00C86009"/>
    <w:rsid w:val="00C8606B"/>
    <w:rsid w:val="00C860AC"/>
    <w:rsid w:val="00C86140"/>
    <w:rsid w:val="00C865C4"/>
    <w:rsid w:val="00C868B2"/>
    <w:rsid w:val="00C86CE0"/>
    <w:rsid w:val="00C87714"/>
    <w:rsid w:val="00C87983"/>
    <w:rsid w:val="00C87AC1"/>
    <w:rsid w:val="00C903F3"/>
    <w:rsid w:val="00C905F1"/>
    <w:rsid w:val="00C9068D"/>
    <w:rsid w:val="00C90789"/>
    <w:rsid w:val="00C90DE8"/>
    <w:rsid w:val="00C91520"/>
    <w:rsid w:val="00C91AB9"/>
    <w:rsid w:val="00C91BCC"/>
    <w:rsid w:val="00C91D49"/>
    <w:rsid w:val="00C920B3"/>
    <w:rsid w:val="00C921E5"/>
    <w:rsid w:val="00C92784"/>
    <w:rsid w:val="00C92BA8"/>
    <w:rsid w:val="00C92BD2"/>
    <w:rsid w:val="00C930AE"/>
    <w:rsid w:val="00C932D7"/>
    <w:rsid w:val="00C93A80"/>
    <w:rsid w:val="00C94BA1"/>
    <w:rsid w:val="00C94DA0"/>
    <w:rsid w:val="00C959CB"/>
    <w:rsid w:val="00C95C56"/>
    <w:rsid w:val="00C95ED4"/>
    <w:rsid w:val="00C96280"/>
    <w:rsid w:val="00C967E4"/>
    <w:rsid w:val="00C979B8"/>
    <w:rsid w:val="00C97C10"/>
    <w:rsid w:val="00CA040F"/>
    <w:rsid w:val="00CA0A04"/>
    <w:rsid w:val="00CA0C90"/>
    <w:rsid w:val="00CA0E3A"/>
    <w:rsid w:val="00CA0F1D"/>
    <w:rsid w:val="00CA10F7"/>
    <w:rsid w:val="00CA1492"/>
    <w:rsid w:val="00CA1522"/>
    <w:rsid w:val="00CA15CC"/>
    <w:rsid w:val="00CA1986"/>
    <w:rsid w:val="00CA1A23"/>
    <w:rsid w:val="00CA1CAB"/>
    <w:rsid w:val="00CA1E64"/>
    <w:rsid w:val="00CA1FA0"/>
    <w:rsid w:val="00CA2461"/>
    <w:rsid w:val="00CA2608"/>
    <w:rsid w:val="00CA2D91"/>
    <w:rsid w:val="00CA3BC5"/>
    <w:rsid w:val="00CA3CC8"/>
    <w:rsid w:val="00CA3D78"/>
    <w:rsid w:val="00CA4577"/>
    <w:rsid w:val="00CA47A7"/>
    <w:rsid w:val="00CA49B8"/>
    <w:rsid w:val="00CA4BEE"/>
    <w:rsid w:val="00CA4E42"/>
    <w:rsid w:val="00CA51F9"/>
    <w:rsid w:val="00CA53AD"/>
    <w:rsid w:val="00CA6DE0"/>
    <w:rsid w:val="00CA7102"/>
    <w:rsid w:val="00CA73AA"/>
    <w:rsid w:val="00CA7D90"/>
    <w:rsid w:val="00CB025E"/>
    <w:rsid w:val="00CB03C6"/>
    <w:rsid w:val="00CB0A36"/>
    <w:rsid w:val="00CB0BCF"/>
    <w:rsid w:val="00CB0C9A"/>
    <w:rsid w:val="00CB0D3F"/>
    <w:rsid w:val="00CB1116"/>
    <w:rsid w:val="00CB1163"/>
    <w:rsid w:val="00CB13A7"/>
    <w:rsid w:val="00CB1547"/>
    <w:rsid w:val="00CB1B9F"/>
    <w:rsid w:val="00CB2073"/>
    <w:rsid w:val="00CB28AB"/>
    <w:rsid w:val="00CB2E15"/>
    <w:rsid w:val="00CB345A"/>
    <w:rsid w:val="00CB34AC"/>
    <w:rsid w:val="00CB3971"/>
    <w:rsid w:val="00CB3C25"/>
    <w:rsid w:val="00CB442A"/>
    <w:rsid w:val="00CB450D"/>
    <w:rsid w:val="00CB48AC"/>
    <w:rsid w:val="00CB4BC0"/>
    <w:rsid w:val="00CB52D5"/>
    <w:rsid w:val="00CB536A"/>
    <w:rsid w:val="00CB5409"/>
    <w:rsid w:val="00CB5E8F"/>
    <w:rsid w:val="00CB5EA2"/>
    <w:rsid w:val="00CB6109"/>
    <w:rsid w:val="00CB611A"/>
    <w:rsid w:val="00CB6A2A"/>
    <w:rsid w:val="00CB6B62"/>
    <w:rsid w:val="00CB72D0"/>
    <w:rsid w:val="00CB7B31"/>
    <w:rsid w:val="00CB7EDE"/>
    <w:rsid w:val="00CC00B3"/>
    <w:rsid w:val="00CC0310"/>
    <w:rsid w:val="00CC084C"/>
    <w:rsid w:val="00CC0ABF"/>
    <w:rsid w:val="00CC131E"/>
    <w:rsid w:val="00CC13C7"/>
    <w:rsid w:val="00CC1707"/>
    <w:rsid w:val="00CC1769"/>
    <w:rsid w:val="00CC1D1C"/>
    <w:rsid w:val="00CC1DB6"/>
    <w:rsid w:val="00CC1E71"/>
    <w:rsid w:val="00CC1EEA"/>
    <w:rsid w:val="00CC28C1"/>
    <w:rsid w:val="00CC2A8C"/>
    <w:rsid w:val="00CC2EC2"/>
    <w:rsid w:val="00CC34E7"/>
    <w:rsid w:val="00CC356B"/>
    <w:rsid w:val="00CC3B3C"/>
    <w:rsid w:val="00CC40E8"/>
    <w:rsid w:val="00CC4183"/>
    <w:rsid w:val="00CC4352"/>
    <w:rsid w:val="00CC4AAE"/>
    <w:rsid w:val="00CC4D76"/>
    <w:rsid w:val="00CC509C"/>
    <w:rsid w:val="00CC5263"/>
    <w:rsid w:val="00CC5BF7"/>
    <w:rsid w:val="00CC5C75"/>
    <w:rsid w:val="00CC60F6"/>
    <w:rsid w:val="00CC6229"/>
    <w:rsid w:val="00CC6A1B"/>
    <w:rsid w:val="00CC6A79"/>
    <w:rsid w:val="00CC751F"/>
    <w:rsid w:val="00CC7B47"/>
    <w:rsid w:val="00CC7B69"/>
    <w:rsid w:val="00CD0AB5"/>
    <w:rsid w:val="00CD0DAF"/>
    <w:rsid w:val="00CD0DCC"/>
    <w:rsid w:val="00CD0DCF"/>
    <w:rsid w:val="00CD0E99"/>
    <w:rsid w:val="00CD14C5"/>
    <w:rsid w:val="00CD1559"/>
    <w:rsid w:val="00CD1AA3"/>
    <w:rsid w:val="00CD1E7B"/>
    <w:rsid w:val="00CD2096"/>
    <w:rsid w:val="00CD2162"/>
    <w:rsid w:val="00CD24C3"/>
    <w:rsid w:val="00CD2704"/>
    <w:rsid w:val="00CD2A93"/>
    <w:rsid w:val="00CD2B8F"/>
    <w:rsid w:val="00CD395E"/>
    <w:rsid w:val="00CD399C"/>
    <w:rsid w:val="00CD3A54"/>
    <w:rsid w:val="00CD40CB"/>
    <w:rsid w:val="00CD455D"/>
    <w:rsid w:val="00CD48AE"/>
    <w:rsid w:val="00CD4D8B"/>
    <w:rsid w:val="00CD57FD"/>
    <w:rsid w:val="00CD5915"/>
    <w:rsid w:val="00CD663E"/>
    <w:rsid w:val="00CD68D2"/>
    <w:rsid w:val="00CD6B2C"/>
    <w:rsid w:val="00CD6EA4"/>
    <w:rsid w:val="00CD6EC2"/>
    <w:rsid w:val="00CD6F94"/>
    <w:rsid w:val="00CD7145"/>
    <w:rsid w:val="00CD717B"/>
    <w:rsid w:val="00CD75F8"/>
    <w:rsid w:val="00CD7AD1"/>
    <w:rsid w:val="00CE0599"/>
    <w:rsid w:val="00CE0E8A"/>
    <w:rsid w:val="00CE0EC6"/>
    <w:rsid w:val="00CE11A4"/>
    <w:rsid w:val="00CE1583"/>
    <w:rsid w:val="00CE19FF"/>
    <w:rsid w:val="00CE1E54"/>
    <w:rsid w:val="00CE2B7B"/>
    <w:rsid w:val="00CE2BF3"/>
    <w:rsid w:val="00CE33C3"/>
    <w:rsid w:val="00CE38B4"/>
    <w:rsid w:val="00CE3F35"/>
    <w:rsid w:val="00CE4EE2"/>
    <w:rsid w:val="00CE502E"/>
    <w:rsid w:val="00CE61AA"/>
    <w:rsid w:val="00CE6374"/>
    <w:rsid w:val="00CE6FF6"/>
    <w:rsid w:val="00CE7123"/>
    <w:rsid w:val="00CE7984"/>
    <w:rsid w:val="00CE7CC9"/>
    <w:rsid w:val="00CF0441"/>
    <w:rsid w:val="00CF0540"/>
    <w:rsid w:val="00CF0DAD"/>
    <w:rsid w:val="00CF1309"/>
    <w:rsid w:val="00CF183A"/>
    <w:rsid w:val="00CF19CB"/>
    <w:rsid w:val="00CF1B74"/>
    <w:rsid w:val="00CF24C6"/>
    <w:rsid w:val="00CF24D9"/>
    <w:rsid w:val="00CF26A9"/>
    <w:rsid w:val="00CF28E0"/>
    <w:rsid w:val="00CF2E9F"/>
    <w:rsid w:val="00CF3144"/>
    <w:rsid w:val="00CF3B08"/>
    <w:rsid w:val="00CF3E4E"/>
    <w:rsid w:val="00CF4046"/>
    <w:rsid w:val="00CF449B"/>
    <w:rsid w:val="00CF4B2B"/>
    <w:rsid w:val="00CF4D79"/>
    <w:rsid w:val="00CF5248"/>
    <w:rsid w:val="00CF5315"/>
    <w:rsid w:val="00CF63A0"/>
    <w:rsid w:val="00CF6A62"/>
    <w:rsid w:val="00CF6AA3"/>
    <w:rsid w:val="00CF727E"/>
    <w:rsid w:val="00CF7407"/>
    <w:rsid w:val="00CF78BE"/>
    <w:rsid w:val="00D00093"/>
    <w:rsid w:val="00D0038A"/>
    <w:rsid w:val="00D00923"/>
    <w:rsid w:val="00D01055"/>
    <w:rsid w:val="00D0138A"/>
    <w:rsid w:val="00D014AD"/>
    <w:rsid w:val="00D01986"/>
    <w:rsid w:val="00D01C50"/>
    <w:rsid w:val="00D01E1E"/>
    <w:rsid w:val="00D01ED5"/>
    <w:rsid w:val="00D02082"/>
    <w:rsid w:val="00D0274F"/>
    <w:rsid w:val="00D029F9"/>
    <w:rsid w:val="00D02DFC"/>
    <w:rsid w:val="00D03016"/>
    <w:rsid w:val="00D032F9"/>
    <w:rsid w:val="00D033A5"/>
    <w:rsid w:val="00D03497"/>
    <w:rsid w:val="00D03E21"/>
    <w:rsid w:val="00D0481F"/>
    <w:rsid w:val="00D048E1"/>
    <w:rsid w:val="00D04B09"/>
    <w:rsid w:val="00D04C7D"/>
    <w:rsid w:val="00D05352"/>
    <w:rsid w:val="00D05535"/>
    <w:rsid w:val="00D05585"/>
    <w:rsid w:val="00D05FF8"/>
    <w:rsid w:val="00D0626C"/>
    <w:rsid w:val="00D0666F"/>
    <w:rsid w:val="00D06B5B"/>
    <w:rsid w:val="00D06B60"/>
    <w:rsid w:val="00D06D25"/>
    <w:rsid w:val="00D071BE"/>
    <w:rsid w:val="00D073C4"/>
    <w:rsid w:val="00D079C1"/>
    <w:rsid w:val="00D07F75"/>
    <w:rsid w:val="00D10EB6"/>
    <w:rsid w:val="00D1157B"/>
    <w:rsid w:val="00D116AD"/>
    <w:rsid w:val="00D11C43"/>
    <w:rsid w:val="00D12B5A"/>
    <w:rsid w:val="00D12D60"/>
    <w:rsid w:val="00D12DBF"/>
    <w:rsid w:val="00D12EA1"/>
    <w:rsid w:val="00D13564"/>
    <w:rsid w:val="00D14445"/>
    <w:rsid w:val="00D14C73"/>
    <w:rsid w:val="00D15A77"/>
    <w:rsid w:val="00D15EFD"/>
    <w:rsid w:val="00D16463"/>
    <w:rsid w:val="00D16F59"/>
    <w:rsid w:val="00D173B0"/>
    <w:rsid w:val="00D17A0E"/>
    <w:rsid w:val="00D20100"/>
    <w:rsid w:val="00D20157"/>
    <w:rsid w:val="00D202F7"/>
    <w:rsid w:val="00D2077A"/>
    <w:rsid w:val="00D20840"/>
    <w:rsid w:val="00D20AD4"/>
    <w:rsid w:val="00D20DE6"/>
    <w:rsid w:val="00D20FC4"/>
    <w:rsid w:val="00D21153"/>
    <w:rsid w:val="00D21E25"/>
    <w:rsid w:val="00D22338"/>
    <w:rsid w:val="00D22386"/>
    <w:rsid w:val="00D22625"/>
    <w:rsid w:val="00D2264F"/>
    <w:rsid w:val="00D2278C"/>
    <w:rsid w:val="00D228AC"/>
    <w:rsid w:val="00D235D0"/>
    <w:rsid w:val="00D236CC"/>
    <w:rsid w:val="00D23997"/>
    <w:rsid w:val="00D23A6A"/>
    <w:rsid w:val="00D23DB8"/>
    <w:rsid w:val="00D24745"/>
    <w:rsid w:val="00D24889"/>
    <w:rsid w:val="00D24AD5"/>
    <w:rsid w:val="00D25859"/>
    <w:rsid w:val="00D25C7F"/>
    <w:rsid w:val="00D25DD9"/>
    <w:rsid w:val="00D2653E"/>
    <w:rsid w:val="00D26571"/>
    <w:rsid w:val="00D26C79"/>
    <w:rsid w:val="00D26F59"/>
    <w:rsid w:val="00D276FB"/>
    <w:rsid w:val="00D27992"/>
    <w:rsid w:val="00D27B1A"/>
    <w:rsid w:val="00D30170"/>
    <w:rsid w:val="00D30BB5"/>
    <w:rsid w:val="00D3148B"/>
    <w:rsid w:val="00D31EE2"/>
    <w:rsid w:val="00D32383"/>
    <w:rsid w:val="00D3261A"/>
    <w:rsid w:val="00D32E84"/>
    <w:rsid w:val="00D34667"/>
    <w:rsid w:val="00D34A67"/>
    <w:rsid w:val="00D357DA"/>
    <w:rsid w:val="00D359DC"/>
    <w:rsid w:val="00D35FCE"/>
    <w:rsid w:val="00D3651E"/>
    <w:rsid w:val="00D36C04"/>
    <w:rsid w:val="00D370AC"/>
    <w:rsid w:val="00D371F5"/>
    <w:rsid w:val="00D3730E"/>
    <w:rsid w:val="00D37B9E"/>
    <w:rsid w:val="00D37CCF"/>
    <w:rsid w:val="00D37DED"/>
    <w:rsid w:val="00D37EED"/>
    <w:rsid w:val="00D37FD1"/>
    <w:rsid w:val="00D4021A"/>
    <w:rsid w:val="00D40BF1"/>
    <w:rsid w:val="00D410D1"/>
    <w:rsid w:val="00D41879"/>
    <w:rsid w:val="00D41A35"/>
    <w:rsid w:val="00D42318"/>
    <w:rsid w:val="00D42607"/>
    <w:rsid w:val="00D429C1"/>
    <w:rsid w:val="00D42AD9"/>
    <w:rsid w:val="00D430EA"/>
    <w:rsid w:val="00D43180"/>
    <w:rsid w:val="00D43703"/>
    <w:rsid w:val="00D44516"/>
    <w:rsid w:val="00D44975"/>
    <w:rsid w:val="00D44A89"/>
    <w:rsid w:val="00D44F62"/>
    <w:rsid w:val="00D4553E"/>
    <w:rsid w:val="00D45547"/>
    <w:rsid w:val="00D457AF"/>
    <w:rsid w:val="00D459B7"/>
    <w:rsid w:val="00D45D8B"/>
    <w:rsid w:val="00D465BB"/>
    <w:rsid w:val="00D47179"/>
    <w:rsid w:val="00D472D7"/>
    <w:rsid w:val="00D47E16"/>
    <w:rsid w:val="00D47F26"/>
    <w:rsid w:val="00D48085"/>
    <w:rsid w:val="00D503C4"/>
    <w:rsid w:val="00D50ABB"/>
    <w:rsid w:val="00D50B22"/>
    <w:rsid w:val="00D50B2F"/>
    <w:rsid w:val="00D50B4B"/>
    <w:rsid w:val="00D50F25"/>
    <w:rsid w:val="00D51186"/>
    <w:rsid w:val="00D51428"/>
    <w:rsid w:val="00D514ED"/>
    <w:rsid w:val="00D5215F"/>
    <w:rsid w:val="00D52827"/>
    <w:rsid w:val="00D52976"/>
    <w:rsid w:val="00D52DF2"/>
    <w:rsid w:val="00D53285"/>
    <w:rsid w:val="00D53338"/>
    <w:rsid w:val="00D533B6"/>
    <w:rsid w:val="00D535B2"/>
    <w:rsid w:val="00D536D8"/>
    <w:rsid w:val="00D53957"/>
    <w:rsid w:val="00D543A6"/>
    <w:rsid w:val="00D5459A"/>
    <w:rsid w:val="00D55006"/>
    <w:rsid w:val="00D55A4D"/>
    <w:rsid w:val="00D55B07"/>
    <w:rsid w:val="00D56900"/>
    <w:rsid w:val="00D5690E"/>
    <w:rsid w:val="00D56CDD"/>
    <w:rsid w:val="00D56E2E"/>
    <w:rsid w:val="00D60071"/>
    <w:rsid w:val="00D60556"/>
    <w:rsid w:val="00D605E6"/>
    <w:rsid w:val="00D60714"/>
    <w:rsid w:val="00D60B90"/>
    <w:rsid w:val="00D61641"/>
    <w:rsid w:val="00D6166B"/>
    <w:rsid w:val="00D618D5"/>
    <w:rsid w:val="00D62308"/>
    <w:rsid w:val="00D626C4"/>
    <w:rsid w:val="00D62737"/>
    <w:rsid w:val="00D62FFF"/>
    <w:rsid w:val="00D64885"/>
    <w:rsid w:val="00D64F6D"/>
    <w:rsid w:val="00D65FA0"/>
    <w:rsid w:val="00D661AF"/>
    <w:rsid w:val="00D66401"/>
    <w:rsid w:val="00D66711"/>
    <w:rsid w:val="00D668D9"/>
    <w:rsid w:val="00D66C1B"/>
    <w:rsid w:val="00D66D21"/>
    <w:rsid w:val="00D66D49"/>
    <w:rsid w:val="00D676D3"/>
    <w:rsid w:val="00D67DE3"/>
    <w:rsid w:val="00D702C5"/>
    <w:rsid w:val="00D70896"/>
    <w:rsid w:val="00D712F9"/>
    <w:rsid w:val="00D7163D"/>
    <w:rsid w:val="00D7183F"/>
    <w:rsid w:val="00D71861"/>
    <w:rsid w:val="00D71B92"/>
    <w:rsid w:val="00D71D07"/>
    <w:rsid w:val="00D71D8E"/>
    <w:rsid w:val="00D7281F"/>
    <w:rsid w:val="00D731EE"/>
    <w:rsid w:val="00D73351"/>
    <w:rsid w:val="00D7378D"/>
    <w:rsid w:val="00D73A38"/>
    <w:rsid w:val="00D73ADC"/>
    <w:rsid w:val="00D74844"/>
    <w:rsid w:val="00D74A79"/>
    <w:rsid w:val="00D74B5C"/>
    <w:rsid w:val="00D751A4"/>
    <w:rsid w:val="00D755EF"/>
    <w:rsid w:val="00D76624"/>
    <w:rsid w:val="00D7677E"/>
    <w:rsid w:val="00D76DCF"/>
    <w:rsid w:val="00D76DDE"/>
    <w:rsid w:val="00D77042"/>
    <w:rsid w:val="00D77191"/>
    <w:rsid w:val="00D77257"/>
    <w:rsid w:val="00D7786E"/>
    <w:rsid w:val="00D779E5"/>
    <w:rsid w:val="00D80016"/>
    <w:rsid w:val="00D80385"/>
    <w:rsid w:val="00D807A9"/>
    <w:rsid w:val="00D8081A"/>
    <w:rsid w:val="00D80C15"/>
    <w:rsid w:val="00D80D9D"/>
    <w:rsid w:val="00D813AD"/>
    <w:rsid w:val="00D8145C"/>
    <w:rsid w:val="00D818E8"/>
    <w:rsid w:val="00D81FF8"/>
    <w:rsid w:val="00D82201"/>
    <w:rsid w:val="00D827A9"/>
    <w:rsid w:val="00D83011"/>
    <w:rsid w:val="00D83257"/>
    <w:rsid w:val="00D8370B"/>
    <w:rsid w:val="00D83A1B"/>
    <w:rsid w:val="00D83AFC"/>
    <w:rsid w:val="00D83D76"/>
    <w:rsid w:val="00D83DCD"/>
    <w:rsid w:val="00D84351"/>
    <w:rsid w:val="00D8510C"/>
    <w:rsid w:val="00D85149"/>
    <w:rsid w:val="00D85174"/>
    <w:rsid w:val="00D85527"/>
    <w:rsid w:val="00D85C2F"/>
    <w:rsid w:val="00D861D2"/>
    <w:rsid w:val="00D861FA"/>
    <w:rsid w:val="00D875E7"/>
    <w:rsid w:val="00D87616"/>
    <w:rsid w:val="00D87BDB"/>
    <w:rsid w:val="00D87BF1"/>
    <w:rsid w:val="00D90206"/>
    <w:rsid w:val="00D9025F"/>
    <w:rsid w:val="00D903B6"/>
    <w:rsid w:val="00D90770"/>
    <w:rsid w:val="00D90853"/>
    <w:rsid w:val="00D90F48"/>
    <w:rsid w:val="00D91201"/>
    <w:rsid w:val="00D917F6"/>
    <w:rsid w:val="00D91A18"/>
    <w:rsid w:val="00D923E9"/>
    <w:rsid w:val="00D92645"/>
    <w:rsid w:val="00D9268B"/>
    <w:rsid w:val="00D93186"/>
    <w:rsid w:val="00D94112"/>
    <w:rsid w:val="00D9428A"/>
    <w:rsid w:val="00D9438F"/>
    <w:rsid w:val="00D9480C"/>
    <w:rsid w:val="00D94BCA"/>
    <w:rsid w:val="00D959F6"/>
    <w:rsid w:val="00D95C1A"/>
    <w:rsid w:val="00D95D60"/>
    <w:rsid w:val="00D963FC"/>
    <w:rsid w:val="00D96D3E"/>
    <w:rsid w:val="00D96F49"/>
    <w:rsid w:val="00D972C2"/>
    <w:rsid w:val="00D97B64"/>
    <w:rsid w:val="00DA0269"/>
    <w:rsid w:val="00DA1092"/>
    <w:rsid w:val="00DA12B5"/>
    <w:rsid w:val="00DA1526"/>
    <w:rsid w:val="00DA15F9"/>
    <w:rsid w:val="00DA1A22"/>
    <w:rsid w:val="00DA1BD8"/>
    <w:rsid w:val="00DA1E82"/>
    <w:rsid w:val="00DA2003"/>
    <w:rsid w:val="00DA2CCD"/>
    <w:rsid w:val="00DA32DB"/>
    <w:rsid w:val="00DA446F"/>
    <w:rsid w:val="00DA477B"/>
    <w:rsid w:val="00DA565D"/>
    <w:rsid w:val="00DA57A3"/>
    <w:rsid w:val="00DA5FBD"/>
    <w:rsid w:val="00DA61F8"/>
    <w:rsid w:val="00DA64D3"/>
    <w:rsid w:val="00DA65D7"/>
    <w:rsid w:val="00DA68EF"/>
    <w:rsid w:val="00DA6DC0"/>
    <w:rsid w:val="00DA71ED"/>
    <w:rsid w:val="00DA7800"/>
    <w:rsid w:val="00DA7AF4"/>
    <w:rsid w:val="00DA7D7D"/>
    <w:rsid w:val="00DA7E08"/>
    <w:rsid w:val="00DA7FCF"/>
    <w:rsid w:val="00DA7FDB"/>
    <w:rsid w:val="00DB0326"/>
    <w:rsid w:val="00DB044B"/>
    <w:rsid w:val="00DB0975"/>
    <w:rsid w:val="00DB0A07"/>
    <w:rsid w:val="00DB17D3"/>
    <w:rsid w:val="00DB1864"/>
    <w:rsid w:val="00DB1E09"/>
    <w:rsid w:val="00DB2980"/>
    <w:rsid w:val="00DB343D"/>
    <w:rsid w:val="00DB3C36"/>
    <w:rsid w:val="00DB3E8D"/>
    <w:rsid w:val="00DB50DF"/>
    <w:rsid w:val="00DB5C6D"/>
    <w:rsid w:val="00DB5D04"/>
    <w:rsid w:val="00DB62EF"/>
    <w:rsid w:val="00DB6325"/>
    <w:rsid w:val="00DB6717"/>
    <w:rsid w:val="00DB6FD1"/>
    <w:rsid w:val="00DB70A4"/>
    <w:rsid w:val="00DC0848"/>
    <w:rsid w:val="00DC0BFB"/>
    <w:rsid w:val="00DC0DAF"/>
    <w:rsid w:val="00DC0F59"/>
    <w:rsid w:val="00DC124B"/>
    <w:rsid w:val="00DC18CF"/>
    <w:rsid w:val="00DC1DC6"/>
    <w:rsid w:val="00DC268A"/>
    <w:rsid w:val="00DC29BF"/>
    <w:rsid w:val="00DC2A0D"/>
    <w:rsid w:val="00DC2CA1"/>
    <w:rsid w:val="00DC2D52"/>
    <w:rsid w:val="00DC382E"/>
    <w:rsid w:val="00DC3E24"/>
    <w:rsid w:val="00DC3F30"/>
    <w:rsid w:val="00DC40D6"/>
    <w:rsid w:val="00DC4322"/>
    <w:rsid w:val="00DC4EE5"/>
    <w:rsid w:val="00DC50B5"/>
    <w:rsid w:val="00DC50B9"/>
    <w:rsid w:val="00DC5980"/>
    <w:rsid w:val="00DC5994"/>
    <w:rsid w:val="00DC5AA1"/>
    <w:rsid w:val="00DC5BDC"/>
    <w:rsid w:val="00DC5E98"/>
    <w:rsid w:val="00DC5EB0"/>
    <w:rsid w:val="00DC6015"/>
    <w:rsid w:val="00DC6AE0"/>
    <w:rsid w:val="00DC6B16"/>
    <w:rsid w:val="00DC6E45"/>
    <w:rsid w:val="00DC6F49"/>
    <w:rsid w:val="00DC75B4"/>
    <w:rsid w:val="00DC760C"/>
    <w:rsid w:val="00DC7B23"/>
    <w:rsid w:val="00DD0141"/>
    <w:rsid w:val="00DD0241"/>
    <w:rsid w:val="00DD0440"/>
    <w:rsid w:val="00DD0B10"/>
    <w:rsid w:val="00DD0BB0"/>
    <w:rsid w:val="00DD12AC"/>
    <w:rsid w:val="00DD1332"/>
    <w:rsid w:val="00DD2111"/>
    <w:rsid w:val="00DD3131"/>
    <w:rsid w:val="00DD319F"/>
    <w:rsid w:val="00DD31F1"/>
    <w:rsid w:val="00DD345B"/>
    <w:rsid w:val="00DD4689"/>
    <w:rsid w:val="00DD4799"/>
    <w:rsid w:val="00DD4EA3"/>
    <w:rsid w:val="00DD5115"/>
    <w:rsid w:val="00DD528D"/>
    <w:rsid w:val="00DD5294"/>
    <w:rsid w:val="00DD53A4"/>
    <w:rsid w:val="00DD57DC"/>
    <w:rsid w:val="00DD59AA"/>
    <w:rsid w:val="00DD5B59"/>
    <w:rsid w:val="00DD5D7E"/>
    <w:rsid w:val="00DD6765"/>
    <w:rsid w:val="00DD780D"/>
    <w:rsid w:val="00DD7814"/>
    <w:rsid w:val="00DD7A11"/>
    <w:rsid w:val="00DD7A8A"/>
    <w:rsid w:val="00DD7BE2"/>
    <w:rsid w:val="00DE0009"/>
    <w:rsid w:val="00DE00A5"/>
    <w:rsid w:val="00DE025E"/>
    <w:rsid w:val="00DE0827"/>
    <w:rsid w:val="00DE094A"/>
    <w:rsid w:val="00DE0C6F"/>
    <w:rsid w:val="00DE0F12"/>
    <w:rsid w:val="00DE1580"/>
    <w:rsid w:val="00DE1B3D"/>
    <w:rsid w:val="00DE240B"/>
    <w:rsid w:val="00DE27B7"/>
    <w:rsid w:val="00DE27FB"/>
    <w:rsid w:val="00DE2C4A"/>
    <w:rsid w:val="00DE317C"/>
    <w:rsid w:val="00DE3A5A"/>
    <w:rsid w:val="00DE3CDC"/>
    <w:rsid w:val="00DE3CF0"/>
    <w:rsid w:val="00DE415C"/>
    <w:rsid w:val="00DE4419"/>
    <w:rsid w:val="00DE46C6"/>
    <w:rsid w:val="00DE4E5F"/>
    <w:rsid w:val="00DE4F45"/>
    <w:rsid w:val="00DE5062"/>
    <w:rsid w:val="00DE533A"/>
    <w:rsid w:val="00DE5EF3"/>
    <w:rsid w:val="00DE6105"/>
    <w:rsid w:val="00DE6123"/>
    <w:rsid w:val="00DE6242"/>
    <w:rsid w:val="00DE6353"/>
    <w:rsid w:val="00DE665C"/>
    <w:rsid w:val="00DE697F"/>
    <w:rsid w:val="00DE6D9F"/>
    <w:rsid w:val="00DE730C"/>
    <w:rsid w:val="00DE75AD"/>
    <w:rsid w:val="00DE7DD2"/>
    <w:rsid w:val="00DF011C"/>
    <w:rsid w:val="00DF0575"/>
    <w:rsid w:val="00DF089E"/>
    <w:rsid w:val="00DF0A7B"/>
    <w:rsid w:val="00DF0AA5"/>
    <w:rsid w:val="00DF0B9B"/>
    <w:rsid w:val="00DF0E30"/>
    <w:rsid w:val="00DF0F0B"/>
    <w:rsid w:val="00DF1366"/>
    <w:rsid w:val="00DF1DEE"/>
    <w:rsid w:val="00DF2197"/>
    <w:rsid w:val="00DF2630"/>
    <w:rsid w:val="00DF2EAD"/>
    <w:rsid w:val="00DF3AFE"/>
    <w:rsid w:val="00DF3BC4"/>
    <w:rsid w:val="00DF3DA4"/>
    <w:rsid w:val="00DF3F42"/>
    <w:rsid w:val="00DF467A"/>
    <w:rsid w:val="00DF4D39"/>
    <w:rsid w:val="00DF4D49"/>
    <w:rsid w:val="00DF539D"/>
    <w:rsid w:val="00DF544C"/>
    <w:rsid w:val="00DF5992"/>
    <w:rsid w:val="00DF5C12"/>
    <w:rsid w:val="00DF5CED"/>
    <w:rsid w:val="00DF5DAE"/>
    <w:rsid w:val="00DF6568"/>
    <w:rsid w:val="00DF6913"/>
    <w:rsid w:val="00DF6A9B"/>
    <w:rsid w:val="00DF6FC0"/>
    <w:rsid w:val="00DF78C8"/>
    <w:rsid w:val="00DF7A2A"/>
    <w:rsid w:val="00E00766"/>
    <w:rsid w:val="00E00AC7"/>
    <w:rsid w:val="00E00BBE"/>
    <w:rsid w:val="00E0134A"/>
    <w:rsid w:val="00E0192D"/>
    <w:rsid w:val="00E02207"/>
    <w:rsid w:val="00E0231C"/>
    <w:rsid w:val="00E023F5"/>
    <w:rsid w:val="00E0256F"/>
    <w:rsid w:val="00E026E3"/>
    <w:rsid w:val="00E02A07"/>
    <w:rsid w:val="00E02E14"/>
    <w:rsid w:val="00E0342F"/>
    <w:rsid w:val="00E03615"/>
    <w:rsid w:val="00E037D7"/>
    <w:rsid w:val="00E03DDB"/>
    <w:rsid w:val="00E03E1F"/>
    <w:rsid w:val="00E040BE"/>
    <w:rsid w:val="00E04721"/>
    <w:rsid w:val="00E04F44"/>
    <w:rsid w:val="00E05037"/>
    <w:rsid w:val="00E053F8"/>
    <w:rsid w:val="00E05A66"/>
    <w:rsid w:val="00E05D7C"/>
    <w:rsid w:val="00E05E8F"/>
    <w:rsid w:val="00E06167"/>
    <w:rsid w:val="00E06696"/>
    <w:rsid w:val="00E069EC"/>
    <w:rsid w:val="00E06A02"/>
    <w:rsid w:val="00E06A34"/>
    <w:rsid w:val="00E06F58"/>
    <w:rsid w:val="00E079B6"/>
    <w:rsid w:val="00E10500"/>
    <w:rsid w:val="00E10762"/>
    <w:rsid w:val="00E107DE"/>
    <w:rsid w:val="00E10F54"/>
    <w:rsid w:val="00E11661"/>
    <w:rsid w:val="00E11F5D"/>
    <w:rsid w:val="00E120A9"/>
    <w:rsid w:val="00E121A1"/>
    <w:rsid w:val="00E122EE"/>
    <w:rsid w:val="00E12366"/>
    <w:rsid w:val="00E12992"/>
    <w:rsid w:val="00E12A27"/>
    <w:rsid w:val="00E12B7D"/>
    <w:rsid w:val="00E13A5F"/>
    <w:rsid w:val="00E13B59"/>
    <w:rsid w:val="00E13CE9"/>
    <w:rsid w:val="00E144BD"/>
    <w:rsid w:val="00E14770"/>
    <w:rsid w:val="00E14789"/>
    <w:rsid w:val="00E14B75"/>
    <w:rsid w:val="00E14D8E"/>
    <w:rsid w:val="00E14EBC"/>
    <w:rsid w:val="00E15615"/>
    <w:rsid w:val="00E15A12"/>
    <w:rsid w:val="00E15E42"/>
    <w:rsid w:val="00E15FAE"/>
    <w:rsid w:val="00E16173"/>
    <w:rsid w:val="00E162F1"/>
    <w:rsid w:val="00E1653B"/>
    <w:rsid w:val="00E1686C"/>
    <w:rsid w:val="00E16958"/>
    <w:rsid w:val="00E16CB5"/>
    <w:rsid w:val="00E171CB"/>
    <w:rsid w:val="00E17216"/>
    <w:rsid w:val="00E1727F"/>
    <w:rsid w:val="00E17660"/>
    <w:rsid w:val="00E17785"/>
    <w:rsid w:val="00E177A0"/>
    <w:rsid w:val="00E178C9"/>
    <w:rsid w:val="00E2012C"/>
    <w:rsid w:val="00E2094D"/>
    <w:rsid w:val="00E209B7"/>
    <w:rsid w:val="00E210D7"/>
    <w:rsid w:val="00E21A79"/>
    <w:rsid w:val="00E21E5A"/>
    <w:rsid w:val="00E21E8D"/>
    <w:rsid w:val="00E21F9E"/>
    <w:rsid w:val="00E22AC7"/>
    <w:rsid w:val="00E22F56"/>
    <w:rsid w:val="00E230AC"/>
    <w:rsid w:val="00E23445"/>
    <w:rsid w:val="00E23C2F"/>
    <w:rsid w:val="00E241C0"/>
    <w:rsid w:val="00E24C2F"/>
    <w:rsid w:val="00E24CE1"/>
    <w:rsid w:val="00E250A7"/>
    <w:rsid w:val="00E2526D"/>
    <w:rsid w:val="00E2532E"/>
    <w:rsid w:val="00E2632E"/>
    <w:rsid w:val="00E26EAF"/>
    <w:rsid w:val="00E275DB"/>
    <w:rsid w:val="00E27792"/>
    <w:rsid w:val="00E27E2A"/>
    <w:rsid w:val="00E27F2B"/>
    <w:rsid w:val="00E3045D"/>
    <w:rsid w:val="00E30895"/>
    <w:rsid w:val="00E3097D"/>
    <w:rsid w:val="00E3100F"/>
    <w:rsid w:val="00E3139E"/>
    <w:rsid w:val="00E316C5"/>
    <w:rsid w:val="00E31A7E"/>
    <w:rsid w:val="00E31BB8"/>
    <w:rsid w:val="00E32659"/>
    <w:rsid w:val="00E327E0"/>
    <w:rsid w:val="00E32F4C"/>
    <w:rsid w:val="00E333F9"/>
    <w:rsid w:val="00E339F9"/>
    <w:rsid w:val="00E33AB1"/>
    <w:rsid w:val="00E34065"/>
    <w:rsid w:val="00E3438E"/>
    <w:rsid w:val="00E3461E"/>
    <w:rsid w:val="00E34B2D"/>
    <w:rsid w:val="00E34E10"/>
    <w:rsid w:val="00E34E37"/>
    <w:rsid w:val="00E355F2"/>
    <w:rsid w:val="00E35859"/>
    <w:rsid w:val="00E362D6"/>
    <w:rsid w:val="00E37DA1"/>
    <w:rsid w:val="00E37DB5"/>
    <w:rsid w:val="00E4020B"/>
    <w:rsid w:val="00E402BE"/>
    <w:rsid w:val="00E4038D"/>
    <w:rsid w:val="00E40F5A"/>
    <w:rsid w:val="00E41356"/>
    <w:rsid w:val="00E4135E"/>
    <w:rsid w:val="00E42273"/>
    <w:rsid w:val="00E4289F"/>
    <w:rsid w:val="00E42B0D"/>
    <w:rsid w:val="00E43553"/>
    <w:rsid w:val="00E437A3"/>
    <w:rsid w:val="00E43973"/>
    <w:rsid w:val="00E43CF8"/>
    <w:rsid w:val="00E43E71"/>
    <w:rsid w:val="00E446F7"/>
    <w:rsid w:val="00E44A8D"/>
    <w:rsid w:val="00E45427"/>
    <w:rsid w:val="00E454FF"/>
    <w:rsid w:val="00E45571"/>
    <w:rsid w:val="00E4584B"/>
    <w:rsid w:val="00E4608C"/>
    <w:rsid w:val="00E460F4"/>
    <w:rsid w:val="00E46A10"/>
    <w:rsid w:val="00E46D5F"/>
    <w:rsid w:val="00E46F99"/>
    <w:rsid w:val="00E4739A"/>
    <w:rsid w:val="00E47985"/>
    <w:rsid w:val="00E47BD2"/>
    <w:rsid w:val="00E5006E"/>
    <w:rsid w:val="00E50BF9"/>
    <w:rsid w:val="00E50F87"/>
    <w:rsid w:val="00E52A3B"/>
    <w:rsid w:val="00E52F6D"/>
    <w:rsid w:val="00E5309F"/>
    <w:rsid w:val="00E5483E"/>
    <w:rsid w:val="00E548F4"/>
    <w:rsid w:val="00E54AAC"/>
    <w:rsid w:val="00E54E5B"/>
    <w:rsid w:val="00E54FA0"/>
    <w:rsid w:val="00E5500A"/>
    <w:rsid w:val="00E5500E"/>
    <w:rsid w:val="00E5515A"/>
    <w:rsid w:val="00E5524A"/>
    <w:rsid w:val="00E55728"/>
    <w:rsid w:val="00E558F5"/>
    <w:rsid w:val="00E55A65"/>
    <w:rsid w:val="00E55C4B"/>
    <w:rsid w:val="00E5609C"/>
    <w:rsid w:val="00E56B2C"/>
    <w:rsid w:val="00E57354"/>
    <w:rsid w:val="00E573E3"/>
    <w:rsid w:val="00E5798E"/>
    <w:rsid w:val="00E6013B"/>
    <w:rsid w:val="00E601B7"/>
    <w:rsid w:val="00E6086D"/>
    <w:rsid w:val="00E60A06"/>
    <w:rsid w:val="00E60FBE"/>
    <w:rsid w:val="00E6101D"/>
    <w:rsid w:val="00E61835"/>
    <w:rsid w:val="00E61A3C"/>
    <w:rsid w:val="00E61C3D"/>
    <w:rsid w:val="00E61FB6"/>
    <w:rsid w:val="00E62C0C"/>
    <w:rsid w:val="00E62E34"/>
    <w:rsid w:val="00E62EC0"/>
    <w:rsid w:val="00E63EA1"/>
    <w:rsid w:val="00E63EA2"/>
    <w:rsid w:val="00E643DB"/>
    <w:rsid w:val="00E64415"/>
    <w:rsid w:val="00E6447A"/>
    <w:rsid w:val="00E645A7"/>
    <w:rsid w:val="00E64901"/>
    <w:rsid w:val="00E65564"/>
    <w:rsid w:val="00E659B1"/>
    <w:rsid w:val="00E65A19"/>
    <w:rsid w:val="00E65ADA"/>
    <w:rsid w:val="00E65DC2"/>
    <w:rsid w:val="00E65E12"/>
    <w:rsid w:val="00E67030"/>
    <w:rsid w:val="00E67224"/>
    <w:rsid w:val="00E6733F"/>
    <w:rsid w:val="00E67A53"/>
    <w:rsid w:val="00E67CE3"/>
    <w:rsid w:val="00E70349"/>
    <w:rsid w:val="00E706F7"/>
    <w:rsid w:val="00E7080C"/>
    <w:rsid w:val="00E7157C"/>
    <w:rsid w:val="00E7188B"/>
    <w:rsid w:val="00E718ED"/>
    <w:rsid w:val="00E72C8E"/>
    <w:rsid w:val="00E72DDD"/>
    <w:rsid w:val="00E732FA"/>
    <w:rsid w:val="00E7380F"/>
    <w:rsid w:val="00E73EA7"/>
    <w:rsid w:val="00E74065"/>
    <w:rsid w:val="00E741C3"/>
    <w:rsid w:val="00E742A8"/>
    <w:rsid w:val="00E74863"/>
    <w:rsid w:val="00E7489B"/>
    <w:rsid w:val="00E74FDD"/>
    <w:rsid w:val="00E7573F"/>
    <w:rsid w:val="00E75C55"/>
    <w:rsid w:val="00E7614F"/>
    <w:rsid w:val="00E763DD"/>
    <w:rsid w:val="00E765E9"/>
    <w:rsid w:val="00E76C49"/>
    <w:rsid w:val="00E76F69"/>
    <w:rsid w:val="00E76FE2"/>
    <w:rsid w:val="00E77132"/>
    <w:rsid w:val="00E77480"/>
    <w:rsid w:val="00E77BBA"/>
    <w:rsid w:val="00E8092C"/>
    <w:rsid w:val="00E81159"/>
    <w:rsid w:val="00E813AF"/>
    <w:rsid w:val="00E8162E"/>
    <w:rsid w:val="00E8290E"/>
    <w:rsid w:val="00E82AD2"/>
    <w:rsid w:val="00E82D78"/>
    <w:rsid w:val="00E8312E"/>
    <w:rsid w:val="00E83199"/>
    <w:rsid w:val="00E83575"/>
    <w:rsid w:val="00E835C3"/>
    <w:rsid w:val="00E83F2A"/>
    <w:rsid w:val="00E84496"/>
    <w:rsid w:val="00E85148"/>
    <w:rsid w:val="00E85660"/>
    <w:rsid w:val="00E85703"/>
    <w:rsid w:val="00E859E1"/>
    <w:rsid w:val="00E86447"/>
    <w:rsid w:val="00E86A7F"/>
    <w:rsid w:val="00E86E8D"/>
    <w:rsid w:val="00E86EFB"/>
    <w:rsid w:val="00E87A30"/>
    <w:rsid w:val="00E903EF"/>
    <w:rsid w:val="00E909E2"/>
    <w:rsid w:val="00E909E8"/>
    <w:rsid w:val="00E90EF8"/>
    <w:rsid w:val="00E90F31"/>
    <w:rsid w:val="00E90FEE"/>
    <w:rsid w:val="00E9138F"/>
    <w:rsid w:val="00E913B6"/>
    <w:rsid w:val="00E913EF"/>
    <w:rsid w:val="00E915AC"/>
    <w:rsid w:val="00E91ADD"/>
    <w:rsid w:val="00E924C9"/>
    <w:rsid w:val="00E92522"/>
    <w:rsid w:val="00E92C8D"/>
    <w:rsid w:val="00E92FA4"/>
    <w:rsid w:val="00E93294"/>
    <w:rsid w:val="00E93389"/>
    <w:rsid w:val="00E935FB"/>
    <w:rsid w:val="00E9366C"/>
    <w:rsid w:val="00E93A34"/>
    <w:rsid w:val="00E93A35"/>
    <w:rsid w:val="00E93E1C"/>
    <w:rsid w:val="00E93F52"/>
    <w:rsid w:val="00E93F85"/>
    <w:rsid w:val="00E9488C"/>
    <w:rsid w:val="00E94B61"/>
    <w:rsid w:val="00E94EE5"/>
    <w:rsid w:val="00E952FA"/>
    <w:rsid w:val="00E95A21"/>
    <w:rsid w:val="00E95D62"/>
    <w:rsid w:val="00E96946"/>
    <w:rsid w:val="00E96C12"/>
    <w:rsid w:val="00E96F6B"/>
    <w:rsid w:val="00E97582"/>
    <w:rsid w:val="00E975EE"/>
    <w:rsid w:val="00E97AF2"/>
    <w:rsid w:val="00EA03B4"/>
    <w:rsid w:val="00EA0AB5"/>
    <w:rsid w:val="00EA0C8E"/>
    <w:rsid w:val="00EA0D52"/>
    <w:rsid w:val="00EA1114"/>
    <w:rsid w:val="00EA12CC"/>
    <w:rsid w:val="00EA13D6"/>
    <w:rsid w:val="00EA1B01"/>
    <w:rsid w:val="00EA1BBC"/>
    <w:rsid w:val="00EA1E0D"/>
    <w:rsid w:val="00EA23CB"/>
    <w:rsid w:val="00EA2BC6"/>
    <w:rsid w:val="00EA3395"/>
    <w:rsid w:val="00EA33E2"/>
    <w:rsid w:val="00EA3606"/>
    <w:rsid w:val="00EA37A5"/>
    <w:rsid w:val="00EA38EE"/>
    <w:rsid w:val="00EA3D86"/>
    <w:rsid w:val="00EA3E1D"/>
    <w:rsid w:val="00EA41F8"/>
    <w:rsid w:val="00EA4369"/>
    <w:rsid w:val="00EA439E"/>
    <w:rsid w:val="00EA45C5"/>
    <w:rsid w:val="00EA4713"/>
    <w:rsid w:val="00EA4801"/>
    <w:rsid w:val="00EA4988"/>
    <w:rsid w:val="00EA4C11"/>
    <w:rsid w:val="00EA4E7E"/>
    <w:rsid w:val="00EA513A"/>
    <w:rsid w:val="00EA57B7"/>
    <w:rsid w:val="00EA5A00"/>
    <w:rsid w:val="00EA6240"/>
    <w:rsid w:val="00EA6387"/>
    <w:rsid w:val="00EA6A4E"/>
    <w:rsid w:val="00EA70A8"/>
    <w:rsid w:val="00EA774A"/>
    <w:rsid w:val="00EB022C"/>
    <w:rsid w:val="00EB0439"/>
    <w:rsid w:val="00EB0BAB"/>
    <w:rsid w:val="00EB0D07"/>
    <w:rsid w:val="00EB0E1C"/>
    <w:rsid w:val="00EB0FAC"/>
    <w:rsid w:val="00EB112E"/>
    <w:rsid w:val="00EB113D"/>
    <w:rsid w:val="00EB127C"/>
    <w:rsid w:val="00EB16F4"/>
    <w:rsid w:val="00EB23EB"/>
    <w:rsid w:val="00EB2C84"/>
    <w:rsid w:val="00EB2F1E"/>
    <w:rsid w:val="00EB3F23"/>
    <w:rsid w:val="00EB40FB"/>
    <w:rsid w:val="00EB421D"/>
    <w:rsid w:val="00EB4BF0"/>
    <w:rsid w:val="00EB4FB8"/>
    <w:rsid w:val="00EB50A6"/>
    <w:rsid w:val="00EB554B"/>
    <w:rsid w:val="00EB61E1"/>
    <w:rsid w:val="00EB64DF"/>
    <w:rsid w:val="00EB6E73"/>
    <w:rsid w:val="00EB7371"/>
    <w:rsid w:val="00EB78DA"/>
    <w:rsid w:val="00EB797C"/>
    <w:rsid w:val="00EB7DB5"/>
    <w:rsid w:val="00EC0C4E"/>
    <w:rsid w:val="00EC10F4"/>
    <w:rsid w:val="00EC1675"/>
    <w:rsid w:val="00EC18F2"/>
    <w:rsid w:val="00EC1F64"/>
    <w:rsid w:val="00EC2D0B"/>
    <w:rsid w:val="00EC3AE6"/>
    <w:rsid w:val="00EC3DB9"/>
    <w:rsid w:val="00EC42F6"/>
    <w:rsid w:val="00EC436B"/>
    <w:rsid w:val="00EC4909"/>
    <w:rsid w:val="00EC54F3"/>
    <w:rsid w:val="00EC5691"/>
    <w:rsid w:val="00EC5BA8"/>
    <w:rsid w:val="00EC6377"/>
    <w:rsid w:val="00EC6C42"/>
    <w:rsid w:val="00EC6F6E"/>
    <w:rsid w:val="00EC6F96"/>
    <w:rsid w:val="00EC729E"/>
    <w:rsid w:val="00EC777E"/>
    <w:rsid w:val="00ED0462"/>
    <w:rsid w:val="00ED0809"/>
    <w:rsid w:val="00ED0BD8"/>
    <w:rsid w:val="00ED0F17"/>
    <w:rsid w:val="00ED0F5A"/>
    <w:rsid w:val="00ED1788"/>
    <w:rsid w:val="00ED1BA9"/>
    <w:rsid w:val="00ED1C20"/>
    <w:rsid w:val="00ED1C80"/>
    <w:rsid w:val="00ED1C82"/>
    <w:rsid w:val="00ED23C6"/>
    <w:rsid w:val="00ED267C"/>
    <w:rsid w:val="00ED2AC8"/>
    <w:rsid w:val="00ED2D9F"/>
    <w:rsid w:val="00ED2EB0"/>
    <w:rsid w:val="00ED3355"/>
    <w:rsid w:val="00ED3435"/>
    <w:rsid w:val="00ED3677"/>
    <w:rsid w:val="00ED42CD"/>
    <w:rsid w:val="00ED4452"/>
    <w:rsid w:val="00ED4651"/>
    <w:rsid w:val="00ED4CFF"/>
    <w:rsid w:val="00ED4EF0"/>
    <w:rsid w:val="00ED50E8"/>
    <w:rsid w:val="00ED693D"/>
    <w:rsid w:val="00ED6E5D"/>
    <w:rsid w:val="00ED6F8F"/>
    <w:rsid w:val="00ED7364"/>
    <w:rsid w:val="00ED7595"/>
    <w:rsid w:val="00EE0F90"/>
    <w:rsid w:val="00EE16B9"/>
    <w:rsid w:val="00EE1712"/>
    <w:rsid w:val="00EE1F79"/>
    <w:rsid w:val="00EE320A"/>
    <w:rsid w:val="00EE345F"/>
    <w:rsid w:val="00EE362D"/>
    <w:rsid w:val="00EE37DA"/>
    <w:rsid w:val="00EE3DDC"/>
    <w:rsid w:val="00EE422F"/>
    <w:rsid w:val="00EE4441"/>
    <w:rsid w:val="00EE4B62"/>
    <w:rsid w:val="00EE4E1B"/>
    <w:rsid w:val="00EE5165"/>
    <w:rsid w:val="00EE520A"/>
    <w:rsid w:val="00EE5417"/>
    <w:rsid w:val="00EE5738"/>
    <w:rsid w:val="00EE5FC2"/>
    <w:rsid w:val="00EE6176"/>
    <w:rsid w:val="00EE62FD"/>
    <w:rsid w:val="00EE67B3"/>
    <w:rsid w:val="00EE6E5E"/>
    <w:rsid w:val="00EE7431"/>
    <w:rsid w:val="00EE7520"/>
    <w:rsid w:val="00EF0146"/>
    <w:rsid w:val="00EF05E8"/>
    <w:rsid w:val="00EF0802"/>
    <w:rsid w:val="00EF0CED"/>
    <w:rsid w:val="00EF1947"/>
    <w:rsid w:val="00EF1EA9"/>
    <w:rsid w:val="00EF1FDB"/>
    <w:rsid w:val="00EF2017"/>
    <w:rsid w:val="00EF2730"/>
    <w:rsid w:val="00EF2B8D"/>
    <w:rsid w:val="00EF2C7A"/>
    <w:rsid w:val="00EF2DEE"/>
    <w:rsid w:val="00EF2E85"/>
    <w:rsid w:val="00EF342F"/>
    <w:rsid w:val="00EF359E"/>
    <w:rsid w:val="00EF3733"/>
    <w:rsid w:val="00EF379C"/>
    <w:rsid w:val="00EF42EA"/>
    <w:rsid w:val="00EF47BF"/>
    <w:rsid w:val="00EF4B14"/>
    <w:rsid w:val="00EF5147"/>
    <w:rsid w:val="00EF5456"/>
    <w:rsid w:val="00EF588B"/>
    <w:rsid w:val="00EF5A81"/>
    <w:rsid w:val="00EF6192"/>
    <w:rsid w:val="00EF6DBF"/>
    <w:rsid w:val="00EF6E72"/>
    <w:rsid w:val="00EF70AF"/>
    <w:rsid w:val="00EF734A"/>
    <w:rsid w:val="00EF7462"/>
    <w:rsid w:val="00EF7525"/>
    <w:rsid w:val="00EF76EF"/>
    <w:rsid w:val="00EF782A"/>
    <w:rsid w:val="00F000DF"/>
    <w:rsid w:val="00F003B4"/>
    <w:rsid w:val="00F0046F"/>
    <w:rsid w:val="00F00AD5"/>
    <w:rsid w:val="00F00F5F"/>
    <w:rsid w:val="00F0166C"/>
    <w:rsid w:val="00F01D85"/>
    <w:rsid w:val="00F0234A"/>
    <w:rsid w:val="00F02EF4"/>
    <w:rsid w:val="00F03185"/>
    <w:rsid w:val="00F03440"/>
    <w:rsid w:val="00F0427B"/>
    <w:rsid w:val="00F047AE"/>
    <w:rsid w:val="00F04829"/>
    <w:rsid w:val="00F04D1D"/>
    <w:rsid w:val="00F05974"/>
    <w:rsid w:val="00F06180"/>
    <w:rsid w:val="00F06550"/>
    <w:rsid w:val="00F0658D"/>
    <w:rsid w:val="00F068C8"/>
    <w:rsid w:val="00F068CE"/>
    <w:rsid w:val="00F06F99"/>
    <w:rsid w:val="00F071B5"/>
    <w:rsid w:val="00F0729F"/>
    <w:rsid w:val="00F07F1D"/>
    <w:rsid w:val="00F10022"/>
    <w:rsid w:val="00F1028C"/>
    <w:rsid w:val="00F10409"/>
    <w:rsid w:val="00F10448"/>
    <w:rsid w:val="00F10467"/>
    <w:rsid w:val="00F10890"/>
    <w:rsid w:val="00F10B2E"/>
    <w:rsid w:val="00F10C5D"/>
    <w:rsid w:val="00F115FD"/>
    <w:rsid w:val="00F11601"/>
    <w:rsid w:val="00F11671"/>
    <w:rsid w:val="00F117E2"/>
    <w:rsid w:val="00F127E2"/>
    <w:rsid w:val="00F1284A"/>
    <w:rsid w:val="00F128C3"/>
    <w:rsid w:val="00F128C7"/>
    <w:rsid w:val="00F1307B"/>
    <w:rsid w:val="00F13555"/>
    <w:rsid w:val="00F138AE"/>
    <w:rsid w:val="00F1431E"/>
    <w:rsid w:val="00F1465F"/>
    <w:rsid w:val="00F14741"/>
    <w:rsid w:val="00F147B4"/>
    <w:rsid w:val="00F148A4"/>
    <w:rsid w:val="00F15505"/>
    <w:rsid w:val="00F15655"/>
    <w:rsid w:val="00F1581E"/>
    <w:rsid w:val="00F15EB4"/>
    <w:rsid w:val="00F16064"/>
    <w:rsid w:val="00F161BF"/>
    <w:rsid w:val="00F16358"/>
    <w:rsid w:val="00F165CD"/>
    <w:rsid w:val="00F16771"/>
    <w:rsid w:val="00F16839"/>
    <w:rsid w:val="00F16C51"/>
    <w:rsid w:val="00F16E82"/>
    <w:rsid w:val="00F16E84"/>
    <w:rsid w:val="00F16EC1"/>
    <w:rsid w:val="00F17048"/>
    <w:rsid w:val="00F170F0"/>
    <w:rsid w:val="00F172AD"/>
    <w:rsid w:val="00F175FB"/>
    <w:rsid w:val="00F1797C"/>
    <w:rsid w:val="00F17B3D"/>
    <w:rsid w:val="00F20872"/>
    <w:rsid w:val="00F20B66"/>
    <w:rsid w:val="00F20DB4"/>
    <w:rsid w:val="00F20FC2"/>
    <w:rsid w:val="00F21789"/>
    <w:rsid w:val="00F218C3"/>
    <w:rsid w:val="00F21F89"/>
    <w:rsid w:val="00F22419"/>
    <w:rsid w:val="00F226F0"/>
    <w:rsid w:val="00F2486C"/>
    <w:rsid w:val="00F24908"/>
    <w:rsid w:val="00F24AB2"/>
    <w:rsid w:val="00F24ABE"/>
    <w:rsid w:val="00F24B0E"/>
    <w:rsid w:val="00F25A2C"/>
    <w:rsid w:val="00F25C83"/>
    <w:rsid w:val="00F26054"/>
    <w:rsid w:val="00F26650"/>
    <w:rsid w:val="00F269E3"/>
    <w:rsid w:val="00F26D15"/>
    <w:rsid w:val="00F271E4"/>
    <w:rsid w:val="00F2798E"/>
    <w:rsid w:val="00F27B5F"/>
    <w:rsid w:val="00F30076"/>
    <w:rsid w:val="00F30289"/>
    <w:rsid w:val="00F305A0"/>
    <w:rsid w:val="00F31056"/>
    <w:rsid w:val="00F31180"/>
    <w:rsid w:val="00F315CA"/>
    <w:rsid w:val="00F31778"/>
    <w:rsid w:val="00F31BE8"/>
    <w:rsid w:val="00F3250D"/>
    <w:rsid w:val="00F32B48"/>
    <w:rsid w:val="00F32BCA"/>
    <w:rsid w:val="00F33052"/>
    <w:rsid w:val="00F336D2"/>
    <w:rsid w:val="00F33726"/>
    <w:rsid w:val="00F3389E"/>
    <w:rsid w:val="00F33CA3"/>
    <w:rsid w:val="00F33F25"/>
    <w:rsid w:val="00F34618"/>
    <w:rsid w:val="00F3489D"/>
    <w:rsid w:val="00F3528C"/>
    <w:rsid w:val="00F35FD2"/>
    <w:rsid w:val="00F36444"/>
    <w:rsid w:val="00F3657C"/>
    <w:rsid w:val="00F369AA"/>
    <w:rsid w:val="00F36DF4"/>
    <w:rsid w:val="00F36F70"/>
    <w:rsid w:val="00F37A79"/>
    <w:rsid w:val="00F37C2F"/>
    <w:rsid w:val="00F404CD"/>
    <w:rsid w:val="00F4098B"/>
    <w:rsid w:val="00F40E9C"/>
    <w:rsid w:val="00F40F3F"/>
    <w:rsid w:val="00F4121A"/>
    <w:rsid w:val="00F41B61"/>
    <w:rsid w:val="00F41FC5"/>
    <w:rsid w:val="00F4207A"/>
    <w:rsid w:val="00F4236F"/>
    <w:rsid w:val="00F4272F"/>
    <w:rsid w:val="00F42825"/>
    <w:rsid w:val="00F42AA1"/>
    <w:rsid w:val="00F42B88"/>
    <w:rsid w:val="00F430D6"/>
    <w:rsid w:val="00F432BC"/>
    <w:rsid w:val="00F438AC"/>
    <w:rsid w:val="00F44438"/>
    <w:rsid w:val="00F44A90"/>
    <w:rsid w:val="00F44E82"/>
    <w:rsid w:val="00F451C3"/>
    <w:rsid w:val="00F45ADB"/>
    <w:rsid w:val="00F45C54"/>
    <w:rsid w:val="00F46213"/>
    <w:rsid w:val="00F466F7"/>
    <w:rsid w:val="00F46804"/>
    <w:rsid w:val="00F46820"/>
    <w:rsid w:val="00F46952"/>
    <w:rsid w:val="00F46F6B"/>
    <w:rsid w:val="00F47608"/>
    <w:rsid w:val="00F47C20"/>
    <w:rsid w:val="00F47CC4"/>
    <w:rsid w:val="00F5004F"/>
    <w:rsid w:val="00F505C0"/>
    <w:rsid w:val="00F50984"/>
    <w:rsid w:val="00F50A26"/>
    <w:rsid w:val="00F50A2C"/>
    <w:rsid w:val="00F5117D"/>
    <w:rsid w:val="00F51716"/>
    <w:rsid w:val="00F52E50"/>
    <w:rsid w:val="00F5354B"/>
    <w:rsid w:val="00F53A8D"/>
    <w:rsid w:val="00F53E33"/>
    <w:rsid w:val="00F545B6"/>
    <w:rsid w:val="00F54870"/>
    <w:rsid w:val="00F55227"/>
    <w:rsid w:val="00F55528"/>
    <w:rsid w:val="00F55ADA"/>
    <w:rsid w:val="00F55B3A"/>
    <w:rsid w:val="00F55D4C"/>
    <w:rsid w:val="00F55D51"/>
    <w:rsid w:val="00F55E05"/>
    <w:rsid w:val="00F5659E"/>
    <w:rsid w:val="00F56A7A"/>
    <w:rsid w:val="00F579A6"/>
    <w:rsid w:val="00F57E0E"/>
    <w:rsid w:val="00F60582"/>
    <w:rsid w:val="00F605BA"/>
    <w:rsid w:val="00F615F6"/>
    <w:rsid w:val="00F616C7"/>
    <w:rsid w:val="00F617E0"/>
    <w:rsid w:val="00F61A9E"/>
    <w:rsid w:val="00F61BD2"/>
    <w:rsid w:val="00F625A5"/>
    <w:rsid w:val="00F631D8"/>
    <w:rsid w:val="00F6360C"/>
    <w:rsid w:val="00F64119"/>
    <w:rsid w:val="00F64894"/>
    <w:rsid w:val="00F649C9"/>
    <w:rsid w:val="00F64F07"/>
    <w:rsid w:val="00F65A65"/>
    <w:rsid w:val="00F65BDC"/>
    <w:rsid w:val="00F65C25"/>
    <w:rsid w:val="00F65E1B"/>
    <w:rsid w:val="00F66316"/>
    <w:rsid w:val="00F66340"/>
    <w:rsid w:val="00F66808"/>
    <w:rsid w:val="00F66901"/>
    <w:rsid w:val="00F66ACE"/>
    <w:rsid w:val="00F66B01"/>
    <w:rsid w:val="00F67186"/>
    <w:rsid w:val="00F6784E"/>
    <w:rsid w:val="00F678F6"/>
    <w:rsid w:val="00F67B50"/>
    <w:rsid w:val="00F67C5E"/>
    <w:rsid w:val="00F70267"/>
    <w:rsid w:val="00F702BE"/>
    <w:rsid w:val="00F70634"/>
    <w:rsid w:val="00F706BE"/>
    <w:rsid w:val="00F7078D"/>
    <w:rsid w:val="00F70A13"/>
    <w:rsid w:val="00F70B2F"/>
    <w:rsid w:val="00F70B46"/>
    <w:rsid w:val="00F7143B"/>
    <w:rsid w:val="00F7195E"/>
    <w:rsid w:val="00F72926"/>
    <w:rsid w:val="00F729B7"/>
    <w:rsid w:val="00F72ED5"/>
    <w:rsid w:val="00F73FEE"/>
    <w:rsid w:val="00F7414E"/>
    <w:rsid w:val="00F74587"/>
    <w:rsid w:val="00F74A83"/>
    <w:rsid w:val="00F757F5"/>
    <w:rsid w:val="00F75EC4"/>
    <w:rsid w:val="00F76016"/>
    <w:rsid w:val="00F7607E"/>
    <w:rsid w:val="00F7615B"/>
    <w:rsid w:val="00F76181"/>
    <w:rsid w:val="00F764D6"/>
    <w:rsid w:val="00F77488"/>
    <w:rsid w:val="00F774ED"/>
    <w:rsid w:val="00F77726"/>
    <w:rsid w:val="00F77912"/>
    <w:rsid w:val="00F77915"/>
    <w:rsid w:val="00F77E19"/>
    <w:rsid w:val="00F77EA3"/>
    <w:rsid w:val="00F807E9"/>
    <w:rsid w:val="00F80988"/>
    <w:rsid w:val="00F8112B"/>
    <w:rsid w:val="00F8148F"/>
    <w:rsid w:val="00F81A18"/>
    <w:rsid w:val="00F8286E"/>
    <w:rsid w:val="00F828D4"/>
    <w:rsid w:val="00F8326E"/>
    <w:rsid w:val="00F8335C"/>
    <w:rsid w:val="00F833D9"/>
    <w:rsid w:val="00F835B2"/>
    <w:rsid w:val="00F83EA5"/>
    <w:rsid w:val="00F84225"/>
    <w:rsid w:val="00F8458D"/>
    <w:rsid w:val="00F846AF"/>
    <w:rsid w:val="00F84D07"/>
    <w:rsid w:val="00F84E2A"/>
    <w:rsid w:val="00F85AF5"/>
    <w:rsid w:val="00F85E1B"/>
    <w:rsid w:val="00F85E5B"/>
    <w:rsid w:val="00F8680F"/>
    <w:rsid w:val="00F86E26"/>
    <w:rsid w:val="00F86F5C"/>
    <w:rsid w:val="00F87199"/>
    <w:rsid w:val="00F871EF"/>
    <w:rsid w:val="00F87229"/>
    <w:rsid w:val="00F87400"/>
    <w:rsid w:val="00F87B05"/>
    <w:rsid w:val="00F90510"/>
    <w:rsid w:val="00F906C3"/>
    <w:rsid w:val="00F909E4"/>
    <w:rsid w:val="00F912B7"/>
    <w:rsid w:val="00F9138B"/>
    <w:rsid w:val="00F913F5"/>
    <w:rsid w:val="00F9150D"/>
    <w:rsid w:val="00F91776"/>
    <w:rsid w:val="00F9289A"/>
    <w:rsid w:val="00F93101"/>
    <w:rsid w:val="00F9370D"/>
    <w:rsid w:val="00F93ED7"/>
    <w:rsid w:val="00F94180"/>
    <w:rsid w:val="00F94529"/>
    <w:rsid w:val="00F9477F"/>
    <w:rsid w:val="00F94819"/>
    <w:rsid w:val="00F94C1B"/>
    <w:rsid w:val="00F95143"/>
    <w:rsid w:val="00F95B50"/>
    <w:rsid w:val="00F95E06"/>
    <w:rsid w:val="00F96255"/>
    <w:rsid w:val="00F9642B"/>
    <w:rsid w:val="00F96DCF"/>
    <w:rsid w:val="00F97668"/>
    <w:rsid w:val="00F97E82"/>
    <w:rsid w:val="00FA1836"/>
    <w:rsid w:val="00FA18AF"/>
    <w:rsid w:val="00FA19CB"/>
    <w:rsid w:val="00FA1AA7"/>
    <w:rsid w:val="00FA1BF0"/>
    <w:rsid w:val="00FA1D37"/>
    <w:rsid w:val="00FA23F5"/>
    <w:rsid w:val="00FA2B9E"/>
    <w:rsid w:val="00FA3105"/>
    <w:rsid w:val="00FA36F3"/>
    <w:rsid w:val="00FA396C"/>
    <w:rsid w:val="00FA3992"/>
    <w:rsid w:val="00FA3BAB"/>
    <w:rsid w:val="00FA3CA3"/>
    <w:rsid w:val="00FA42E8"/>
    <w:rsid w:val="00FA4B57"/>
    <w:rsid w:val="00FA57FD"/>
    <w:rsid w:val="00FA596D"/>
    <w:rsid w:val="00FA5C5B"/>
    <w:rsid w:val="00FA5F47"/>
    <w:rsid w:val="00FA7066"/>
    <w:rsid w:val="00FA73DF"/>
    <w:rsid w:val="00FA7835"/>
    <w:rsid w:val="00FB068A"/>
    <w:rsid w:val="00FB0ADD"/>
    <w:rsid w:val="00FB0D21"/>
    <w:rsid w:val="00FB110E"/>
    <w:rsid w:val="00FB171B"/>
    <w:rsid w:val="00FB241E"/>
    <w:rsid w:val="00FB28AA"/>
    <w:rsid w:val="00FB3708"/>
    <w:rsid w:val="00FB3A28"/>
    <w:rsid w:val="00FB45E7"/>
    <w:rsid w:val="00FB4650"/>
    <w:rsid w:val="00FB4CFC"/>
    <w:rsid w:val="00FB57A7"/>
    <w:rsid w:val="00FB5838"/>
    <w:rsid w:val="00FB643F"/>
    <w:rsid w:val="00FB6A4A"/>
    <w:rsid w:val="00FB6EC5"/>
    <w:rsid w:val="00FB76FE"/>
    <w:rsid w:val="00FB7F34"/>
    <w:rsid w:val="00FC0628"/>
    <w:rsid w:val="00FC0980"/>
    <w:rsid w:val="00FC0E6C"/>
    <w:rsid w:val="00FC0F1F"/>
    <w:rsid w:val="00FC236C"/>
    <w:rsid w:val="00FC2656"/>
    <w:rsid w:val="00FC2BA9"/>
    <w:rsid w:val="00FC2F51"/>
    <w:rsid w:val="00FC2F9E"/>
    <w:rsid w:val="00FC32D8"/>
    <w:rsid w:val="00FC3411"/>
    <w:rsid w:val="00FC344D"/>
    <w:rsid w:val="00FC3E2F"/>
    <w:rsid w:val="00FC42AD"/>
    <w:rsid w:val="00FC475E"/>
    <w:rsid w:val="00FC4C0C"/>
    <w:rsid w:val="00FC5A3C"/>
    <w:rsid w:val="00FC5B9C"/>
    <w:rsid w:val="00FC5EBE"/>
    <w:rsid w:val="00FC68BC"/>
    <w:rsid w:val="00FC6A56"/>
    <w:rsid w:val="00FC6C17"/>
    <w:rsid w:val="00FC6CD8"/>
    <w:rsid w:val="00FC6E4E"/>
    <w:rsid w:val="00FC6F2A"/>
    <w:rsid w:val="00FC7763"/>
    <w:rsid w:val="00FC7B55"/>
    <w:rsid w:val="00FD0494"/>
    <w:rsid w:val="00FD04BC"/>
    <w:rsid w:val="00FD0744"/>
    <w:rsid w:val="00FD0865"/>
    <w:rsid w:val="00FD090D"/>
    <w:rsid w:val="00FD0AD6"/>
    <w:rsid w:val="00FD0C30"/>
    <w:rsid w:val="00FD0CDE"/>
    <w:rsid w:val="00FD1B63"/>
    <w:rsid w:val="00FD1CAE"/>
    <w:rsid w:val="00FD23F4"/>
    <w:rsid w:val="00FD273A"/>
    <w:rsid w:val="00FD2F30"/>
    <w:rsid w:val="00FD3018"/>
    <w:rsid w:val="00FD3051"/>
    <w:rsid w:val="00FD3150"/>
    <w:rsid w:val="00FD346C"/>
    <w:rsid w:val="00FD4406"/>
    <w:rsid w:val="00FD5515"/>
    <w:rsid w:val="00FD55AF"/>
    <w:rsid w:val="00FD5602"/>
    <w:rsid w:val="00FD5757"/>
    <w:rsid w:val="00FD5DDA"/>
    <w:rsid w:val="00FD6133"/>
    <w:rsid w:val="00FD6598"/>
    <w:rsid w:val="00FD68C7"/>
    <w:rsid w:val="00FD6FEE"/>
    <w:rsid w:val="00FD7567"/>
    <w:rsid w:val="00FD7E39"/>
    <w:rsid w:val="00FD7EB3"/>
    <w:rsid w:val="00FE02AA"/>
    <w:rsid w:val="00FE03D2"/>
    <w:rsid w:val="00FE0668"/>
    <w:rsid w:val="00FE0B0F"/>
    <w:rsid w:val="00FE0DD2"/>
    <w:rsid w:val="00FE1737"/>
    <w:rsid w:val="00FE19B3"/>
    <w:rsid w:val="00FE1A14"/>
    <w:rsid w:val="00FE1C34"/>
    <w:rsid w:val="00FE2082"/>
    <w:rsid w:val="00FE25D3"/>
    <w:rsid w:val="00FE25FD"/>
    <w:rsid w:val="00FE3001"/>
    <w:rsid w:val="00FE31C6"/>
    <w:rsid w:val="00FE326F"/>
    <w:rsid w:val="00FE3973"/>
    <w:rsid w:val="00FE4313"/>
    <w:rsid w:val="00FE4A6F"/>
    <w:rsid w:val="00FE4E52"/>
    <w:rsid w:val="00FE4F98"/>
    <w:rsid w:val="00FE5118"/>
    <w:rsid w:val="00FE5429"/>
    <w:rsid w:val="00FE5446"/>
    <w:rsid w:val="00FE551B"/>
    <w:rsid w:val="00FE58BC"/>
    <w:rsid w:val="00FE6CE2"/>
    <w:rsid w:val="00FE723C"/>
    <w:rsid w:val="00FE7C6B"/>
    <w:rsid w:val="00FE7DAC"/>
    <w:rsid w:val="00FF0991"/>
    <w:rsid w:val="00FF0E1C"/>
    <w:rsid w:val="00FF0EAA"/>
    <w:rsid w:val="00FF10F5"/>
    <w:rsid w:val="00FF13D9"/>
    <w:rsid w:val="00FF1629"/>
    <w:rsid w:val="00FF1F09"/>
    <w:rsid w:val="00FF249B"/>
    <w:rsid w:val="00FF24E9"/>
    <w:rsid w:val="00FF2804"/>
    <w:rsid w:val="00FF2928"/>
    <w:rsid w:val="00FF2B73"/>
    <w:rsid w:val="00FF2EAD"/>
    <w:rsid w:val="00FF33CD"/>
    <w:rsid w:val="00FF35CB"/>
    <w:rsid w:val="00FF3A60"/>
    <w:rsid w:val="00FF4549"/>
    <w:rsid w:val="00FF4716"/>
    <w:rsid w:val="00FF47B6"/>
    <w:rsid w:val="00FF4C73"/>
    <w:rsid w:val="00FF4D17"/>
    <w:rsid w:val="00FF4D3B"/>
    <w:rsid w:val="00FF4FFB"/>
    <w:rsid w:val="00FF578E"/>
    <w:rsid w:val="00FF5A2E"/>
    <w:rsid w:val="00FF5AAD"/>
    <w:rsid w:val="00FF5B19"/>
    <w:rsid w:val="00FF5B73"/>
    <w:rsid w:val="00FF6157"/>
    <w:rsid w:val="00FF61A3"/>
    <w:rsid w:val="00FF6338"/>
    <w:rsid w:val="00FF63E8"/>
    <w:rsid w:val="00FF6579"/>
    <w:rsid w:val="00FF6B3B"/>
    <w:rsid w:val="00FF73B4"/>
    <w:rsid w:val="00FF7ABC"/>
    <w:rsid w:val="00FF7FC3"/>
    <w:rsid w:val="00FF7FEC"/>
    <w:rsid w:val="010ECBFA"/>
    <w:rsid w:val="01ABBC09"/>
    <w:rsid w:val="020C2050"/>
    <w:rsid w:val="0242ED84"/>
    <w:rsid w:val="025DF755"/>
    <w:rsid w:val="0269E19F"/>
    <w:rsid w:val="029612A2"/>
    <w:rsid w:val="029E9D36"/>
    <w:rsid w:val="02C4553F"/>
    <w:rsid w:val="031B1484"/>
    <w:rsid w:val="0330D035"/>
    <w:rsid w:val="03410EED"/>
    <w:rsid w:val="037F00D0"/>
    <w:rsid w:val="0447F8C8"/>
    <w:rsid w:val="0465EB68"/>
    <w:rsid w:val="0477B7AC"/>
    <w:rsid w:val="049D5115"/>
    <w:rsid w:val="04BB3969"/>
    <w:rsid w:val="04EF8CF6"/>
    <w:rsid w:val="04EF9026"/>
    <w:rsid w:val="050C6DBF"/>
    <w:rsid w:val="052F0A6D"/>
    <w:rsid w:val="05692C6C"/>
    <w:rsid w:val="056EEC88"/>
    <w:rsid w:val="05CFCB0A"/>
    <w:rsid w:val="05DF8639"/>
    <w:rsid w:val="05F4B61E"/>
    <w:rsid w:val="06608AE7"/>
    <w:rsid w:val="0670C324"/>
    <w:rsid w:val="0678C66A"/>
    <w:rsid w:val="0682401D"/>
    <w:rsid w:val="069D627A"/>
    <w:rsid w:val="06ADCC8D"/>
    <w:rsid w:val="06B53385"/>
    <w:rsid w:val="072A77B5"/>
    <w:rsid w:val="0743A0B8"/>
    <w:rsid w:val="075FD5EA"/>
    <w:rsid w:val="07962334"/>
    <w:rsid w:val="07BDF01B"/>
    <w:rsid w:val="07F9E0C2"/>
    <w:rsid w:val="08013915"/>
    <w:rsid w:val="08297D4D"/>
    <w:rsid w:val="08300FEA"/>
    <w:rsid w:val="084B7423"/>
    <w:rsid w:val="08526186"/>
    <w:rsid w:val="08ACBAE0"/>
    <w:rsid w:val="08DF01FB"/>
    <w:rsid w:val="08DF79E1"/>
    <w:rsid w:val="08F4B0C7"/>
    <w:rsid w:val="09929588"/>
    <w:rsid w:val="09C3D29E"/>
    <w:rsid w:val="09C56019"/>
    <w:rsid w:val="09D43731"/>
    <w:rsid w:val="0A439BEC"/>
    <w:rsid w:val="0A4C8AA3"/>
    <w:rsid w:val="0A9183D8"/>
    <w:rsid w:val="0AA0D44C"/>
    <w:rsid w:val="0AEF0FB3"/>
    <w:rsid w:val="0AFC3747"/>
    <w:rsid w:val="0B22B9BD"/>
    <w:rsid w:val="0BD3D3E8"/>
    <w:rsid w:val="0C64BD67"/>
    <w:rsid w:val="0C657D2D"/>
    <w:rsid w:val="0CB01F1C"/>
    <w:rsid w:val="0CF6D5A0"/>
    <w:rsid w:val="0CFC681B"/>
    <w:rsid w:val="0D17446C"/>
    <w:rsid w:val="0D351891"/>
    <w:rsid w:val="0D3A7FC0"/>
    <w:rsid w:val="0D5F04D9"/>
    <w:rsid w:val="0DA21B68"/>
    <w:rsid w:val="0DA33A19"/>
    <w:rsid w:val="0DF62A6F"/>
    <w:rsid w:val="0E24BC6D"/>
    <w:rsid w:val="0E42C8B8"/>
    <w:rsid w:val="0E861A20"/>
    <w:rsid w:val="0E925280"/>
    <w:rsid w:val="0E96B5F7"/>
    <w:rsid w:val="0EE70AFA"/>
    <w:rsid w:val="0F09C98E"/>
    <w:rsid w:val="0F113727"/>
    <w:rsid w:val="0F17CEEF"/>
    <w:rsid w:val="0F510030"/>
    <w:rsid w:val="0F55C42F"/>
    <w:rsid w:val="0F81AB45"/>
    <w:rsid w:val="100553B7"/>
    <w:rsid w:val="1056D0AD"/>
    <w:rsid w:val="1069878A"/>
    <w:rsid w:val="1095C68A"/>
    <w:rsid w:val="109C520B"/>
    <w:rsid w:val="10A39760"/>
    <w:rsid w:val="10EBD0E1"/>
    <w:rsid w:val="1122ACB1"/>
    <w:rsid w:val="1140F933"/>
    <w:rsid w:val="11690F17"/>
    <w:rsid w:val="116F1654"/>
    <w:rsid w:val="11A25740"/>
    <w:rsid w:val="11D72B79"/>
    <w:rsid w:val="11F4E665"/>
    <w:rsid w:val="124DC6E5"/>
    <w:rsid w:val="12528464"/>
    <w:rsid w:val="12787B4C"/>
    <w:rsid w:val="128592D6"/>
    <w:rsid w:val="128BAA44"/>
    <w:rsid w:val="1294E70B"/>
    <w:rsid w:val="12986210"/>
    <w:rsid w:val="129E38EE"/>
    <w:rsid w:val="12ACD64D"/>
    <w:rsid w:val="130E6095"/>
    <w:rsid w:val="13816DB2"/>
    <w:rsid w:val="14336517"/>
    <w:rsid w:val="14776398"/>
    <w:rsid w:val="148DF360"/>
    <w:rsid w:val="14A2BD62"/>
    <w:rsid w:val="14C8A49D"/>
    <w:rsid w:val="14CE44D3"/>
    <w:rsid w:val="14DF908D"/>
    <w:rsid w:val="151E7B65"/>
    <w:rsid w:val="152C3164"/>
    <w:rsid w:val="1568DD6D"/>
    <w:rsid w:val="15920B5A"/>
    <w:rsid w:val="15CCEB1D"/>
    <w:rsid w:val="16113F70"/>
    <w:rsid w:val="1631204A"/>
    <w:rsid w:val="163FE540"/>
    <w:rsid w:val="16A7C07A"/>
    <w:rsid w:val="16B4FD50"/>
    <w:rsid w:val="16B81E67"/>
    <w:rsid w:val="16C17D47"/>
    <w:rsid w:val="16ECB2A2"/>
    <w:rsid w:val="16ED4844"/>
    <w:rsid w:val="171E1E2C"/>
    <w:rsid w:val="17583C56"/>
    <w:rsid w:val="17A586EC"/>
    <w:rsid w:val="17F59642"/>
    <w:rsid w:val="18190AD4"/>
    <w:rsid w:val="182A3F33"/>
    <w:rsid w:val="182E2775"/>
    <w:rsid w:val="18336992"/>
    <w:rsid w:val="18523735"/>
    <w:rsid w:val="185AFAC7"/>
    <w:rsid w:val="18F7F6B3"/>
    <w:rsid w:val="194FCB80"/>
    <w:rsid w:val="1953DDE5"/>
    <w:rsid w:val="197167ED"/>
    <w:rsid w:val="19A17AEB"/>
    <w:rsid w:val="19A7D6AB"/>
    <w:rsid w:val="19B48A41"/>
    <w:rsid w:val="19ECC373"/>
    <w:rsid w:val="19FBB47A"/>
    <w:rsid w:val="1A1A3FE7"/>
    <w:rsid w:val="1A910790"/>
    <w:rsid w:val="1B181747"/>
    <w:rsid w:val="1B1D2B28"/>
    <w:rsid w:val="1B35346F"/>
    <w:rsid w:val="1B460FF8"/>
    <w:rsid w:val="1B4E97CA"/>
    <w:rsid w:val="1B68DAB0"/>
    <w:rsid w:val="1B96EC75"/>
    <w:rsid w:val="1BEF1C4D"/>
    <w:rsid w:val="1C02255C"/>
    <w:rsid w:val="1C02D8CC"/>
    <w:rsid w:val="1C088604"/>
    <w:rsid w:val="1C0CA9C0"/>
    <w:rsid w:val="1C1D15E0"/>
    <w:rsid w:val="1C2EAAC6"/>
    <w:rsid w:val="1C649058"/>
    <w:rsid w:val="1C6CD90D"/>
    <w:rsid w:val="1C719B9C"/>
    <w:rsid w:val="1C8D0FC4"/>
    <w:rsid w:val="1D01A889"/>
    <w:rsid w:val="1D57AB5A"/>
    <w:rsid w:val="1E08A96E"/>
    <w:rsid w:val="1E16D59C"/>
    <w:rsid w:val="1E4B178F"/>
    <w:rsid w:val="1E6E6C49"/>
    <w:rsid w:val="1E84F25C"/>
    <w:rsid w:val="1F0A3979"/>
    <w:rsid w:val="200A3CAA"/>
    <w:rsid w:val="2073FD04"/>
    <w:rsid w:val="20CC5CFB"/>
    <w:rsid w:val="20DDDAD4"/>
    <w:rsid w:val="212E8D86"/>
    <w:rsid w:val="213E73AB"/>
    <w:rsid w:val="2143350F"/>
    <w:rsid w:val="21746D9D"/>
    <w:rsid w:val="21B07138"/>
    <w:rsid w:val="21D53272"/>
    <w:rsid w:val="21ED26C2"/>
    <w:rsid w:val="21FA0640"/>
    <w:rsid w:val="2243C067"/>
    <w:rsid w:val="2246F487"/>
    <w:rsid w:val="227CA555"/>
    <w:rsid w:val="2288CC58"/>
    <w:rsid w:val="22B1DC62"/>
    <w:rsid w:val="22C1A713"/>
    <w:rsid w:val="22C3C17C"/>
    <w:rsid w:val="22CDC3E1"/>
    <w:rsid w:val="22DE3D01"/>
    <w:rsid w:val="233946D5"/>
    <w:rsid w:val="235B05C9"/>
    <w:rsid w:val="23787DDF"/>
    <w:rsid w:val="2385DA14"/>
    <w:rsid w:val="23CDB1EC"/>
    <w:rsid w:val="23D160E5"/>
    <w:rsid w:val="23EAA2BC"/>
    <w:rsid w:val="240339AD"/>
    <w:rsid w:val="2420250F"/>
    <w:rsid w:val="24329989"/>
    <w:rsid w:val="2473AA79"/>
    <w:rsid w:val="247D36D9"/>
    <w:rsid w:val="24832E1B"/>
    <w:rsid w:val="24B90775"/>
    <w:rsid w:val="24C1307B"/>
    <w:rsid w:val="24F8AE12"/>
    <w:rsid w:val="24FC85F0"/>
    <w:rsid w:val="250EAB0E"/>
    <w:rsid w:val="25329F0A"/>
    <w:rsid w:val="259BE33B"/>
    <w:rsid w:val="25FA77B8"/>
    <w:rsid w:val="260D4E68"/>
    <w:rsid w:val="264B0D52"/>
    <w:rsid w:val="266A0D3D"/>
    <w:rsid w:val="2676328B"/>
    <w:rsid w:val="26797E2E"/>
    <w:rsid w:val="26B2CF9E"/>
    <w:rsid w:val="26BC0951"/>
    <w:rsid w:val="26E40936"/>
    <w:rsid w:val="26F840D0"/>
    <w:rsid w:val="2731E445"/>
    <w:rsid w:val="2756FB88"/>
    <w:rsid w:val="275DB9FE"/>
    <w:rsid w:val="2776266A"/>
    <w:rsid w:val="27E65456"/>
    <w:rsid w:val="27EE5914"/>
    <w:rsid w:val="28154E8F"/>
    <w:rsid w:val="282E76EC"/>
    <w:rsid w:val="282F3FCA"/>
    <w:rsid w:val="2872A2FB"/>
    <w:rsid w:val="287354CC"/>
    <w:rsid w:val="28826494"/>
    <w:rsid w:val="28891BD3"/>
    <w:rsid w:val="28AA616B"/>
    <w:rsid w:val="28BE1C1B"/>
    <w:rsid w:val="292D3674"/>
    <w:rsid w:val="2950B5C3"/>
    <w:rsid w:val="297ACE5B"/>
    <w:rsid w:val="2990A517"/>
    <w:rsid w:val="299793C4"/>
    <w:rsid w:val="29B11EF0"/>
    <w:rsid w:val="2A073F1D"/>
    <w:rsid w:val="2A15A2AA"/>
    <w:rsid w:val="2A290DA3"/>
    <w:rsid w:val="2A312508"/>
    <w:rsid w:val="2A699DE7"/>
    <w:rsid w:val="2A712BC9"/>
    <w:rsid w:val="2AA007B3"/>
    <w:rsid w:val="2AA29C15"/>
    <w:rsid w:val="2AF0F85F"/>
    <w:rsid w:val="2B201931"/>
    <w:rsid w:val="2B88681A"/>
    <w:rsid w:val="2B98460B"/>
    <w:rsid w:val="2BA2718B"/>
    <w:rsid w:val="2BB0B70A"/>
    <w:rsid w:val="2BCE29F2"/>
    <w:rsid w:val="2C466227"/>
    <w:rsid w:val="2C4E57E7"/>
    <w:rsid w:val="2C79F632"/>
    <w:rsid w:val="2CE96DBB"/>
    <w:rsid w:val="2CFBE07C"/>
    <w:rsid w:val="2D134DBB"/>
    <w:rsid w:val="2D6F503D"/>
    <w:rsid w:val="2D78ACF8"/>
    <w:rsid w:val="2DECF8B8"/>
    <w:rsid w:val="2E37682F"/>
    <w:rsid w:val="2E4FC147"/>
    <w:rsid w:val="2E561F37"/>
    <w:rsid w:val="2E963166"/>
    <w:rsid w:val="2EFA18B7"/>
    <w:rsid w:val="2F3FB005"/>
    <w:rsid w:val="2F936976"/>
    <w:rsid w:val="2FCE0716"/>
    <w:rsid w:val="3095382F"/>
    <w:rsid w:val="30D42A9B"/>
    <w:rsid w:val="30D79EE2"/>
    <w:rsid w:val="3101A1FB"/>
    <w:rsid w:val="3111BF27"/>
    <w:rsid w:val="31578481"/>
    <w:rsid w:val="3176F57C"/>
    <w:rsid w:val="31C41E5B"/>
    <w:rsid w:val="31D21F70"/>
    <w:rsid w:val="31D9E0B9"/>
    <w:rsid w:val="31DA36B5"/>
    <w:rsid w:val="3205C6C5"/>
    <w:rsid w:val="3283C09D"/>
    <w:rsid w:val="328EA107"/>
    <w:rsid w:val="32E2DB82"/>
    <w:rsid w:val="336E99DE"/>
    <w:rsid w:val="33C6B7F4"/>
    <w:rsid w:val="3451DF2E"/>
    <w:rsid w:val="34902B36"/>
    <w:rsid w:val="34C098BD"/>
    <w:rsid w:val="34D018A3"/>
    <w:rsid w:val="355288AD"/>
    <w:rsid w:val="3570E0D7"/>
    <w:rsid w:val="3596348B"/>
    <w:rsid w:val="35A73E8A"/>
    <w:rsid w:val="35AB1773"/>
    <w:rsid w:val="35BD5430"/>
    <w:rsid w:val="35D6471F"/>
    <w:rsid w:val="360F8842"/>
    <w:rsid w:val="3637ACB1"/>
    <w:rsid w:val="365B2403"/>
    <w:rsid w:val="36870B61"/>
    <w:rsid w:val="36A56D8B"/>
    <w:rsid w:val="36AB6A98"/>
    <w:rsid w:val="36D0B27A"/>
    <w:rsid w:val="36D70A4B"/>
    <w:rsid w:val="36E11C90"/>
    <w:rsid w:val="3701B31F"/>
    <w:rsid w:val="370FAA6B"/>
    <w:rsid w:val="37165B2C"/>
    <w:rsid w:val="3728543D"/>
    <w:rsid w:val="3766047E"/>
    <w:rsid w:val="376AF443"/>
    <w:rsid w:val="37735EF9"/>
    <w:rsid w:val="37A74241"/>
    <w:rsid w:val="37F4F84C"/>
    <w:rsid w:val="383C3E5E"/>
    <w:rsid w:val="38C438E7"/>
    <w:rsid w:val="39651057"/>
    <w:rsid w:val="3986819A"/>
    <w:rsid w:val="3989C216"/>
    <w:rsid w:val="3A2E4F02"/>
    <w:rsid w:val="3A4CFAB7"/>
    <w:rsid w:val="3A5D9F11"/>
    <w:rsid w:val="3A97958B"/>
    <w:rsid w:val="3AA2613C"/>
    <w:rsid w:val="3AB73733"/>
    <w:rsid w:val="3B29FAB1"/>
    <w:rsid w:val="3BDDFA11"/>
    <w:rsid w:val="3C3DADB1"/>
    <w:rsid w:val="3C6540E2"/>
    <w:rsid w:val="3C90DD9E"/>
    <w:rsid w:val="3D0432D5"/>
    <w:rsid w:val="3D05BBFD"/>
    <w:rsid w:val="3D0BD902"/>
    <w:rsid w:val="3D155997"/>
    <w:rsid w:val="3D2C2080"/>
    <w:rsid w:val="3D49A079"/>
    <w:rsid w:val="3D5FA0AD"/>
    <w:rsid w:val="3DB64695"/>
    <w:rsid w:val="3DE6BCAD"/>
    <w:rsid w:val="3DF27830"/>
    <w:rsid w:val="3E08F9AE"/>
    <w:rsid w:val="3E4F313F"/>
    <w:rsid w:val="3E7D54D8"/>
    <w:rsid w:val="3E8DC5E9"/>
    <w:rsid w:val="3EA8E148"/>
    <w:rsid w:val="3ED8C753"/>
    <w:rsid w:val="3F199FC3"/>
    <w:rsid w:val="3F2098C7"/>
    <w:rsid w:val="3F6E7E44"/>
    <w:rsid w:val="3F6F5771"/>
    <w:rsid w:val="402D8443"/>
    <w:rsid w:val="40322FF8"/>
    <w:rsid w:val="40EE49BD"/>
    <w:rsid w:val="4106B1BD"/>
    <w:rsid w:val="4116FFC6"/>
    <w:rsid w:val="411DA0BE"/>
    <w:rsid w:val="41488196"/>
    <w:rsid w:val="4157C31C"/>
    <w:rsid w:val="41D5883D"/>
    <w:rsid w:val="423BCA3B"/>
    <w:rsid w:val="42FA531F"/>
    <w:rsid w:val="4306DD4B"/>
    <w:rsid w:val="4319CDF3"/>
    <w:rsid w:val="4343BED7"/>
    <w:rsid w:val="435AB31A"/>
    <w:rsid w:val="43960AF9"/>
    <w:rsid w:val="43D373F5"/>
    <w:rsid w:val="43F4FC15"/>
    <w:rsid w:val="44076F39"/>
    <w:rsid w:val="440E98F1"/>
    <w:rsid w:val="444928CF"/>
    <w:rsid w:val="4473F73B"/>
    <w:rsid w:val="44BC0093"/>
    <w:rsid w:val="44C68701"/>
    <w:rsid w:val="44F728CB"/>
    <w:rsid w:val="457651E8"/>
    <w:rsid w:val="45D006C8"/>
    <w:rsid w:val="45D35325"/>
    <w:rsid w:val="45E48FF7"/>
    <w:rsid w:val="45EEF424"/>
    <w:rsid w:val="468BA532"/>
    <w:rsid w:val="46D7B522"/>
    <w:rsid w:val="46D7DBAF"/>
    <w:rsid w:val="4702C143"/>
    <w:rsid w:val="471920CE"/>
    <w:rsid w:val="4740A213"/>
    <w:rsid w:val="4755C2FB"/>
    <w:rsid w:val="477AE343"/>
    <w:rsid w:val="47EB2809"/>
    <w:rsid w:val="480763E8"/>
    <w:rsid w:val="4815D21B"/>
    <w:rsid w:val="481FB509"/>
    <w:rsid w:val="483A6A23"/>
    <w:rsid w:val="4850104A"/>
    <w:rsid w:val="48504674"/>
    <w:rsid w:val="486FEBA8"/>
    <w:rsid w:val="48CE89E6"/>
    <w:rsid w:val="49227EA8"/>
    <w:rsid w:val="4A004C6C"/>
    <w:rsid w:val="4A57623D"/>
    <w:rsid w:val="4A885D47"/>
    <w:rsid w:val="4A9EA248"/>
    <w:rsid w:val="4AE8608A"/>
    <w:rsid w:val="4AFB1D5E"/>
    <w:rsid w:val="4B2CD8D5"/>
    <w:rsid w:val="4B483CE7"/>
    <w:rsid w:val="4B514102"/>
    <w:rsid w:val="4B870624"/>
    <w:rsid w:val="4B8FFE09"/>
    <w:rsid w:val="4BCE63C9"/>
    <w:rsid w:val="4BE03F37"/>
    <w:rsid w:val="4BF97727"/>
    <w:rsid w:val="4C10C552"/>
    <w:rsid w:val="4C7F529D"/>
    <w:rsid w:val="4C87D280"/>
    <w:rsid w:val="4CA13459"/>
    <w:rsid w:val="4D00B2D6"/>
    <w:rsid w:val="4D328657"/>
    <w:rsid w:val="4DB8CF63"/>
    <w:rsid w:val="4DEFA1DC"/>
    <w:rsid w:val="4E35B622"/>
    <w:rsid w:val="4E754814"/>
    <w:rsid w:val="4E9F5866"/>
    <w:rsid w:val="4EAAC298"/>
    <w:rsid w:val="4ECC6298"/>
    <w:rsid w:val="4F01728C"/>
    <w:rsid w:val="4F049471"/>
    <w:rsid w:val="4F38ED81"/>
    <w:rsid w:val="4F5F11B8"/>
    <w:rsid w:val="5004A385"/>
    <w:rsid w:val="506DE184"/>
    <w:rsid w:val="5086AB7B"/>
    <w:rsid w:val="508A3CAA"/>
    <w:rsid w:val="50C03782"/>
    <w:rsid w:val="50D76C87"/>
    <w:rsid w:val="50E2B1B8"/>
    <w:rsid w:val="50F08174"/>
    <w:rsid w:val="5127429E"/>
    <w:rsid w:val="514F9133"/>
    <w:rsid w:val="515FA541"/>
    <w:rsid w:val="519FDE39"/>
    <w:rsid w:val="51B1E9EA"/>
    <w:rsid w:val="51C8BADC"/>
    <w:rsid w:val="5202AB14"/>
    <w:rsid w:val="52239944"/>
    <w:rsid w:val="52296DEC"/>
    <w:rsid w:val="523126FD"/>
    <w:rsid w:val="52B1696C"/>
    <w:rsid w:val="52D2B6BC"/>
    <w:rsid w:val="530BC439"/>
    <w:rsid w:val="530BDE36"/>
    <w:rsid w:val="53323AD4"/>
    <w:rsid w:val="5344D37F"/>
    <w:rsid w:val="536BA64C"/>
    <w:rsid w:val="54676779"/>
    <w:rsid w:val="54942176"/>
    <w:rsid w:val="54A730FA"/>
    <w:rsid w:val="54B67489"/>
    <w:rsid w:val="54E98CB1"/>
    <w:rsid w:val="54F6A07D"/>
    <w:rsid w:val="54F7085B"/>
    <w:rsid w:val="55071044"/>
    <w:rsid w:val="550D5C42"/>
    <w:rsid w:val="55B1CEB1"/>
    <w:rsid w:val="55B58831"/>
    <w:rsid w:val="55CEB621"/>
    <w:rsid w:val="55CED396"/>
    <w:rsid w:val="55D44AD4"/>
    <w:rsid w:val="561823C5"/>
    <w:rsid w:val="5626E5F3"/>
    <w:rsid w:val="564375C6"/>
    <w:rsid w:val="56899BA5"/>
    <w:rsid w:val="568AC2EC"/>
    <w:rsid w:val="56A3067B"/>
    <w:rsid w:val="56AC0AFA"/>
    <w:rsid w:val="56B047C6"/>
    <w:rsid w:val="5739D211"/>
    <w:rsid w:val="57408705"/>
    <w:rsid w:val="57599AF6"/>
    <w:rsid w:val="576B82AB"/>
    <w:rsid w:val="57787E54"/>
    <w:rsid w:val="57C89E18"/>
    <w:rsid w:val="57C8D371"/>
    <w:rsid w:val="57E4E752"/>
    <w:rsid w:val="57E8113E"/>
    <w:rsid w:val="5856444B"/>
    <w:rsid w:val="58588E5E"/>
    <w:rsid w:val="587A26D8"/>
    <w:rsid w:val="588C996F"/>
    <w:rsid w:val="58BEBAE2"/>
    <w:rsid w:val="58E1B858"/>
    <w:rsid w:val="590E05F8"/>
    <w:rsid w:val="5932E1D0"/>
    <w:rsid w:val="5980B7B3"/>
    <w:rsid w:val="59B24B04"/>
    <w:rsid w:val="59F31B7C"/>
    <w:rsid w:val="5A185060"/>
    <w:rsid w:val="5A2356C7"/>
    <w:rsid w:val="5A404E6D"/>
    <w:rsid w:val="5A62AA9F"/>
    <w:rsid w:val="5AAA13CF"/>
    <w:rsid w:val="5ABCEA0D"/>
    <w:rsid w:val="5AF5F10E"/>
    <w:rsid w:val="5B037A52"/>
    <w:rsid w:val="5B05FD5F"/>
    <w:rsid w:val="5B109DA2"/>
    <w:rsid w:val="5BA0F9C0"/>
    <w:rsid w:val="5BAE74FB"/>
    <w:rsid w:val="5BB08B03"/>
    <w:rsid w:val="5BCE6339"/>
    <w:rsid w:val="5C58E27E"/>
    <w:rsid w:val="5C875691"/>
    <w:rsid w:val="5CAC309D"/>
    <w:rsid w:val="5CBAA8FF"/>
    <w:rsid w:val="5D16EFDC"/>
    <w:rsid w:val="5D2ABC3E"/>
    <w:rsid w:val="5D5B0CBE"/>
    <w:rsid w:val="5D8E1191"/>
    <w:rsid w:val="5DA71374"/>
    <w:rsid w:val="5DC874DE"/>
    <w:rsid w:val="5DD598AE"/>
    <w:rsid w:val="5E202D80"/>
    <w:rsid w:val="5E24066E"/>
    <w:rsid w:val="5E52A2B0"/>
    <w:rsid w:val="5E69302E"/>
    <w:rsid w:val="5EF84EA4"/>
    <w:rsid w:val="5F6CE06D"/>
    <w:rsid w:val="5F8E6CEF"/>
    <w:rsid w:val="5FCDFFD4"/>
    <w:rsid w:val="5FE2F3A5"/>
    <w:rsid w:val="5FEE2D6D"/>
    <w:rsid w:val="600FBC8E"/>
    <w:rsid w:val="60307FAA"/>
    <w:rsid w:val="606110C1"/>
    <w:rsid w:val="60CED95D"/>
    <w:rsid w:val="60D7DA4C"/>
    <w:rsid w:val="60E20073"/>
    <w:rsid w:val="6124096A"/>
    <w:rsid w:val="61271293"/>
    <w:rsid w:val="61A50632"/>
    <w:rsid w:val="61BF2351"/>
    <w:rsid w:val="623AAAEE"/>
    <w:rsid w:val="6260AD63"/>
    <w:rsid w:val="627413B6"/>
    <w:rsid w:val="62A12925"/>
    <w:rsid w:val="62A2EF8D"/>
    <w:rsid w:val="62D95801"/>
    <w:rsid w:val="63169438"/>
    <w:rsid w:val="63201D33"/>
    <w:rsid w:val="63259D88"/>
    <w:rsid w:val="63522038"/>
    <w:rsid w:val="6365CA81"/>
    <w:rsid w:val="637A08E6"/>
    <w:rsid w:val="63B5073F"/>
    <w:rsid w:val="63E3E802"/>
    <w:rsid w:val="63FF2415"/>
    <w:rsid w:val="6450D8B9"/>
    <w:rsid w:val="646915CD"/>
    <w:rsid w:val="646D2D1A"/>
    <w:rsid w:val="648977AA"/>
    <w:rsid w:val="64B249CB"/>
    <w:rsid w:val="64EED012"/>
    <w:rsid w:val="65596198"/>
    <w:rsid w:val="660037C3"/>
    <w:rsid w:val="6625A577"/>
    <w:rsid w:val="6634E998"/>
    <w:rsid w:val="663E9C02"/>
    <w:rsid w:val="66548DF1"/>
    <w:rsid w:val="6677F2D8"/>
    <w:rsid w:val="66B5B2C6"/>
    <w:rsid w:val="66E1F3D7"/>
    <w:rsid w:val="66E31D3F"/>
    <w:rsid w:val="66F34341"/>
    <w:rsid w:val="670AA88D"/>
    <w:rsid w:val="67450E06"/>
    <w:rsid w:val="67D22B51"/>
    <w:rsid w:val="680560A5"/>
    <w:rsid w:val="68C63A7D"/>
    <w:rsid w:val="68F7DD45"/>
    <w:rsid w:val="6906429C"/>
    <w:rsid w:val="69577434"/>
    <w:rsid w:val="6959442D"/>
    <w:rsid w:val="6A15FAE9"/>
    <w:rsid w:val="6A66CFDD"/>
    <w:rsid w:val="6A864C7A"/>
    <w:rsid w:val="6ACBA630"/>
    <w:rsid w:val="6B467CCD"/>
    <w:rsid w:val="6B84707E"/>
    <w:rsid w:val="6BBDDF4F"/>
    <w:rsid w:val="6BD79AC8"/>
    <w:rsid w:val="6BD9F4D0"/>
    <w:rsid w:val="6BE9FC31"/>
    <w:rsid w:val="6BF462F9"/>
    <w:rsid w:val="6C44EFD0"/>
    <w:rsid w:val="6C7D37CB"/>
    <w:rsid w:val="6C8893E2"/>
    <w:rsid w:val="6CA6745B"/>
    <w:rsid w:val="6CB5359E"/>
    <w:rsid w:val="6CC7DEF5"/>
    <w:rsid w:val="6D71CAB5"/>
    <w:rsid w:val="6D9892A3"/>
    <w:rsid w:val="6D9BD02A"/>
    <w:rsid w:val="6DC50E96"/>
    <w:rsid w:val="6DCA5BF6"/>
    <w:rsid w:val="6DF70CFB"/>
    <w:rsid w:val="6E413FB3"/>
    <w:rsid w:val="6E5F9FD6"/>
    <w:rsid w:val="6E6A2340"/>
    <w:rsid w:val="6EA2D05A"/>
    <w:rsid w:val="6EEB5CF2"/>
    <w:rsid w:val="6EF86C9D"/>
    <w:rsid w:val="6F1D9E8C"/>
    <w:rsid w:val="6F28D5F9"/>
    <w:rsid w:val="6F33FA01"/>
    <w:rsid w:val="6F4B2652"/>
    <w:rsid w:val="6F9D41FD"/>
    <w:rsid w:val="6FC20158"/>
    <w:rsid w:val="6FEF132E"/>
    <w:rsid w:val="70041FBF"/>
    <w:rsid w:val="7042925F"/>
    <w:rsid w:val="704C331A"/>
    <w:rsid w:val="7050543D"/>
    <w:rsid w:val="7072972B"/>
    <w:rsid w:val="70939D19"/>
    <w:rsid w:val="70DD7D7E"/>
    <w:rsid w:val="714683F4"/>
    <w:rsid w:val="71716358"/>
    <w:rsid w:val="71D3A290"/>
    <w:rsid w:val="71D4A928"/>
    <w:rsid w:val="7236124E"/>
    <w:rsid w:val="7245149A"/>
    <w:rsid w:val="7264EFFA"/>
    <w:rsid w:val="72680DF3"/>
    <w:rsid w:val="7288B48F"/>
    <w:rsid w:val="729B1848"/>
    <w:rsid w:val="72FCB250"/>
    <w:rsid w:val="7309452F"/>
    <w:rsid w:val="7330C944"/>
    <w:rsid w:val="73490C98"/>
    <w:rsid w:val="7393AD92"/>
    <w:rsid w:val="73F314E4"/>
    <w:rsid w:val="7407194F"/>
    <w:rsid w:val="748ABC22"/>
    <w:rsid w:val="749020C0"/>
    <w:rsid w:val="74A9009A"/>
    <w:rsid w:val="74CD589E"/>
    <w:rsid w:val="74D0A10F"/>
    <w:rsid w:val="74EF577C"/>
    <w:rsid w:val="74F2C18B"/>
    <w:rsid w:val="74F9A515"/>
    <w:rsid w:val="74F9ACB3"/>
    <w:rsid w:val="74FDE9C4"/>
    <w:rsid w:val="751F8D01"/>
    <w:rsid w:val="755895EC"/>
    <w:rsid w:val="755C7E2E"/>
    <w:rsid w:val="75914888"/>
    <w:rsid w:val="759B6844"/>
    <w:rsid w:val="759CEC43"/>
    <w:rsid w:val="75B7673F"/>
    <w:rsid w:val="75C696C5"/>
    <w:rsid w:val="75CD396E"/>
    <w:rsid w:val="75EEDD09"/>
    <w:rsid w:val="75F254A6"/>
    <w:rsid w:val="760DF430"/>
    <w:rsid w:val="763697F2"/>
    <w:rsid w:val="765BB3A2"/>
    <w:rsid w:val="76877082"/>
    <w:rsid w:val="76BED1F8"/>
    <w:rsid w:val="76E4CE5E"/>
    <w:rsid w:val="76F14F59"/>
    <w:rsid w:val="771165FA"/>
    <w:rsid w:val="7739779A"/>
    <w:rsid w:val="7744DD12"/>
    <w:rsid w:val="7745CC69"/>
    <w:rsid w:val="775272A9"/>
    <w:rsid w:val="77CA5D42"/>
    <w:rsid w:val="77CF6D00"/>
    <w:rsid w:val="77E06200"/>
    <w:rsid w:val="78034AFB"/>
    <w:rsid w:val="7841A2AE"/>
    <w:rsid w:val="784265EC"/>
    <w:rsid w:val="7891B158"/>
    <w:rsid w:val="78A553D2"/>
    <w:rsid w:val="78B45201"/>
    <w:rsid w:val="78DC1E09"/>
    <w:rsid w:val="78ECD1B4"/>
    <w:rsid w:val="794B2E30"/>
    <w:rsid w:val="7991899F"/>
    <w:rsid w:val="79EC0EC9"/>
    <w:rsid w:val="7A0175DC"/>
    <w:rsid w:val="7A2FEB34"/>
    <w:rsid w:val="7A3103F6"/>
    <w:rsid w:val="7A409DED"/>
    <w:rsid w:val="7A8C8DD8"/>
    <w:rsid w:val="7AEEE184"/>
    <w:rsid w:val="7AF990EA"/>
    <w:rsid w:val="7B719061"/>
    <w:rsid w:val="7B93F283"/>
    <w:rsid w:val="7BE2F95A"/>
    <w:rsid w:val="7C2EE932"/>
    <w:rsid w:val="7C38657B"/>
    <w:rsid w:val="7C44FC6C"/>
    <w:rsid w:val="7C471AF9"/>
    <w:rsid w:val="7C532809"/>
    <w:rsid w:val="7C553060"/>
    <w:rsid w:val="7C7C1CEF"/>
    <w:rsid w:val="7C8F4DF4"/>
    <w:rsid w:val="7C971F4F"/>
    <w:rsid w:val="7CE2A53B"/>
    <w:rsid w:val="7D4A0866"/>
    <w:rsid w:val="7D78C4F5"/>
    <w:rsid w:val="7D8B0D01"/>
    <w:rsid w:val="7D8DDD67"/>
    <w:rsid w:val="7D8FE27D"/>
    <w:rsid w:val="7E3928EE"/>
    <w:rsid w:val="7E95B201"/>
    <w:rsid w:val="7EAC9555"/>
    <w:rsid w:val="7EE63AA5"/>
    <w:rsid w:val="7F12A0AF"/>
    <w:rsid w:val="7F373560"/>
    <w:rsid w:val="7F4E3BA6"/>
    <w:rsid w:val="7FCA0D5C"/>
    <w:rsid w:val="7FCAB35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AC8EB"/>
  <w15:chartTrackingRefBased/>
  <w15:docId w15:val="{E2C57AA6-4BFC-46FD-A45E-9C604FEC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2780"/>
    <w:pPr>
      <w:spacing w:after="0" w:line="276" w:lineRule="auto"/>
      <w:jc w:val="both"/>
    </w:pPr>
    <w:rPr>
      <w:rFonts w:eastAsia="Times New Roman" w:cs="Arial"/>
      <w:sz w:val="20"/>
      <w:szCs w:val="24"/>
      <w:lang w:val="en-US"/>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Heading2"/>
    <w:next w:val="Normal"/>
    <w:link w:val="Heading1Char"/>
    <w:qFormat/>
    <w:rsid w:val="00915443"/>
    <w:pPr>
      <w:numPr>
        <w:ilvl w:val="0"/>
      </w:numPr>
      <w:outlineLvl w:val="0"/>
    </w:pPr>
    <w:rPr>
      <w:sz w:val="24"/>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autoRedefine/>
    <w:qFormat/>
    <w:rsid w:val="00693D49"/>
    <w:pPr>
      <w:keepNext/>
      <w:keepLines/>
      <w:numPr>
        <w:ilvl w:val="1"/>
        <w:numId w:val="28"/>
      </w:numPr>
      <w:spacing w:before="240" w:after="240" w:line="240" w:lineRule="auto"/>
      <w:jc w:val="left"/>
      <w:outlineLvl w:val="1"/>
    </w:pPr>
    <w:rPr>
      <w:b/>
      <w:bCs/>
      <w:iCs/>
      <w:sz w:val="22"/>
      <w:szCs w:val="28"/>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9E588B"/>
    <w:pPr>
      <w:keepNext/>
      <w:numPr>
        <w:ilvl w:val="2"/>
        <w:numId w:val="31"/>
      </w:numPr>
      <w:tabs>
        <w:tab w:val="num" w:pos="720"/>
      </w:tabs>
      <w:spacing w:before="240" w:after="60"/>
      <w:outlineLvl w:val="2"/>
    </w:pPr>
    <w:rPr>
      <w:b/>
      <w:bCs/>
      <w:szCs w:val="26"/>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qFormat/>
    <w:rsid w:val="00D9428A"/>
    <w:pPr>
      <w:keepNext/>
      <w:numPr>
        <w:ilvl w:val="3"/>
        <w:numId w:val="31"/>
      </w:numPr>
      <w:spacing w:before="240" w:after="60"/>
      <w:outlineLvl w:val="3"/>
    </w:pPr>
    <w:rPr>
      <w:b/>
      <w:bCs/>
      <w:szCs w:val="28"/>
    </w:rPr>
  </w:style>
  <w:style w:type="paragraph" w:styleId="Heading5">
    <w:name w:val="heading 5"/>
    <w:aliases w:val="Normal5,5,Block Label,h5,l5,Head5,Level 5,Atty Info 3,Level 51,not set up (5)"/>
    <w:basedOn w:val="Normal"/>
    <w:next w:val="Normal"/>
    <w:link w:val="Heading5Char"/>
    <w:qFormat/>
    <w:rsid w:val="009E588B"/>
    <w:pPr>
      <w:spacing w:before="240" w:after="60"/>
      <w:outlineLvl w:val="4"/>
    </w:pPr>
    <w:rPr>
      <w:b/>
      <w:bCs/>
      <w:iCs/>
      <w:szCs w:val="26"/>
    </w:rPr>
  </w:style>
  <w:style w:type="paragraph" w:styleId="Heading6">
    <w:name w:val="heading 6"/>
    <w:aliases w:val="Normal6,heading6,Legal Level 1."/>
    <w:basedOn w:val="Normal"/>
    <w:next w:val="Normal"/>
    <w:link w:val="Heading6Char"/>
    <w:qFormat/>
    <w:rsid w:val="009E588B"/>
    <w:pPr>
      <w:spacing w:before="240" w:after="60"/>
      <w:outlineLvl w:val="5"/>
    </w:pPr>
    <w:rPr>
      <w:b/>
      <w:bCs/>
      <w:i/>
      <w:szCs w:val="22"/>
    </w:rPr>
  </w:style>
  <w:style w:type="paragraph" w:styleId="Heading7">
    <w:name w:val="heading 7"/>
    <w:basedOn w:val="Normal"/>
    <w:next w:val="Normal"/>
    <w:link w:val="Heading7Char"/>
    <w:qFormat/>
    <w:rsid w:val="009E588B"/>
    <w:pPr>
      <w:spacing w:before="240" w:after="60"/>
      <w:outlineLvl w:val="6"/>
    </w:pPr>
  </w:style>
  <w:style w:type="paragraph" w:styleId="Heading8">
    <w:name w:val="heading 8"/>
    <w:basedOn w:val="Normal"/>
    <w:next w:val="Normal"/>
    <w:link w:val="Heading8Char"/>
    <w:qFormat/>
    <w:rsid w:val="009E588B"/>
    <w:pPr>
      <w:spacing w:before="240" w:after="60"/>
      <w:outlineLvl w:val="7"/>
    </w:pPr>
    <w:rPr>
      <w:i/>
      <w:iCs/>
    </w:rPr>
  </w:style>
  <w:style w:type="paragraph" w:styleId="Heading9">
    <w:name w:val="heading 9"/>
    <w:basedOn w:val="Normal"/>
    <w:next w:val="Normal"/>
    <w:link w:val="Heading9Char"/>
    <w:qFormat/>
    <w:rsid w:val="009E588B"/>
    <w:pPr>
      <w:spacing w:before="240" w:after="60"/>
      <w:outlineLvl w:val="8"/>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rsid w:val="00915443"/>
    <w:rPr>
      <w:rFonts w:eastAsia="Times New Roman" w:cs="Arial"/>
      <w:b/>
      <w:bCs/>
      <w:iCs/>
      <w:sz w:val="24"/>
      <w:szCs w:val="28"/>
      <w:lang w:val="en-US"/>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rsid w:val="00693D49"/>
    <w:rPr>
      <w:rFonts w:eastAsia="Times New Roman" w:cs="Arial"/>
      <w:b/>
      <w:bCs/>
      <w:iCs/>
      <w:szCs w:val="28"/>
      <w:lang w:val="en-US"/>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9E588B"/>
    <w:rPr>
      <w:rFonts w:eastAsia="Times New Roman" w:cs="Arial"/>
      <w:b/>
      <w:bCs/>
      <w:sz w:val="20"/>
      <w:szCs w:val="26"/>
      <w:lang w:val="en-US"/>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rsid w:val="003A2EA9"/>
    <w:rPr>
      <w:rFonts w:eastAsia="Times New Roman" w:cs="Arial"/>
      <w:b/>
      <w:bCs/>
      <w:sz w:val="20"/>
      <w:szCs w:val="28"/>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rsid w:val="009E588B"/>
    <w:rPr>
      <w:rFonts w:eastAsia="Times New Roman" w:cs="Arial"/>
      <w:b/>
      <w:bCs/>
      <w:iCs/>
      <w:sz w:val="20"/>
      <w:szCs w:val="26"/>
      <w:lang w:val="en-US"/>
    </w:rPr>
  </w:style>
  <w:style w:type="character" w:styleId="Heading6Char" w:customStyle="1">
    <w:name w:val="Heading 6 Char"/>
    <w:aliases w:val="Normal6 Char,heading6 Char,Legal Level 1. Char"/>
    <w:basedOn w:val="DefaultParagraphFont"/>
    <w:link w:val="Heading6"/>
    <w:rsid w:val="009E588B"/>
    <w:rPr>
      <w:rFonts w:eastAsia="Times New Roman" w:cs="Arial"/>
      <w:b/>
      <w:bCs/>
      <w:i/>
      <w:sz w:val="20"/>
      <w:lang w:val="en-US"/>
    </w:rPr>
  </w:style>
  <w:style w:type="character" w:styleId="Heading7Char" w:customStyle="1">
    <w:name w:val="Heading 7 Char"/>
    <w:basedOn w:val="DefaultParagraphFont"/>
    <w:link w:val="Heading7"/>
    <w:rsid w:val="009E588B"/>
    <w:rPr>
      <w:rFonts w:eastAsia="Times New Roman" w:cs="Arial"/>
      <w:sz w:val="20"/>
      <w:szCs w:val="24"/>
      <w:lang w:val="en-US"/>
    </w:rPr>
  </w:style>
  <w:style w:type="character" w:styleId="Heading8Char" w:customStyle="1">
    <w:name w:val="Heading 8 Char"/>
    <w:basedOn w:val="DefaultParagraphFont"/>
    <w:link w:val="Heading8"/>
    <w:rsid w:val="009E588B"/>
    <w:rPr>
      <w:rFonts w:eastAsia="Times New Roman" w:cs="Arial"/>
      <w:i/>
      <w:iCs/>
      <w:sz w:val="20"/>
      <w:szCs w:val="24"/>
      <w:lang w:val="en-US"/>
    </w:rPr>
  </w:style>
  <w:style w:type="character" w:styleId="Heading9Char" w:customStyle="1">
    <w:name w:val="Heading 9 Char"/>
    <w:basedOn w:val="DefaultParagraphFont"/>
    <w:link w:val="Heading9"/>
    <w:rsid w:val="009E588B"/>
    <w:rPr>
      <w:rFonts w:eastAsia="Times New Roman" w:cs="Arial"/>
      <w:lang w:val="en-US"/>
    </w:rPr>
  </w:style>
  <w:style w:type="paragraph" w:styleId="TOC1">
    <w:name w:val="toc 1"/>
    <w:basedOn w:val="Normal"/>
    <w:next w:val="Normal"/>
    <w:autoRedefine/>
    <w:uiPriority w:val="39"/>
    <w:unhideWhenUsed/>
    <w:rsid w:val="00EF7525"/>
    <w:pPr>
      <w:tabs>
        <w:tab w:val="left" w:pos="400"/>
        <w:tab w:val="right" w:leader="dot" w:pos="9016"/>
      </w:tabs>
    </w:pPr>
  </w:style>
  <w:style w:type="paragraph" w:styleId="TOC2">
    <w:name w:val="toc 2"/>
    <w:basedOn w:val="Normal"/>
    <w:next w:val="Normal"/>
    <w:autoRedefine/>
    <w:uiPriority w:val="39"/>
    <w:unhideWhenUsed/>
    <w:rsid w:val="00E67224"/>
    <w:pPr>
      <w:tabs>
        <w:tab w:val="left" w:pos="880"/>
        <w:tab w:val="right" w:leader="dot" w:pos="9016"/>
      </w:tabs>
      <w:ind w:left="200"/>
    </w:pPr>
  </w:style>
  <w:style w:type="character" w:styleId="Hyperlink">
    <w:name w:val="Hyperlink"/>
    <w:uiPriority w:val="99"/>
    <w:unhideWhenUsed/>
    <w:rsid w:val="009E588B"/>
    <w:rPr>
      <w:color w:val="0563C1"/>
      <w:u w:val="single"/>
    </w:rPr>
  </w:style>
  <w:style w:type="paragraph" w:styleId="TOC3">
    <w:name w:val="toc 3"/>
    <w:basedOn w:val="Normal"/>
    <w:next w:val="Normal"/>
    <w:autoRedefine/>
    <w:uiPriority w:val="39"/>
    <w:unhideWhenUsed/>
    <w:rsid w:val="009E588B"/>
    <w:pPr>
      <w:ind w:left="400"/>
    </w:pPr>
  </w:style>
  <w:style w:type="table" w:styleId="TableGrid">
    <w:name w:val="Table Grid"/>
    <w:basedOn w:val="TableNormal"/>
    <w:uiPriority w:val="39"/>
    <w:rsid w:val="009E588B"/>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E588B"/>
    <w:pPr>
      <w:tabs>
        <w:tab w:val="center" w:pos="4513"/>
        <w:tab w:val="right" w:pos="9026"/>
      </w:tabs>
    </w:pPr>
  </w:style>
  <w:style w:type="character" w:styleId="HeaderChar" w:customStyle="1">
    <w:name w:val="Header Char"/>
    <w:basedOn w:val="DefaultParagraphFont"/>
    <w:link w:val="Header"/>
    <w:uiPriority w:val="99"/>
    <w:rsid w:val="009E588B"/>
    <w:rPr>
      <w:rFonts w:ascii="Arial" w:hAnsi="Arial" w:eastAsia="Times New Roman" w:cs="Arial"/>
      <w:sz w:val="20"/>
      <w:szCs w:val="24"/>
      <w:lang w:val="en-US"/>
    </w:rPr>
  </w:style>
  <w:style w:type="paragraph" w:styleId="Footer">
    <w:name w:val="footer"/>
    <w:basedOn w:val="Normal"/>
    <w:link w:val="FooterChar"/>
    <w:unhideWhenUsed/>
    <w:rsid w:val="009E588B"/>
    <w:pPr>
      <w:tabs>
        <w:tab w:val="center" w:pos="4513"/>
        <w:tab w:val="right" w:pos="9026"/>
      </w:tabs>
    </w:pPr>
  </w:style>
  <w:style w:type="character" w:styleId="FooterChar" w:customStyle="1">
    <w:name w:val="Footer Char"/>
    <w:basedOn w:val="DefaultParagraphFont"/>
    <w:link w:val="Footer"/>
    <w:uiPriority w:val="99"/>
    <w:rsid w:val="009E588B"/>
    <w:rPr>
      <w:rFonts w:ascii="Arial" w:hAnsi="Arial" w:eastAsia="Times New Roman" w:cs="Arial"/>
      <w:sz w:val="20"/>
      <w:szCs w:val="24"/>
      <w:lang w:val="en-US"/>
    </w:rPr>
  </w:style>
  <w:style w:type="paragraph" w:styleId="TOCHeading">
    <w:name w:val="TOC Heading"/>
    <w:basedOn w:val="Heading1"/>
    <w:next w:val="Normal"/>
    <w:uiPriority w:val="39"/>
    <w:unhideWhenUsed/>
    <w:qFormat/>
    <w:rsid w:val="00CA15CC"/>
    <w:pPr>
      <w:spacing w:line="259" w:lineRule="auto"/>
      <w:outlineLvl w:val="9"/>
    </w:pPr>
    <w:rPr>
      <w:rFonts w:asciiTheme="majorHAnsi" w:hAnsiTheme="majorHAnsi" w:eastAsiaTheme="majorEastAsia" w:cstheme="majorBidi"/>
      <w:b w:val="0"/>
      <w:color w:val="2F5496" w:themeColor="accent1" w:themeShade="BF"/>
      <w:sz w:val="32"/>
      <w:szCs w:val="32"/>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A351E9"/>
    <w:pPr>
      <w:ind w:left="720"/>
      <w:contextualSpacing/>
    </w:pPr>
  </w:style>
  <w:style w:type="character" w:styleId="CommentReference">
    <w:name w:val="annotation reference"/>
    <w:basedOn w:val="DefaultParagraphFont"/>
    <w:uiPriority w:val="99"/>
    <w:semiHidden/>
    <w:unhideWhenUsed/>
    <w:rsid w:val="00800B33"/>
    <w:rPr>
      <w:sz w:val="16"/>
      <w:szCs w:val="16"/>
    </w:rPr>
  </w:style>
  <w:style w:type="paragraph" w:styleId="CommentText">
    <w:name w:val="annotation text"/>
    <w:basedOn w:val="Normal"/>
    <w:link w:val="CommentTextChar"/>
    <w:uiPriority w:val="99"/>
    <w:unhideWhenUsed/>
    <w:rsid w:val="00800B33"/>
    <w:rPr>
      <w:szCs w:val="20"/>
    </w:rPr>
  </w:style>
  <w:style w:type="character" w:styleId="CommentTextChar" w:customStyle="1">
    <w:name w:val="Comment Text Char"/>
    <w:basedOn w:val="DefaultParagraphFont"/>
    <w:link w:val="CommentText"/>
    <w:uiPriority w:val="99"/>
    <w:rsid w:val="00800B33"/>
    <w:rPr>
      <w:rFonts w:ascii="Arial" w:hAnsi="Arial" w:eastAsia="Times New Roman" w:cs="Arial"/>
      <w:sz w:val="20"/>
      <w:szCs w:val="20"/>
      <w:lang w:val="en-US"/>
    </w:rPr>
  </w:style>
  <w:style w:type="paragraph" w:styleId="CommentSubject">
    <w:name w:val="annotation subject"/>
    <w:basedOn w:val="CommentText"/>
    <w:next w:val="CommentText"/>
    <w:link w:val="CommentSubjectChar"/>
    <w:uiPriority w:val="99"/>
    <w:semiHidden/>
    <w:unhideWhenUsed/>
    <w:rsid w:val="00800B33"/>
    <w:rPr>
      <w:b/>
      <w:bCs/>
    </w:rPr>
  </w:style>
  <w:style w:type="character" w:styleId="CommentSubjectChar" w:customStyle="1">
    <w:name w:val="Comment Subject Char"/>
    <w:basedOn w:val="CommentTextChar"/>
    <w:link w:val="CommentSubject"/>
    <w:uiPriority w:val="99"/>
    <w:semiHidden/>
    <w:rsid w:val="00800B33"/>
    <w:rPr>
      <w:rFonts w:ascii="Arial" w:hAnsi="Arial" w:eastAsia="Times New Roman" w:cs="Arial"/>
      <w:b/>
      <w:bCs/>
      <w:sz w:val="20"/>
      <w:szCs w:val="20"/>
      <w:lang w:val="en-US"/>
    </w:rPr>
  </w:style>
  <w:style w:type="paragraph" w:styleId="Title">
    <w:name w:val="Title"/>
    <w:basedOn w:val="Normal"/>
    <w:next w:val="Normal"/>
    <w:link w:val="TitleChar"/>
    <w:uiPriority w:val="10"/>
    <w:qFormat/>
    <w:rsid w:val="00655DD1"/>
    <w:pPr>
      <w:spacing w:line="240" w:lineRule="auto"/>
      <w:contextualSpacing/>
      <w:jc w:val="right"/>
    </w:pPr>
    <w:rPr>
      <w:rFonts w:ascii="Arial Black" w:hAnsi="Arial Black" w:eastAsiaTheme="majorEastAsia" w:cstheme="majorBidi"/>
      <w:b/>
      <w:bCs/>
      <w:i/>
      <w:iCs/>
      <w:spacing w:val="-10"/>
      <w:kern w:val="28"/>
      <w:sz w:val="56"/>
      <w:szCs w:val="56"/>
    </w:rPr>
  </w:style>
  <w:style w:type="character" w:styleId="TitleChar" w:customStyle="1">
    <w:name w:val="Title Char"/>
    <w:basedOn w:val="DefaultParagraphFont"/>
    <w:link w:val="Title"/>
    <w:uiPriority w:val="10"/>
    <w:rsid w:val="00655DD1"/>
    <w:rPr>
      <w:rFonts w:ascii="Arial Black" w:hAnsi="Arial Black" w:eastAsiaTheme="majorEastAsia" w:cstheme="majorBidi"/>
      <w:b/>
      <w:bCs/>
      <w:i/>
      <w:iCs/>
      <w:spacing w:val="-10"/>
      <w:kern w:val="28"/>
      <w:sz w:val="56"/>
      <w:szCs w:val="56"/>
      <w:lang w:val="en-US"/>
    </w:rPr>
  </w:style>
  <w:style w:type="character" w:styleId="UnresolvedMention">
    <w:name w:val="Unresolved Mention"/>
    <w:basedOn w:val="DefaultParagraphFont"/>
    <w:uiPriority w:val="99"/>
    <w:unhideWhenUsed/>
    <w:rsid w:val="00366343"/>
    <w:rPr>
      <w:color w:val="605E5C"/>
      <w:shd w:val="clear" w:color="auto" w:fill="E1DFDD"/>
    </w:rPr>
  </w:style>
  <w:style w:type="character" w:styleId="Mention">
    <w:name w:val="Mention"/>
    <w:basedOn w:val="DefaultParagraphFont"/>
    <w:uiPriority w:val="99"/>
    <w:unhideWhenUsed/>
    <w:rsid w:val="00366343"/>
    <w:rPr>
      <w:color w:val="2B579A"/>
      <w:shd w:val="clear" w:color="auto" w:fill="E1DFDD"/>
    </w:rPr>
  </w:style>
  <w:style w:type="character" w:styleId="FollowedHyperlink">
    <w:name w:val="FollowedHyperlink"/>
    <w:basedOn w:val="DefaultParagraphFont"/>
    <w:uiPriority w:val="99"/>
    <w:semiHidden/>
    <w:unhideWhenUsed/>
    <w:rsid w:val="00753123"/>
    <w:rPr>
      <w:color w:val="954F72" w:themeColor="followedHyperlink"/>
      <w:u w:val="single"/>
    </w:rPr>
  </w:style>
  <w:style w:type="paragraph" w:styleId="paragraph" w:customStyle="1">
    <w:name w:val="paragraph"/>
    <w:basedOn w:val="Normal"/>
    <w:rsid w:val="003216FF"/>
    <w:pPr>
      <w:spacing w:before="100" w:beforeAutospacing="1" w:after="100" w:afterAutospacing="1" w:line="240" w:lineRule="auto"/>
      <w:jc w:val="left"/>
    </w:pPr>
    <w:rPr>
      <w:rFonts w:ascii="Times New Roman" w:hAnsi="Times New Roman" w:cs="Times New Roman"/>
      <w:sz w:val="24"/>
      <w:lang w:val="en-GB" w:eastAsia="en-GB"/>
    </w:rPr>
  </w:style>
  <w:style w:type="character" w:styleId="normaltextrun" w:customStyle="1">
    <w:name w:val="normaltextrun"/>
    <w:basedOn w:val="DefaultParagraphFont"/>
    <w:rsid w:val="003216FF"/>
  </w:style>
  <w:style w:type="character" w:styleId="eop" w:customStyle="1">
    <w:name w:val="eop"/>
    <w:basedOn w:val="DefaultParagraphFont"/>
    <w:rsid w:val="003216FF"/>
  </w:style>
  <w:style w:type="character" w:styleId="tabchar" w:customStyle="1">
    <w:name w:val="tabchar"/>
    <w:basedOn w:val="DefaultParagraphFont"/>
    <w:rsid w:val="00922786"/>
  </w:style>
  <w:style w:type="character" w:styleId="ListParagraphChar" w:customStyle="1">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12170C"/>
    <w:rPr>
      <w:rFonts w:ascii="Arial" w:hAnsi="Arial" w:eastAsia="Times New Roman" w:cs="Arial"/>
      <w:sz w:val="20"/>
      <w:szCs w:val="24"/>
      <w:lang w:val="en-US"/>
    </w:rPr>
  </w:style>
  <w:style w:type="character" w:styleId="findhit" w:customStyle="1">
    <w:name w:val="findhit"/>
    <w:basedOn w:val="DefaultParagraphFont"/>
    <w:rsid w:val="004D6385"/>
  </w:style>
  <w:style w:type="paragraph" w:styleId="BodyTextIndent">
    <w:name w:val="Body Text Indent"/>
    <w:link w:val="BodyTextIndentChar"/>
    <w:rsid w:val="00A10371"/>
    <w:pPr>
      <w:spacing w:after="0" w:line="240" w:lineRule="auto"/>
      <w:ind w:left="2563"/>
    </w:pPr>
    <w:rPr>
      <w:rFonts w:ascii="Arial" w:hAnsi="Arial" w:eastAsia="Times New Roman" w:cs="Times New Roman"/>
      <w:szCs w:val="20"/>
      <w:lang w:val="en-GB"/>
    </w:rPr>
  </w:style>
  <w:style w:type="character" w:styleId="BodyTextIndentChar" w:customStyle="1">
    <w:name w:val="Body Text Indent Char"/>
    <w:basedOn w:val="DefaultParagraphFont"/>
    <w:link w:val="BodyTextIndent"/>
    <w:rsid w:val="00A10371"/>
    <w:rPr>
      <w:rFonts w:ascii="Arial" w:hAnsi="Arial" w:eastAsia="Times New Roman" w:cs="Times New Roman"/>
      <w:szCs w:val="20"/>
      <w:lang w:val="en-GB"/>
    </w:rPr>
  </w:style>
  <w:style w:type="table" w:styleId="GridTable4-Accent5">
    <w:name w:val="Grid Table 4 Accent 5"/>
    <w:basedOn w:val="TableNormal"/>
    <w:uiPriority w:val="49"/>
    <w:rsid w:val="00641207"/>
    <w:pPr>
      <w:spacing w:after="0" w:line="240" w:lineRule="auto"/>
    </w:pPr>
    <w:rPr>
      <w:lang w:val="en-GB"/>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rsid w:val="00A241A0"/>
    <w:pPr>
      <w:spacing w:before="100" w:beforeAutospacing="1" w:after="100" w:afterAutospacing="1" w:line="240" w:lineRule="auto"/>
      <w:jc w:val="left"/>
    </w:pPr>
    <w:rPr>
      <w:rFonts w:ascii="Times New Roman" w:hAnsi="Times New Roman" w:cs="Times New Roman"/>
      <w:sz w:val="24"/>
    </w:rPr>
  </w:style>
  <w:style w:type="paragraph" w:styleId="CentredHeader" w:customStyle="1">
    <w:name w:val="Centred Header"/>
    <w:basedOn w:val="Normal"/>
    <w:rsid w:val="00F3528C"/>
    <w:pPr>
      <w:spacing w:line="240" w:lineRule="auto"/>
      <w:jc w:val="center"/>
    </w:pPr>
    <w:rPr>
      <w:rFonts w:ascii="Book Antiqua" w:hAnsi="Book Antiqua" w:cs="Book Antiqua"/>
      <w:b/>
      <w:bCs/>
      <w:sz w:val="24"/>
      <w:lang w:eastAsia="en-AU"/>
    </w:rPr>
  </w:style>
  <w:style w:type="paragraph" w:styleId="Revision">
    <w:name w:val="Revision"/>
    <w:hidden/>
    <w:uiPriority w:val="99"/>
    <w:semiHidden/>
    <w:rsid w:val="00762073"/>
    <w:pPr>
      <w:spacing w:after="0" w:line="240" w:lineRule="auto"/>
    </w:pPr>
    <w:rPr>
      <w:rFonts w:ascii="Arial" w:hAnsi="Arial" w:eastAsia="Times New Roman" w:cs="Arial"/>
      <w:sz w:val="20"/>
      <w:szCs w:val="24"/>
      <w:lang w:val="en-US"/>
    </w:rPr>
  </w:style>
  <w:style w:type="paragraph" w:styleId="pf0" w:customStyle="1">
    <w:name w:val="pf0"/>
    <w:basedOn w:val="Normal"/>
    <w:rsid w:val="00776489"/>
    <w:pPr>
      <w:spacing w:before="100" w:beforeAutospacing="1" w:after="100" w:afterAutospacing="1" w:line="240" w:lineRule="auto"/>
      <w:jc w:val="left"/>
    </w:pPr>
    <w:rPr>
      <w:rFonts w:ascii="Times New Roman" w:hAnsi="Times New Roman" w:cs="Times New Roman"/>
      <w:sz w:val="24"/>
      <w:lang w:val="en-GB" w:eastAsia="en-GB"/>
    </w:rPr>
  </w:style>
  <w:style w:type="character" w:styleId="cf01" w:customStyle="1">
    <w:name w:val="cf01"/>
    <w:basedOn w:val="DefaultParagraphFont"/>
    <w:rsid w:val="00776489"/>
    <w:rPr>
      <w:rFonts w:hint="default" w:ascii="Segoe UI" w:hAnsi="Segoe UI" w:cs="Segoe UI"/>
      <w:sz w:val="18"/>
      <w:szCs w:val="18"/>
    </w:rPr>
  </w:style>
  <w:style w:type="character" w:styleId="ui-provider" w:customStyle="1">
    <w:name w:val="ui-provider"/>
    <w:basedOn w:val="DefaultParagraphFont"/>
    <w:rsid w:val="009439AC"/>
  </w:style>
  <w:style w:type="character" w:styleId="Strong">
    <w:name w:val="Strong"/>
    <w:basedOn w:val="DefaultParagraphFont"/>
    <w:uiPriority w:val="22"/>
    <w:qFormat/>
    <w:rsid w:val="005146B0"/>
    <w:rPr>
      <w:b/>
      <w:bCs/>
    </w:rPr>
  </w:style>
  <w:style w:type="table" w:styleId="GridTable4-Accent1">
    <w:name w:val="Grid Table 4 Accent 1"/>
    <w:basedOn w:val="TableNormal"/>
    <w:uiPriority w:val="49"/>
    <w:rsid w:val="00477B10"/>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ntentpasted1" w:customStyle="1">
    <w:name w:val="contentpasted1"/>
    <w:basedOn w:val="DefaultParagraphFont"/>
    <w:rsid w:val="00477B10"/>
  </w:style>
  <w:style w:type="table" w:styleId="GridTable4-Accent6">
    <w:name w:val="Grid Table 4 Accent 6"/>
    <w:basedOn w:val="TableNormal"/>
    <w:uiPriority w:val="49"/>
    <w:rsid w:val="00477B10"/>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numbering" w:styleId="Style1" w:customStyle="1">
    <w:name w:val="Style1"/>
    <w:uiPriority w:val="99"/>
    <w:rsid w:val="009C72A7"/>
    <w:pPr>
      <w:numPr>
        <w:numId w:val="19"/>
      </w:numPr>
    </w:pPr>
  </w:style>
  <w:style w:type="numbering" w:styleId="Style2" w:customStyle="1">
    <w:name w:val="Style2"/>
    <w:uiPriority w:val="99"/>
    <w:rsid w:val="009C72A7"/>
    <w:pPr>
      <w:numPr>
        <w:numId w:val="25"/>
      </w:numPr>
    </w:pPr>
  </w:style>
  <w:style w:type="numbering" w:styleId="Style3" w:customStyle="1">
    <w:name w:val="Style3"/>
    <w:uiPriority w:val="99"/>
    <w:rsid w:val="009C72A7"/>
    <w:pPr>
      <w:numPr>
        <w:numId w:val="26"/>
      </w:numPr>
    </w:pPr>
  </w:style>
  <w:style w:type="numbering" w:styleId="Style4" w:customStyle="1">
    <w:name w:val="Style4"/>
    <w:uiPriority w:val="99"/>
    <w:rsid w:val="009C72A7"/>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7152">
      <w:bodyDiv w:val="1"/>
      <w:marLeft w:val="0"/>
      <w:marRight w:val="0"/>
      <w:marTop w:val="0"/>
      <w:marBottom w:val="0"/>
      <w:divBdr>
        <w:top w:val="none" w:sz="0" w:space="0" w:color="auto"/>
        <w:left w:val="none" w:sz="0" w:space="0" w:color="auto"/>
        <w:bottom w:val="none" w:sz="0" w:space="0" w:color="auto"/>
        <w:right w:val="none" w:sz="0" w:space="0" w:color="auto"/>
      </w:divBdr>
    </w:div>
    <w:div w:id="84766131">
      <w:bodyDiv w:val="1"/>
      <w:marLeft w:val="0"/>
      <w:marRight w:val="0"/>
      <w:marTop w:val="0"/>
      <w:marBottom w:val="0"/>
      <w:divBdr>
        <w:top w:val="none" w:sz="0" w:space="0" w:color="auto"/>
        <w:left w:val="none" w:sz="0" w:space="0" w:color="auto"/>
        <w:bottom w:val="none" w:sz="0" w:space="0" w:color="auto"/>
        <w:right w:val="none" w:sz="0" w:space="0" w:color="auto"/>
      </w:divBdr>
      <w:divsChild>
        <w:div w:id="463886462">
          <w:marLeft w:val="0"/>
          <w:marRight w:val="0"/>
          <w:marTop w:val="0"/>
          <w:marBottom w:val="0"/>
          <w:divBdr>
            <w:top w:val="none" w:sz="0" w:space="0" w:color="auto"/>
            <w:left w:val="none" w:sz="0" w:space="0" w:color="auto"/>
            <w:bottom w:val="none" w:sz="0" w:space="0" w:color="auto"/>
            <w:right w:val="none" w:sz="0" w:space="0" w:color="auto"/>
          </w:divBdr>
        </w:div>
        <w:div w:id="984504834">
          <w:marLeft w:val="0"/>
          <w:marRight w:val="0"/>
          <w:marTop w:val="0"/>
          <w:marBottom w:val="0"/>
          <w:divBdr>
            <w:top w:val="none" w:sz="0" w:space="0" w:color="auto"/>
            <w:left w:val="none" w:sz="0" w:space="0" w:color="auto"/>
            <w:bottom w:val="none" w:sz="0" w:space="0" w:color="auto"/>
            <w:right w:val="none" w:sz="0" w:space="0" w:color="auto"/>
          </w:divBdr>
        </w:div>
        <w:div w:id="1412851347">
          <w:marLeft w:val="0"/>
          <w:marRight w:val="0"/>
          <w:marTop w:val="0"/>
          <w:marBottom w:val="0"/>
          <w:divBdr>
            <w:top w:val="none" w:sz="0" w:space="0" w:color="auto"/>
            <w:left w:val="none" w:sz="0" w:space="0" w:color="auto"/>
            <w:bottom w:val="none" w:sz="0" w:space="0" w:color="auto"/>
            <w:right w:val="none" w:sz="0" w:space="0" w:color="auto"/>
          </w:divBdr>
          <w:divsChild>
            <w:div w:id="198511212">
              <w:marLeft w:val="0"/>
              <w:marRight w:val="0"/>
              <w:marTop w:val="30"/>
              <w:marBottom w:val="30"/>
              <w:divBdr>
                <w:top w:val="none" w:sz="0" w:space="0" w:color="auto"/>
                <w:left w:val="none" w:sz="0" w:space="0" w:color="auto"/>
                <w:bottom w:val="none" w:sz="0" w:space="0" w:color="auto"/>
                <w:right w:val="none" w:sz="0" w:space="0" w:color="auto"/>
              </w:divBdr>
              <w:divsChild>
                <w:div w:id="563368199">
                  <w:marLeft w:val="0"/>
                  <w:marRight w:val="0"/>
                  <w:marTop w:val="0"/>
                  <w:marBottom w:val="0"/>
                  <w:divBdr>
                    <w:top w:val="none" w:sz="0" w:space="0" w:color="auto"/>
                    <w:left w:val="none" w:sz="0" w:space="0" w:color="auto"/>
                    <w:bottom w:val="none" w:sz="0" w:space="0" w:color="auto"/>
                    <w:right w:val="none" w:sz="0" w:space="0" w:color="auto"/>
                  </w:divBdr>
                  <w:divsChild>
                    <w:div w:id="950090547">
                      <w:marLeft w:val="0"/>
                      <w:marRight w:val="0"/>
                      <w:marTop w:val="0"/>
                      <w:marBottom w:val="0"/>
                      <w:divBdr>
                        <w:top w:val="none" w:sz="0" w:space="0" w:color="auto"/>
                        <w:left w:val="none" w:sz="0" w:space="0" w:color="auto"/>
                        <w:bottom w:val="none" w:sz="0" w:space="0" w:color="auto"/>
                        <w:right w:val="none" w:sz="0" w:space="0" w:color="auto"/>
                      </w:divBdr>
                    </w:div>
                  </w:divsChild>
                </w:div>
                <w:div w:id="715936817">
                  <w:marLeft w:val="0"/>
                  <w:marRight w:val="0"/>
                  <w:marTop w:val="0"/>
                  <w:marBottom w:val="0"/>
                  <w:divBdr>
                    <w:top w:val="none" w:sz="0" w:space="0" w:color="auto"/>
                    <w:left w:val="none" w:sz="0" w:space="0" w:color="auto"/>
                    <w:bottom w:val="none" w:sz="0" w:space="0" w:color="auto"/>
                    <w:right w:val="none" w:sz="0" w:space="0" w:color="auto"/>
                  </w:divBdr>
                  <w:divsChild>
                    <w:div w:id="452021868">
                      <w:marLeft w:val="0"/>
                      <w:marRight w:val="0"/>
                      <w:marTop w:val="0"/>
                      <w:marBottom w:val="0"/>
                      <w:divBdr>
                        <w:top w:val="none" w:sz="0" w:space="0" w:color="auto"/>
                        <w:left w:val="none" w:sz="0" w:space="0" w:color="auto"/>
                        <w:bottom w:val="none" w:sz="0" w:space="0" w:color="auto"/>
                        <w:right w:val="none" w:sz="0" w:space="0" w:color="auto"/>
                      </w:divBdr>
                    </w:div>
                  </w:divsChild>
                </w:div>
                <w:div w:id="1074159183">
                  <w:marLeft w:val="0"/>
                  <w:marRight w:val="0"/>
                  <w:marTop w:val="0"/>
                  <w:marBottom w:val="0"/>
                  <w:divBdr>
                    <w:top w:val="none" w:sz="0" w:space="0" w:color="auto"/>
                    <w:left w:val="none" w:sz="0" w:space="0" w:color="auto"/>
                    <w:bottom w:val="none" w:sz="0" w:space="0" w:color="auto"/>
                    <w:right w:val="none" w:sz="0" w:space="0" w:color="auto"/>
                  </w:divBdr>
                  <w:divsChild>
                    <w:div w:id="2075814080">
                      <w:marLeft w:val="0"/>
                      <w:marRight w:val="0"/>
                      <w:marTop w:val="0"/>
                      <w:marBottom w:val="0"/>
                      <w:divBdr>
                        <w:top w:val="none" w:sz="0" w:space="0" w:color="auto"/>
                        <w:left w:val="none" w:sz="0" w:space="0" w:color="auto"/>
                        <w:bottom w:val="none" w:sz="0" w:space="0" w:color="auto"/>
                        <w:right w:val="none" w:sz="0" w:space="0" w:color="auto"/>
                      </w:divBdr>
                    </w:div>
                  </w:divsChild>
                </w:div>
                <w:div w:id="1131170807">
                  <w:marLeft w:val="0"/>
                  <w:marRight w:val="0"/>
                  <w:marTop w:val="0"/>
                  <w:marBottom w:val="0"/>
                  <w:divBdr>
                    <w:top w:val="none" w:sz="0" w:space="0" w:color="auto"/>
                    <w:left w:val="none" w:sz="0" w:space="0" w:color="auto"/>
                    <w:bottom w:val="none" w:sz="0" w:space="0" w:color="auto"/>
                    <w:right w:val="none" w:sz="0" w:space="0" w:color="auto"/>
                  </w:divBdr>
                  <w:divsChild>
                    <w:div w:id="640770724">
                      <w:marLeft w:val="0"/>
                      <w:marRight w:val="0"/>
                      <w:marTop w:val="0"/>
                      <w:marBottom w:val="0"/>
                      <w:divBdr>
                        <w:top w:val="none" w:sz="0" w:space="0" w:color="auto"/>
                        <w:left w:val="none" w:sz="0" w:space="0" w:color="auto"/>
                        <w:bottom w:val="none" w:sz="0" w:space="0" w:color="auto"/>
                        <w:right w:val="none" w:sz="0" w:space="0" w:color="auto"/>
                      </w:divBdr>
                    </w:div>
                  </w:divsChild>
                </w:div>
                <w:div w:id="1158113181">
                  <w:marLeft w:val="0"/>
                  <w:marRight w:val="0"/>
                  <w:marTop w:val="0"/>
                  <w:marBottom w:val="0"/>
                  <w:divBdr>
                    <w:top w:val="none" w:sz="0" w:space="0" w:color="auto"/>
                    <w:left w:val="none" w:sz="0" w:space="0" w:color="auto"/>
                    <w:bottom w:val="none" w:sz="0" w:space="0" w:color="auto"/>
                    <w:right w:val="none" w:sz="0" w:space="0" w:color="auto"/>
                  </w:divBdr>
                  <w:divsChild>
                    <w:div w:id="795952648">
                      <w:marLeft w:val="0"/>
                      <w:marRight w:val="0"/>
                      <w:marTop w:val="0"/>
                      <w:marBottom w:val="0"/>
                      <w:divBdr>
                        <w:top w:val="none" w:sz="0" w:space="0" w:color="auto"/>
                        <w:left w:val="none" w:sz="0" w:space="0" w:color="auto"/>
                        <w:bottom w:val="none" w:sz="0" w:space="0" w:color="auto"/>
                        <w:right w:val="none" w:sz="0" w:space="0" w:color="auto"/>
                      </w:divBdr>
                    </w:div>
                  </w:divsChild>
                </w:div>
                <w:div w:id="1382514031">
                  <w:marLeft w:val="0"/>
                  <w:marRight w:val="0"/>
                  <w:marTop w:val="0"/>
                  <w:marBottom w:val="0"/>
                  <w:divBdr>
                    <w:top w:val="none" w:sz="0" w:space="0" w:color="auto"/>
                    <w:left w:val="none" w:sz="0" w:space="0" w:color="auto"/>
                    <w:bottom w:val="none" w:sz="0" w:space="0" w:color="auto"/>
                    <w:right w:val="none" w:sz="0" w:space="0" w:color="auto"/>
                  </w:divBdr>
                  <w:divsChild>
                    <w:div w:id="648485048">
                      <w:marLeft w:val="0"/>
                      <w:marRight w:val="0"/>
                      <w:marTop w:val="0"/>
                      <w:marBottom w:val="0"/>
                      <w:divBdr>
                        <w:top w:val="none" w:sz="0" w:space="0" w:color="auto"/>
                        <w:left w:val="none" w:sz="0" w:space="0" w:color="auto"/>
                        <w:bottom w:val="none" w:sz="0" w:space="0" w:color="auto"/>
                        <w:right w:val="none" w:sz="0" w:space="0" w:color="auto"/>
                      </w:divBdr>
                    </w:div>
                  </w:divsChild>
                </w:div>
                <w:div w:id="1854758793">
                  <w:marLeft w:val="0"/>
                  <w:marRight w:val="0"/>
                  <w:marTop w:val="0"/>
                  <w:marBottom w:val="0"/>
                  <w:divBdr>
                    <w:top w:val="none" w:sz="0" w:space="0" w:color="auto"/>
                    <w:left w:val="none" w:sz="0" w:space="0" w:color="auto"/>
                    <w:bottom w:val="none" w:sz="0" w:space="0" w:color="auto"/>
                    <w:right w:val="none" w:sz="0" w:space="0" w:color="auto"/>
                  </w:divBdr>
                  <w:divsChild>
                    <w:div w:id="203250384">
                      <w:marLeft w:val="0"/>
                      <w:marRight w:val="0"/>
                      <w:marTop w:val="0"/>
                      <w:marBottom w:val="0"/>
                      <w:divBdr>
                        <w:top w:val="none" w:sz="0" w:space="0" w:color="auto"/>
                        <w:left w:val="none" w:sz="0" w:space="0" w:color="auto"/>
                        <w:bottom w:val="none" w:sz="0" w:space="0" w:color="auto"/>
                        <w:right w:val="none" w:sz="0" w:space="0" w:color="auto"/>
                      </w:divBdr>
                    </w:div>
                  </w:divsChild>
                </w:div>
                <w:div w:id="1878539022">
                  <w:marLeft w:val="0"/>
                  <w:marRight w:val="0"/>
                  <w:marTop w:val="0"/>
                  <w:marBottom w:val="0"/>
                  <w:divBdr>
                    <w:top w:val="none" w:sz="0" w:space="0" w:color="auto"/>
                    <w:left w:val="none" w:sz="0" w:space="0" w:color="auto"/>
                    <w:bottom w:val="none" w:sz="0" w:space="0" w:color="auto"/>
                    <w:right w:val="none" w:sz="0" w:space="0" w:color="auto"/>
                  </w:divBdr>
                  <w:divsChild>
                    <w:div w:id="2455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2464">
          <w:marLeft w:val="0"/>
          <w:marRight w:val="0"/>
          <w:marTop w:val="0"/>
          <w:marBottom w:val="0"/>
          <w:divBdr>
            <w:top w:val="none" w:sz="0" w:space="0" w:color="auto"/>
            <w:left w:val="none" w:sz="0" w:space="0" w:color="auto"/>
            <w:bottom w:val="none" w:sz="0" w:space="0" w:color="auto"/>
            <w:right w:val="none" w:sz="0" w:space="0" w:color="auto"/>
          </w:divBdr>
          <w:divsChild>
            <w:div w:id="946346515">
              <w:marLeft w:val="0"/>
              <w:marRight w:val="0"/>
              <w:marTop w:val="30"/>
              <w:marBottom w:val="30"/>
              <w:divBdr>
                <w:top w:val="none" w:sz="0" w:space="0" w:color="auto"/>
                <w:left w:val="none" w:sz="0" w:space="0" w:color="auto"/>
                <w:bottom w:val="none" w:sz="0" w:space="0" w:color="auto"/>
                <w:right w:val="none" w:sz="0" w:space="0" w:color="auto"/>
              </w:divBdr>
              <w:divsChild>
                <w:div w:id="6642478">
                  <w:marLeft w:val="0"/>
                  <w:marRight w:val="0"/>
                  <w:marTop w:val="0"/>
                  <w:marBottom w:val="0"/>
                  <w:divBdr>
                    <w:top w:val="none" w:sz="0" w:space="0" w:color="auto"/>
                    <w:left w:val="none" w:sz="0" w:space="0" w:color="auto"/>
                    <w:bottom w:val="none" w:sz="0" w:space="0" w:color="auto"/>
                    <w:right w:val="none" w:sz="0" w:space="0" w:color="auto"/>
                  </w:divBdr>
                  <w:divsChild>
                    <w:div w:id="1311599010">
                      <w:marLeft w:val="0"/>
                      <w:marRight w:val="0"/>
                      <w:marTop w:val="0"/>
                      <w:marBottom w:val="0"/>
                      <w:divBdr>
                        <w:top w:val="none" w:sz="0" w:space="0" w:color="auto"/>
                        <w:left w:val="none" w:sz="0" w:space="0" w:color="auto"/>
                        <w:bottom w:val="none" w:sz="0" w:space="0" w:color="auto"/>
                        <w:right w:val="none" w:sz="0" w:space="0" w:color="auto"/>
                      </w:divBdr>
                    </w:div>
                  </w:divsChild>
                </w:div>
                <w:div w:id="98839663">
                  <w:marLeft w:val="0"/>
                  <w:marRight w:val="0"/>
                  <w:marTop w:val="0"/>
                  <w:marBottom w:val="0"/>
                  <w:divBdr>
                    <w:top w:val="none" w:sz="0" w:space="0" w:color="auto"/>
                    <w:left w:val="none" w:sz="0" w:space="0" w:color="auto"/>
                    <w:bottom w:val="none" w:sz="0" w:space="0" w:color="auto"/>
                    <w:right w:val="none" w:sz="0" w:space="0" w:color="auto"/>
                  </w:divBdr>
                  <w:divsChild>
                    <w:div w:id="2000383587">
                      <w:marLeft w:val="0"/>
                      <w:marRight w:val="0"/>
                      <w:marTop w:val="0"/>
                      <w:marBottom w:val="0"/>
                      <w:divBdr>
                        <w:top w:val="none" w:sz="0" w:space="0" w:color="auto"/>
                        <w:left w:val="none" w:sz="0" w:space="0" w:color="auto"/>
                        <w:bottom w:val="none" w:sz="0" w:space="0" w:color="auto"/>
                        <w:right w:val="none" w:sz="0" w:space="0" w:color="auto"/>
                      </w:divBdr>
                    </w:div>
                  </w:divsChild>
                </w:div>
                <w:div w:id="295574028">
                  <w:marLeft w:val="0"/>
                  <w:marRight w:val="0"/>
                  <w:marTop w:val="0"/>
                  <w:marBottom w:val="0"/>
                  <w:divBdr>
                    <w:top w:val="none" w:sz="0" w:space="0" w:color="auto"/>
                    <w:left w:val="none" w:sz="0" w:space="0" w:color="auto"/>
                    <w:bottom w:val="none" w:sz="0" w:space="0" w:color="auto"/>
                    <w:right w:val="none" w:sz="0" w:space="0" w:color="auto"/>
                  </w:divBdr>
                  <w:divsChild>
                    <w:div w:id="722142485">
                      <w:marLeft w:val="0"/>
                      <w:marRight w:val="0"/>
                      <w:marTop w:val="0"/>
                      <w:marBottom w:val="0"/>
                      <w:divBdr>
                        <w:top w:val="none" w:sz="0" w:space="0" w:color="auto"/>
                        <w:left w:val="none" w:sz="0" w:space="0" w:color="auto"/>
                        <w:bottom w:val="none" w:sz="0" w:space="0" w:color="auto"/>
                        <w:right w:val="none" w:sz="0" w:space="0" w:color="auto"/>
                      </w:divBdr>
                    </w:div>
                  </w:divsChild>
                </w:div>
                <w:div w:id="362481007">
                  <w:marLeft w:val="0"/>
                  <w:marRight w:val="0"/>
                  <w:marTop w:val="0"/>
                  <w:marBottom w:val="0"/>
                  <w:divBdr>
                    <w:top w:val="none" w:sz="0" w:space="0" w:color="auto"/>
                    <w:left w:val="none" w:sz="0" w:space="0" w:color="auto"/>
                    <w:bottom w:val="none" w:sz="0" w:space="0" w:color="auto"/>
                    <w:right w:val="none" w:sz="0" w:space="0" w:color="auto"/>
                  </w:divBdr>
                  <w:divsChild>
                    <w:div w:id="216867142">
                      <w:marLeft w:val="0"/>
                      <w:marRight w:val="0"/>
                      <w:marTop w:val="0"/>
                      <w:marBottom w:val="0"/>
                      <w:divBdr>
                        <w:top w:val="none" w:sz="0" w:space="0" w:color="auto"/>
                        <w:left w:val="none" w:sz="0" w:space="0" w:color="auto"/>
                        <w:bottom w:val="none" w:sz="0" w:space="0" w:color="auto"/>
                        <w:right w:val="none" w:sz="0" w:space="0" w:color="auto"/>
                      </w:divBdr>
                    </w:div>
                  </w:divsChild>
                </w:div>
                <w:div w:id="419986654">
                  <w:marLeft w:val="0"/>
                  <w:marRight w:val="0"/>
                  <w:marTop w:val="0"/>
                  <w:marBottom w:val="0"/>
                  <w:divBdr>
                    <w:top w:val="none" w:sz="0" w:space="0" w:color="auto"/>
                    <w:left w:val="none" w:sz="0" w:space="0" w:color="auto"/>
                    <w:bottom w:val="none" w:sz="0" w:space="0" w:color="auto"/>
                    <w:right w:val="none" w:sz="0" w:space="0" w:color="auto"/>
                  </w:divBdr>
                  <w:divsChild>
                    <w:div w:id="1045182785">
                      <w:marLeft w:val="0"/>
                      <w:marRight w:val="0"/>
                      <w:marTop w:val="0"/>
                      <w:marBottom w:val="0"/>
                      <w:divBdr>
                        <w:top w:val="none" w:sz="0" w:space="0" w:color="auto"/>
                        <w:left w:val="none" w:sz="0" w:space="0" w:color="auto"/>
                        <w:bottom w:val="none" w:sz="0" w:space="0" w:color="auto"/>
                        <w:right w:val="none" w:sz="0" w:space="0" w:color="auto"/>
                      </w:divBdr>
                    </w:div>
                  </w:divsChild>
                </w:div>
                <w:div w:id="491022525">
                  <w:marLeft w:val="0"/>
                  <w:marRight w:val="0"/>
                  <w:marTop w:val="0"/>
                  <w:marBottom w:val="0"/>
                  <w:divBdr>
                    <w:top w:val="none" w:sz="0" w:space="0" w:color="auto"/>
                    <w:left w:val="none" w:sz="0" w:space="0" w:color="auto"/>
                    <w:bottom w:val="none" w:sz="0" w:space="0" w:color="auto"/>
                    <w:right w:val="none" w:sz="0" w:space="0" w:color="auto"/>
                  </w:divBdr>
                  <w:divsChild>
                    <w:div w:id="1999729923">
                      <w:marLeft w:val="0"/>
                      <w:marRight w:val="0"/>
                      <w:marTop w:val="0"/>
                      <w:marBottom w:val="0"/>
                      <w:divBdr>
                        <w:top w:val="none" w:sz="0" w:space="0" w:color="auto"/>
                        <w:left w:val="none" w:sz="0" w:space="0" w:color="auto"/>
                        <w:bottom w:val="none" w:sz="0" w:space="0" w:color="auto"/>
                        <w:right w:val="none" w:sz="0" w:space="0" w:color="auto"/>
                      </w:divBdr>
                    </w:div>
                  </w:divsChild>
                </w:div>
                <w:div w:id="510022703">
                  <w:marLeft w:val="0"/>
                  <w:marRight w:val="0"/>
                  <w:marTop w:val="0"/>
                  <w:marBottom w:val="0"/>
                  <w:divBdr>
                    <w:top w:val="none" w:sz="0" w:space="0" w:color="auto"/>
                    <w:left w:val="none" w:sz="0" w:space="0" w:color="auto"/>
                    <w:bottom w:val="none" w:sz="0" w:space="0" w:color="auto"/>
                    <w:right w:val="none" w:sz="0" w:space="0" w:color="auto"/>
                  </w:divBdr>
                  <w:divsChild>
                    <w:div w:id="130367613">
                      <w:marLeft w:val="0"/>
                      <w:marRight w:val="0"/>
                      <w:marTop w:val="0"/>
                      <w:marBottom w:val="0"/>
                      <w:divBdr>
                        <w:top w:val="none" w:sz="0" w:space="0" w:color="auto"/>
                        <w:left w:val="none" w:sz="0" w:space="0" w:color="auto"/>
                        <w:bottom w:val="none" w:sz="0" w:space="0" w:color="auto"/>
                        <w:right w:val="none" w:sz="0" w:space="0" w:color="auto"/>
                      </w:divBdr>
                    </w:div>
                  </w:divsChild>
                </w:div>
                <w:div w:id="708141266">
                  <w:marLeft w:val="0"/>
                  <w:marRight w:val="0"/>
                  <w:marTop w:val="0"/>
                  <w:marBottom w:val="0"/>
                  <w:divBdr>
                    <w:top w:val="none" w:sz="0" w:space="0" w:color="auto"/>
                    <w:left w:val="none" w:sz="0" w:space="0" w:color="auto"/>
                    <w:bottom w:val="none" w:sz="0" w:space="0" w:color="auto"/>
                    <w:right w:val="none" w:sz="0" w:space="0" w:color="auto"/>
                  </w:divBdr>
                  <w:divsChild>
                    <w:div w:id="519784601">
                      <w:marLeft w:val="0"/>
                      <w:marRight w:val="0"/>
                      <w:marTop w:val="0"/>
                      <w:marBottom w:val="0"/>
                      <w:divBdr>
                        <w:top w:val="none" w:sz="0" w:space="0" w:color="auto"/>
                        <w:left w:val="none" w:sz="0" w:space="0" w:color="auto"/>
                        <w:bottom w:val="none" w:sz="0" w:space="0" w:color="auto"/>
                        <w:right w:val="none" w:sz="0" w:space="0" w:color="auto"/>
                      </w:divBdr>
                    </w:div>
                  </w:divsChild>
                </w:div>
                <w:div w:id="766072513">
                  <w:marLeft w:val="0"/>
                  <w:marRight w:val="0"/>
                  <w:marTop w:val="0"/>
                  <w:marBottom w:val="0"/>
                  <w:divBdr>
                    <w:top w:val="none" w:sz="0" w:space="0" w:color="auto"/>
                    <w:left w:val="none" w:sz="0" w:space="0" w:color="auto"/>
                    <w:bottom w:val="none" w:sz="0" w:space="0" w:color="auto"/>
                    <w:right w:val="none" w:sz="0" w:space="0" w:color="auto"/>
                  </w:divBdr>
                  <w:divsChild>
                    <w:div w:id="1759711471">
                      <w:marLeft w:val="0"/>
                      <w:marRight w:val="0"/>
                      <w:marTop w:val="0"/>
                      <w:marBottom w:val="0"/>
                      <w:divBdr>
                        <w:top w:val="none" w:sz="0" w:space="0" w:color="auto"/>
                        <w:left w:val="none" w:sz="0" w:space="0" w:color="auto"/>
                        <w:bottom w:val="none" w:sz="0" w:space="0" w:color="auto"/>
                        <w:right w:val="none" w:sz="0" w:space="0" w:color="auto"/>
                      </w:divBdr>
                    </w:div>
                  </w:divsChild>
                </w:div>
                <w:div w:id="1166021646">
                  <w:marLeft w:val="0"/>
                  <w:marRight w:val="0"/>
                  <w:marTop w:val="0"/>
                  <w:marBottom w:val="0"/>
                  <w:divBdr>
                    <w:top w:val="none" w:sz="0" w:space="0" w:color="auto"/>
                    <w:left w:val="none" w:sz="0" w:space="0" w:color="auto"/>
                    <w:bottom w:val="none" w:sz="0" w:space="0" w:color="auto"/>
                    <w:right w:val="none" w:sz="0" w:space="0" w:color="auto"/>
                  </w:divBdr>
                  <w:divsChild>
                    <w:div w:id="519005793">
                      <w:marLeft w:val="0"/>
                      <w:marRight w:val="0"/>
                      <w:marTop w:val="0"/>
                      <w:marBottom w:val="0"/>
                      <w:divBdr>
                        <w:top w:val="none" w:sz="0" w:space="0" w:color="auto"/>
                        <w:left w:val="none" w:sz="0" w:space="0" w:color="auto"/>
                        <w:bottom w:val="none" w:sz="0" w:space="0" w:color="auto"/>
                        <w:right w:val="none" w:sz="0" w:space="0" w:color="auto"/>
                      </w:divBdr>
                    </w:div>
                  </w:divsChild>
                </w:div>
                <w:div w:id="1362129912">
                  <w:marLeft w:val="0"/>
                  <w:marRight w:val="0"/>
                  <w:marTop w:val="0"/>
                  <w:marBottom w:val="0"/>
                  <w:divBdr>
                    <w:top w:val="none" w:sz="0" w:space="0" w:color="auto"/>
                    <w:left w:val="none" w:sz="0" w:space="0" w:color="auto"/>
                    <w:bottom w:val="none" w:sz="0" w:space="0" w:color="auto"/>
                    <w:right w:val="none" w:sz="0" w:space="0" w:color="auto"/>
                  </w:divBdr>
                  <w:divsChild>
                    <w:div w:id="1826161152">
                      <w:marLeft w:val="0"/>
                      <w:marRight w:val="0"/>
                      <w:marTop w:val="0"/>
                      <w:marBottom w:val="0"/>
                      <w:divBdr>
                        <w:top w:val="none" w:sz="0" w:space="0" w:color="auto"/>
                        <w:left w:val="none" w:sz="0" w:space="0" w:color="auto"/>
                        <w:bottom w:val="none" w:sz="0" w:space="0" w:color="auto"/>
                        <w:right w:val="none" w:sz="0" w:space="0" w:color="auto"/>
                      </w:divBdr>
                    </w:div>
                  </w:divsChild>
                </w:div>
                <w:div w:id="1595435625">
                  <w:marLeft w:val="0"/>
                  <w:marRight w:val="0"/>
                  <w:marTop w:val="0"/>
                  <w:marBottom w:val="0"/>
                  <w:divBdr>
                    <w:top w:val="none" w:sz="0" w:space="0" w:color="auto"/>
                    <w:left w:val="none" w:sz="0" w:space="0" w:color="auto"/>
                    <w:bottom w:val="none" w:sz="0" w:space="0" w:color="auto"/>
                    <w:right w:val="none" w:sz="0" w:space="0" w:color="auto"/>
                  </w:divBdr>
                  <w:divsChild>
                    <w:div w:id="1068309949">
                      <w:marLeft w:val="0"/>
                      <w:marRight w:val="0"/>
                      <w:marTop w:val="0"/>
                      <w:marBottom w:val="0"/>
                      <w:divBdr>
                        <w:top w:val="none" w:sz="0" w:space="0" w:color="auto"/>
                        <w:left w:val="none" w:sz="0" w:space="0" w:color="auto"/>
                        <w:bottom w:val="none" w:sz="0" w:space="0" w:color="auto"/>
                        <w:right w:val="none" w:sz="0" w:space="0" w:color="auto"/>
                      </w:divBdr>
                    </w:div>
                  </w:divsChild>
                </w:div>
                <w:div w:id="1629240279">
                  <w:marLeft w:val="0"/>
                  <w:marRight w:val="0"/>
                  <w:marTop w:val="0"/>
                  <w:marBottom w:val="0"/>
                  <w:divBdr>
                    <w:top w:val="none" w:sz="0" w:space="0" w:color="auto"/>
                    <w:left w:val="none" w:sz="0" w:space="0" w:color="auto"/>
                    <w:bottom w:val="none" w:sz="0" w:space="0" w:color="auto"/>
                    <w:right w:val="none" w:sz="0" w:space="0" w:color="auto"/>
                  </w:divBdr>
                  <w:divsChild>
                    <w:div w:id="256908589">
                      <w:marLeft w:val="0"/>
                      <w:marRight w:val="0"/>
                      <w:marTop w:val="0"/>
                      <w:marBottom w:val="0"/>
                      <w:divBdr>
                        <w:top w:val="none" w:sz="0" w:space="0" w:color="auto"/>
                        <w:left w:val="none" w:sz="0" w:space="0" w:color="auto"/>
                        <w:bottom w:val="none" w:sz="0" w:space="0" w:color="auto"/>
                        <w:right w:val="none" w:sz="0" w:space="0" w:color="auto"/>
                      </w:divBdr>
                    </w:div>
                  </w:divsChild>
                </w:div>
                <w:div w:id="1906790980">
                  <w:marLeft w:val="0"/>
                  <w:marRight w:val="0"/>
                  <w:marTop w:val="0"/>
                  <w:marBottom w:val="0"/>
                  <w:divBdr>
                    <w:top w:val="none" w:sz="0" w:space="0" w:color="auto"/>
                    <w:left w:val="none" w:sz="0" w:space="0" w:color="auto"/>
                    <w:bottom w:val="none" w:sz="0" w:space="0" w:color="auto"/>
                    <w:right w:val="none" w:sz="0" w:space="0" w:color="auto"/>
                  </w:divBdr>
                  <w:divsChild>
                    <w:div w:id="2104762029">
                      <w:marLeft w:val="0"/>
                      <w:marRight w:val="0"/>
                      <w:marTop w:val="0"/>
                      <w:marBottom w:val="0"/>
                      <w:divBdr>
                        <w:top w:val="none" w:sz="0" w:space="0" w:color="auto"/>
                        <w:left w:val="none" w:sz="0" w:space="0" w:color="auto"/>
                        <w:bottom w:val="none" w:sz="0" w:space="0" w:color="auto"/>
                        <w:right w:val="none" w:sz="0" w:space="0" w:color="auto"/>
                      </w:divBdr>
                    </w:div>
                  </w:divsChild>
                </w:div>
                <w:div w:id="2009013433">
                  <w:marLeft w:val="0"/>
                  <w:marRight w:val="0"/>
                  <w:marTop w:val="0"/>
                  <w:marBottom w:val="0"/>
                  <w:divBdr>
                    <w:top w:val="none" w:sz="0" w:space="0" w:color="auto"/>
                    <w:left w:val="none" w:sz="0" w:space="0" w:color="auto"/>
                    <w:bottom w:val="none" w:sz="0" w:space="0" w:color="auto"/>
                    <w:right w:val="none" w:sz="0" w:space="0" w:color="auto"/>
                  </w:divBdr>
                  <w:divsChild>
                    <w:div w:id="922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8723">
          <w:marLeft w:val="0"/>
          <w:marRight w:val="0"/>
          <w:marTop w:val="0"/>
          <w:marBottom w:val="0"/>
          <w:divBdr>
            <w:top w:val="none" w:sz="0" w:space="0" w:color="auto"/>
            <w:left w:val="none" w:sz="0" w:space="0" w:color="auto"/>
            <w:bottom w:val="none" w:sz="0" w:space="0" w:color="auto"/>
            <w:right w:val="none" w:sz="0" w:space="0" w:color="auto"/>
          </w:divBdr>
        </w:div>
      </w:divsChild>
    </w:div>
    <w:div w:id="167602399">
      <w:bodyDiv w:val="1"/>
      <w:marLeft w:val="0"/>
      <w:marRight w:val="0"/>
      <w:marTop w:val="0"/>
      <w:marBottom w:val="0"/>
      <w:divBdr>
        <w:top w:val="none" w:sz="0" w:space="0" w:color="auto"/>
        <w:left w:val="none" w:sz="0" w:space="0" w:color="auto"/>
        <w:bottom w:val="none" w:sz="0" w:space="0" w:color="auto"/>
        <w:right w:val="none" w:sz="0" w:space="0" w:color="auto"/>
      </w:divBdr>
    </w:div>
    <w:div w:id="205794304">
      <w:bodyDiv w:val="1"/>
      <w:marLeft w:val="0"/>
      <w:marRight w:val="0"/>
      <w:marTop w:val="0"/>
      <w:marBottom w:val="0"/>
      <w:divBdr>
        <w:top w:val="none" w:sz="0" w:space="0" w:color="auto"/>
        <w:left w:val="none" w:sz="0" w:space="0" w:color="auto"/>
        <w:bottom w:val="none" w:sz="0" w:space="0" w:color="auto"/>
        <w:right w:val="none" w:sz="0" w:space="0" w:color="auto"/>
      </w:divBdr>
      <w:divsChild>
        <w:div w:id="1085299132">
          <w:marLeft w:val="0"/>
          <w:marRight w:val="0"/>
          <w:marTop w:val="0"/>
          <w:marBottom w:val="0"/>
          <w:divBdr>
            <w:top w:val="none" w:sz="0" w:space="0" w:color="auto"/>
            <w:left w:val="none" w:sz="0" w:space="0" w:color="auto"/>
            <w:bottom w:val="none" w:sz="0" w:space="0" w:color="auto"/>
            <w:right w:val="none" w:sz="0" w:space="0" w:color="auto"/>
          </w:divBdr>
          <w:divsChild>
            <w:div w:id="925069175">
              <w:marLeft w:val="0"/>
              <w:marRight w:val="0"/>
              <w:marTop w:val="0"/>
              <w:marBottom w:val="0"/>
              <w:divBdr>
                <w:top w:val="none" w:sz="0" w:space="0" w:color="auto"/>
                <w:left w:val="none" w:sz="0" w:space="0" w:color="auto"/>
                <w:bottom w:val="none" w:sz="0" w:space="0" w:color="auto"/>
                <w:right w:val="none" w:sz="0" w:space="0" w:color="auto"/>
              </w:divBdr>
            </w:div>
          </w:divsChild>
        </w:div>
        <w:div w:id="1124040419">
          <w:marLeft w:val="0"/>
          <w:marRight w:val="0"/>
          <w:marTop w:val="0"/>
          <w:marBottom w:val="0"/>
          <w:divBdr>
            <w:top w:val="none" w:sz="0" w:space="0" w:color="auto"/>
            <w:left w:val="none" w:sz="0" w:space="0" w:color="auto"/>
            <w:bottom w:val="none" w:sz="0" w:space="0" w:color="auto"/>
            <w:right w:val="none" w:sz="0" w:space="0" w:color="auto"/>
          </w:divBdr>
          <w:divsChild>
            <w:div w:id="5820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8968">
      <w:bodyDiv w:val="1"/>
      <w:marLeft w:val="0"/>
      <w:marRight w:val="0"/>
      <w:marTop w:val="0"/>
      <w:marBottom w:val="0"/>
      <w:divBdr>
        <w:top w:val="none" w:sz="0" w:space="0" w:color="auto"/>
        <w:left w:val="none" w:sz="0" w:space="0" w:color="auto"/>
        <w:bottom w:val="none" w:sz="0" w:space="0" w:color="auto"/>
        <w:right w:val="none" w:sz="0" w:space="0" w:color="auto"/>
      </w:divBdr>
      <w:divsChild>
        <w:div w:id="302005073">
          <w:marLeft w:val="0"/>
          <w:marRight w:val="0"/>
          <w:marTop w:val="0"/>
          <w:marBottom w:val="0"/>
          <w:divBdr>
            <w:top w:val="none" w:sz="0" w:space="0" w:color="auto"/>
            <w:left w:val="none" w:sz="0" w:space="0" w:color="auto"/>
            <w:bottom w:val="none" w:sz="0" w:space="0" w:color="auto"/>
            <w:right w:val="none" w:sz="0" w:space="0" w:color="auto"/>
          </w:divBdr>
        </w:div>
        <w:div w:id="451480533">
          <w:marLeft w:val="0"/>
          <w:marRight w:val="0"/>
          <w:marTop w:val="0"/>
          <w:marBottom w:val="0"/>
          <w:divBdr>
            <w:top w:val="none" w:sz="0" w:space="0" w:color="auto"/>
            <w:left w:val="none" w:sz="0" w:space="0" w:color="auto"/>
            <w:bottom w:val="none" w:sz="0" w:space="0" w:color="auto"/>
            <w:right w:val="none" w:sz="0" w:space="0" w:color="auto"/>
          </w:divBdr>
        </w:div>
        <w:div w:id="1747920052">
          <w:marLeft w:val="0"/>
          <w:marRight w:val="0"/>
          <w:marTop w:val="0"/>
          <w:marBottom w:val="0"/>
          <w:divBdr>
            <w:top w:val="none" w:sz="0" w:space="0" w:color="auto"/>
            <w:left w:val="none" w:sz="0" w:space="0" w:color="auto"/>
            <w:bottom w:val="none" w:sz="0" w:space="0" w:color="auto"/>
            <w:right w:val="none" w:sz="0" w:space="0" w:color="auto"/>
          </w:divBdr>
        </w:div>
      </w:divsChild>
    </w:div>
    <w:div w:id="263617898">
      <w:bodyDiv w:val="1"/>
      <w:marLeft w:val="0"/>
      <w:marRight w:val="0"/>
      <w:marTop w:val="0"/>
      <w:marBottom w:val="0"/>
      <w:divBdr>
        <w:top w:val="none" w:sz="0" w:space="0" w:color="auto"/>
        <w:left w:val="none" w:sz="0" w:space="0" w:color="auto"/>
        <w:bottom w:val="none" w:sz="0" w:space="0" w:color="auto"/>
        <w:right w:val="none" w:sz="0" w:space="0" w:color="auto"/>
      </w:divBdr>
      <w:divsChild>
        <w:div w:id="219487678">
          <w:marLeft w:val="0"/>
          <w:marRight w:val="0"/>
          <w:marTop w:val="0"/>
          <w:marBottom w:val="0"/>
          <w:divBdr>
            <w:top w:val="none" w:sz="0" w:space="0" w:color="auto"/>
            <w:left w:val="none" w:sz="0" w:space="0" w:color="auto"/>
            <w:bottom w:val="none" w:sz="0" w:space="0" w:color="auto"/>
            <w:right w:val="none" w:sz="0" w:space="0" w:color="auto"/>
          </w:divBdr>
        </w:div>
        <w:div w:id="688800783">
          <w:marLeft w:val="0"/>
          <w:marRight w:val="0"/>
          <w:marTop w:val="0"/>
          <w:marBottom w:val="0"/>
          <w:divBdr>
            <w:top w:val="none" w:sz="0" w:space="0" w:color="auto"/>
            <w:left w:val="none" w:sz="0" w:space="0" w:color="auto"/>
            <w:bottom w:val="none" w:sz="0" w:space="0" w:color="auto"/>
            <w:right w:val="none" w:sz="0" w:space="0" w:color="auto"/>
          </w:divBdr>
        </w:div>
        <w:div w:id="1010641043">
          <w:marLeft w:val="0"/>
          <w:marRight w:val="0"/>
          <w:marTop w:val="0"/>
          <w:marBottom w:val="0"/>
          <w:divBdr>
            <w:top w:val="none" w:sz="0" w:space="0" w:color="auto"/>
            <w:left w:val="none" w:sz="0" w:space="0" w:color="auto"/>
            <w:bottom w:val="none" w:sz="0" w:space="0" w:color="auto"/>
            <w:right w:val="none" w:sz="0" w:space="0" w:color="auto"/>
          </w:divBdr>
        </w:div>
      </w:divsChild>
    </w:div>
    <w:div w:id="317420086">
      <w:bodyDiv w:val="1"/>
      <w:marLeft w:val="0"/>
      <w:marRight w:val="0"/>
      <w:marTop w:val="0"/>
      <w:marBottom w:val="0"/>
      <w:divBdr>
        <w:top w:val="none" w:sz="0" w:space="0" w:color="auto"/>
        <w:left w:val="none" w:sz="0" w:space="0" w:color="auto"/>
        <w:bottom w:val="none" w:sz="0" w:space="0" w:color="auto"/>
        <w:right w:val="none" w:sz="0" w:space="0" w:color="auto"/>
      </w:divBdr>
      <w:divsChild>
        <w:div w:id="805971006">
          <w:marLeft w:val="0"/>
          <w:marRight w:val="0"/>
          <w:marTop w:val="0"/>
          <w:marBottom w:val="0"/>
          <w:divBdr>
            <w:top w:val="none" w:sz="0" w:space="0" w:color="auto"/>
            <w:left w:val="none" w:sz="0" w:space="0" w:color="auto"/>
            <w:bottom w:val="none" w:sz="0" w:space="0" w:color="auto"/>
            <w:right w:val="none" w:sz="0" w:space="0" w:color="auto"/>
          </w:divBdr>
        </w:div>
        <w:div w:id="1073703679">
          <w:marLeft w:val="0"/>
          <w:marRight w:val="0"/>
          <w:marTop w:val="0"/>
          <w:marBottom w:val="0"/>
          <w:divBdr>
            <w:top w:val="none" w:sz="0" w:space="0" w:color="auto"/>
            <w:left w:val="none" w:sz="0" w:space="0" w:color="auto"/>
            <w:bottom w:val="none" w:sz="0" w:space="0" w:color="auto"/>
            <w:right w:val="none" w:sz="0" w:space="0" w:color="auto"/>
          </w:divBdr>
        </w:div>
        <w:div w:id="1517764953">
          <w:marLeft w:val="0"/>
          <w:marRight w:val="0"/>
          <w:marTop w:val="0"/>
          <w:marBottom w:val="0"/>
          <w:divBdr>
            <w:top w:val="none" w:sz="0" w:space="0" w:color="auto"/>
            <w:left w:val="none" w:sz="0" w:space="0" w:color="auto"/>
            <w:bottom w:val="none" w:sz="0" w:space="0" w:color="auto"/>
            <w:right w:val="none" w:sz="0" w:space="0" w:color="auto"/>
          </w:divBdr>
        </w:div>
      </w:divsChild>
    </w:div>
    <w:div w:id="320162841">
      <w:bodyDiv w:val="1"/>
      <w:marLeft w:val="0"/>
      <w:marRight w:val="0"/>
      <w:marTop w:val="0"/>
      <w:marBottom w:val="0"/>
      <w:divBdr>
        <w:top w:val="none" w:sz="0" w:space="0" w:color="auto"/>
        <w:left w:val="none" w:sz="0" w:space="0" w:color="auto"/>
        <w:bottom w:val="none" w:sz="0" w:space="0" w:color="auto"/>
        <w:right w:val="none" w:sz="0" w:space="0" w:color="auto"/>
      </w:divBdr>
    </w:div>
    <w:div w:id="345988579">
      <w:bodyDiv w:val="1"/>
      <w:marLeft w:val="0"/>
      <w:marRight w:val="0"/>
      <w:marTop w:val="0"/>
      <w:marBottom w:val="0"/>
      <w:divBdr>
        <w:top w:val="none" w:sz="0" w:space="0" w:color="auto"/>
        <w:left w:val="none" w:sz="0" w:space="0" w:color="auto"/>
        <w:bottom w:val="none" w:sz="0" w:space="0" w:color="auto"/>
        <w:right w:val="none" w:sz="0" w:space="0" w:color="auto"/>
      </w:divBdr>
      <w:divsChild>
        <w:div w:id="1524782180">
          <w:marLeft w:val="0"/>
          <w:marRight w:val="0"/>
          <w:marTop w:val="0"/>
          <w:marBottom w:val="0"/>
          <w:divBdr>
            <w:top w:val="none" w:sz="0" w:space="0" w:color="auto"/>
            <w:left w:val="none" w:sz="0" w:space="0" w:color="auto"/>
            <w:bottom w:val="none" w:sz="0" w:space="0" w:color="auto"/>
            <w:right w:val="none" w:sz="0" w:space="0" w:color="auto"/>
          </w:divBdr>
        </w:div>
        <w:div w:id="1935936949">
          <w:marLeft w:val="0"/>
          <w:marRight w:val="0"/>
          <w:marTop w:val="0"/>
          <w:marBottom w:val="0"/>
          <w:divBdr>
            <w:top w:val="none" w:sz="0" w:space="0" w:color="auto"/>
            <w:left w:val="none" w:sz="0" w:space="0" w:color="auto"/>
            <w:bottom w:val="none" w:sz="0" w:space="0" w:color="auto"/>
            <w:right w:val="none" w:sz="0" w:space="0" w:color="auto"/>
          </w:divBdr>
        </w:div>
        <w:div w:id="2075665601">
          <w:marLeft w:val="0"/>
          <w:marRight w:val="0"/>
          <w:marTop w:val="0"/>
          <w:marBottom w:val="0"/>
          <w:divBdr>
            <w:top w:val="none" w:sz="0" w:space="0" w:color="auto"/>
            <w:left w:val="none" w:sz="0" w:space="0" w:color="auto"/>
            <w:bottom w:val="none" w:sz="0" w:space="0" w:color="auto"/>
            <w:right w:val="none" w:sz="0" w:space="0" w:color="auto"/>
          </w:divBdr>
        </w:div>
      </w:divsChild>
    </w:div>
    <w:div w:id="372390919">
      <w:bodyDiv w:val="1"/>
      <w:marLeft w:val="0"/>
      <w:marRight w:val="0"/>
      <w:marTop w:val="0"/>
      <w:marBottom w:val="0"/>
      <w:divBdr>
        <w:top w:val="none" w:sz="0" w:space="0" w:color="auto"/>
        <w:left w:val="none" w:sz="0" w:space="0" w:color="auto"/>
        <w:bottom w:val="none" w:sz="0" w:space="0" w:color="auto"/>
        <w:right w:val="none" w:sz="0" w:space="0" w:color="auto"/>
      </w:divBdr>
      <w:divsChild>
        <w:div w:id="1406486300">
          <w:marLeft w:val="0"/>
          <w:marRight w:val="0"/>
          <w:marTop w:val="0"/>
          <w:marBottom w:val="0"/>
          <w:divBdr>
            <w:top w:val="none" w:sz="0" w:space="0" w:color="auto"/>
            <w:left w:val="none" w:sz="0" w:space="0" w:color="auto"/>
            <w:bottom w:val="none" w:sz="0" w:space="0" w:color="auto"/>
            <w:right w:val="none" w:sz="0" w:space="0" w:color="auto"/>
          </w:divBdr>
          <w:divsChild>
            <w:div w:id="365520218">
              <w:marLeft w:val="0"/>
              <w:marRight w:val="0"/>
              <w:marTop w:val="0"/>
              <w:marBottom w:val="0"/>
              <w:divBdr>
                <w:top w:val="none" w:sz="0" w:space="0" w:color="auto"/>
                <w:left w:val="none" w:sz="0" w:space="0" w:color="auto"/>
                <w:bottom w:val="none" w:sz="0" w:space="0" w:color="auto"/>
                <w:right w:val="none" w:sz="0" w:space="0" w:color="auto"/>
              </w:divBdr>
            </w:div>
          </w:divsChild>
        </w:div>
        <w:div w:id="2067946277">
          <w:marLeft w:val="0"/>
          <w:marRight w:val="0"/>
          <w:marTop w:val="0"/>
          <w:marBottom w:val="0"/>
          <w:divBdr>
            <w:top w:val="none" w:sz="0" w:space="0" w:color="auto"/>
            <w:left w:val="none" w:sz="0" w:space="0" w:color="auto"/>
            <w:bottom w:val="none" w:sz="0" w:space="0" w:color="auto"/>
            <w:right w:val="none" w:sz="0" w:space="0" w:color="auto"/>
          </w:divBdr>
          <w:divsChild>
            <w:div w:id="4152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8417">
      <w:bodyDiv w:val="1"/>
      <w:marLeft w:val="0"/>
      <w:marRight w:val="0"/>
      <w:marTop w:val="0"/>
      <w:marBottom w:val="0"/>
      <w:divBdr>
        <w:top w:val="none" w:sz="0" w:space="0" w:color="auto"/>
        <w:left w:val="none" w:sz="0" w:space="0" w:color="auto"/>
        <w:bottom w:val="none" w:sz="0" w:space="0" w:color="auto"/>
        <w:right w:val="none" w:sz="0" w:space="0" w:color="auto"/>
      </w:divBdr>
      <w:divsChild>
        <w:div w:id="19011667">
          <w:marLeft w:val="0"/>
          <w:marRight w:val="0"/>
          <w:marTop w:val="0"/>
          <w:marBottom w:val="0"/>
          <w:divBdr>
            <w:top w:val="none" w:sz="0" w:space="0" w:color="auto"/>
            <w:left w:val="none" w:sz="0" w:space="0" w:color="auto"/>
            <w:bottom w:val="none" w:sz="0" w:space="0" w:color="auto"/>
            <w:right w:val="none" w:sz="0" w:space="0" w:color="auto"/>
          </w:divBdr>
          <w:divsChild>
            <w:div w:id="1267149977">
              <w:marLeft w:val="0"/>
              <w:marRight w:val="0"/>
              <w:marTop w:val="0"/>
              <w:marBottom w:val="0"/>
              <w:divBdr>
                <w:top w:val="none" w:sz="0" w:space="0" w:color="auto"/>
                <w:left w:val="none" w:sz="0" w:space="0" w:color="auto"/>
                <w:bottom w:val="none" w:sz="0" w:space="0" w:color="auto"/>
                <w:right w:val="none" w:sz="0" w:space="0" w:color="auto"/>
              </w:divBdr>
            </w:div>
          </w:divsChild>
        </w:div>
        <w:div w:id="75249952">
          <w:marLeft w:val="0"/>
          <w:marRight w:val="0"/>
          <w:marTop w:val="0"/>
          <w:marBottom w:val="0"/>
          <w:divBdr>
            <w:top w:val="none" w:sz="0" w:space="0" w:color="auto"/>
            <w:left w:val="none" w:sz="0" w:space="0" w:color="auto"/>
            <w:bottom w:val="none" w:sz="0" w:space="0" w:color="auto"/>
            <w:right w:val="none" w:sz="0" w:space="0" w:color="auto"/>
          </w:divBdr>
          <w:divsChild>
            <w:div w:id="316426348">
              <w:marLeft w:val="0"/>
              <w:marRight w:val="0"/>
              <w:marTop w:val="0"/>
              <w:marBottom w:val="0"/>
              <w:divBdr>
                <w:top w:val="none" w:sz="0" w:space="0" w:color="auto"/>
                <w:left w:val="none" w:sz="0" w:space="0" w:color="auto"/>
                <w:bottom w:val="none" w:sz="0" w:space="0" w:color="auto"/>
                <w:right w:val="none" w:sz="0" w:space="0" w:color="auto"/>
              </w:divBdr>
            </w:div>
          </w:divsChild>
        </w:div>
        <w:div w:id="242183200">
          <w:marLeft w:val="0"/>
          <w:marRight w:val="0"/>
          <w:marTop w:val="0"/>
          <w:marBottom w:val="0"/>
          <w:divBdr>
            <w:top w:val="none" w:sz="0" w:space="0" w:color="auto"/>
            <w:left w:val="none" w:sz="0" w:space="0" w:color="auto"/>
            <w:bottom w:val="none" w:sz="0" w:space="0" w:color="auto"/>
            <w:right w:val="none" w:sz="0" w:space="0" w:color="auto"/>
          </w:divBdr>
          <w:divsChild>
            <w:div w:id="1369642866">
              <w:marLeft w:val="0"/>
              <w:marRight w:val="0"/>
              <w:marTop w:val="0"/>
              <w:marBottom w:val="0"/>
              <w:divBdr>
                <w:top w:val="none" w:sz="0" w:space="0" w:color="auto"/>
                <w:left w:val="none" w:sz="0" w:space="0" w:color="auto"/>
                <w:bottom w:val="none" w:sz="0" w:space="0" w:color="auto"/>
                <w:right w:val="none" w:sz="0" w:space="0" w:color="auto"/>
              </w:divBdr>
            </w:div>
          </w:divsChild>
        </w:div>
        <w:div w:id="337654081">
          <w:marLeft w:val="0"/>
          <w:marRight w:val="0"/>
          <w:marTop w:val="0"/>
          <w:marBottom w:val="0"/>
          <w:divBdr>
            <w:top w:val="none" w:sz="0" w:space="0" w:color="auto"/>
            <w:left w:val="none" w:sz="0" w:space="0" w:color="auto"/>
            <w:bottom w:val="none" w:sz="0" w:space="0" w:color="auto"/>
            <w:right w:val="none" w:sz="0" w:space="0" w:color="auto"/>
          </w:divBdr>
          <w:divsChild>
            <w:div w:id="321004594">
              <w:marLeft w:val="0"/>
              <w:marRight w:val="0"/>
              <w:marTop w:val="0"/>
              <w:marBottom w:val="0"/>
              <w:divBdr>
                <w:top w:val="none" w:sz="0" w:space="0" w:color="auto"/>
                <w:left w:val="none" w:sz="0" w:space="0" w:color="auto"/>
                <w:bottom w:val="none" w:sz="0" w:space="0" w:color="auto"/>
                <w:right w:val="none" w:sz="0" w:space="0" w:color="auto"/>
              </w:divBdr>
            </w:div>
          </w:divsChild>
        </w:div>
        <w:div w:id="337853876">
          <w:marLeft w:val="0"/>
          <w:marRight w:val="0"/>
          <w:marTop w:val="0"/>
          <w:marBottom w:val="0"/>
          <w:divBdr>
            <w:top w:val="none" w:sz="0" w:space="0" w:color="auto"/>
            <w:left w:val="none" w:sz="0" w:space="0" w:color="auto"/>
            <w:bottom w:val="none" w:sz="0" w:space="0" w:color="auto"/>
            <w:right w:val="none" w:sz="0" w:space="0" w:color="auto"/>
          </w:divBdr>
          <w:divsChild>
            <w:div w:id="1188525208">
              <w:marLeft w:val="0"/>
              <w:marRight w:val="0"/>
              <w:marTop w:val="0"/>
              <w:marBottom w:val="0"/>
              <w:divBdr>
                <w:top w:val="none" w:sz="0" w:space="0" w:color="auto"/>
                <w:left w:val="none" w:sz="0" w:space="0" w:color="auto"/>
                <w:bottom w:val="none" w:sz="0" w:space="0" w:color="auto"/>
                <w:right w:val="none" w:sz="0" w:space="0" w:color="auto"/>
              </w:divBdr>
            </w:div>
          </w:divsChild>
        </w:div>
        <w:div w:id="338121530">
          <w:marLeft w:val="0"/>
          <w:marRight w:val="0"/>
          <w:marTop w:val="0"/>
          <w:marBottom w:val="0"/>
          <w:divBdr>
            <w:top w:val="none" w:sz="0" w:space="0" w:color="auto"/>
            <w:left w:val="none" w:sz="0" w:space="0" w:color="auto"/>
            <w:bottom w:val="none" w:sz="0" w:space="0" w:color="auto"/>
            <w:right w:val="none" w:sz="0" w:space="0" w:color="auto"/>
          </w:divBdr>
          <w:divsChild>
            <w:div w:id="1206789844">
              <w:marLeft w:val="0"/>
              <w:marRight w:val="0"/>
              <w:marTop w:val="0"/>
              <w:marBottom w:val="0"/>
              <w:divBdr>
                <w:top w:val="none" w:sz="0" w:space="0" w:color="auto"/>
                <w:left w:val="none" w:sz="0" w:space="0" w:color="auto"/>
                <w:bottom w:val="none" w:sz="0" w:space="0" w:color="auto"/>
                <w:right w:val="none" w:sz="0" w:space="0" w:color="auto"/>
              </w:divBdr>
            </w:div>
          </w:divsChild>
        </w:div>
        <w:div w:id="408306053">
          <w:marLeft w:val="0"/>
          <w:marRight w:val="0"/>
          <w:marTop w:val="0"/>
          <w:marBottom w:val="0"/>
          <w:divBdr>
            <w:top w:val="none" w:sz="0" w:space="0" w:color="auto"/>
            <w:left w:val="none" w:sz="0" w:space="0" w:color="auto"/>
            <w:bottom w:val="none" w:sz="0" w:space="0" w:color="auto"/>
            <w:right w:val="none" w:sz="0" w:space="0" w:color="auto"/>
          </w:divBdr>
          <w:divsChild>
            <w:div w:id="1830249887">
              <w:marLeft w:val="0"/>
              <w:marRight w:val="0"/>
              <w:marTop w:val="0"/>
              <w:marBottom w:val="0"/>
              <w:divBdr>
                <w:top w:val="none" w:sz="0" w:space="0" w:color="auto"/>
                <w:left w:val="none" w:sz="0" w:space="0" w:color="auto"/>
                <w:bottom w:val="none" w:sz="0" w:space="0" w:color="auto"/>
                <w:right w:val="none" w:sz="0" w:space="0" w:color="auto"/>
              </w:divBdr>
            </w:div>
          </w:divsChild>
        </w:div>
        <w:div w:id="755521564">
          <w:marLeft w:val="0"/>
          <w:marRight w:val="0"/>
          <w:marTop w:val="0"/>
          <w:marBottom w:val="0"/>
          <w:divBdr>
            <w:top w:val="none" w:sz="0" w:space="0" w:color="auto"/>
            <w:left w:val="none" w:sz="0" w:space="0" w:color="auto"/>
            <w:bottom w:val="none" w:sz="0" w:space="0" w:color="auto"/>
            <w:right w:val="none" w:sz="0" w:space="0" w:color="auto"/>
          </w:divBdr>
          <w:divsChild>
            <w:div w:id="1755198268">
              <w:marLeft w:val="0"/>
              <w:marRight w:val="0"/>
              <w:marTop w:val="0"/>
              <w:marBottom w:val="0"/>
              <w:divBdr>
                <w:top w:val="none" w:sz="0" w:space="0" w:color="auto"/>
                <w:left w:val="none" w:sz="0" w:space="0" w:color="auto"/>
                <w:bottom w:val="none" w:sz="0" w:space="0" w:color="auto"/>
                <w:right w:val="none" w:sz="0" w:space="0" w:color="auto"/>
              </w:divBdr>
            </w:div>
          </w:divsChild>
        </w:div>
        <w:div w:id="797333529">
          <w:marLeft w:val="0"/>
          <w:marRight w:val="0"/>
          <w:marTop w:val="0"/>
          <w:marBottom w:val="0"/>
          <w:divBdr>
            <w:top w:val="none" w:sz="0" w:space="0" w:color="auto"/>
            <w:left w:val="none" w:sz="0" w:space="0" w:color="auto"/>
            <w:bottom w:val="none" w:sz="0" w:space="0" w:color="auto"/>
            <w:right w:val="none" w:sz="0" w:space="0" w:color="auto"/>
          </w:divBdr>
          <w:divsChild>
            <w:div w:id="8483929">
              <w:marLeft w:val="0"/>
              <w:marRight w:val="0"/>
              <w:marTop w:val="0"/>
              <w:marBottom w:val="0"/>
              <w:divBdr>
                <w:top w:val="none" w:sz="0" w:space="0" w:color="auto"/>
                <w:left w:val="none" w:sz="0" w:space="0" w:color="auto"/>
                <w:bottom w:val="none" w:sz="0" w:space="0" w:color="auto"/>
                <w:right w:val="none" w:sz="0" w:space="0" w:color="auto"/>
              </w:divBdr>
            </w:div>
          </w:divsChild>
        </w:div>
        <w:div w:id="811868909">
          <w:marLeft w:val="0"/>
          <w:marRight w:val="0"/>
          <w:marTop w:val="0"/>
          <w:marBottom w:val="0"/>
          <w:divBdr>
            <w:top w:val="none" w:sz="0" w:space="0" w:color="auto"/>
            <w:left w:val="none" w:sz="0" w:space="0" w:color="auto"/>
            <w:bottom w:val="none" w:sz="0" w:space="0" w:color="auto"/>
            <w:right w:val="none" w:sz="0" w:space="0" w:color="auto"/>
          </w:divBdr>
          <w:divsChild>
            <w:div w:id="1740445886">
              <w:marLeft w:val="0"/>
              <w:marRight w:val="0"/>
              <w:marTop w:val="0"/>
              <w:marBottom w:val="0"/>
              <w:divBdr>
                <w:top w:val="none" w:sz="0" w:space="0" w:color="auto"/>
                <w:left w:val="none" w:sz="0" w:space="0" w:color="auto"/>
                <w:bottom w:val="none" w:sz="0" w:space="0" w:color="auto"/>
                <w:right w:val="none" w:sz="0" w:space="0" w:color="auto"/>
              </w:divBdr>
            </w:div>
          </w:divsChild>
        </w:div>
        <w:div w:id="880627884">
          <w:marLeft w:val="0"/>
          <w:marRight w:val="0"/>
          <w:marTop w:val="0"/>
          <w:marBottom w:val="0"/>
          <w:divBdr>
            <w:top w:val="none" w:sz="0" w:space="0" w:color="auto"/>
            <w:left w:val="none" w:sz="0" w:space="0" w:color="auto"/>
            <w:bottom w:val="none" w:sz="0" w:space="0" w:color="auto"/>
            <w:right w:val="none" w:sz="0" w:space="0" w:color="auto"/>
          </w:divBdr>
          <w:divsChild>
            <w:div w:id="629088840">
              <w:marLeft w:val="0"/>
              <w:marRight w:val="0"/>
              <w:marTop w:val="0"/>
              <w:marBottom w:val="0"/>
              <w:divBdr>
                <w:top w:val="none" w:sz="0" w:space="0" w:color="auto"/>
                <w:left w:val="none" w:sz="0" w:space="0" w:color="auto"/>
                <w:bottom w:val="none" w:sz="0" w:space="0" w:color="auto"/>
                <w:right w:val="none" w:sz="0" w:space="0" w:color="auto"/>
              </w:divBdr>
            </w:div>
          </w:divsChild>
        </w:div>
        <w:div w:id="961962414">
          <w:marLeft w:val="0"/>
          <w:marRight w:val="0"/>
          <w:marTop w:val="0"/>
          <w:marBottom w:val="0"/>
          <w:divBdr>
            <w:top w:val="none" w:sz="0" w:space="0" w:color="auto"/>
            <w:left w:val="none" w:sz="0" w:space="0" w:color="auto"/>
            <w:bottom w:val="none" w:sz="0" w:space="0" w:color="auto"/>
            <w:right w:val="none" w:sz="0" w:space="0" w:color="auto"/>
          </w:divBdr>
          <w:divsChild>
            <w:div w:id="997001758">
              <w:marLeft w:val="0"/>
              <w:marRight w:val="0"/>
              <w:marTop w:val="0"/>
              <w:marBottom w:val="0"/>
              <w:divBdr>
                <w:top w:val="none" w:sz="0" w:space="0" w:color="auto"/>
                <w:left w:val="none" w:sz="0" w:space="0" w:color="auto"/>
                <w:bottom w:val="none" w:sz="0" w:space="0" w:color="auto"/>
                <w:right w:val="none" w:sz="0" w:space="0" w:color="auto"/>
              </w:divBdr>
            </w:div>
          </w:divsChild>
        </w:div>
        <w:div w:id="1225332245">
          <w:marLeft w:val="0"/>
          <w:marRight w:val="0"/>
          <w:marTop w:val="0"/>
          <w:marBottom w:val="0"/>
          <w:divBdr>
            <w:top w:val="none" w:sz="0" w:space="0" w:color="auto"/>
            <w:left w:val="none" w:sz="0" w:space="0" w:color="auto"/>
            <w:bottom w:val="none" w:sz="0" w:space="0" w:color="auto"/>
            <w:right w:val="none" w:sz="0" w:space="0" w:color="auto"/>
          </w:divBdr>
          <w:divsChild>
            <w:div w:id="352074067">
              <w:marLeft w:val="0"/>
              <w:marRight w:val="0"/>
              <w:marTop w:val="0"/>
              <w:marBottom w:val="0"/>
              <w:divBdr>
                <w:top w:val="none" w:sz="0" w:space="0" w:color="auto"/>
                <w:left w:val="none" w:sz="0" w:space="0" w:color="auto"/>
                <w:bottom w:val="none" w:sz="0" w:space="0" w:color="auto"/>
                <w:right w:val="none" w:sz="0" w:space="0" w:color="auto"/>
              </w:divBdr>
            </w:div>
          </w:divsChild>
        </w:div>
        <w:div w:id="1270701057">
          <w:marLeft w:val="0"/>
          <w:marRight w:val="0"/>
          <w:marTop w:val="0"/>
          <w:marBottom w:val="0"/>
          <w:divBdr>
            <w:top w:val="none" w:sz="0" w:space="0" w:color="auto"/>
            <w:left w:val="none" w:sz="0" w:space="0" w:color="auto"/>
            <w:bottom w:val="none" w:sz="0" w:space="0" w:color="auto"/>
            <w:right w:val="none" w:sz="0" w:space="0" w:color="auto"/>
          </w:divBdr>
          <w:divsChild>
            <w:div w:id="898906378">
              <w:marLeft w:val="0"/>
              <w:marRight w:val="0"/>
              <w:marTop w:val="0"/>
              <w:marBottom w:val="0"/>
              <w:divBdr>
                <w:top w:val="none" w:sz="0" w:space="0" w:color="auto"/>
                <w:left w:val="none" w:sz="0" w:space="0" w:color="auto"/>
                <w:bottom w:val="none" w:sz="0" w:space="0" w:color="auto"/>
                <w:right w:val="none" w:sz="0" w:space="0" w:color="auto"/>
              </w:divBdr>
            </w:div>
          </w:divsChild>
        </w:div>
        <w:div w:id="1337534672">
          <w:marLeft w:val="0"/>
          <w:marRight w:val="0"/>
          <w:marTop w:val="0"/>
          <w:marBottom w:val="0"/>
          <w:divBdr>
            <w:top w:val="none" w:sz="0" w:space="0" w:color="auto"/>
            <w:left w:val="none" w:sz="0" w:space="0" w:color="auto"/>
            <w:bottom w:val="none" w:sz="0" w:space="0" w:color="auto"/>
            <w:right w:val="none" w:sz="0" w:space="0" w:color="auto"/>
          </w:divBdr>
          <w:divsChild>
            <w:div w:id="1989505404">
              <w:marLeft w:val="0"/>
              <w:marRight w:val="0"/>
              <w:marTop w:val="0"/>
              <w:marBottom w:val="0"/>
              <w:divBdr>
                <w:top w:val="none" w:sz="0" w:space="0" w:color="auto"/>
                <w:left w:val="none" w:sz="0" w:space="0" w:color="auto"/>
                <w:bottom w:val="none" w:sz="0" w:space="0" w:color="auto"/>
                <w:right w:val="none" w:sz="0" w:space="0" w:color="auto"/>
              </w:divBdr>
            </w:div>
          </w:divsChild>
        </w:div>
        <w:div w:id="1377317753">
          <w:marLeft w:val="0"/>
          <w:marRight w:val="0"/>
          <w:marTop w:val="0"/>
          <w:marBottom w:val="0"/>
          <w:divBdr>
            <w:top w:val="none" w:sz="0" w:space="0" w:color="auto"/>
            <w:left w:val="none" w:sz="0" w:space="0" w:color="auto"/>
            <w:bottom w:val="none" w:sz="0" w:space="0" w:color="auto"/>
            <w:right w:val="none" w:sz="0" w:space="0" w:color="auto"/>
          </w:divBdr>
          <w:divsChild>
            <w:div w:id="1018510119">
              <w:marLeft w:val="0"/>
              <w:marRight w:val="0"/>
              <w:marTop w:val="0"/>
              <w:marBottom w:val="0"/>
              <w:divBdr>
                <w:top w:val="none" w:sz="0" w:space="0" w:color="auto"/>
                <w:left w:val="none" w:sz="0" w:space="0" w:color="auto"/>
                <w:bottom w:val="none" w:sz="0" w:space="0" w:color="auto"/>
                <w:right w:val="none" w:sz="0" w:space="0" w:color="auto"/>
              </w:divBdr>
            </w:div>
          </w:divsChild>
        </w:div>
        <w:div w:id="1439333812">
          <w:marLeft w:val="0"/>
          <w:marRight w:val="0"/>
          <w:marTop w:val="0"/>
          <w:marBottom w:val="0"/>
          <w:divBdr>
            <w:top w:val="none" w:sz="0" w:space="0" w:color="auto"/>
            <w:left w:val="none" w:sz="0" w:space="0" w:color="auto"/>
            <w:bottom w:val="none" w:sz="0" w:space="0" w:color="auto"/>
            <w:right w:val="none" w:sz="0" w:space="0" w:color="auto"/>
          </w:divBdr>
          <w:divsChild>
            <w:div w:id="2019455637">
              <w:marLeft w:val="0"/>
              <w:marRight w:val="0"/>
              <w:marTop w:val="0"/>
              <w:marBottom w:val="0"/>
              <w:divBdr>
                <w:top w:val="none" w:sz="0" w:space="0" w:color="auto"/>
                <w:left w:val="none" w:sz="0" w:space="0" w:color="auto"/>
                <w:bottom w:val="none" w:sz="0" w:space="0" w:color="auto"/>
                <w:right w:val="none" w:sz="0" w:space="0" w:color="auto"/>
              </w:divBdr>
            </w:div>
          </w:divsChild>
        </w:div>
        <w:div w:id="1440368416">
          <w:marLeft w:val="0"/>
          <w:marRight w:val="0"/>
          <w:marTop w:val="0"/>
          <w:marBottom w:val="0"/>
          <w:divBdr>
            <w:top w:val="none" w:sz="0" w:space="0" w:color="auto"/>
            <w:left w:val="none" w:sz="0" w:space="0" w:color="auto"/>
            <w:bottom w:val="none" w:sz="0" w:space="0" w:color="auto"/>
            <w:right w:val="none" w:sz="0" w:space="0" w:color="auto"/>
          </w:divBdr>
          <w:divsChild>
            <w:div w:id="426729020">
              <w:marLeft w:val="0"/>
              <w:marRight w:val="0"/>
              <w:marTop w:val="0"/>
              <w:marBottom w:val="0"/>
              <w:divBdr>
                <w:top w:val="none" w:sz="0" w:space="0" w:color="auto"/>
                <w:left w:val="none" w:sz="0" w:space="0" w:color="auto"/>
                <w:bottom w:val="none" w:sz="0" w:space="0" w:color="auto"/>
                <w:right w:val="none" w:sz="0" w:space="0" w:color="auto"/>
              </w:divBdr>
            </w:div>
          </w:divsChild>
        </w:div>
        <w:div w:id="1590889383">
          <w:marLeft w:val="0"/>
          <w:marRight w:val="0"/>
          <w:marTop w:val="0"/>
          <w:marBottom w:val="0"/>
          <w:divBdr>
            <w:top w:val="none" w:sz="0" w:space="0" w:color="auto"/>
            <w:left w:val="none" w:sz="0" w:space="0" w:color="auto"/>
            <w:bottom w:val="none" w:sz="0" w:space="0" w:color="auto"/>
            <w:right w:val="none" w:sz="0" w:space="0" w:color="auto"/>
          </w:divBdr>
          <w:divsChild>
            <w:div w:id="1021400052">
              <w:marLeft w:val="0"/>
              <w:marRight w:val="0"/>
              <w:marTop w:val="0"/>
              <w:marBottom w:val="0"/>
              <w:divBdr>
                <w:top w:val="none" w:sz="0" w:space="0" w:color="auto"/>
                <w:left w:val="none" w:sz="0" w:space="0" w:color="auto"/>
                <w:bottom w:val="none" w:sz="0" w:space="0" w:color="auto"/>
                <w:right w:val="none" w:sz="0" w:space="0" w:color="auto"/>
              </w:divBdr>
            </w:div>
          </w:divsChild>
        </w:div>
        <w:div w:id="1717503762">
          <w:marLeft w:val="0"/>
          <w:marRight w:val="0"/>
          <w:marTop w:val="0"/>
          <w:marBottom w:val="0"/>
          <w:divBdr>
            <w:top w:val="none" w:sz="0" w:space="0" w:color="auto"/>
            <w:left w:val="none" w:sz="0" w:space="0" w:color="auto"/>
            <w:bottom w:val="none" w:sz="0" w:space="0" w:color="auto"/>
            <w:right w:val="none" w:sz="0" w:space="0" w:color="auto"/>
          </w:divBdr>
          <w:divsChild>
            <w:div w:id="234170213">
              <w:marLeft w:val="0"/>
              <w:marRight w:val="0"/>
              <w:marTop w:val="0"/>
              <w:marBottom w:val="0"/>
              <w:divBdr>
                <w:top w:val="none" w:sz="0" w:space="0" w:color="auto"/>
                <w:left w:val="none" w:sz="0" w:space="0" w:color="auto"/>
                <w:bottom w:val="none" w:sz="0" w:space="0" w:color="auto"/>
                <w:right w:val="none" w:sz="0" w:space="0" w:color="auto"/>
              </w:divBdr>
            </w:div>
          </w:divsChild>
        </w:div>
        <w:div w:id="1785078466">
          <w:marLeft w:val="0"/>
          <w:marRight w:val="0"/>
          <w:marTop w:val="0"/>
          <w:marBottom w:val="0"/>
          <w:divBdr>
            <w:top w:val="none" w:sz="0" w:space="0" w:color="auto"/>
            <w:left w:val="none" w:sz="0" w:space="0" w:color="auto"/>
            <w:bottom w:val="none" w:sz="0" w:space="0" w:color="auto"/>
            <w:right w:val="none" w:sz="0" w:space="0" w:color="auto"/>
          </w:divBdr>
          <w:divsChild>
            <w:div w:id="1918905200">
              <w:marLeft w:val="0"/>
              <w:marRight w:val="0"/>
              <w:marTop w:val="0"/>
              <w:marBottom w:val="0"/>
              <w:divBdr>
                <w:top w:val="none" w:sz="0" w:space="0" w:color="auto"/>
                <w:left w:val="none" w:sz="0" w:space="0" w:color="auto"/>
                <w:bottom w:val="none" w:sz="0" w:space="0" w:color="auto"/>
                <w:right w:val="none" w:sz="0" w:space="0" w:color="auto"/>
              </w:divBdr>
            </w:div>
          </w:divsChild>
        </w:div>
        <w:div w:id="1875340067">
          <w:marLeft w:val="0"/>
          <w:marRight w:val="0"/>
          <w:marTop w:val="0"/>
          <w:marBottom w:val="0"/>
          <w:divBdr>
            <w:top w:val="none" w:sz="0" w:space="0" w:color="auto"/>
            <w:left w:val="none" w:sz="0" w:space="0" w:color="auto"/>
            <w:bottom w:val="none" w:sz="0" w:space="0" w:color="auto"/>
            <w:right w:val="none" w:sz="0" w:space="0" w:color="auto"/>
          </w:divBdr>
          <w:divsChild>
            <w:div w:id="823469688">
              <w:marLeft w:val="0"/>
              <w:marRight w:val="0"/>
              <w:marTop w:val="0"/>
              <w:marBottom w:val="0"/>
              <w:divBdr>
                <w:top w:val="none" w:sz="0" w:space="0" w:color="auto"/>
                <w:left w:val="none" w:sz="0" w:space="0" w:color="auto"/>
                <w:bottom w:val="none" w:sz="0" w:space="0" w:color="auto"/>
                <w:right w:val="none" w:sz="0" w:space="0" w:color="auto"/>
              </w:divBdr>
            </w:div>
          </w:divsChild>
        </w:div>
        <w:div w:id="1924483806">
          <w:marLeft w:val="0"/>
          <w:marRight w:val="0"/>
          <w:marTop w:val="0"/>
          <w:marBottom w:val="0"/>
          <w:divBdr>
            <w:top w:val="none" w:sz="0" w:space="0" w:color="auto"/>
            <w:left w:val="none" w:sz="0" w:space="0" w:color="auto"/>
            <w:bottom w:val="none" w:sz="0" w:space="0" w:color="auto"/>
            <w:right w:val="none" w:sz="0" w:space="0" w:color="auto"/>
          </w:divBdr>
          <w:divsChild>
            <w:div w:id="1382946717">
              <w:marLeft w:val="0"/>
              <w:marRight w:val="0"/>
              <w:marTop w:val="0"/>
              <w:marBottom w:val="0"/>
              <w:divBdr>
                <w:top w:val="none" w:sz="0" w:space="0" w:color="auto"/>
                <w:left w:val="none" w:sz="0" w:space="0" w:color="auto"/>
                <w:bottom w:val="none" w:sz="0" w:space="0" w:color="auto"/>
                <w:right w:val="none" w:sz="0" w:space="0" w:color="auto"/>
              </w:divBdr>
            </w:div>
          </w:divsChild>
        </w:div>
        <w:div w:id="1944798653">
          <w:marLeft w:val="0"/>
          <w:marRight w:val="0"/>
          <w:marTop w:val="0"/>
          <w:marBottom w:val="0"/>
          <w:divBdr>
            <w:top w:val="none" w:sz="0" w:space="0" w:color="auto"/>
            <w:left w:val="none" w:sz="0" w:space="0" w:color="auto"/>
            <w:bottom w:val="none" w:sz="0" w:space="0" w:color="auto"/>
            <w:right w:val="none" w:sz="0" w:space="0" w:color="auto"/>
          </w:divBdr>
          <w:divsChild>
            <w:div w:id="1034379474">
              <w:marLeft w:val="0"/>
              <w:marRight w:val="0"/>
              <w:marTop w:val="0"/>
              <w:marBottom w:val="0"/>
              <w:divBdr>
                <w:top w:val="none" w:sz="0" w:space="0" w:color="auto"/>
                <w:left w:val="none" w:sz="0" w:space="0" w:color="auto"/>
                <w:bottom w:val="none" w:sz="0" w:space="0" w:color="auto"/>
                <w:right w:val="none" w:sz="0" w:space="0" w:color="auto"/>
              </w:divBdr>
            </w:div>
          </w:divsChild>
        </w:div>
        <w:div w:id="1982692568">
          <w:marLeft w:val="0"/>
          <w:marRight w:val="0"/>
          <w:marTop w:val="0"/>
          <w:marBottom w:val="0"/>
          <w:divBdr>
            <w:top w:val="none" w:sz="0" w:space="0" w:color="auto"/>
            <w:left w:val="none" w:sz="0" w:space="0" w:color="auto"/>
            <w:bottom w:val="none" w:sz="0" w:space="0" w:color="auto"/>
            <w:right w:val="none" w:sz="0" w:space="0" w:color="auto"/>
          </w:divBdr>
          <w:divsChild>
            <w:div w:id="386877985">
              <w:marLeft w:val="0"/>
              <w:marRight w:val="0"/>
              <w:marTop w:val="0"/>
              <w:marBottom w:val="0"/>
              <w:divBdr>
                <w:top w:val="none" w:sz="0" w:space="0" w:color="auto"/>
                <w:left w:val="none" w:sz="0" w:space="0" w:color="auto"/>
                <w:bottom w:val="none" w:sz="0" w:space="0" w:color="auto"/>
                <w:right w:val="none" w:sz="0" w:space="0" w:color="auto"/>
              </w:divBdr>
            </w:div>
          </w:divsChild>
        </w:div>
        <w:div w:id="1986428326">
          <w:marLeft w:val="0"/>
          <w:marRight w:val="0"/>
          <w:marTop w:val="0"/>
          <w:marBottom w:val="0"/>
          <w:divBdr>
            <w:top w:val="none" w:sz="0" w:space="0" w:color="auto"/>
            <w:left w:val="none" w:sz="0" w:space="0" w:color="auto"/>
            <w:bottom w:val="none" w:sz="0" w:space="0" w:color="auto"/>
            <w:right w:val="none" w:sz="0" w:space="0" w:color="auto"/>
          </w:divBdr>
          <w:divsChild>
            <w:div w:id="1057511149">
              <w:marLeft w:val="0"/>
              <w:marRight w:val="0"/>
              <w:marTop w:val="0"/>
              <w:marBottom w:val="0"/>
              <w:divBdr>
                <w:top w:val="none" w:sz="0" w:space="0" w:color="auto"/>
                <w:left w:val="none" w:sz="0" w:space="0" w:color="auto"/>
                <w:bottom w:val="none" w:sz="0" w:space="0" w:color="auto"/>
                <w:right w:val="none" w:sz="0" w:space="0" w:color="auto"/>
              </w:divBdr>
            </w:div>
          </w:divsChild>
        </w:div>
        <w:div w:id="2097938547">
          <w:marLeft w:val="0"/>
          <w:marRight w:val="0"/>
          <w:marTop w:val="0"/>
          <w:marBottom w:val="0"/>
          <w:divBdr>
            <w:top w:val="none" w:sz="0" w:space="0" w:color="auto"/>
            <w:left w:val="none" w:sz="0" w:space="0" w:color="auto"/>
            <w:bottom w:val="none" w:sz="0" w:space="0" w:color="auto"/>
            <w:right w:val="none" w:sz="0" w:space="0" w:color="auto"/>
          </w:divBdr>
          <w:divsChild>
            <w:div w:id="2033988808">
              <w:marLeft w:val="0"/>
              <w:marRight w:val="0"/>
              <w:marTop w:val="0"/>
              <w:marBottom w:val="0"/>
              <w:divBdr>
                <w:top w:val="none" w:sz="0" w:space="0" w:color="auto"/>
                <w:left w:val="none" w:sz="0" w:space="0" w:color="auto"/>
                <w:bottom w:val="none" w:sz="0" w:space="0" w:color="auto"/>
                <w:right w:val="none" w:sz="0" w:space="0" w:color="auto"/>
              </w:divBdr>
            </w:div>
          </w:divsChild>
        </w:div>
        <w:div w:id="2106266571">
          <w:marLeft w:val="0"/>
          <w:marRight w:val="0"/>
          <w:marTop w:val="0"/>
          <w:marBottom w:val="0"/>
          <w:divBdr>
            <w:top w:val="none" w:sz="0" w:space="0" w:color="auto"/>
            <w:left w:val="none" w:sz="0" w:space="0" w:color="auto"/>
            <w:bottom w:val="none" w:sz="0" w:space="0" w:color="auto"/>
            <w:right w:val="none" w:sz="0" w:space="0" w:color="auto"/>
          </w:divBdr>
          <w:divsChild>
            <w:div w:id="8057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4500">
      <w:bodyDiv w:val="1"/>
      <w:marLeft w:val="0"/>
      <w:marRight w:val="0"/>
      <w:marTop w:val="0"/>
      <w:marBottom w:val="0"/>
      <w:divBdr>
        <w:top w:val="none" w:sz="0" w:space="0" w:color="auto"/>
        <w:left w:val="none" w:sz="0" w:space="0" w:color="auto"/>
        <w:bottom w:val="none" w:sz="0" w:space="0" w:color="auto"/>
        <w:right w:val="none" w:sz="0" w:space="0" w:color="auto"/>
      </w:divBdr>
      <w:divsChild>
        <w:div w:id="236793420">
          <w:marLeft w:val="0"/>
          <w:marRight w:val="0"/>
          <w:marTop w:val="0"/>
          <w:marBottom w:val="0"/>
          <w:divBdr>
            <w:top w:val="none" w:sz="0" w:space="0" w:color="auto"/>
            <w:left w:val="none" w:sz="0" w:space="0" w:color="auto"/>
            <w:bottom w:val="none" w:sz="0" w:space="0" w:color="auto"/>
            <w:right w:val="none" w:sz="0" w:space="0" w:color="auto"/>
          </w:divBdr>
        </w:div>
        <w:div w:id="257951543">
          <w:marLeft w:val="0"/>
          <w:marRight w:val="0"/>
          <w:marTop w:val="0"/>
          <w:marBottom w:val="0"/>
          <w:divBdr>
            <w:top w:val="none" w:sz="0" w:space="0" w:color="auto"/>
            <w:left w:val="none" w:sz="0" w:space="0" w:color="auto"/>
            <w:bottom w:val="none" w:sz="0" w:space="0" w:color="auto"/>
            <w:right w:val="none" w:sz="0" w:space="0" w:color="auto"/>
          </w:divBdr>
          <w:divsChild>
            <w:div w:id="1441100128">
              <w:marLeft w:val="-75"/>
              <w:marRight w:val="0"/>
              <w:marTop w:val="30"/>
              <w:marBottom w:val="30"/>
              <w:divBdr>
                <w:top w:val="none" w:sz="0" w:space="0" w:color="auto"/>
                <w:left w:val="none" w:sz="0" w:space="0" w:color="auto"/>
                <w:bottom w:val="none" w:sz="0" w:space="0" w:color="auto"/>
                <w:right w:val="none" w:sz="0" w:space="0" w:color="auto"/>
              </w:divBdr>
              <w:divsChild>
                <w:div w:id="117914197">
                  <w:marLeft w:val="0"/>
                  <w:marRight w:val="0"/>
                  <w:marTop w:val="0"/>
                  <w:marBottom w:val="0"/>
                  <w:divBdr>
                    <w:top w:val="none" w:sz="0" w:space="0" w:color="auto"/>
                    <w:left w:val="none" w:sz="0" w:space="0" w:color="auto"/>
                    <w:bottom w:val="none" w:sz="0" w:space="0" w:color="auto"/>
                    <w:right w:val="none" w:sz="0" w:space="0" w:color="auto"/>
                  </w:divBdr>
                  <w:divsChild>
                    <w:div w:id="1542210391">
                      <w:marLeft w:val="0"/>
                      <w:marRight w:val="0"/>
                      <w:marTop w:val="0"/>
                      <w:marBottom w:val="0"/>
                      <w:divBdr>
                        <w:top w:val="none" w:sz="0" w:space="0" w:color="auto"/>
                        <w:left w:val="none" w:sz="0" w:space="0" w:color="auto"/>
                        <w:bottom w:val="none" w:sz="0" w:space="0" w:color="auto"/>
                        <w:right w:val="none" w:sz="0" w:space="0" w:color="auto"/>
                      </w:divBdr>
                    </w:div>
                  </w:divsChild>
                </w:div>
                <w:div w:id="208347803">
                  <w:marLeft w:val="0"/>
                  <w:marRight w:val="0"/>
                  <w:marTop w:val="0"/>
                  <w:marBottom w:val="0"/>
                  <w:divBdr>
                    <w:top w:val="none" w:sz="0" w:space="0" w:color="auto"/>
                    <w:left w:val="none" w:sz="0" w:space="0" w:color="auto"/>
                    <w:bottom w:val="none" w:sz="0" w:space="0" w:color="auto"/>
                    <w:right w:val="none" w:sz="0" w:space="0" w:color="auto"/>
                  </w:divBdr>
                  <w:divsChild>
                    <w:div w:id="1196893724">
                      <w:marLeft w:val="0"/>
                      <w:marRight w:val="0"/>
                      <w:marTop w:val="0"/>
                      <w:marBottom w:val="0"/>
                      <w:divBdr>
                        <w:top w:val="none" w:sz="0" w:space="0" w:color="auto"/>
                        <w:left w:val="none" w:sz="0" w:space="0" w:color="auto"/>
                        <w:bottom w:val="none" w:sz="0" w:space="0" w:color="auto"/>
                        <w:right w:val="none" w:sz="0" w:space="0" w:color="auto"/>
                      </w:divBdr>
                    </w:div>
                  </w:divsChild>
                </w:div>
                <w:div w:id="264384091">
                  <w:marLeft w:val="0"/>
                  <w:marRight w:val="0"/>
                  <w:marTop w:val="0"/>
                  <w:marBottom w:val="0"/>
                  <w:divBdr>
                    <w:top w:val="none" w:sz="0" w:space="0" w:color="auto"/>
                    <w:left w:val="none" w:sz="0" w:space="0" w:color="auto"/>
                    <w:bottom w:val="none" w:sz="0" w:space="0" w:color="auto"/>
                    <w:right w:val="none" w:sz="0" w:space="0" w:color="auto"/>
                  </w:divBdr>
                  <w:divsChild>
                    <w:div w:id="1224213428">
                      <w:marLeft w:val="0"/>
                      <w:marRight w:val="0"/>
                      <w:marTop w:val="0"/>
                      <w:marBottom w:val="0"/>
                      <w:divBdr>
                        <w:top w:val="none" w:sz="0" w:space="0" w:color="auto"/>
                        <w:left w:val="none" w:sz="0" w:space="0" w:color="auto"/>
                        <w:bottom w:val="none" w:sz="0" w:space="0" w:color="auto"/>
                        <w:right w:val="none" w:sz="0" w:space="0" w:color="auto"/>
                      </w:divBdr>
                    </w:div>
                  </w:divsChild>
                </w:div>
                <w:div w:id="300423302">
                  <w:marLeft w:val="0"/>
                  <w:marRight w:val="0"/>
                  <w:marTop w:val="0"/>
                  <w:marBottom w:val="0"/>
                  <w:divBdr>
                    <w:top w:val="none" w:sz="0" w:space="0" w:color="auto"/>
                    <w:left w:val="none" w:sz="0" w:space="0" w:color="auto"/>
                    <w:bottom w:val="none" w:sz="0" w:space="0" w:color="auto"/>
                    <w:right w:val="none" w:sz="0" w:space="0" w:color="auto"/>
                  </w:divBdr>
                  <w:divsChild>
                    <w:div w:id="1546989141">
                      <w:marLeft w:val="0"/>
                      <w:marRight w:val="0"/>
                      <w:marTop w:val="0"/>
                      <w:marBottom w:val="0"/>
                      <w:divBdr>
                        <w:top w:val="none" w:sz="0" w:space="0" w:color="auto"/>
                        <w:left w:val="none" w:sz="0" w:space="0" w:color="auto"/>
                        <w:bottom w:val="none" w:sz="0" w:space="0" w:color="auto"/>
                        <w:right w:val="none" w:sz="0" w:space="0" w:color="auto"/>
                      </w:divBdr>
                    </w:div>
                  </w:divsChild>
                </w:div>
                <w:div w:id="886334550">
                  <w:marLeft w:val="0"/>
                  <w:marRight w:val="0"/>
                  <w:marTop w:val="0"/>
                  <w:marBottom w:val="0"/>
                  <w:divBdr>
                    <w:top w:val="none" w:sz="0" w:space="0" w:color="auto"/>
                    <w:left w:val="none" w:sz="0" w:space="0" w:color="auto"/>
                    <w:bottom w:val="none" w:sz="0" w:space="0" w:color="auto"/>
                    <w:right w:val="none" w:sz="0" w:space="0" w:color="auto"/>
                  </w:divBdr>
                  <w:divsChild>
                    <w:div w:id="923030081">
                      <w:marLeft w:val="0"/>
                      <w:marRight w:val="0"/>
                      <w:marTop w:val="0"/>
                      <w:marBottom w:val="0"/>
                      <w:divBdr>
                        <w:top w:val="none" w:sz="0" w:space="0" w:color="auto"/>
                        <w:left w:val="none" w:sz="0" w:space="0" w:color="auto"/>
                        <w:bottom w:val="none" w:sz="0" w:space="0" w:color="auto"/>
                        <w:right w:val="none" w:sz="0" w:space="0" w:color="auto"/>
                      </w:divBdr>
                    </w:div>
                  </w:divsChild>
                </w:div>
                <w:div w:id="1109161870">
                  <w:marLeft w:val="0"/>
                  <w:marRight w:val="0"/>
                  <w:marTop w:val="0"/>
                  <w:marBottom w:val="0"/>
                  <w:divBdr>
                    <w:top w:val="none" w:sz="0" w:space="0" w:color="auto"/>
                    <w:left w:val="none" w:sz="0" w:space="0" w:color="auto"/>
                    <w:bottom w:val="none" w:sz="0" w:space="0" w:color="auto"/>
                    <w:right w:val="none" w:sz="0" w:space="0" w:color="auto"/>
                  </w:divBdr>
                  <w:divsChild>
                    <w:div w:id="1643004974">
                      <w:marLeft w:val="0"/>
                      <w:marRight w:val="0"/>
                      <w:marTop w:val="0"/>
                      <w:marBottom w:val="0"/>
                      <w:divBdr>
                        <w:top w:val="none" w:sz="0" w:space="0" w:color="auto"/>
                        <w:left w:val="none" w:sz="0" w:space="0" w:color="auto"/>
                        <w:bottom w:val="none" w:sz="0" w:space="0" w:color="auto"/>
                        <w:right w:val="none" w:sz="0" w:space="0" w:color="auto"/>
                      </w:divBdr>
                    </w:div>
                  </w:divsChild>
                </w:div>
                <w:div w:id="1162547630">
                  <w:marLeft w:val="0"/>
                  <w:marRight w:val="0"/>
                  <w:marTop w:val="0"/>
                  <w:marBottom w:val="0"/>
                  <w:divBdr>
                    <w:top w:val="none" w:sz="0" w:space="0" w:color="auto"/>
                    <w:left w:val="none" w:sz="0" w:space="0" w:color="auto"/>
                    <w:bottom w:val="none" w:sz="0" w:space="0" w:color="auto"/>
                    <w:right w:val="none" w:sz="0" w:space="0" w:color="auto"/>
                  </w:divBdr>
                  <w:divsChild>
                    <w:div w:id="34041562">
                      <w:marLeft w:val="0"/>
                      <w:marRight w:val="0"/>
                      <w:marTop w:val="0"/>
                      <w:marBottom w:val="0"/>
                      <w:divBdr>
                        <w:top w:val="none" w:sz="0" w:space="0" w:color="auto"/>
                        <w:left w:val="none" w:sz="0" w:space="0" w:color="auto"/>
                        <w:bottom w:val="none" w:sz="0" w:space="0" w:color="auto"/>
                        <w:right w:val="none" w:sz="0" w:space="0" w:color="auto"/>
                      </w:divBdr>
                    </w:div>
                  </w:divsChild>
                </w:div>
                <w:div w:id="1484664500">
                  <w:marLeft w:val="0"/>
                  <w:marRight w:val="0"/>
                  <w:marTop w:val="0"/>
                  <w:marBottom w:val="0"/>
                  <w:divBdr>
                    <w:top w:val="none" w:sz="0" w:space="0" w:color="auto"/>
                    <w:left w:val="none" w:sz="0" w:space="0" w:color="auto"/>
                    <w:bottom w:val="none" w:sz="0" w:space="0" w:color="auto"/>
                    <w:right w:val="none" w:sz="0" w:space="0" w:color="auto"/>
                  </w:divBdr>
                  <w:divsChild>
                    <w:div w:id="1258366160">
                      <w:marLeft w:val="0"/>
                      <w:marRight w:val="0"/>
                      <w:marTop w:val="0"/>
                      <w:marBottom w:val="0"/>
                      <w:divBdr>
                        <w:top w:val="none" w:sz="0" w:space="0" w:color="auto"/>
                        <w:left w:val="none" w:sz="0" w:space="0" w:color="auto"/>
                        <w:bottom w:val="none" w:sz="0" w:space="0" w:color="auto"/>
                        <w:right w:val="none" w:sz="0" w:space="0" w:color="auto"/>
                      </w:divBdr>
                    </w:div>
                  </w:divsChild>
                </w:div>
                <w:div w:id="1904682336">
                  <w:marLeft w:val="0"/>
                  <w:marRight w:val="0"/>
                  <w:marTop w:val="0"/>
                  <w:marBottom w:val="0"/>
                  <w:divBdr>
                    <w:top w:val="none" w:sz="0" w:space="0" w:color="auto"/>
                    <w:left w:val="none" w:sz="0" w:space="0" w:color="auto"/>
                    <w:bottom w:val="none" w:sz="0" w:space="0" w:color="auto"/>
                    <w:right w:val="none" w:sz="0" w:space="0" w:color="auto"/>
                  </w:divBdr>
                  <w:divsChild>
                    <w:div w:id="1232348929">
                      <w:marLeft w:val="0"/>
                      <w:marRight w:val="0"/>
                      <w:marTop w:val="0"/>
                      <w:marBottom w:val="0"/>
                      <w:divBdr>
                        <w:top w:val="none" w:sz="0" w:space="0" w:color="auto"/>
                        <w:left w:val="none" w:sz="0" w:space="0" w:color="auto"/>
                        <w:bottom w:val="none" w:sz="0" w:space="0" w:color="auto"/>
                        <w:right w:val="none" w:sz="0" w:space="0" w:color="auto"/>
                      </w:divBdr>
                    </w:div>
                  </w:divsChild>
                </w:div>
                <w:div w:id="1906260925">
                  <w:marLeft w:val="0"/>
                  <w:marRight w:val="0"/>
                  <w:marTop w:val="0"/>
                  <w:marBottom w:val="0"/>
                  <w:divBdr>
                    <w:top w:val="none" w:sz="0" w:space="0" w:color="auto"/>
                    <w:left w:val="none" w:sz="0" w:space="0" w:color="auto"/>
                    <w:bottom w:val="none" w:sz="0" w:space="0" w:color="auto"/>
                    <w:right w:val="none" w:sz="0" w:space="0" w:color="auto"/>
                  </w:divBdr>
                  <w:divsChild>
                    <w:div w:id="807744717">
                      <w:marLeft w:val="0"/>
                      <w:marRight w:val="0"/>
                      <w:marTop w:val="0"/>
                      <w:marBottom w:val="0"/>
                      <w:divBdr>
                        <w:top w:val="none" w:sz="0" w:space="0" w:color="auto"/>
                        <w:left w:val="none" w:sz="0" w:space="0" w:color="auto"/>
                        <w:bottom w:val="none" w:sz="0" w:space="0" w:color="auto"/>
                        <w:right w:val="none" w:sz="0" w:space="0" w:color="auto"/>
                      </w:divBdr>
                    </w:div>
                    <w:div w:id="840395663">
                      <w:marLeft w:val="0"/>
                      <w:marRight w:val="0"/>
                      <w:marTop w:val="0"/>
                      <w:marBottom w:val="0"/>
                      <w:divBdr>
                        <w:top w:val="none" w:sz="0" w:space="0" w:color="auto"/>
                        <w:left w:val="none" w:sz="0" w:space="0" w:color="auto"/>
                        <w:bottom w:val="none" w:sz="0" w:space="0" w:color="auto"/>
                        <w:right w:val="none" w:sz="0" w:space="0" w:color="auto"/>
                      </w:divBdr>
                    </w:div>
                  </w:divsChild>
                </w:div>
                <w:div w:id="2011061664">
                  <w:marLeft w:val="0"/>
                  <w:marRight w:val="0"/>
                  <w:marTop w:val="0"/>
                  <w:marBottom w:val="0"/>
                  <w:divBdr>
                    <w:top w:val="none" w:sz="0" w:space="0" w:color="auto"/>
                    <w:left w:val="none" w:sz="0" w:space="0" w:color="auto"/>
                    <w:bottom w:val="none" w:sz="0" w:space="0" w:color="auto"/>
                    <w:right w:val="none" w:sz="0" w:space="0" w:color="auto"/>
                  </w:divBdr>
                  <w:divsChild>
                    <w:div w:id="1573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87">
          <w:marLeft w:val="0"/>
          <w:marRight w:val="0"/>
          <w:marTop w:val="0"/>
          <w:marBottom w:val="0"/>
          <w:divBdr>
            <w:top w:val="none" w:sz="0" w:space="0" w:color="auto"/>
            <w:left w:val="none" w:sz="0" w:space="0" w:color="auto"/>
            <w:bottom w:val="none" w:sz="0" w:space="0" w:color="auto"/>
            <w:right w:val="none" w:sz="0" w:space="0" w:color="auto"/>
          </w:divBdr>
        </w:div>
        <w:div w:id="666442378">
          <w:marLeft w:val="0"/>
          <w:marRight w:val="0"/>
          <w:marTop w:val="0"/>
          <w:marBottom w:val="0"/>
          <w:divBdr>
            <w:top w:val="none" w:sz="0" w:space="0" w:color="auto"/>
            <w:left w:val="none" w:sz="0" w:space="0" w:color="auto"/>
            <w:bottom w:val="none" w:sz="0" w:space="0" w:color="auto"/>
            <w:right w:val="none" w:sz="0" w:space="0" w:color="auto"/>
          </w:divBdr>
        </w:div>
        <w:div w:id="687950904">
          <w:marLeft w:val="0"/>
          <w:marRight w:val="0"/>
          <w:marTop w:val="0"/>
          <w:marBottom w:val="0"/>
          <w:divBdr>
            <w:top w:val="none" w:sz="0" w:space="0" w:color="auto"/>
            <w:left w:val="none" w:sz="0" w:space="0" w:color="auto"/>
            <w:bottom w:val="none" w:sz="0" w:space="0" w:color="auto"/>
            <w:right w:val="none" w:sz="0" w:space="0" w:color="auto"/>
          </w:divBdr>
        </w:div>
        <w:div w:id="1017540716">
          <w:marLeft w:val="0"/>
          <w:marRight w:val="0"/>
          <w:marTop w:val="0"/>
          <w:marBottom w:val="0"/>
          <w:divBdr>
            <w:top w:val="none" w:sz="0" w:space="0" w:color="auto"/>
            <w:left w:val="none" w:sz="0" w:space="0" w:color="auto"/>
            <w:bottom w:val="none" w:sz="0" w:space="0" w:color="auto"/>
            <w:right w:val="none" w:sz="0" w:space="0" w:color="auto"/>
          </w:divBdr>
        </w:div>
        <w:div w:id="1188982624">
          <w:marLeft w:val="0"/>
          <w:marRight w:val="0"/>
          <w:marTop w:val="0"/>
          <w:marBottom w:val="0"/>
          <w:divBdr>
            <w:top w:val="none" w:sz="0" w:space="0" w:color="auto"/>
            <w:left w:val="none" w:sz="0" w:space="0" w:color="auto"/>
            <w:bottom w:val="none" w:sz="0" w:space="0" w:color="auto"/>
            <w:right w:val="none" w:sz="0" w:space="0" w:color="auto"/>
          </w:divBdr>
        </w:div>
        <w:div w:id="1325357257">
          <w:marLeft w:val="0"/>
          <w:marRight w:val="0"/>
          <w:marTop w:val="0"/>
          <w:marBottom w:val="0"/>
          <w:divBdr>
            <w:top w:val="none" w:sz="0" w:space="0" w:color="auto"/>
            <w:left w:val="none" w:sz="0" w:space="0" w:color="auto"/>
            <w:bottom w:val="none" w:sz="0" w:space="0" w:color="auto"/>
            <w:right w:val="none" w:sz="0" w:space="0" w:color="auto"/>
          </w:divBdr>
        </w:div>
        <w:div w:id="1407531422">
          <w:marLeft w:val="0"/>
          <w:marRight w:val="0"/>
          <w:marTop w:val="0"/>
          <w:marBottom w:val="0"/>
          <w:divBdr>
            <w:top w:val="none" w:sz="0" w:space="0" w:color="auto"/>
            <w:left w:val="none" w:sz="0" w:space="0" w:color="auto"/>
            <w:bottom w:val="none" w:sz="0" w:space="0" w:color="auto"/>
            <w:right w:val="none" w:sz="0" w:space="0" w:color="auto"/>
          </w:divBdr>
          <w:divsChild>
            <w:div w:id="1633288424">
              <w:marLeft w:val="-75"/>
              <w:marRight w:val="0"/>
              <w:marTop w:val="30"/>
              <w:marBottom w:val="30"/>
              <w:divBdr>
                <w:top w:val="none" w:sz="0" w:space="0" w:color="auto"/>
                <w:left w:val="none" w:sz="0" w:space="0" w:color="auto"/>
                <w:bottom w:val="none" w:sz="0" w:space="0" w:color="auto"/>
                <w:right w:val="none" w:sz="0" w:space="0" w:color="auto"/>
              </w:divBdr>
              <w:divsChild>
                <w:div w:id="12540045">
                  <w:marLeft w:val="0"/>
                  <w:marRight w:val="0"/>
                  <w:marTop w:val="0"/>
                  <w:marBottom w:val="0"/>
                  <w:divBdr>
                    <w:top w:val="none" w:sz="0" w:space="0" w:color="auto"/>
                    <w:left w:val="none" w:sz="0" w:space="0" w:color="auto"/>
                    <w:bottom w:val="none" w:sz="0" w:space="0" w:color="auto"/>
                    <w:right w:val="none" w:sz="0" w:space="0" w:color="auto"/>
                  </w:divBdr>
                  <w:divsChild>
                    <w:div w:id="1198472256">
                      <w:marLeft w:val="0"/>
                      <w:marRight w:val="0"/>
                      <w:marTop w:val="0"/>
                      <w:marBottom w:val="0"/>
                      <w:divBdr>
                        <w:top w:val="none" w:sz="0" w:space="0" w:color="auto"/>
                        <w:left w:val="none" w:sz="0" w:space="0" w:color="auto"/>
                        <w:bottom w:val="none" w:sz="0" w:space="0" w:color="auto"/>
                        <w:right w:val="none" w:sz="0" w:space="0" w:color="auto"/>
                      </w:divBdr>
                    </w:div>
                  </w:divsChild>
                </w:div>
                <w:div w:id="322897024">
                  <w:marLeft w:val="0"/>
                  <w:marRight w:val="0"/>
                  <w:marTop w:val="0"/>
                  <w:marBottom w:val="0"/>
                  <w:divBdr>
                    <w:top w:val="none" w:sz="0" w:space="0" w:color="auto"/>
                    <w:left w:val="none" w:sz="0" w:space="0" w:color="auto"/>
                    <w:bottom w:val="none" w:sz="0" w:space="0" w:color="auto"/>
                    <w:right w:val="none" w:sz="0" w:space="0" w:color="auto"/>
                  </w:divBdr>
                  <w:divsChild>
                    <w:div w:id="1438866883">
                      <w:marLeft w:val="0"/>
                      <w:marRight w:val="0"/>
                      <w:marTop w:val="0"/>
                      <w:marBottom w:val="0"/>
                      <w:divBdr>
                        <w:top w:val="none" w:sz="0" w:space="0" w:color="auto"/>
                        <w:left w:val="none" w:sz="0" w:space="0" w:color="auto"/>
                        <w:bottom w:val="none" w:sz="0" w:space="0" w:color="auto"/>
                        <w:right w:val="none" w:sz="0" w:space="0" w:color="auto"/>
                      </w:divBdr>
                    </w:div>
                  </w:divsChild>
                </w:div>
                <w:div w:id="626086611">
                  <w:marLeft w:val="0"/>
                  <w:marRight w:val="0"/>
                  <w:marTop w:val="0"/>
                  <w:marBottom w:val="0"/>
                  <w:divBdr>
                    <w:top w:val="none" w:sz="0" w:space="0" w:color="auto"/>
                    <w:left w:val="none" w:sz="0" w:space="0" w:color="auto"/>
                    <w:bottom w:val="none" w:sz="0" w:space="0" w:color="auto"/>
                    <w:right w:val="none" w:sz="0" w:space="0" w:color="auto"/>
                  </w:divBdr>
                  <w:divsChild>
                    <w:div w:id="819007393">
                      <w:marLeft w:val="0"/>
                      <w:marRight w:val="0"/>
                      <w:marTop w:val="0"/>
                      <w:marBottom w:val="0"/>
                      <w:divBdr>
                        <w:top w:val="none" w:sz="0" w:space="0" w:color="auto"/>
                        <w:left w:val="none" w:sz="0" w:space="0" w:color="auto"/>
                        <w:bottom w:val="none" w:sz="0" w:space="0" w:color="auto"/>
                        <w:right w:val="none" w:sz="0" w:space="0" w:color="auto"/>
                      </w:divBdr>
                    </w:div>
                  </w:divsChild>
                </w:div>
                <w:div w:id="714893430">
                  <w:marLeft w:val="0"/>
                  <w:marRight w:val="0"/>
                  <w:marTop w:val="0"/>
                  <w:marBottom w:val="0"/>
                  <w:divBdr>
                    <w:top w:val="none" w:sz="0" w:space="0" w:color="auto"/>
                    <w:left w:val="none" w:sz="0" w:space="0" w:color="auto"/>
                    <w:bottom w:val="none" w:sz="0" w:space="0" w:color="auto"/>
                    <w:right w:val="none" w:sz="0" w:space="0" w:color="auto"/>
                  </w:divBdr>
                  <w:divsChild>
                    <w:div w:id="1473912879">
                      <w:marLeft w:val="0"/>
                      <w:marRight w:val="0"/>
                      <w:marTop w:val="0"/>
                      <w:marBottom w:val="0"/>
                      <w:divBdr>
                        <w:top w:val="none" w:sz="0" w:space="0" w:color="auto"/>
                        <w:left w:val="none" w:sz="0" w:space="0" w:color="auto"/>
                        <w:bottom w:val="none" w:sz="0" w:space="0" w:color="auto"/>
                        <w:right w:val="none" w:sz="0" w:space="0" w:color="auto"/>
                      </w:divBdr>
                    </w:div>
                  </w:divsChild>
                </w:div>
                <w:div w:id="949124204">
                  <w:marLeft w:val="0"/>
                  <w:marRight w:val="0"/>
                  <w:marTop w:val="0"/>
                  <w:marBottom w:val="0"/>
                  <w:divBdr>
                    <w:top w:val="none" w:sz="0" w:space="0" w:color="auto"/>
                    <w:left w:val="none" w:sz="0" w:space="0" w:color="auto"/>
                    <w:bottom w:val="none" w:sz="0" w:space="0" w:color="auto"/>
                    <w:right w:val="none" w:sz="0" w:space="0" w:color="auto"/>
                  </w:divBdr>
                  <w:divsChild>
                    <w:div w:id="1629580430">
                      <w:marLeft w:val="0"/>
                      <w:marRight w:val="0"/>
                      <w:marTop w:val="0"/>
                      <w:marBottom w:val="0"/>
                      <w:divBdr>
                        <w:top w:val="none" w:sz="0" w:space="0" w:color="auto"/>
                        <w:left w:val="none" w:sz="0" w:space="0" w:color="auto"/>
                        <w:bottom w:val="none" w:sz="0" w:space="0" w:color="auto"/>
                        <w:right w:val="none" w:sz="0" w:space="0" w:color="auto"/>
                      </w:divBdr>
                    </w:div>
                  </w:divsChild>
                </w:div>
                <w:div w:id="1086881019">
                  <w:marLeft w:val="0"/>
                  <w:marRight w:val="0"/>
                  <w:marTop w:val="0"/>
                  <w:marBottom w:val="0"/>
                  <w:divBdr>
                    <w:top w:val="none" w:sz="0" w:space="0" w:color="auto"/>
                    <w:left w:val="none" w:sz="0" w:space="0" w:color="auto"/>
                    <w:bottom w:val="none" w:sz="0" w:space="0" w:color="auto"/>
                    <w:right w:val="none" w:sz="0" w:space="0" w:color="auto"/>
                  </w:divBdr>
                  <w:divsChild>
                    <w:div w:id="767845952">
                      <w:marLeft w:val="0"/>
                      <w:marRight w:val="0"/>
                      <w:marTop w:val="0"/>
                      <w:marBottom w:val="0"/>
                      <w:divBdr>
                        <w:top w:val="none" w:sz="0" w:space="0" w:color="auto"/>
                        <w:left w:val="none" w:sz="0" w:space="0" w:color="auto"/>
                        <w:bottom w:val="none" w:sz="0" w:space="0" w:color="auto"/>
                        <w:right w:val="none" w:sz="0" w:space="0" w:color="auto"/>
                      </w:divBdr>
                    </w:div>
                  </w:divsChild>
                </w:div>
                <w:div w:id="1213805588">
                  <w:marLeft w:val="0"/>
                  <w:marRight w:val="0"/>
                  <w:marTop w:val="0"/>
                  <w:marBottom w:val="0"/>
                  <w:divBdr>
                    <w:top w:val="none" w:sz="0" w:space="0" w:color="auto"/>
                    <w:left w:val="none" w:sz="0" w:space="0" w:color="auto"/>
                    <w:bottom w:val="none" w:sz="0" w:space="0" w:color="auto"/>
                    <w:right w:val="none" w:sz="0" w:space="0" w:color="auto"/>
                  </w:divBdr>
                  <w:divsChild>
                    <w:div w:id="913780404">
                      <w:marLeft w:val="0"/>
                      <w:marRight w:val="0"/>
                      <w:marTop w:val="0"/>
                      <w:marBottom w:val="0"/>
                      <w:divBdr>
                        <w:top w:val="none" w:sz="0" w:space="0" w:color="auto"/>
                        <w:left w:val="none" w:sz="0" w:space="0" w:color="auto"/>
                        <w:bottom w:val="none" w:sz="0" w:space="0" w:color="auto"/>
                        <w:right w:val="none" w:sz="0" w:space="0" w:color="auto"/>
                      </w:divBdr>
                    </w:div>
                  </w:divsChild>
                </w:div>
                <w:div w:id="1458571701">
                  <w:marLeft w:val="0"/>
                  <w:marRight w:val="0"/>
                  <w:marTop w:val="0"/>
                  <w:marBottom w:val="0"/>
                  <w:divBdr>
                    <w:top w:val="none" w:sz="0" w:space="0" w:color="auto"/>
                    <w:left w:val="none" w:sz="0" w:space="0" w:color="auto"/>
                    <w:bottom w:val="none" w:sz="0" w:space="0" w:color="auto"/>
                    <w:right w:val="none" w:sz="0" w:space="0" w:color="auto"/>
                  </w:divBdr>
                  <w:divsChild>
                    <w:div w:id="665938416">
                      <w:marLeft w:val="0"/>
                      <w:marRight w:val="0"/>
                      <w:marTop w:val="0"/>
                      <w:marBottom w:val="0"/>
                      <w:divBdr>
                        <w:top w:val="none" w:sz="0" w:space="0" w:color="auto"/>
                        <w:left w:val="none" w:sz="0" w:space="0" w:color="auto"/>
                        <w:bottom w:val="none" w:sz="0" w:space="0" w:color="auto"/>
                        <w:right w:val="none" w:sz="0" w:space="0" w:color="auto"/>
                      </w:divBdr>
                    </w:div>
                  </w:divsChild>
                </w:div>
                <w:div w:id="1559441613">
                  <w:marLeft w:val="0"/>
                  <w:marRight w:val="0"/>
                  <w:marTop w:val="0"/>
                  <w:marBottom w:val="0"/>
                  <w:divBdr>
                    <w:top w:val="none" w:sz="0" w:space="0" w:color="auto"/>
                    <w:left w:val="none" w:sz="0" w:space="0" w:color="auto"/>
                    <w:bottom w:val="none" w:sz="0" w:space="0" w:color="auto"/>
                    <w:right w:val="none" w:sz="0" w:space="0" w:color="auto"/>
                  </w:divBdr>
                  <w:divsChild>
                    <w:div w:id="2067877032">
                      <w:marLeft w:val="0"/>
                      <w:marRight w:val="0"/>
                      <w:marTop w:val="0"/>
                      <w:marBottom w:val="0"/>
                      <w:divBdr>
                        <w:top w:val="none" w:sz="0" w:space="0" w:color="auto"/>
                        <w:left w:val="none" w:sz="0" w:space="0" w:color="auto"/>
                        <w:bottom w:val="none" w:sz="0" w:space="0" w:color="auto"/>
                        <w:right w:val="none" w:sz="0" w:space="0" w:color="auto"/>
                      </w:divBdr>
                    </w:div>
                  </w:divsChild>
                </w:div>
                <w:div w:id="1908875072">
                  <w:marLeft w:val="0"/>
                  <w:marRight w:val="0"/>
                  <w:marTop w:val="0"/>
                  <w:marBottom w:val="0"/>
                  <w:divBdr>
                    <w:top w:val="none" w:sz="0" w:space="0" w:color="auto"/>
                    <w:left w:val="none" w:sz="0" w:space="0" w:color="auto"/>
                    <w:bottom w:val="none" w:sz="0" w:space="0" w:color="auto"/>
                    <w:right w:val="none" w:sz="0" w:space="0" w:color="auto"/>
                  </w:divBdr>
                  <w:divsChild>
                    <w:div w:id="1245185874">
                      <w:marLeft w:val="0"/>
                      <w:marRight w:val="0"/>
                      <w:marTop w:val="0"/>
                      <w:marBottom w:val="0"/>
                      <w:divBdr>
                        <w:top w:val="none" w:sz="0" w:space="0" w:color="auto"/>
                        <w:left w:val="none" w:sz="0" w:space="0" w:color="auto"/>
                        <w:bottom w:val="none" w:sz="0" w:space="0" w:color="auto"/>
                        <w:right w:val="none" w:sz="0" w:space="0" w:color="auto"/>
                      </w:divBdr>
                    </w:div>
                  </w:divsChild>
                </w:div>
                <w:div w:id="2130737803">
                  <w:marLeft w:val="0"/>
                  <w:marRight w:val="0"/>
                  <w:marTop w:val="0"/>
                  <w:marBottom w:val="0"/>
                  <w:divBdr>
                    <w:top w:val="none" w:sz="0" w:space="0" w:color="auto"/>
                    <w:left w:val="none" w:sz="0" w:space="0" w:color="auto"/>
                    <w:bottom w:val="none" w:sz="0" w:space="0" w:color="auto"/>
                    <w:right w:val="none" w:sz="0" w:space="0" w:color="auto"/>
                  </w:divBdr>
                  <w:divsChild>
                    <w:div w:id="2037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4730">
          <w:marLeft w:val="0"/>
          <w:marRight w:val="0"/>
          <w:marTop w:val="0"/>
          <w:marBottom w:val="0"/>
          <w:divBdr>
            <w:top w:val="none" w:sz="0" w:space="0" w:color="auto"/>
            <w:left w:val="none" w:sz="0" w:space="0" w:color="auto"/>
            <w:bottom w:val="none" w:sz="0" w:space="0" w:color="auto"/>
            <w:right w:val="none" w:sz="0" w:space="0" w:color="auto"/>
          </w:divBdr>
        </w:div>
        <w:div w:id="1767191052">
          <w:marLeft w:val="0"/>
          <w:marRight w:val="0"/>
          <w:marTop w:val="0"/>
          <w:marBottom w:val="0"/>
          <w:divBdr>
            <w:top w:val="none" w:sz="0" w:space="0" w:color="auto"/>
            <w:left w:val="none" w:sz="0" w:space="0" w:color="auto"/>
            <w:bottom w:val="none" w:sz="0" w:space="0" w:color="auto"/>
            <w:right w:val="none" w:sz="0" w:space="0" w:color="auto"/>
          </w:divBdr>
        </w:div>
        <w:div w:id="1916818897">
          <w:marLeft w:val="0"/>
          <w:marRight w:val="0"/>
          <w:marTop w:val="0"/>
          <w:marBottom w:val="0"/>
          <w:divBdr>
            <w:top w:val="none" w:sz="0" w:space="0" w:color="auto"/>
            <w:left w:val="none" w:sz="0" w:space="0" w:color="auto"/>
            <w:bottom w:val="none" w:sz="0" w:space="0" w:color="auto"/>
            <w:right w:val="none" w:sz="0" w:space="0" w:color="auto"/>
          </w:divBdr>
          <w:divsChild>
            <w:div w:id="160739">
              <w:marLeft w:val="-75"/>
              <w:marRight w:val="0"/>
              <w:marTop w:val="30"/>
              <w:marBottom w:val="30"/>
              <w:divBdr>
                <w:top w:val="none" w:sz="0" w:space="0" w:color="auto"/>
                <w:left w:val="none" w:sz="0" w:space="0" w:color="auto"/>
                <w:bottom w:val="none" w:sz="0" w:space="0" w:color="auto"/>
                <w:right w:val="none" w:sz="0" w:space="0" w:color="auto"/>
              </w:divBdr>
              <w:divsChild>
                <w:div w:id="8026462">
                  <w:marLeft w:val="0"/>
                  <w:marRight w:val="0"/>
                  <w:marTop w:val="0"/>
                  <w:marBottom w:val="0"/>
                  <w:divBdr>
                    <w:top w:val="none" w:sz="0" w:space="0" w:color="auto"/>
                    <w:left w:val="none" w:sz="0" w:space="0" w:color="auto"/>
                    <w:bottom w:val="none" w:sz="0" w:space="0" w:color="auto"/>
                    <w:right w:val="none" w:sz="0" w:space="0" w:color="auto"/>
                  </w:divBdr>
                  <w:divsChild>
                    <w:div w:id="213589014">
                      <w:marLeft w:val="0"/>
                      <w:marRight w:val="0"/>
                      <w:marTop w:val="0"/>
                      <w:marBottom w:val="0"/>
                      <w:divBdr>
                        <w:top w:val="none" w:sz="0" w:space="0" w:color="auto"/>
                        <w:left w:val="none" w:sz="0" w:space="0" w:color="auto"/>
                        <w:bottom w:val="none" w:sz="0" w:space="0" w:color="auto"/>
                        <w:right w:val="none" w:sz="0" w:space="0" w:color="auto"/>
                      </w:divBdr>
                    </w:div>
                  </w:divsChild>
                </w:div>
                <w:div w:id="216598491">
                  <w:marLeft w:val="0"/>
                  <w:marRight w:val="0"/>
                  <w:marTop w:val="0"/>
                  <w:marBottom w:val="0"/>
                  <w:divBdr>
                    <w:top w:val="none" w:sz="0" w:space="0" w:color="auto"/>
                    <w:left w:val="none" w:sz="0" w:space="0" w:color="auto"/>
                    <w:bottom w:val="none" w:sz="0" w:space="0" w:color="auto"/>
                    <w:right w:val="none" w:sz="0" w:space="0" w:color="auto"/>
                  </w:divBdr>
                  <w:divsChild>
                    <w:div w:id="1492451615">
                      <w:marLeft w:val="0"/>
                      <w:marRight w:val="0"/>
                      <w:marTop w:val="0"/>
                      <w:marBottom w:val="0"/>
                      <w:divBdr>
                        <w:top w:val="none" w:sz="0" w:space="0" w:color="auto"/>
                        <w:left w:val="none" w:sz="0" w:space="0" w:color="auto"/>
                        <w:bottom w:val="none" w:sz="0" w:space="0" w:color="auto"/>
                        <w:right w:val="none" w:sz="0" w:space="0" w:color="auto"/>
                      </w:divBdr>
                    </w:div>
                  </w:divsChild>
                </w:div>
                <w:div w:id="219102034">
                  <w:marLeft w:val="0"/>
                  <w:marRight w:val="0"/>
                  <w:marTop w:val="0"/>
                  <w:marBottom w:val="0"/>
                  <w:divBdr>
                    <w:top w:val="none" w:sz="0" w:space="0" w:color="auto"/>
                    <w:left w:val="none" w:sz="0" w:space="0" w:color="auto"/>
                    <w:bottom w:val="none" w:sz="0" w:space="0" w:color="auto"/>
                    <w:right w:val="none" w:sz="0" w:space="0" w:color="auto"/>
                  </w:divBdr>
                  <w:divsChild>
                    <w:div w:id="1366448385">
                      <w:marLeft w:val="0"/>
                      <w:marRight w:val="0"/>
                      <w:marTop w:val="0"/>
                      <w:marBottom w:val="0"/>
                      <w:divBdr>
                        <w:top w:val="none" w:sz="0" w:space="0" w:color="auto"/>
                        <w:left w:val="none" w:sz="0" w:space="0" w:color="auto"/>
                        <w:bottom w:val="none" w:sz="0" w:space="0" w:color="auto"/>
                        <w:right w:val="none" w:sz="0" w:space="0" w:color="auto"/>
                      </w:divBdr>
                    </w:div>
                  </w:divsChild>
                </w:div>
                <w:div w:id="350843036">
                  <w:marLeft w:val="0"/>
                  <w:marRight w:val="0"/>
                  <w:marTop w:val="0"/>
                  <w:marBottom w:val="0"/>
                  <w:divBdr>
                    <w:top w:val="none" w:sz="0" w:space="0" w:color="auto"/>
                    <w:left w:val="none" w:sz="0" w:space="0" w:color="auto"/>
                    <w:bottom w:val="none" w:sz="0" w:space="0" w:color="auto"/>
                    <w:right w:val="none" w:sz="0" w:space="0" w:color="auto"/>
                  </w:divBdr>
                  <w:divsChild>
                    <w:div w:id="735708377">
                      <w:marLeft w:val="0"/>
                      <w:marRight w:val="0"/>
                      <w:marTop w:val="0"/>
                      <w:marBottom w:val="0"/>
                      <w:divBdr>
                        <w:top w:val="none" w:sz="0" w:space="0" w:color="auto"/>
                        <w:left w:val="none" w:sz="0" w:space="0" w:color="auto"/>
                        <w:bottom w:val="none" w:sz="0" w:space="0" w:color="auto"/>
                        <w:right w:val="none" w:sz="0" w:space="0" w:color="auto"/>
                      </w:divBdr>
                    </w:div>
                  </w:divsChild>
                </w:div>
                <w:div w:id="501046634">
                  <w:marLeft w:val="0"/>
                  <w:marRight w:val="0"/>
                  <w:marTop w:val="0"/>
                  <w:marBottom w:val="0"/>
                  <w:divBdr>
                    <w:top w:val="none" w:sz="0" w:space="0" w:color="auto"/>
                    <w:left w:val="none" w:sz="0" w:space="0" w:color="auto"/>
                    <w:bottom w:val="none" w:sz="0" w:space="0" w:color="auto"/>
                    <w:right w:val="none" w:sz="0" w:space="0" w:color="auto"/>
                  </w:divBdr>
                  <w:divsChild>
                    <w:div w:id="127819953">
                      <w:marLeft w:val="0"/>
                      <w:marRight w:val="0"/>
                      <w:marTop w:val="0"/>
                      <w:marBottom w:val="0"/>
                      <w:divBdr>
                        <w:top w:val="none" w:sz="0" w:space="0" w:color="auto"/>
                        <w:left w:val="none" w:sz="0" w:space="0" w:color="auto"/>
                        <w:bottom w:val="none" w:sz="0" w:space="0" w:color="auto"/>
                        <w:right w:val="none" w:sz="0" w:space="0" w:color="auto"/>
                      </w:divBdr>
                    </w:div>
                  </w:divsChild>
                </w:div>
                <w:div w:id="509216832">
                  <w:marLeft w:val="0"/>
                  <w:marRight w:val="0"/>
                  <w:marTop w:val="0"/>
                  <w:marBottom w:val="0"/>
                  <w:divBdr>
                    <w:top w:val="none" w:sz="0" w:space="0" w:color="auto"/>
                    <w:left w:val="none" w:sz="0" w:space="0" w:color="auto"/>
                    <w:bottom w:val="none" w:sz="0" w:space="0" w:color="auto"/>
                    <w:right w:val="none" w:sz="0" w:space="0" w:color="auto"/>
                  </w:divBdr>
                  <w:divsChild>
                    <w:div w:id="900795397">
                      <w:marLeft w:val="0"/>
                      <w:marRight w:val="0"/>
                      <w:marTop w:val="0"/>
                      <w:marBottom w:val="0"/>
                      <w:divBdr>
                        <w:top w:val="none" w:sz="0" w:space="0" w:color="auto"/>
                        <w:left w:val="none" w:sz="0" w:space="0" w:color="auto"/>
                        <w:bottom w:val="none" w:sz="0" w:space="0" w:color="auto"/>
                        <w:right w:val="none" w:sz="0" w:space="0" w:color="auto"/>
                      </w:divBdr>
                    </w:div>
                  </w:divsChild>
                </w:div>
                <w:div w:id="541673324">
                  <w:marLeft w:val="0"/>
                  <w:marRight w:val="0"/>
                  <w:marTop w:val="0"/>
                  <w:marBottom w:val="0"/>
                  <w:divBdr>
                    <w:top w:val="none" w:sz="0" w:space="0" w:color="auto"/>
                    <w:left w:val="none" w:sz="0" w:space="0" w:color="auto"/>
                    <w:bottom w:val="none" w:sz="0" w:space="0" w:color="auto"/>
                    <w:right w:val="none" w:sz="0" w:space="0" w:color="auto"/>
                  </w:divBdr>
                  <w:divsChild>
                    <w:div w:id="91437664">
                      <w:marLeft w:val="0"/>
                      <w:marRight w:val="0"/>
                      <w:marTop w:val="0"/>
                      <w:marBottom w:val="0"/>
                      <w:divBdr>
                        <w:top w:val="none" w:sz="0" w:space="0" w:color="auto"/>
                        <w:left w:val="none" w:sz="0" w:space="0" w:color="auto"/>
                        <w:bottom w:val="none" w:sz="0" w:space="0" w:color="auto"/>
                        <w:right w:val="none" w:sz="0" w:space="0" w:color="auto"/>
                      </w:divBdr>
                    </w:div>
                  </w:divsChild>
                </w:div>
                <w:div w:id="617840280">
                  <w:marLeft w:val="0"/>
                  <w:marRight w:val="0"/>
                  <w:marTop w:val="0"/>
                  <w:marBottom w:val="0"/>
                  <w:divBdr>
                    <w:top w:val="none" w:sz="0" w:space="0" w:color="auto"/>
                    <w:left w:val="none" w:sz="0" w:space="0" w:color="auto"/>
                    <w:bottom w:val="none" w:sz="0" w:space="0" w:color="auto"/>
                    <w:right w:val="none" w:sz="0" w:space="0" w:color="auto"/>
                  </w:divBdr>
                  <w:divsChild>
                    <w:div w:id="87652488">
                      <w:marLeft w:val="0"/>
                      <w:marRight w:val="0"/>
                      <w:marTop w:val="0"/>
                      <w:marBottom w:val="0"/>
                      <w:divBdr>
                        <w:top w:val="none" w:sz="0" w:space="0" w:color="auto"/>
                        <w:left w:val="none" w:sz="0" w:space="0" w:color="auto"/>
                        <w:bottom w:val="none" w:sz="0" w:space="0" w:color="auto"/>
                        <w:right w:val="none" w:sz="0" w:space="0" w:color="auto"/>
                      </w:divBdr>
                    </w:div>
                    <w:div w:id="352348201">
                      <w:marLeft w:val="0"/>
                      <w:marRight w:val="0"/>
                      <w:marTop w:val="0"/>
                      <w:marBottom w:val="0"/>
                      <w:divBdr>
                        <w:top w:val="none" w:sz="0" w:space="0" w:color="auto"/>
                        <w:left w:val="none" w:sz="0" w:space="0" w:color="auto"/>
                        <w:bottom w:val="none" w:sz="0" w:space="0" w:color="auto"/>
                        <w:right w:val="none" w:sz="0" w:space="0" w:color="auto"/>
                      </w:divBdr>
                    </w:div>
                  </w:divsChild>
                </w:div>
                <w:div w:id="698704500">
                  <w:marLeft w:val="0"/>
                  <w:marRight w:val="0"/>
                  <w:marTop w:val="0"/>
                  <w:marBottom w:val="0"/>
                  <w:divBdr>
                    <w:top w:val="none" w:sz="0" w:space="0" w:color="auto"/>
                    <w:left w:val="none" w:sz="0" w:space="0" w:color="auto"/>
                    <w:bottom w:val="none" w:sz="0" w:space="0" w:color="auto"/>
                    <w:right w:val="none" w:sz="0" w:space="0" w:color="auto"/>
                  </w:divBdr>
                  <w:divsChild>
                    <w:div w:id="827750670">
                      <w:marLeft w:val="0"/>
                      <w:marRight w:val="0"/>
                      <w:marTop w:val="0"/>
                      <w:marBottom w:val="0"/>
                      <w:divBdr>
                        <w:top w:val="none" w:sz="0" w:space="0" w:color="auto"/>
                        <w:left w:val="none" w:sz="0" w:space="0" w:color="auto"/>
                        <w:bottom w:val="none" w:sz="0" w:space="0" w:color="auto"/>
                        <w:right w:val="none" w:sz="0" w:space="0" w:color="auto"/>
                      </w:divBdr>
                    </w:div>
                  </w:divsChild>
                </w:div>
                <w:div w:id="1171290443">
                  <w:marLeft w:val="0"/>
                  <w:marRight w:val="0"/>
                  <w:marTop w:val="0"/>
                  <w:marBottom w:val="0"/>
                  <w:divBdr>
                    <w:top w:val="none" w:sz="0" w:space="0" w:color="auto"/>
                    <w:left w:val="none" w:sz="0" w:space="0" w:color="auto"/>
                    <w:bottom w:val="none" w:sz="0" w:space="0" w:color="auto"/>
                    <w:right w:val="none" w:sz="0" w:space="0" w:color="auto"/>
                  </w:divBdr>
                  <w:divsChild>
                    <w:div w:id="681320867">
                      <w:marLeft w:val="0"/>
                      <w:marRight w:val="0"/>
                      <w:marTop w:val="0"/>
                      <w:marBottom w:val="0"/>
                      <w:divBdr>
                        <w:top w:val="none" w:sz="0" w:space="0" w:color="auto"/>
                        <w:left w:val="none" w:sz="0" w:space="0" w:color="auto"/>
                        <w:bottom w:val="none" w:sz="0" w:space="0" w:color="auto"/>
                        <w:right w:val="none" w:sz="0" w:space="0" w:color="auto"/>
                      </w:divBdr>
                    </w:div>
                    <w:div w:id="1958902304">
                      <w:marLeft w:val="0"/>
                      <w:marRight w:val="0"/>
                      <w:marTop w:val="0"/>
                      <w:marBottom w:val="0"/>
                      <w:divBdr>
                        <w:top w:val="none" w:sz="0" w:space="0" w:color="auto"/>
                        <w:left w:val="none" w:sz="0" w:space="0" w:color="auto"/>
                        <w:bottom w:val="none" w:sz="0" w:space="0" w:color="auto"/>
                        <w:right w:val="none" w:sz="0" w:space="0" w:color="auto"/>
                      </w:divBdr>
                    </w:div>
                  </w:divsChild>
                </w:div>
                <w:div w:id="1224827462">
                  <w:marLeft w:val="0"/>
                  <w:marRight w:val="0"/>
                  <w:marTop w:val="0"/>
                  <w:marBottom w:val="0"/>
                  <w:divBdr>
                    <w:top w:val="none" w:sz="0" w:space="0" w:color="auto"/>
                    <w:left w:val="none" w:sz="0" w:space="0" w:color="auto"/>
                    <w:bottom w:val="none" w:sz="0" w:space="0" w:color="auto"/>
                    <w:right w:val="none" w:sz="0" w:space="0" w:color="auto"/>
                  </w:divBdr>
                  <w:divsChild>
                    <w:div w:id="751849493">
                      <w:marLeft w:val="0"/>
                      <w:marRight w:val="0"/>
                      <w:marTop w:val="0"/>
                      <w:marBottom w:val="0"/>
                      <w:divBdr>
                        <w:top w:val="none" w:sz="0" w:space="0" w:color="auto"/>
                        <w:left w:val="none" w:sz="0" w:space="0" w:color="auto"/>
                        <w:bottom w:val="none" w:sz="0" w:space="0" w:color="auto"/>
                        <w:right w:val="none" w:sz="0" w:space="0" w:color="auto"/>
                      </w:divBdr>
                    </w:div>
                  </w:divsChild>
                </w:div>
                <w:div w:id="1313945355">
                  <w:marLeft w:val="0"/>
                  <w:marRight w:val="0"/>
                  <w:marTop w:val="0"/>
                  <w:marBottom w:val="0"/>
                  <w:divBdr>
                    <w:top w:val="none" w:sz="0" w:space="0" w:color="auto"/>
                    <w:left w:val="none" w:sz="0" w:space="0" w:color="auto"/>
                    <w:bottom w:val="none" w:sz="0" w:space="0" w:color="auto"/>
                    <w:right w:val="none" w:sz="0" w:space="0" w:color="auto"/>
                  </w:divBdr>
                  <w:divsChild>
                    <w:div w:id="797725794">
                      <w:marLeft w:val="0"/>
                      <w:marRight w:val="0"/>
                      <w:marTop w:val="0"/>
                      <w:marBottom w:val="0"/>
                      <w:divBdr>
                        <w:top w:val="none" w:sz="0" w:space="0" w:color="auto"/>
                        <w:left w:val="none" w:sz="0" w:space="0" w:color="auto"/>
                        <w:bottom w:val="none" w:sz="0" w:space="0" w:color="auto"/>
                        <w:right w:val="none" w:sz="0" w:space="0" w:color="auto"/>
                      </w:divBdr>
                    </w:div>
                  </w:divsChild>
                </w:div>
                <w:div w:id="1406410810">
                  <w:marLeft w:val="0"/>
                  <w:marRight w:val="0"/>
                  <w:marTop w:val="0"/>
                  <w:marBottom w:val="0"/>
                  <w:divBdr>
                    <w:top w:val="none" w:sz="0" w:space="0" w:color="auto"/>
                    <w:left w:val="none" w:sz="0" w:space="0" w:color="auto"/>
                    <w:bottom w:val="none" w:sz="0" w:space="0" w:color="auto"/>
                    <w:right w:val="none" w:sz="0" w:space="0" w:color="auto"/>
                  </w:divBdr>
                  <w:divsChild>
                    <w:div w:id="2143494889">
                      <w:marLeft w:val="0"/>
                      <w:marRight w:val="0"/>
                      <w:marTop w:val="0"/>
                      <w:marBottom w:val="0"/>
                      <w:divBdr>
                        <w:top w:val="none" w:sz="0" w:space="0" w:color="auto"/>
                        <w:left w:val="none" w:sz="0" w:space="0" w:color="auto"/>
                        <w:bottom w:val="none" w:sz="0" w:space="0" w:color="auto"/>
                        <w:right w:val="none" w:sz="0" w:space="0" w:color="auto"/>
                      </w:divBdr>
                    </w:div>
                  </w:divsChild>
                </w:div>
                <w:div w:id="1527475655">
                  <w:marLeft w:val="0"/>
                  <w:marRight w:val="0"/>
                  <w:marTop w:val="0"/>
                  <w:marBottom w:val="0"/>
                  <w:divBdr>
                    <w:top w:val="none" w:sz="0" w:space="0" w:color="auto"/>
                    <w:left w:val="none" w:sz="0" w:space="0" w:color="auto"/>
                    <w:bottom w:val="none" w:sz="0" w:space="0" w:color="auto"/>
                    <w:right w:val="none" w:sz="0" w:space="0" w:color="auto"/>
                  </w:divBdr>
                  <w:divsChild>
                    <w:div w:id="298388116">
                      <w:marLeft w:val="0"/>
                      <w:marRight w:val="0"/>
                      <w:marTop w:val="0"/>
                      <w:marBottom w:val="0"/>
                      <w:divBdr>
                        <w:top w:val="none" w:sz="0" w:space="0" w:color="auto"/>
                        <w:left w:val="none" w:sz="0" w:space="0" w:color="auto"/>
                        <w:bottom w:val="none" w:sz="0" w:space="0" w:color="auto"/>
                        <w:right w:val="none" w:sz="0" w:space="0" w:color="auto"/>
                      </w:divBdr>
                    </w:div>
                  </w:divsChild>
                </w:div>
                <w:div w:id="1563906103">
                  <w:marLeft w:val="0"/>
                  <w:marRight w:val="0"/>
                  <w:marTop w:val="0"/>
                  <w:marBottom w:val="0"/>
                  <w:divBdr>
                    <w:top w:val="none" w:sz="0" w:space="0" w:color="auto"/>
                    <w:left w:val="none" w:sz="0" w:space="0" w:color="auto"/>
                    <w:bottom w:val="none" w:sz="0" w:space="0" w:color="auto"/>
                    <w:right w:val="none" w:sz="0" w:space="0" w:color="auto"/>
                  </w:divBdr>
                  <w:divsChild>
                    <w:div w:id="1210678920">
                      <w:marLeft w:val="0"/>
                      <w:marRight w:val="0"/>
                      <w:marTop w:val="0"/>
                      <w:marBottom w:val="0"/>
                      <w:divBdr>
                        <w:top w:val="none" w:sz="0" w:space="0" w:color="auto"/>
                        <w:left w:val="none" w:sz="0" w:space="0" w:color="auto"/>
                        <w:bottom w:val="none" w:sz="0" w:space="0" w:color="auto"/>
                        <w:right w:val="none" w:sz="0" w:space="0" w:color="auto"/>
                      </w:divBdr>
                    </w:div>
                  </w:divsChild>
                </w:div>
                <w:div w:id="1677464721">
                  <w:marLeft w:val="0"/>
                  <w:marRight w:val="0"/>
                  <w:marTop w:val="0"/>
                  <w:marBottom w:val="0"/>
                  <w:divBdr>
                    <w:top w:val="none" w:sz="0" w:space="0" w:color="auto"/>
                    <w:left w:val="none" w:sz="0" w:space="0" w:color="auto"/>
                    <w:bottom w:val="none" w:sz="0" w:space="0" w:color="auto"/>
                    <w:right w:val="none" w:sz="0" w:space="0" w:color="auto"/>
                  </w:divBdr>
                  <w:divsChild>
                    <w:div w:id="108091961">
                      <w:marLeft w:val="0"/>
                      <w:marRight w:val="0"/>
                      <w:marTop w:val="0"/>
                      <w:marBottom w:val="0"/>
                      <w:divBdr>
                        <w:top w:val="none" w:sz="0" w:space="0" w:color="auto"/>
                        <w:left w:val="none" w:sz="0" w:space="0" w:color="auto"/>
                        <w:bottom w:val="none" w:sz="0" w:space="0" w:color="auto"/>
                        <w:right w:val="none" w:sz="0" w:space="0" w:color="auto"/>
                      </w:divBdr>
                    </w:div>
                    <w:div w:id="1879469496">
                      <w:marLeft w:val="0"/>
                      <w:marRight w:val="0"/>
                      <w:marTop w:val="0"/>
                      <w:marBottom w:val="0"/>
                      <w:divBdr>
                        <w:top w:val="none" w:sz="0" w:space="0" w:color="auto"/>
                        <w:left w:val="none" w:sz="0" w:space="0" w:color="auto"/>
                        <w:bottom w:val="none" w:sz="0" w:space="0" w:color="auto"/>
                        <w:right w:val="none" w:sz="0" w:space="0" w:color="auto"/>
                      </w:divBdr>
                    </w:div>
                  </w:divsChild>
                </w:div>
                <w:div w:id="1692343476">
                  <w:marLeft w:val="0"/>
                  <w:marRight w:val="0"/>
                  <w:marTop w:val="0"/>
                  <w:marBottom w:val="0"/>
                  <w:divBdr>
                    <w:top w:val="none" w:sz="0" w:space="0" w:color="auto"/>
                    <w:left w:val="none" w:sz="0" w:space="0" w:color="auto"/>
                    <w:bottom w:val="none" w:sz="0" w:space="0" w:color="auto"/>
                    <w:right w:val="none" w:sz="0" w:space="0" w:color="auto"/>
                  </w:divBdr>
                  <w:divsChild>
                    <w:div w:id="926771550">
                      <w:marLeft w:val="0"/>
                      <w:marRight w:val="0"/>
                      <w:marTop w:val="0"/>
                      <w:marBottom w:val="0"/>
                      <w:divBdr>
                        <w:top w:val="none" w:sz="0" w:space="0" w:color="auto"/>
                        <w:left w:val="none" w:sz="0" w:space="0" w:color="auto"/>
                        <w:bottom w:val="none" w:sz="0" w:space="0" w:color="auto"/>
                        <w:right w:val="none" w:sz="0" w:space="0" w:color="auto"/>
                      </w:divBdr>
                    </w:div>
                  </w:divsChild>
                </w:div>
                <w:div w:id="1725790330">
                  <w:marLeft w:val="0"/>
                  <w:marRight w:val="0"/>
                  <w:marTop w:val="0"/>
                  <w:marBottom w:val="0"/>
                  <w:divBdr>
                    <w:top w:val="none" w:sz="0" w:space="0" w:color="auto"/>
                    <w:left w:val="none" w:sz="0" w:space="0" w:color="auto"/>
                    <w:bottom w:val="none" w:sz="0" w:space="0" w:color="auto"/>
                    <w:right w:val="none" w:sz="0" w:space="0" w:color="auto"/>
                  </w:divBdr>
                  <w:divsChild>
                    <w:div w:id="287207508">
                      <w:marLeft w:val="0"/>
                      <w:marRight w:val="0"/>
                      <w:marTop w:val="0"/>
                      <w:marBottom w:val="0"/>
                      <w:divBdr>
                        <w:top w:val="none" w:sz="0" w:space="0" w:color="auto"/>
                        <w:left w:val="none" w:sz="0" w:space="0" w:color="auto"/>
                        <w:bottom w:val="none" w:sz="0" w:space="0" w:color="auto"/>
                        <w:right w:val="none" w:sz="0" w:space="0" w:color="auto"/>
                      </w:divBdr>
                    </w:div>
                  </w:divsChild>
                </w:div>
                <w:div w:id="1741444603">
                  <w:marLeft w:val="0"/>
                  <w:marRight w:val="0"/>
                  <w:marTop w:val="0"/>
                  <w:marBottom w:val="0"/>
                  <w:divBdr>
                    <w:top w:val="none" w:sz="0" w:space="0" w:color="auto"/>
                    <w:left w:val="none" w:sz="0" w:space="0" w:color="auto"/>
                    <w:bottom w:val="none" w:sz="0" w:space="0" w:color="auto"/>
                    <w:right w:val="none" w:sz="0" w:space="0" w:color="auto"/>
                  </w:divBdr>
                  <w:divsChild>
                    <w:div w:id="695813414">
                      <w:marLeft w:val="0"/>
                      <w:marRight w:val="0"/>
                      <w:marTop w:val="0"/>
                      <w:marBottom w:val="0"/>
                      <w:divBdr>
                        <w:top w:val="none" w:sz="0" w:space="0" w:color="auto"/>
                        <w:left w:val="none" w:sz="0" w:space="0" w:color="auto"/>
                        <w:bottom w:val="none" w:sz="0" w:space="0" w:color="auto"/>
                        <w:right w:val="none" w:sz="0" w:space="0" w:color="auto"/>
                      </w:divBdr>
                    </w:div>
                  </w:divsChild>
                </w:div>
                <w:div w:id="1765493899">
                  <w:marLeft w:val="0"/>
                  <w:marRight w:val="0"/>
                  <w:marTop w:val="0"/>
                  <w:marBottom w:val="0"/>
                  <w:divBdr>
                    <w:top w:val="none" w:sz="0" w:space="0" w:color="auto"/>
                    <w:left w:val="none" w:sz="0" w:space="0" w:color="auto"/>
                    <w:bottom w:val="none" w:sz="0" w:space="0" w:color="auto"/>
                    <w:right w:val="none" w:sz="0" w:space="0" w:color="auto"/>
                  </w:divBdr>
                  <w:divsChild>
                    <w:div w:id="247614102">
                      <w:marLeft w:val="0"/>
                      <w:marRight w:val="0"/>
                      <w:marTop w:val="0"/>
                      <w:marBottom w:val="0"/>
                      <w:divBdr>
                        <w:top w:val="none" w:sz="0" w:space="0" w:color="auto"/>
                        <w:left w:val="none" w:sz="0" w:space="0" w:color="auto"/>
                        <w:bottom w:val="none" w:sz="0" w:space="0" w:color="auto"/>
                        <w:right w:val="none" w:sz="0" w:space="0" w:color="auto"/>
                      </w:divBdr>
                    </w:div>
                  </w:divsChild>
                </w:div>
                <w:div w:id="1906648397">
                  <w:marLeft w:val="0"/>
                  <w:marRight w:val="0"/>
                  <w:marTop w:val="0"/>
                  <w:marBottom w:val="0"/>
                  <w:divBdr>
                    <w:top w:val="none" w:sz="0" w:space="0" w:color="auto"/>
                    <w:left w:val="none" w:sz="0" w:space="0" w:color="auto"/>
                    <w:bottom w:val="none" w:sz="0" w:space="0" w:color="auto"/>
                    <w:right w:val="none" w:sz="0" w:space="0" w:color="auto"/>
                  </w:divBdr>
                  <w:divsChild>
                    <w:div w:id="1667173243">
                      <w:marLeft w:val="0"/>
                      <w:marRight w:val="0"/>
                      <w:marTop w:val="0"/>
                      <w:marBottom w:val="0"/>
                      <w:divBdr>
                        <w:top w:val="none" w:sz="0" w:space="0" w:color="auto"/>
                        <w:left w:val="none" w:sz="0" w:space="0" w:color="auto"/>
                        <w:bottom w:val="none" w:sz="0" w:space="0" w:color="auto"/>
                        <w:right w:val="none" w:sz="0" w:space="0" w:color="auto"/>
                      </w:divBdr>
                    </w:div>
                  </w:divsChild>
                </w:div>
                <w:div w:id="2006394152">
                  <w:marLeft w:val="0"/>
                  <w:marRight w:val="0"/>
                  <w:marTop w:val="0"/>
                  <w:marBottom w:val="0"/>
                  <w:divBdr>
                    <w:top w:val="none" w:sz="0" w:space="0" w:color="auto"/>
                    <w:left w:val="none" w:sz="0" w:space="0" w:color="auto"/>
                    <w:bottom w:val="none" w:sz="0" w:space="0" w:color="auto"/>
                    <w:right w:val="none" w:sz="0" w:space="0" w:color="auto"/>
                  </w:divBdr>
                  <w:divsChild>
                    <w:div w:id="1618952553">
                      <w:marLeft w:val="0"/>
                      <w:marRight w:val="0"/>
                      <w:marTop w:val="0"/>
                      <w:marBottom w:val="0"/>
                      <w:divBdr>
                        <w:top w:val="none" w:sz="0" w:space="0" w:color="auto"/>
                        <w:left w:val="none" w:sz="0" w:space="0" w:color="auto"/>
                        <w:bottom w:val="none" w:sz="0" w:space="0" w:color="auto"/>
                        <w:right w:val="none" w:sz="0" w:space="0" w:color="auto"/>
                      </w:divBdr>
                    </w:div>
                  </w:divsChild>
                </w:div>
                <w:div w:id="2048338117">
                  <w:marLeft w:val="0"/>
                  <w:marRight w:val="0"/>
                  <w:marTop w:val="0"/>
                  <w:marBottom w:val="0"/>
                  <w:divBdr>
                    <w:top w:val="none" w:sz="0" w:space="0" w:color="auto"/>
                    <w:left w:val="none" w:sz="0" w:space="0" w:color="auto"/>
                    <w:bottom w:val="none" w:sz="0" w:space="0" w:color="auto"/>
                    <w:right w:val="none" w:sz="0" w:space="0" w:color="auto"/>
                  </w:divBdr>
                  <w:divsChild>
                    <w:div w:id="6154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0161">
      <w:bodyDiv w:val="1"/>
      <w:marLeft w:val="0"/>
      <w:marRight w:val="0"/>
      <w:marTop w:val="0"/>
      <w:marBottom w:val="0"/>
      <w:divBdr>
        <w:top w:val="none" w:sz="0" w:space="0" w:color="auto"/>
        <w:left w:val="none" w:sz="0" w:space="0" w:color="auto"/>
        <w:bottom w:val="none" w:sz="0" w:space="0" w:color="auto"/>
        <w:right w:val="none" w:sz="0" w:space="0" w:color="auto"/>
      </w:divBdr>
      <w:divsChild>
        <w:div w:id="1155729619">
          <w:marLeft w:val="0"/>
          <w:marRight w:val="0"/>
          <w:marTop w:val="0"/>
          <w:marBottom w:val="0"/>
          <w:divBdr>
            <w:top w:val="none" w:sz="0" w:space="0" w:color="auto"/>
            <w:left w:val="none" w:sz="0" w:space="0" w:color="auto"/>
            <w:bottom w:val="none" w:sz="0" w:space="0" w:color="auto"/>
            <w:right w:val="none" w:sz="0" w:space="0" w:color="auto"/>
          </w:divBdr>
        </w:div>
        <w:div w:id="1398436950">
          <w:marLeft w:val="0"/>
          <w:marRight w:val="0"/>
          <w:marTop w:val="0"/>
          <w:marBottom w:val="0"/>
          <w:divBdr>
            <w:top w:val="none" w:sz="0" w:space="0" w:color="auto"/>
            <w:left w:val="none" w:sz="0" w:space="0" w:color="auto"/>
            <w:bottom w:val="none" w:sz="0" w:space="0" w:color="auto"/>
            <w:right w:val="none" w:sz="0" w:space="0" w:color="auto"/>
          </w:divBdr>
        </w:div>
        <w:div w:id="1632439734">
          <w:marLeft w:val="0"/>
          <w:marRight w:val="0"/>
          <w:marTop w:val="0"/>
          <w:marBottom w:val="0"/>
          <w:divBdr>
            <w:top w:val="none" w:sz="0" w:space="0" w:color="auto"/>
            <w:left w:val="none" w:sz="0" w:space="0" w:color="auto"/>
            <w:bottom w:val="none" w:sz="0" w:space="0" w:color="auto"/>
            <w:right w:val="none" w:sz="0" w:space="0" w:color="auto"/>
          </w:divBdr>
        </w:div>
      </w:divsChild>
    </w:div>
    <w:div w:id="668675914">
      <w:bodyDiv w:val="1"/>
      <w:marLeft w:val="0"/>
      <w:marRight w:val="0"/>
      <w:marTop w:val="0"/>
      <w:marBottom w:val="0"/>
      <w:divBdr>
        <w:top w:val="none" w:sz="0" w:space="0" w:color="auto"/>
        <w:left w:val="none" w:sz="0" w:space="0" w:color="auto"/>
        <w:bottom w:val="none" w:sz="0" w:space="0" w:color="auto"/>
        <w:right w:val="none" w:sz="0" w:space="0" w:color="auto"/>
      </w:divBdr>
    </w:div>
    <w:div w:id="686492558">
      <w:bodyDiv w:val="1"/>
      <w:marLeft w:val="0"/>
      <w:marRight w:val="0"/>
      <w:marTop w:val="0"/>
      <w:marBottom w:val="0"/>
      <w:divBdr>
        <w:top w:val="none" w:sz="0" w:space="0" w:color="auto"/>
        <w:left w:val="none" w:sz="0" w:space="0" w:color="auto"/>
        <w:bottom w:val="none" w:sz="0" w:space="0" w:color="auto"/>
        <w:right w:val="none" w:sz="0" w:space="0" w:color="auto"/>
      </w:divBdr>
      <w:divsChild>
        <w:div w:id="248004785">
          <w:marLeft w:val="0"/>
          <w:marRight w:val="0"/>
          <w:marTop w:val="0"/>
          <w:marBottom w:val="0"/>
          <w:divBdr>
            <w:top w:val="none" w:sz="0" w:space="0" w:color="auto"/>
            <w:left w:val="none" w:sz="0" w:space="0" w:color="auto"/>
            <w:bottom w:val="none" w:sz="0" w:space="0" w:color="auto"/>
            <w:right w:val="none" w:sz="0" w:space="0" w:color="auto"/>
          </w:divBdr>
          <w:divsChild>
            <w:div w:id="176234826">
              <w:marLeft w:val="0"/>
              <w:marRight w:val="0"/>
              <w:marTop w:val="0"/>
              <w:marBottom w:val="0"/>
              <w:divBdr>
                <w:top w:val="none" w:sz="0" w:space="0" w:color="auto"/>
                <w:left w:val="none" w:sz="0" w:space="0" w:color="auto"/>
                <w:bottom w:val="none" w:sz="0" w:space="0" w:color="auto"/>
                <w:right w:val="none" w:sz="0" w:space="0" w:color="auto"/>
              </w:divBdr>
            </w:div>
            <w:div w:id="384917338">
              <w:marLeft w:val="0"/>
              <w:marRight w:val="0"/>
              <w:marTop w:val="0"/>
              <w:marBottom w:val="0"/>
              <w:divBdr>
                <w:top w:val="none" w:sz="0" w:space="0" w:color="auto"/>
                <w:left w:val="none" w:sz="0" w:space="0" w:color="auto"/>
                <w:bottom w:val="none" w:sz="0" w:space="0" w:color="auto"/>
                <w:right w:val="none" w:sz="0" w:space="0" w:color="auto"/>
              </w:divBdr>
            </w:div>
            <w:div w:id="561645728">
              <w:marLeft w:val="0"/>
              <w:marRight w:val="0"/>
              <w:marTop w:val="0"/>
              <w:marBottom w:val="0"/>
              <w:divBdr>
                <w:top w:val="none" w:sz="0" w:space="0" w:color="auto"/>
                <w:left w:val="none" w:sz="0" w:space="0" w:color="auto"/>
                <w:bottom w:val="none" w:sz="0" w:space="0" w:color="auto"/>
                <w:right w:val="none" w:sz="0" w:space="0" w:color="auto"/>
              </w:divBdr>
            </w:div>
            <w:div w:id="683633492">
              <w:marLeft w:val="0"/>
              <w:marRight w:val="0"/>
              <w:marTop w:val="0"/>
              <w:marBottom w:val="0"/>
              <w:divBdr>
                <w:top w:val="none" w:sz="0" w:space="0" w:color="auto"/>
                <w:left w:val="none" w:sz="0" w:space="0" w:color="auto"/>
                <w:bottom w:val="none" w:sz="0" w:space="0" w:color="auto"/>
                <w:right w:val="none" w:sz="0" w:space="0" w:color="auto"/>
              </w:divBdr>
            </w:div>
            <w:div w:id="759377431">
              <w:marLeft w:val="0"/>
              <w:marRight w:val="0"/>
              <w:marTop w:val="0"/>
              <w:marBottom w:val="0"/>
              <w:divBdr>
                <w:top w:val="none" w:sz="0" w:space="0" w:color="auto"/>
                <w:left w:val="none" w:sz="0" w:space="0" w:color="auto"/>
                <w:bottom w:val="none" w:sz="0" w:space="0" w:color="auto"/>
                <w:right w:val="none" w:sz="0" w:space="0" w:color="auto"/>
              </w:divBdr>
            </w:div>
          </w:divsChild>
        </w:div>
        <w:div w:id="736905155">
          <w:marLeft w:val="0"/>
          <w:marRight w:val="0"/>
          <w:marTop w:val="0"/>
          <w:marBottom w:val="0"/>
          <w:divBdr>
            <w:top w:val="none" w:sz="0" w:space="0" w:color="auto"/>
            <w:left w:val="none" w:sz="0" w:space="0" w:color="auto"/>
            <w:bottom w:val="none" w:sz="0" w:space="0" w:color="auto"/>
            <w:right w:val="none" w:sz="0" w:space="0" w:color="auto"/>
          </w:divBdr>
          <w:divsChild>
            <w:div w:id="163328468">
              <w:marLeft w:val="0"/>
              <w:marRight w:val="0"/>
              <w:marTop w:val="0"/>
              <w:marBottom w:val="0"/>
              <w:divBdr>
                <w:top w:val="none" w:sz="0" w:space="0" w:color="auto"/>
                <w:left w:val="none" w:sz="0" w:space="0" w:color="auto"/>
                <w:bottom w:val="none" w:sz="0" w:space="0" w:color="auto"/>
                <w:right w:val="none" w:sz="0" w:space="0" w:color="auto"/>
              </w:divBdr>
            </w:div>
            <w:div w:id="480730642">
              <w:marLeft w:val="0"/>
              <w:marRight w:val="0"/>
              <w:marTop w:val="0"/>
              <w:marBottom w:val="0"/>
              <w:divBdr>
                <w:top w:val="none" w:sz="0" w:space="0" w:color="auto"/>
                <w:left w:val="none" w:sz="0" w:space="0" w:color="auto"/>
                <w:bottom w:val="none" w:sz="0" w:space="0" w:color="auto"/>
                <w:right w:val="none" w:sz="0" w:space="0" w:color="auto"/>
              </w:divBdr>
            </w:div>
            <w:div w:id="1173371334">
              <w:marLeft w:val="0"/>
              <w:marRight w:val="0"/>
              <w:marTop w:val="0"/>
              <w:marBottom w:val="0"/>
              <w:divBdr>
                <w:top w:val="none" w:sz="0" w:space="0" w:color="auto"/>
                <w:left w:val="none" w:sz="0" w:space="0" w:color="auto"/>
                <w:bottom w:val="none" w:sz="0" w:space="0" w:color="auto"/>
                <w:right w:val="none" w:sz="0" w:space="0" w:color="auto"/>
              </w:divBdr>
            </w:div>
            <w:div w:id="1700663352">
              <w:marLeft w:val="0"/>
              <w:marRight w:val="0"/>
              <w:marTop w:val="0"/>
              <w:marBottom w:val="0"/>
              <w:divBdr>
                <w:top w:val="none" w:sz="0" w:space="0" w:color="auto"/>
                <w:left w:val="none" w:sz="0" w:space="0" w:color="auto"/>
                <w:bottom w:val="none" w:sz="0" w:space="0" w:color="auto"/>
                <w:right w:val="none" w:sz="0" w:space="0" w:color="auto"/>
              </w:divBdr>
            </w:div>
            <w:div w:id="2025815343">
              <w:marLeft w:val="0"/>
              <w:marRight w:val="0"/>
              <w:marTop w:val="0"/>
              <w:marBottom w:val="0"/>
              <w:divBdr>
                <w:top w:val="none" w:sz="0" w:space="0" w:color="auto"/>
                <w:left w:val="none" w:sz="0" w:space="0" w:color="auto"/>
                <w:bottom w:val="none" w:sz="0" w:space="0" w:color="auto"/>
                <w:right w:val="none" w:sz="0" w:space="0" w:color="auto"/>
              </w:divBdr>
            </w:div>
          </w:divsChild>
        </w:div>
        <w:div w:id="944532553">
          <w:marLeft w:val="0"/>
          <w:marRight w:val="0"/>
          <w:marTop w:val="0"/>
          <w:marBottom w:val="0"/>
          <w:divBdr>
            <w:top w:val="none" w:sz="0" w:space="0" w:color="auto"/>
            <w:left w:val="none" w:sz="0" w:space="0" w:color="auto"/>
            <w:bottom w:val="none" w:sz="0" w:space="0" w:color="auto"/>
            <w:right w:val="none" w:sz="0" w:space="0" w:color="auto"/>
          </w:divBdr>
          <w:divsChild>
            <w:div w:id="1287156478">
              <w:marLeft w:val="0"/>
              <w:marRight w:val="0"/>
              <w:marTop w:val="0"/>
              <w:marBottom w:val="0"/>
              <w:divBdr>
                <w:top w:val="none" w:sz="0" w:space="0" w:color="auto"/>
                <w:left w:val="none" w:sz="0" w:space="0" w:color="auto"/>
                <w:bottom w:val="none" w:sz="0" w:space="0" w:color="auto"/>
                <w:right w:val="none" w:sz="0" w:space="0" w:color="auto"/>
              </w:divBdr>
            </w:div>
            <w:div w:id="1425347757">
              <w:marLeft w:val="0"/>
              <w:marRight w:val="0"/>
              <w:marTop w:val="0"/>
              <w:marBottom w:val="0"/>
              <w:divBdr>
                <w:top w:val="none" w:sz="0" w:space="0" w:color="auto"/>
                <w:left w:val="none" w:sz="0" w:space="0" w:color="auto"/>
                <w:bottom w:val="none" w:sz="0" w:space="0" w:color="auto"/>
                <w:right w:val="none" w:sz="0" w:space="0" w:color="auto"/>
              </w:divBdr>
            </w:div>
            <w:div w:id="1954088461">
              <w:marLeft w:val="0"/>
              <w:marRight w:val="0"/>
              <w:marTop w:val="0"/>
              <w:marBottom w:val="0"/>
              <w:divBdr>
                <w:top w:val="none" w:sz="0" w:space="0" w:color="auto"/>
                <w:left w:val="none" w:sz="0" w:space="0" w:color="auto"/>
                <w:bottom w:val="none" w:sz="0" w:space="0" w:color="auto"/>
                <w:right w:val="none" w:sz="0" w:space="0" w:color="auto"/>
              </w:divBdr>
            </w:div>
            <w:div w:id="2104303047">
              <w:marLeft w:val="0"/>
              <w:marRight w:val="0"/>
              <w:marTop w:val="0"/>
              <w:marBottom w:val="0"/>
              <w:divBdr>
                <w:top w:val="none" w:sz="0" w:space="0" w:color="auto"/>
                <w:left w:val="none" w:sz="0" w:space="0" w:color="auto"/>
                <w:bottom w:val="none" w:sz="0" w:space="0" w:color="auto"/>
                <w:right w:val="none" w:sz="0" w:space="0" w:color="auto"/>
              </w:divBdr>
            </w:div>
            <w:div w:id="2117213347">
              <w:marLeft w:val="0"/>
              <w:marRight w:val="0"/>
              <w:marTop w:val="0"/>
              <w:marBottom w:val="0"/>
              <w:divBdr>
                <w:top w:val="none" w:sz="0" w:space="0" w:color="auto"/>
                <w:left w:val="none" w:sz="0" w:space="0" w:color="auto"/>
                <w:bottom w:val="none" w:sz="0" w:space="0" w:color="auto"/>
                <w:right w:val="none" w:sz="0" w:space="0" w:color="auto"/>
              </w:divBdr>
            </w:div>
          </w:divsChild>
        </w:div>
        <w:div w:id="958030387">
          <w:marLeft w:val="0"/>
          <w:marRight w:val="0"/>
          <w:marTop w:val="0"/>
          <w:marBottom w:val="0"/>
          <w:divBdr>
            <w:top w:val="none" w:sz="0" w:space="0" w:color="auto"/>
            <w:left w:val="none" w:sz="0" w:space="0" w:color="auto"/>
            <w:bottom w:val="none" w:sz="0" w:space="0" w:color="auto"/>
            <w:right w:val="none" w:sz="0" w:space="0" w:color="auto"/>
          </w:divBdr>
          <w:divsChild>
            <w:div w:id="678123040">
              <w:marLeft w:val="0"/>
              <w:marRight w:val="0"/>
              <w:marTop w:val="0"/>
              <w:marBottom w:val="0"/>
              <w:divBdr>
                <w:top w:val="none" w:sz="0" w:space="0" w:color="auto"/>
                <w:left w:val="none" w:sz="0" w:space="0" w:color="auto"/>
                <w:bottom w:val="none" w:sz="0" w:space="0" w:color="auto"/>
                <w:right w:val="none" w:sz="0" w:space="0" w:color="auto"/>
              </w:divBdr>
            </w:div>
          </w:divsChild>
        </w:div>
        <w:div w:id="1125464738">
          <w:marLeft w:val="0"/>
          <w:marRight w:val="0"/>
          <w:marTop w:val="0"/>
          <w:marBottom w:val="0"/>
          <w:divBdr>
            <w:top w:val="none" w:sz="0" w:space="0" w:color="auto"/>
            <w:left w:val="none" w:sz="0" w:space="0" w:color="auto"/>
            <w:bottom w:val="none" w:sz="0" w:space="0" w:color="auto"/>
            <w:right w:val="none" w:sz="0" w:space="0" w:color="auto"/>
          </w:divBdr>
          <w:divsChild>
            <w:div w:id="183059101">
              <w:marLeft w:val="0"/>
              <w:marRight w:val="0"/>
              <w:marTop w:val="0"/>
              <w:marBottom w:val="0"/>
              <w:divBdr>
                <w:top w:val="none" w:sz="0" w:space="0" w:color="auto"/>
                <w:left w:val="none" w:sz="0" w:space="0" w:color="auto"/>
                <w:bottom w:val="none" w:sz="0" w:space="0" w:color="auto"/>
                <w:right w:val="none" w:sz="0" w:space="0" w:color="auto"/>
              </w:divBdr>
            </w:div>
            <w:div w:id="401172945">
              <w:marLeft w:val="0"/>
              <w:marRight w:val="0"/>
              <w:marTop w:val="0"/>
              <w:marBottom w:val="0"/>
              <w:divBdr>
                <w:top w:val="none" w:sz="0" w:space="0" w:color="auto"/>
                <w:left w:val="none" w:sz="0" w:space="0" w:color="auto"/>
                <w:bottom w:val="none" w:sz="0" w:space="0" w:color="auto"/>
                <w:right w:val="none" w:sz="0" w:space="0" w:color="auto"/>
              </w:divBdr>
            </w:div>
            <w:div w:id="549147719">
              <w:marLeft w:val="0"/>
              <w:marRight w:val="0"/>
              <w:marTop w:val="0"/>
              <w:marBottom w:val="0"/>
              <w:divBdr>
                <w:top w:val="none" w:sz="0" w:space="0" w:color="auto"/>
                <w:left w:val="none" w:sz="0" w:space="0" w:color="auto"/>
                <w:bottom w:val="none" w:sz="0" w:space="0" w:color="auto"/>
                <w:right w:val="none" w:sz="0" w:space="0" w:color="auto"/>
              </w:divBdr>
            </w:div>
            <w:div w:id="1567914841">
              <w:marLeft w:val="0"/>
              <w:marRight w:val="0"/>
              <w:marTop w:val="0"/>
              <w:marBottom w:val="0"/>
              <w:divBdr>
                <w:top w:val="none" w:sz="0" w:space="0" w:color="auto"/>
                <w:left w:val="none" w:sz="0" w:space="0" w:color="auto"/>
                <w:bottom w:val="none" w:sz="0" w:space="0" w:color="auto"/>
                <w:right w:val="none" w:sz="0" w:space="0" w:color="auto"/>
              </w:divBdr>
            </w:div>
          </w:divsChild>
        </w:div>
        <w:div w:id="1259292026">
          <w:marLeft w:val="0"/>
          <w:marRight w:val="0"/>
          <w:marTop w:val="0"/>
          <w:marBottom w:val="0"/>
          <w:divBdr>
            <w:top w:val="none" w:sz="0" w:space="0" w:color="auto"/>
            <w:left w:val="none" w:sz="0" w:space="0" w:color="auto"/>
            <w:bottom w:val="none" w:sz="0" w:space="0" w:color="auto"/>
            <w:right w:val="none" w:sz="0" w:space="0" w:color="auto"/>
          </w:divBdr>
          <w:divsChild>
            <w:div w:id="980430035">
              <w:marLeft w:val="0"/>
              <w:marRight w:val="0"/>
              <w:marTop w:val="0"/>
              <w:marBottom w:val="0"/>
              <w:divBdr>
                <w:top w:val="none" w:sz="0" w:space="0" w:color="auto"/>
                <w:left w:val="none" w:sz="0" w:space="0" w:color="auto"/>
                <w:bottom w:val="none" w:sz="0" w:space="0" w:color="auto"/>
                <w:right w:val="none" w:sz="0" w:space="0" w:color="auto"/>
              </w:divBdr>
            </w:div>
            <w:div w:id="2035569168">
              <w:marLeft w:val="0"/>
              <w:marRight w:val="0"/>
              <w:marTop w:val="0"/>
              <w:marBottom w:val="0"/>
              <w:divBdr>
                <w:top w:val="none" w:sz="0" w:space="0" w:color="auto"/>
                <w:left w:val="none" w:sz="0" w:space="0" w:color="auto"/>
                <w:bottom w:val="none" w:sz="0" w:space="0" w:color="auto"/>
                <w:right w:val="none" w:sz="0" w:space="0" w:color="auto"/>
              </w:divBdr>
            </w:div>
            <w:div w:id="2052729733">
              <w:marLeft w:val="0"/>
              <w:marRight w:val="0"/>
              <w:marTop w:val="0"/>
              <w:marBottom w:val="0"/>
              <w:divBdr>
                <w:top w:val="none" w:sz="0" w:space="0" w:color="auto"/>
                <w:left w:val="none" w:sz="0" w:space="0" w:color="auto"/>
                <w:bottom w:val="none" w:sz="0" w:space="0" w:color="auto"/>
                <w:right w:val="none" w:sz="0" w:space="0" w:color="auto"/>
              </w:divBdr>
            </w:div>
            <w:div w:id="2099053251">
              <w:marLeft w:val="0"/>
              <w:marRight w:val="0"/>
              <w:marTop w:val="0"/>
              <w:marBottom w:val="0"/>
              <w:divBdr>
                <w:top w:val="none" w:sz="0" w:space="0" w:color="auto"/>
                <w:left w:val="none" w:sz="0" w:space="0" w:color="auto"/>
                <w:bottom w:val="none" w:sz="0" w:space="0" w:color="auto"/>
                <w:right w:val="none" w:sz="0" w:space="0" w:color="auto"/>
              </w:divBdr>
            </w:div>
            <w:div w:id="2128237195">
              <w:marLeft w:val="0"/>
              <w:marRight w:val="0"/>
              <w:marTop w:val="0"/>
              <w:marBottom w:val="0"/>
              <w:divBdr>
                <w:top w:val="none" w:sz="0" w:space="0" w:color="auto"/>
                <w:left w:val="none" w:sz="0" w:space="0" w:color="auto"/>
                <w:bottom w:val="none" w:sz="0" w:space="0" w:color="auto"/>
                <w:right w:val="none" w:sz="0" w:space="0" w:color="auto"/>
              </w:divBdr>
            </w:div>
          </w:divsChild>
        </w:div>
        <w:div w:id="1289360440">
          <w:marLeft w:val="0"/>
          <w:marRight w:val="0"/>
          <w:marTop w:val="0"/>
          <w:marBottom w:val="0"/>
          <w:divBdr>
            <w:top w:val="none" w:sz="0" w:space="0" w:color="auto"/>
            <w:left w:val="none" w:sz="0" w:space="0" w:color="auto"/>
            <w:bottom w:val="none" w:sz="0" w:space="0" w:color="auto"/>
            <w:right w:val="none" w:sz="0" w:space="0" w:color="auto"/>
          </w:divBdr>
          <w:divsChild>
            <w:div w:id="1544370038">
              <w:marLeft w:val="0"/>
              <w:marRight w:val="0"/>
              <w:marTop w:val="0"/>
              <w:marBottom w:val="0"/>
              <w:divBdr>
                <w:top w:val="none" w:sz="0" w:space="0" w:color="auto"/>
                <w:left w:val="none" w:sz="0" w:space="0" w:color="auto"/>
                <w:bottom w:val="none" w:sz="0" w:space="0" w:color="auto"/>
                <w:right w:val="none" w:sz="0" w:space="0" w:color="auto"/>
              </w:divBdr>
            </w:div>
          </w:divsChild>
        </w:div>
        <w:div w:id="1315523748">
          <w:marLeft w:val="0"/>
          <w:marRight w:val="0"/>
          <w:marTop w:val="0"/>
          <w:marBottom w:val="0"/>
          <w:divBdr>
            <w:top w:val="none" w:sz="0" w:space="0" w:color="auto"/>
            <w:left w:val="none" w:sz="0" w:space="0" w:color="auto"/>
            <w:bottom w:val="none" w:sz="0" w:space="0" w:color="auto"/>
            <w:right w:val="none" w:sz="0" w:space="0" w:color="auto"/>
          </w:divBdr>
          <w:divsChild>
            <w:div w:id="387454636">
              <w:marLeft w:val="0"/>
              <w:marRight w:val="0"/>
              <w:marTop w:val="0"/>
              <w:marBottom w:val="0"/>
              <w:divBdr>
                <w:top w:val="none" w:sz="0" w:space="0" w:color="auto"/>
                <w:left w:val="none" w:sz="0" w:space="0" w:color="auto"/>
                <w:bottom w:val="none" w:sz="0" w:space="0" w:color="auto"/>
                <w:right w:val="none" w:sz="0" w:space="0" w:color="auto"/>
              </w:divBdr>
            </w:div>
            <w:div w:id="517427367">
              <w:marLeft w:val="0"/>
              <w:marRight w:val="0"/>
              <w:marTop w:val="0"/>
              <w:marBottom w:val="0"/>
              <w:divBdr>
                <w:top w:val="none" w:sz="0" w:space="0" w:color="auto"/>
                <w:left w:val="none" w:sz="0" w:space="0" w:color="auto"/>
                <w:bottom w:val="none" w:sz="0" w:space="0" w:color="auto"/>
                <w:right w:val="none" w:sz="0" w:space="0" w:color="auto"/>
              </w:divBdr>
            </w:div>
            <w:div w:id="1180512332">
              <w:marLeft w:val="0"/>
              <w:marRight w:val="0"/>
              <w:marTop w:val="0"/>
              <w:marBottom w:val="0"/>
              <w:divBdr>
                <w:top w:val="none" w:sz="0" w:space="0" w:color="auto"/>
                <w:left w:val="none" w:sz="0" w:space="0" w:color="auto"/>
                <w:bottom w:val="none" w:sz="0" w:space="0" w:color="auto"/>
                <w:right w:val="none" w:sz="0" w:space="0" w:color="auto"/>
              </w:divBdr>
            </w:div>
            <w:div w:id="1907376757">
              <w:marLeft w:val="0"/>
              <w:marRight w:val="0"/>
              <w:marTop w:val="0"/>
              <w:marBottom w:val="0"/>
              <w:divBdr>
                <w:top w:val="none" w:sz="0" w:space="0" w:color="auto"/>
                <w:left w:val="none" w:sz="0" w:space="0" w:color="auto"/>
                <w:bottom w:val="none" w:sz="0" w:space="0" w:color="auto"/>
                <w:right w:val="none" w:sz="0" w:space="0" w:color="auto"/>
              </w:divBdr>
            </w:div>
          </w:divsChild>
        </w:div>
        <w:div w:id="1425610254">
          <w:marLeft w:val="0"/>
          <w:marRight w:val="0"/>
          <w:marTop w:val="0"/>
          <w:marBottom w:val="0"/>
          <w:divBdr>
            <w:top w:val="none" w:sz="0" w:space="0" w:color="auto"/>
            <w:left w:val="none" w:sz="0" w:space="0" w:color="auto"/>
            <w:bottom w:val="none" w:sz="0" w:space="0" w:color="auto"/>
            <w:right w:val="none" w:sz="0" w:space="0" w:color="auto"/>
          </w:divBdr>
          <w:divsChild>
            <w:div w:id="2116636693">
              <w:marLeft w:val="0"/>
              <w:marRight w:val="0"/>
              <w:marTop w:val="0"/>
              <w:marBottom w:val="0"/>
              <w:divBdr>
                <w:top w:val="none" w:sz="0" w:space="0" w:color="auto"/>
                <w:left w:val="none" w:sz="0" w:space="0" w:color="auto"/>
                <w:bottom w:val="none" w:sz="0" w:space="0" w:color="auto"/>
                <w:right w:val="none" w:sz="0" w:space="0" w:color="auto"/>
              </w:divBdr>
            </w:div>
          </w:divsChild>
        </w:div>
        <w:div w:id="1492526186">
          <w:marLeft w:val="0"/>
          <w:marRight w:val="0"/>
          <w:marTop w:val="0"/>
          <w:marBottom w:val="0"/>
          <w:divBdr>
            <w:top w:val="none" w:sz="0" w:space="0" w:color="auto"/>
            <w:left w:val="none" w:sz="0" w:space="0" w:color="auto"/>
            <w:bottom w:val="none" w:sz="0" w:space="0" w:color="auto"/>
            <w:right w:val="none" w:sz="0" w:space="0" w:color="auto"/>
          </w:divBdr>
          <w:divsChild>
            <w:div w:id="105857651">
              <w:marLeft w:val="0"/>
              <w:marRight w:val="0"/>
              <w:marTop w:val="0"/>
              <w:marBottom w:val="0"/>
              <w:divBdr>
                <w:top w:val="none" w:sz="0" w:space="0" w:color="auto"/>
                <w:left w:val="none" w:sz="0" w:space="0" w:color="auto"/>
                <w:bottom w:val="none" w:sz="0" w:space="0" w:color="auto"/>
                <w:right w:val="none" w:sz="0" w:space="0" w:color="auto"/>
              </w:divBdr>
            </w:div>
            <w:div w:id="786700145">
              <w:marLeft w:val="0"/>
              <w:marRight w:val="0"/>
              <w:marTop w:val="0"/>
              <w:marBottom w:val="0"/>
              <w:divBdr>
                <w:top w:val="none" w:sz="0" w:space="0" w:color="auto"/>
                <w:left w:val="none" w:sz="0" w:space="0" w:color="auto"/>
                <w:bottom w:val="none" w:sz="0" w:space="0" w:color="auto"/>
                <w:right w:val="none" w:sz="0" w:space="0" w:color="auto"/>
              </w:divBdr>
            </w:div>
            <w:div w:id="1507355698">
              <w:marLeft w:val="0"/>
              <w:marRight w:val="0"/>
              <w:marTop w:val="0"/>
              <w:marBottom w:val="0"/>
              <w:divBdr>
                <w:top w:val="none" w:sz="0" w:space="0" w:color="auto"/>
                <w:left w:val="none" w:sz="0" w:space="0" w:color="auto"/>
                <w:bottom w:val="none" w:sz="0" w:space="0" w:color="auto"/>
                <w:right w:val="none" w:sz="0" w:space="0" w:color="auto"/>
              </w:divBdr>
            </w:div>
            <w:div w:id="1580946407">
              <w:marLeft w:val="0"/>
              <w:marRight w:val="0"/>
              <w:marTop w:val="0"/>
              <w:marBottom w:val="0"/>
              <w:divBdr>
                <w:top w:val="none" w:sz="0" w:space="0" w:color="auto"/>
                <w:left w:val="none" w:sz="0" w:space="0" w:color="auto"/>
                <w:bottom w:val="none" w:sz="0" w:space="0" w:color="auto"/>
                <w:right w:val="none" w:sz="0" w:space="0" w:color="auto"/>
              </w:divBdr>
            </w:div>
            <w:div w:id="1599100287">
              <w:marLeft w:val="0"/>
              <w:marRight w:val="0"/>
              <w:marTop w:val="0"/>
              <w:marBottom w:val="0"/>
              <w:divBdr>
                <w:top w:val="none" w:sz="0" w:space="0" w:color="auto"/>
                <w:left w:val="none" w:sz="0" w:space="0" w:color="auto"/>
                <w:bottom w:val="none" w:sz="0" w:space="0" w:color="auto"/>
                <w:right w:val="none" w:sz="0" w:space="0" w:color="auto"/>
              </w:divBdr>
            </w:div>
          </w:divsChild>
        </w:div>
        <w:div w:id="1687174633">
          <w:marLeft w:val="0"/>
          <w:marRight w:val="0"/>
          <w:marTop w:val="0"/>
          <w:marBottom w:val="0"/>
          <w:divBdr>
            <w:top w:val="none" w:sz="0" w:space="0" w:color="auto"/>
            <w:left w:val="none" w:sz="0" w:space="0" w:color="auto"/>
            <w:bottom w:val="none" w:sz="0" w:space="0" w:color="auto"/>
            <w:right w:val="none" w:sz="0" w:space="0" w:color="auto"/>
          </w:divBdr>
          <w:divsChild>
            <w:div w:id="63184331">
              <w:marLeft w:val="0"/>
              <w:marRight w:val="0"/>
              <w:marTop w:val="0"/>
              <w:marBottom w:val="0"/>
              <w:divBdr>
                <w:top w:val="none" w:sz="0" w:space="0" w:color="auto"/>
                <w:left w:val="none" w:sz="0" w:space="0" w:color="auto"/>
                <w:bottom w:val="none" w:sz="0" w:space="0" w:color="auto"/>
                <w:right w:val="none" w:sz="0" w:space="0" w:color="auto"/>
              </w:divBdr>
            </w:div>
            <w:div w:id="695347596">
              <w:marLeft w:val="0"/>
              <w:marRight w:val="0"/>
              <w:marTop w:val="0"/>
              <w:marBottom w:val="0"/>
              <w:divBdr>
                <w:top w:val="none" w:sz="0" w:space="0" w:color="auto"/>
                <w:left w:val="none" w:sz="0" w:space="0" w:color="auto"/>
                <w:bottom w:val="none" w:sz="0" w:space="0" w:color="auto"/>
                <w:right w:val="none" w:sz="0" w:space="0" w:color="auto"/>
              </w:divBdr>
            </w:div>
            <w:div w:id="1388216085">
              <w:marLeft w:val="0"/>
              <w:marRight w:val="0"/>
              <w:marTop w:val="0"/>
              <w:marBottom w:val="0"/>
              <w:divBdr>
                <w:top w:val="none" w:sz="0" w:space="0" w:color="auto"/>
                <w:left w:val="none" w:sz="0" w:space="0" w:color="auto"/>
                <w:bottom w:val="none" w:sz="0" w:space="0" w:color="auto"/>
                <w:right w:val="none" w:sz="0" w:space="0" w:color="auto"/>
              </w:divBdr>
            </w:div>
            <w:div w:id="1766684604">
              <w:marLeft w:val="0"/>
              <w:marRight w:val="0"/>
              <w:marTop w:val="0"/>
              <w:marBottom w:val="0"/>
              <w:divBdr>
                <w:top w:val="none" w:sz="0" w:space="0" w:color="auto"/>
                <w:left w:val="none" w:sz="0" w:space="0" w:color="auto"/>
                <w:bottom w:val="none" w:sz="0" w:space="0" w:color="auto"/>
                <w:right w:val="none" w:sz="0" w:space="0" w:color="auto"/>
              </w:divBdr>
            </w:div>
            <w:div w:id="1823885847">
              <w:marLeft w:val="0"/>
              <w:marRight w:val="0"/>
              <w:marTop w:val="0"/>
              <w:marBottom w:val="0"/>
              <w:divBdr>
                <w:top w:val="none" w:sz="0" w:space="0" w:color="auto"/>
                <w:left w:val="none" w:sz="0" w:space="0" w:color="auto"/>
                <w:bottom w:val="none" w:sz="0" w:space="0" w:color="auto"/>
                <w:right w:val="none" w:sz="0" w:space="0" w:color="auto"/>
              </w:divBdr>
            </w:div>
          </w:divsChild>
        </w:div>
        <w:div w:id="1750614008">
          <w:marLeft w:val="0"/>
          <w:marRight w:val="0"/>
          <w:marTop w:val="0"/>
          <w:marBottom w:val="0"/>
          <w:divBdr>
            <w:top w:val="none" w:sz="0" w:space="0" w:color="auto"/>
            <w:left w:val="none" w:sz="0" w:space="0" w:color="auto"/>
            <w:bottom w:val="none" w:sz="0" w:space="0" w:color="auto"/>
            <w:right w:val="none" w:sz="0" w:space="0" w:color="auto"/>
          </w:divBdr>
          <w:divsChild>
            <w:div w:id="11616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5254">
      <w:bodyDiv w:val="1"/>
      <w:marLeft w:val="0"/>
      <w:marRight w:val="0"/>
      <w:marTop w:val="0"/>
      <w:marBottom w:val="0"/>
      <w:divBdr>
        <w:top w:val="none" w:sz="0" w:space="0" w:color="auto"/>
        <w:left w:val="none" w:sz="0" w:space="0" w:color="auto"/>
        <w:bottom w:val="none" w:sz="0" w:space="0" w:color="auto"/>
        <w:right w:val="none" w:sz="0" w:space="0" w:color="auto"/>
      </w:divBdr>
    </w:div>
    <w:div w:id="713850375">
      <w:bodyDiv w:val="1"/>
      <w:marLeft w:val="0"/>
      <w:marRight w:val="0"/>
      <w:marTop w:val="0"/>
      <w:marBottom w:val="0"/>
      <w:divBdr>
        <w:top w:val="none" w:sz="0" w:space="0" w:color="auto"/>
        <w:left w:val="none" w:sz="0" w:space="0" w:color="auto"/>
        <w:bottom w:val="none" w:sz="0" w:space="0" w:color="auto"/>
        <w:right w:val="none" w:sz="0" w:space="0" w:color="auto"/>
      </w:divBdr>
    </w:div>
    <w:div w:id="719090825">
      <w:bodyDiv w:val="1"/>
      <w:marLeft w:val="0"/>
      <w:marRight w:val="0"/>
      <w:marTop w:val="0"/>
      <w:marBottom w:val="0"/>
      <w:divBdr>
        <w:top w:val="none" w:sz="0" w:space="0" w:color="auto"/>
        <w:left w:val="none" w:sz="0" w:space="0" w:color="auto"/>
        <w:bottom w:val="none" w:sz="0" w:space="0" w:color="auto"/>
        <w:right w:val="none" w:sz="0" w:space="0" w:color="auto"/>
      </w:divBdr>
    </w:div>
    <w:div w:id="803079691">
      <w:bodyDiv w:val="1"/>
      <w:marLeft w:val="0"/>
      <w:marRight w:val="0"/>
      <w:marTop w:val="0"/>
      <w:marBottom w:val="0"/>
      <w:divBdr>
        <w:top w:val="none" w:sz="0" w:space="0" w:color="auto"/>
        <w:left w:val="none" w:sz="0" w:space="0" w:color="auto"/>
        <w:bottom w:val="none" w:sz="0" w:space="0" w:color="auto"/>
        <w:right w:val="none" w:sz="0" w:space="0" w:color="auto"/>
      </w:divBdr>
      <w:divsChild>
        <w:div w:id="104614812">
          <w:marLeft w:val="0"/>
          <w:marRight w:val="0"/>
          <w:marTop w:val="0"/>
          <w:marBottom w:val="0"/>
          <w:divBdr>
            <w:top w:val="none" w:sz="0" w:space="0" w:color="auto"/>
            <w:left w:val="none" w:sz="0" w:space="0" w:color="auto"/>
            <w:bottom w:val="none" w:sz="0" w:space="0" w:color="auto"/>
            <w:right w:val="none" w:sz="0" w:space="0" w:color="auto"/>
          </w:divBdr>
        </w:div>
        <w:div w:id="257754916">
          <w:marLeft w:val="0"/>
          <w:marRight w:val="0"/>
          <w:marTop w:val="0"/>
          <w:marBottom w:val="0"/>
          <w:divBdr>
            <w:top w:val="none" w:sz="0" w:space="0" w:color="auto"/>
            <w:left w:val="none" w:sz="0" w:space="0" w:color="auto"/>
            <w:bottom w:val="none" w:sz="0" w:space="0" w:color="auto"/>
            <w:right w:val="none" w:sz="0" w:space="0" w:color="auto"/>
          </w:divBdr>
        </w:div>
        <w:div w:id="275217689">
          <w:marLeft w:val="0"/>
          <w:marRight w:val="0"/>
          <w:marTop w:val="0"/>
          <w:marBottom w:val="0"/>
          <w:divBdr>
            <w:top w:val="none" w:sz="0" w:space="0" w:color="auto"/>
            <w:left w:val="none" w:sz="0" w:space="0" w:color="auto"/>
            <w:bottom w:val="none" w:sz="0" w:space="0" w:color="auto"/>
            <w:right w:val="none" w:sz="0" w:space="0" w:color="auto"/>
          </w:divBdr>
        </w:div>
        <w:div w:id="344525355">
          <w:marLeft w:val="0"/>
          <w:marRight w:val="0"/>
          <w:marTop w:val="0"/>
          <w:marBottom w:val="0"/>
          <w:divBdr>
            <w:top w:val="none" w:sz="0" w:space="0" w:color="auto"/>
            <w:left w:val="none" w:sz="0" w:space="0" w:color="auto"/>
            <w:bottom w:val="none" w:sz="0" w:space="0" w:color="auto"/>
            <w:right w:val="none" w:sz="0" w:space="0" w:color="auto"/>
          </w:divBdr>
        </w:div>
        <w:div w:id="461119271">
          <w:marLeft w:val="0"/>
          <w:marRight w:val="0"/>
          <w:marTop w:val="0"/>
          <w:marBottom w:val="0"/>
          <w:divBdr>
            <w:top w:val="none" w:sz="0" w:space="0" w:color="auto"/>
            <w:left w:val="none" w:sz="0" w:space="0" w:color="auto"/>
            <w:bottom w:val="none" w:sz="0" w:space="0" w:color="auto"/>
            <w:right w:val="none" w:sz="0" w:space="0" w:color="auto"/>
          </w:divBdr>
        </w:div>
        <w:div w:id="541284306">
          <w:marLeft w:val="0"/>
          <w:marRight w:val="0"/>
          <w:marTop w:val="0"/>
          <w:marBottom w:val="0"/>
          <w:divBdr>
            <w:top w:val="none" w:sz="0" w:space="0" w:color="auto"/>
            <w:left w:val="none" w:sz="0" w:space="0" w:color="auto"/>
            <w:bottom w:val="none" w:sz="0" w:space="0" w:color="auto"/>
            <w:right w:val="none" w:sz="0" w:space="0" w:color="auto"/>
          </w:divBdr>
        </w:div>
        <w:div w:id="835733472">
          <w:marLeft w:val="0"/>
          <w:marRight w:val="0"/>
          <w:marTop w:val="0"/>
          <w:marBottom w:val="0"/>
          <w:divBdr>
            <w:top w:val="none" w:sz="0" w:space="0" w:color="auto"/>
            <w:left w:val="none" w:sz="0" w:space="0" w:color="auto"/>
            <w:bottom w:val="none" w:sz="0" w:space="0" w:color="auto"/>
            <w:right w:val="none" w:sz="0" w:space="0" w:color="auto"/>
          </w:divBdr>
        </w:div>
        <w:div w:id="846559312">
          <w:marLeft w:val="0"/>
          <w:marRight w:val="0"/>
          <w:marTop w:val="0"/>
          <w:marBottom w:val="0"/>
          <w:divBdr>
            <w:top w:val="none" w:sz="0" w:space="0" w:color="auto"/>
            <w:left w:val="none" w:sz="0" w:space="0" w:color="auto"/>
            <w:bottom w:val="none" w:sz="0" w:space="0" w:color="auto"/>
            <w:right w:val="none" w:sz="0" w:space="0" w:color="auto"/>
          </w:divBdr>
        </w:div>
        <w:div w:id="932279111">
          <w:marLeft w:val="0"/>
          <w:marRight w:val="0"/>
          <w:marTop w:val="0"/>
          <w:marBottom w:val="0"/>
          <w:divBdr>
            <w:top w:val="none" w:sz="0" w:space="0" w:color="auto"/>
            <w:left w:val="none" w:sz="0" w:space="0" w:color="auto"/>
            <w:bottom w:val="none" w:sz="0" w:space="0" w:color="auto"/>
            <w:right w:val="none" w:sz="0" w:space="0" w:color="auto"/>
          </w:divBdr>
        </w:div>
        <w:div w:id="933514163">
          <w:marLeft w:val="0"/>
          <w:marRight w:val="0"/>
          <w:marTop w:val="0"/>
          <w:marBottom w:val="0"/>
          <w:divBdr>
            <w:top w:val="none" w:sz="0" w:space="0" w:color="auto"/>
            <w:left w:val="none" w:sz="0" w:space="0" w:color="auto"/>
            <w:bottom w:val="none" w:sz="0" w:space="0" w:color="auto"/>
            <w:right w:val="none" w:sz="0" w:space="0" w:color="auto"/>
          </w:divBdr>
        </w:div>
        <w:div w:id="1050689680">
          <w:marLeft w:val="0"/>
          <w:marRight w:val="0"/>
          <w:marTop w:val="0"/>
          <w:marBottom w:val="0"/>
          <w:divBdr>
            <w:top w:val="none" w:sz="0" w:space="0" w:color="auto"/>
            <w:left w:val="none" w:sz="0" w:space="0" w:color="auto"/>
            <w:bottom w:val="none" w:sz="0" w:space="0" w:color="auto"/>
            <w:right w:val="none" w:sz="0" w:space="0" w:color="auto"/>
          </w:divBdr>
        </w:div>
        <w:div w:id="1058289261">
          <w:marLeft w:val="0"/>
          <w:marRight w:val="0"/>
          <w:marTop w:val="0"/>
          <w:marBottom w:val="0"/>
          <w:divBdr>
            <w:top w:val="none" w:sz="0" w:space="0" w:color="auto"/>
            <w:left w:val="none" w:sz="0" w:space="0" w:color="auto"/>
            <w:bottom w:val="none" w:sz="0" w:space="0" w:color="auto"/>
            <w:right w:val="none" w:sz="0" w:space="0" w:color="auto"/>
          </w:divBdr>
        </w:div>
        <w:div w:id="1399130246">
          <w:marLeft w:val="0"/>
          <w:marRight w:val="0"/>
          <w:marTop w:val="0"/>
          <w:marBottom w:val="0"/>
          <w:divBdr>
            <w:top w:val="none" w:sz="0" w:space="0" w:color="auto"/>
            <w:left w:val="none" w:sz="0" w:space="0" w:color="auto"/>
            <w:bottom w:val="none" w:sz="0" w:space="0" w:color="auto"/>
            <w:right w:val="none" w:sz="0" w:space="0" w:color="auto"/>
          </w:divBdr>
        </w:div>
        <w:div w:id="1506244069">
          <w:marLeft w:val="0"/>
          <w:marRight w:val="0"/>
          <w:marTop w:val="0"/>
          <w:marBottom w:val="0"/>
          <w:divBdr>
            <w:top w:val="none" w:sz="0" w:space="0" w:color="auto"/>
            <w:left w:val="none" w:sz="0" w:space="0" w:color="auto"/>
            <w:bottom w:val="none" w:sz="0" w:space="0" w:color="auto"/>
            <w:right w:val="none" w:sz="0" w:space="0" w:color="auto"/>
          </w:divBdr>
        </w:div>
        <w:div w:id="1669165012">
          <w:marLeft w:val="0"/>
          <w:marRight w:val="0"/>
          <w:marTop w:val="0"/>
          <w:marBottom w:val="0"/>
          <w:divBdr>
            <w:top w:val="none" w:sz="0" w:space="0" w:color="auto"/>
            <w:left w:val="none" w:sz="0" w:space="0" w:color="auto"/>
            <w:bottom w:val="none" w:sz="0" w:space="0" w:color="auto"/>
            <w:right w:val="none" w:sz="0" w:space="0" w:color="auto"/>
          </w:divBdr>
        </w:div>
        <w:div w:id="1913612642">
          <w:marLeft w:val="0"/>
          <w:marRight w:val="0"/>
          <w:marTop w:val="0"/>
          <w:marBottom w:val="0"/>
          <w:divBdr>
            <w:top w:val="none" w:sz="0" w:space="0" w:color="auto"/>
            <w:left w:val="none" w:sz="0" w:space="0" w:color="auto"/>
            <w:bottom w:val="none" w:sz="0" w:space="0" w:color="auto"/>
            <w:right w:val="none" w:sz="0" w:space="0" w:color="auto"/>
          </w:divBdr>
        </w:div>
        <w:div w:id="1966151437">
          <w:marLeft w:val="0"/>
          <w:marRight w:val="0"/>
          <w:marTop w:val="0"/>
          <w:marBottom w:val="0"/>
          <w:divBdr>
            <w:top w:val="none" w:sz="0" w:space="0" w:color="auto"/>
            <w:left w:val="none" w:sz="0" w:space="0" w:color="auto"/>
            <w:bottom w:val="none" w:sz="0" w:space="0" w:color="auto"/>
            <w:right w:val="none" w:sz="0" w:space="0" w:color="auto"/>
          </w:divBdr>
        </w:div>
        <w:div w:id="2062098175">
          <w:marLeft w:val="0"/>
          <w:marRight w:val="0"/>
          <w:marTop w:val="0"/>
          <w:marBottom w:val="0"/>
          <w:divBdr>
            <w:top w:val="none" w:sz="0" w:space="0" w:color="auto"/>
            <w:left w:val="none" w:sz="0" w:space="0" w:color="auto"/>
            <w:bottom w:val="none" w:sz="0" w:space="0" w:color="auto"/>
            <w:right w:val="none" w:sz="0" w:space="0" w:color="auto"/>
          </w:divBdr>
        </w:div>
      </w:divsChild>
    </w:div>
    <w:div w:id="838420778">
      <w:bodyDiv w:val="1"/>
      <w:marLeft w:val="0"/>
      <w:marRight w:val="0"/>
      <w:marTop w:val="0"/>
      <w:marBottom w:val="0"/>
      <w:divBdr>
        <w:top w:val="none" w:sz="0" w:space="0" w:color="auto"/>
        <w:left w:val="none" w:sz="0" w:space="0" w:color="auto"/>
        <w:bottom w:val="none" w:sz="0" w:space="0" w:color="auto"/>
        <w:right w:val="none" w:sz="0" w:space="0" w:color="auto"/>
      </w:divBdr>
      <w:divsChild>
        <w:div w:id="552354267">
          <w:marLeft w:val="0"/>
          <w:marRight w:val="0"/>
          <w:marTop w:val="0"/>
          <w:marBottom w:val="0"/>
          <w:divBdr>
            <w:top w:val="none" w:sz="0" w:space="0" w:color="auto"/>
            <w:left w:val="none" w:sz="0" w:space="0" w:color="auto"/>
            <w:bottom w:val="none" w:sz="0" w:space="0" w:color="auto"/>
            <w:right w:val="none" w:sz="0" w:space="0" w:color="auto"/>
          </w:divBdr>
          <w:divsChild>
            <w:div w:id="1721393510">
              <w:marLeft w:val="0"/>
              <w:marRight w:val="0"/>
              <w:marTop w:val="0"/>
              <w:marBottom w:val="0"/>
              <w:divBdr>
                <w:top w:val="none" w:sz="0" w:space="0" w:color="auto"/>
                <w:left w:val="none" w:sz="0" w:space="0" w:color="auto"/>
                <w:bottom w:val="none" w:sz="0" w:space="0" w:color="auto"/>
                <w:right w:val="none" w:sz="0" w:space="0" w:color="auto"/>
              </w:divBdr>
            </w:div>
          </w:divsChild>
        </w:div>
        <w:div w:id="1965042135">
          <w:marLeft w:val="0"/>
          <w:marRight w:val="0"/>
          <w:marTop w:val="0"/>
          <w:marBottom w:val="0"/>
          <w:divBdr>
            <w:top w:val="none" w:sz="0" w:space="0" w:color="auto"/>
            <w:left w:val="none" w:sz="0" w:space="0" w:color="auto"/>
            <w:bottom w:val="none" w:sz="0" w:space="0" w:color="auto"/>
            <w:right w:val="none" w:sz="0" w:space="0" w:color="auto"/>
          </w:divBdr>
          <w:divsChild>
            <w:div w:id="490634385">
              <w:marLeft w:val="0"/>
              <w:marRight w:val="0"/>
              <w:marTop w:val="0"/>
              <w:marBottom w:val="0"/>
              <w:divBdr>
                <w:top w:val="none" w:sz="0" w:space="0" w:color="auto"/>
                <w:left w:val="none" w:sz="0" w:space="0" w:color="auto"/>
                <w:bottom w:val="none" w:sz="0" w:space="0" w:color="auto"/>
                <w:right w:val="none" w:sz="0" w:space="0" w:color="auto"/>
              </w:divBdr>
            </w:div>
          </w:divsChild>
        </w:div>
        <w:div w:id="2088988359">
          <w:marLeft w:val="0"/>
          <w:marRight w:val="0"/>
          <w:marTop w:val="0"/>
          <w:marBottom w:val="0"/>
          <w:divBdr>
            <w:top w:val="none" w:sz="0" w:space="0" w:color="auto"/>
            <w:left w:val="none" w:sz="0" w:space="0" w:color="auto"/>
            <w:bottom w:val="none" w:sz="0" w:space="0" w:color="auto"/>
            <w:right w:val="none" w:sz="0" w:space="0" w:color="auto"/>
          </w:divBdr>
          <w:divsChild>
            <w:div w:id="2015455583">
              <w:marLeft w:val="0"/>
              <w:marRight w:val="0"/>
              <w:marTop w:val="0"/>
              <w:marBottom w:val="0"/>
              <w:divBdr>
                <w:top w:val="none" w:sz="0" w:space="0" w:color="auto"/>
                <w:left w:val="none" w:sz="0" w:space="0" w:color="auto"/>
                <w:bottom w:val="none" w:sz="0" w:space="0" w:color="auto"/>
                <w:right w:val="none" w:sz="0" w:space="0" w:color="auto"/>
              </w:divBdr>
            </w:div>
          </w:divsChild>
        </w:div>
        <w:div w:id="2139489000">
          <w:marLeft w:val="0"/>
          <w:marRight w:val="0"/>
          <w:marTop w:val="0"/>
          <w:marBottom w:val="0"/>
          <w:divBdr>
            <w:top w:val="none" w:sz="0" w:space="0" w:color="auto"/>
            <w:left w:val="none" w:sz="0" w:space="0" w:color="auto"/>
            <w:bottom w:val="none" w:sz="0" w:space="0" w:color="auto"/>
            <w:right w:val="none" w:sz="0" w:space="0" w:color="auto"/>
          </w:divBdr>
          <w:divsChild>
            <w:div w:id="18381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5895">
      <w:bodyDiv w:val="1"/>
      <w:marLeft w:val="0"/>
      <w:marRight w:val="0"/>
      <w:marTop w:val="0"/>
      <w:marBottom w:val="0"/>
      <w:divBdr>
        <w:top w:val="none" w:sz="0" w:space="0" w:color="auto"/>
        <w:left w:val="none" w:sz="0" w:space="0" w:color="auto"/>
        <w:bottom w:val="none" w:sz="0" w:space="0" w:color="auto"/>
        <w:right w:val="none" w:sz="0" w:space="0" w:color="auto"/>
      </w:divBdr>
    </w:div>
    <w:div w:id="897015513">
      <w:bodyDiv w:val="1"/>
      <w:marLeft w:val="0"/>
      <w:marRight w:val="0"/>
      <w:marTop w:val="0"/>
      <w:marBottom w:val="0"/>
      <w:divBdr>
        <w:top w:val="none" w:sz="0" w:space="0" w:color="auto"/>
        <w:left w:val="none" w:sz="0" w:space="0" w:color="auto"/>
        <w:bottom w:val="none" w:sz="0" w:space="0" w:color="auto"/>
        <w:right w:val="none" w:sz="0" w:space="0" w:color="auto"/>
      </w:divBdr>
      <w:divsChild>
        <w:div w:id="6173391">
          <w:marLeft w:val="0"/>
          <w:marRight w:val="0"/>
          <w:marTop w:val="0"/>
          <w:marBottom w:val="0"/>
          <w:divBdr>
            <w:top w:val="none" w:sz="0" w:space="0" w:color="auto"/>
            <w:left w:val="none" w:sz="0" w:space="0" w:color="auto"/>
            <w:bottom w:val="none" w:sz="0" w:space="0" w:color="auto"/>
            <w:right w:val="none" w:sz="0" w:space="0" w:color="auto"/>
          </w:divBdr>
        </w:div>
        <w:div w:id="140082291">
          <w:marLeft w:val="0"/>
          <w:marRight w:val="0"/>
          <w:marTop w:val="0"/>
          <w:marBottom w:val="0"/>
          <w:divBdr>
            <w:top w:val="none" w:sz="0" w:space="0" w:color="auto"/>
            <w:left w:val="none" w:sz="0" w:space="0" w:color="auto"/>
            <w:bottom w:val="none" w:sz="0" w:space="0" w:color="auto"/>
            <w:right w:val="none" w:sz="0" w:space="0" w:color="auto"/>
          </w:divBdr>
        </w:div>
        <w:div w:id="572741380">
          <w:marLeft w:val="0"/>
          <w:marRight w:val="0"/>
          <w:marTop w:val="0"/>
          <w:marBottom w:val="0"/>
          <w:divBdr>
            <w:top w:val="none" w:sz="0" w:space="0" w:color="auto"/>
            <w:left w:val="none" w:sz="0" w:space="0" w:color="auto"/>
            <w:bottom w:val="none" w:sz="0" w:space="0" w:color="auto"/>
            <w:right w:val="none" w:sz="0" w:space="0" w:color="auto"/>
          </w:divBdr>
        </w:div>
      </w:divsChild>
    </w:div>
    <w:div w:id="901136026">
      <w:bodyDiv w:val="1"/>
      <w:marLeft w:val="0"/>
      <w:marRight w:val="0"/>
      <w:marTop w:val="0"/>
      <w:marBottom w:val="0"/>
      <w:divBdr>
        <w:top w:val="none" w:sz="0" w:space="0" w:color="auto"/>
        <w:left w:val="none" w:sz="0" w:space="0" w:color="auto"/>
        <w:bottom w:val="none" w:sz="0" w:space="0" w:color="auto"/>
        <w:right w:val="none" w:sz="0" w:space="0" w:color="auto"/>
      </w:divBdr>
      <w:divsChild>
        <w:div w:id="510877784">
          <w:marLeft w:val="0"/>
          <w:marRight w:val="0"/>
          <w:marTop w:val="0"/>
          <w:marBottom w:val="0"/>
          <w:divBdr>
            <w:top w:val="none" w:sz="0" w:space="0" w:color="auto"/>
            <w:left w:val="none" w:sz="0" w:space="0" w:color="auto"/>
            <w:bottom w:val="none" w:sz="0" w:space="0" w:color="auto"/>
            <w:right w:val="none" w:sz="0" w:space="0" w:color="auto"/>
          </w:divBdr>
        </w:div>
        <w:div w:id="735513873">
          <w:marLeft w:val="0"/>
          <w:marRight w:val="0"/>
          <w:marTop w:val="0"/>
          <w:marBottom w:val="0"/>
          <w:divBdr>
            <w:top w:val="none" w:sz="0" w:space="0" w:color="auto"/>
            <w:left w:val="none" w:sz="0" w:space="0" w:color="auto"/>
            <w:bottom w:val="none" w:sz="0" w:space="0" w:color="auto"/>
            <w:right w:val="none" w:sz="0" w:space="0" w:color="auto"/>
          </w:divBdr>
        </w:div>
        <w:div w:id="1577782184">
          <w:marLeft w:val="0"/>
          <w:marRight w:val="0"/>
          <w:marTop w:val="0"/>
          <w:marBottom w:val="0"/>
          <w:divBdr>
            <w:top w:val="none" w:sz="0" w:space="0" w:color="auto"/>
            <w:left w:val="none" w:sz="0" w:space="0" w:color="auto"/>
            <w:bottom w:val="none" w:sz="0" w:space="0" w:color="auto"/>
            <w:right w:val="none" w:sz="0" w:space="0" w:color="auto"/>
          </w:divBdr>
        </w:div>
      </w:divsChild>
    </w:div>
    <w:div w:id="921378021">
      <w:bodyDiv w:val="1"/>
      <w:marLeft w:val="0"/>
      <w:marRight w:val="0"/>
      <w:marTop w:val="0"/>
      <w:marBottom w:val="0"/>
      <w:divBdr>
        <w:top w:val="none" w:sz="0" w:space="0" w:color="auto"/>
        <w:left w:val="none" w:sz="0" w:space="0" w:color="auto"/>
        <w:bottom w:val="none" w:sz="0" w:space="0" w:color="auto"/>
        <w:right w:val="none" w:sz="0" w:space="0" w:color="auto"/>
      </w:divBdr>
      <w:divsChild>
        <w:div w:id="291326399">
          <w:marLeft w:val="0"/>
          <w:marRight w:val="0"/>
          <w:marTop w:val="0"/>
          <w:marBottom w:val="0"/>
          <w:divBdr>
            <w:top w:val="none" w:sz="0" w:space="0" w:color="auto"/>
            <w:left w:val="none" w:sz="0" w:space="0" w:color="auto"/>
            <w:bottom w:val="none" w:sz="0" w:space="0" w:color="auto"/>
            <w:right w:val="none" w:sz="0" w:space="0" w:color="auto"/>
          </w:divBdr>
        </w:div>
        <w:div w:id="481890266">
          <w:marLeft w:val="0"/>
          <w:marRight w:val="0"/>
          <w:marTop w:val="0"/>
          <w:marBottom w:val="0"/>
          <w:divBdr>
            <w:top w:val="none" w:sz="0" w:space="0" w:color="auto"/>
            <w:left w:val="none" w:sz="0" w:space="0" w:color="auto"/>
            <w:bottom w:val="none" w:sz="0" w:space="0" w:color="auto"/>
            <w:right w:val="none" w:sz="0" w:space="0" w:color="auto"/>
          </w:divBdr>
        </w:div>
        <w:div w:id="521213814">
          <w:marLeft w:val="0"/>
          <w:marRight w:val="0"/>
          <w:marTop w:val="0"/>
          <w:marBottom w:val="0"/>
          <w:divBdr>
            <w:top w:val="none" w:sz="0" w:space="0" w:color="auto"/>
            <w:left w:val="none" w:sz="0" w:space="0" w:color="auto"/>
            <w:bottom w:val="none" w:sz="0" w:space="0" w:color="auto"/>
            <w:right w:val="none" w:sz="0" w:space="0" w:color="auto"/>
          </w:divBdr>
        </w:div>
        <w:div w:id="760369178">
          <w:marLeft w:val="0"/>
          <w:marRight w:val="0"/>
          <w:marTop w:val="0"/>
          <w:marBottom w:val="0"/>
          <w:divBdr>
            <w:top w:val="none" w:sz="0" w:space="0" w:color="auto"/>
            <w:left w:val="none" w:sz="0" w:space="0" w:color="auto"/>
            <w:bottom w:val="none" w:sz="0" w:space="0" w:color="auto"/>
            <w:right w:val="none" w:sz="0" w:space="0" w:color="auto"/>
          </w:divBdr>
        </w:div>
        <w:div w:id="956716957">
          <w:marLeft w:val="0"/>
          <w:marRight w:val="0"/>
          <w:marTop w:val="0"/>
          <w:marBottom w:val="0"/>
          <w:divBdr>
            <w:top w:val="none" w:sz="0" w:space="0" w:color="auto"/>
            <w:left w:val="none" w:sz="0" w:space="0" w:color="auto"/>
            <w:bottom w:val="none" w:sz="0" w:space="0" w:color="auto"/>
            <w:right w:val="none" w:sz="0" w:space="0" w:color="auto"/>
          </w:divBdr>
          <w:divsChild>
            <w:div w:id="894513620">
              <w:marLeft w:val="0"/>
              <w:marRight w:val="0"/>
              <w:marTop w:val="30"/>
              <w:marBottom w:val="30"/>
              <w:divBdr>
                <w:top w:val="none" w:sz="0" w:space="0" w:color="auto"/>
                <w:left w:val="none" w:sz="0" w:space="0" w:color="auto"/>
                <w:bottom w:val="none" w:sz="0" w:space="0" w:color="auto"/>
                <w:right w:val="none" w:sz="0" w:space="0" w:color="auto"/>
              </w:divBdr>
              <w:divsChild>
                <w:div w:id="60565021">
                  <w:marLeft w:val="0"/>
                  <w:marRight w:val="0"/>
                  <w:marTop w:val="0"/>
                  <w:marBottom w:val="0"/>
                  <w:divBdr>
                    <w:top w:val="none" w:sz="0" w:space="0" w:color="auto"/>
                    <w:left w:val="none" w:sz="0" w:space="0" w:color="auto"/>
                    <w:bottom w:val="none" w:sz="0" w:space="0" w:color="auto"/>
                    <w:right w:val="none" w:sz="0" w:space="0" w:color="auto"/>
                  </w:divBdr>
                  <w:divsChild>
                    <w:div w:id="935867562">
                      <w:marLeft w:val="0"/>
                      <w:marRight w:val="0"/>
                      <w:marTop w:val="0"/>
                      <w:marBottom w:val="0"/>
                      <w:divBdr>
                        <w:top w:val="none" w:sz="0" w:space="0" w:color="auto"/>
                        <w:left w:val="none" w:sz="0" w:space="0" w:color="auto"/>
                        <w:bottom w:val="none" w:sz="0" w:space="0" w:color="auto"/>
                        <w:right w:val="none" w:sz="0" w:space="0" w:color="auto"/>
                      </w:divBdr>
                    </w:div>
                  </w:divsChild>
                </w:div>
                <w:div w:id="124585072">
                  <w:marLeft w:val="0"/>
                  <w:marRight w:val="0"/>
                  <w:marTop w:val="0"/>
                  <w:marBottom w:val="0"/>
                  <w:divBdr>
                    <w:top w:val="none" w:sz="0" w:space="0" w:color="auto"/>
                    <w:left w:val="none" w:sz="0" w:space="0" w:color="auto"/>
                    <w:bottom w:val="none" w:sz="0" w:space="0" w:color="auto"/>
                    <w:right w:val="none" w:sz="0" w:space="0" w:color="auto"/>
                  </w:divBdr>
                  <w:divsChild>
                    <w:div w:id="1233468077">
                      <w:marLeft w:val="0"/>
                      <w:marRight w:val="0"/>
                      <w:marTop w:val="0"/>
                      <w:marBottom w:val="0"/>
                      <w:divBdr>
                        <w:top w:val="none" w:sz="0" w:space="0" w:color="auto"/>
                        <w:left w:val="none" w:sz="0" w:space="0" w:color="auto"/>
                        <w:bottom w:val="none" w:sz="0" w:space="0" w:color="auto"/>
                        <w:right w:val="none" w:sz="0" w:space="0" w:color="auto"/>
                      </w:divBdr>
                    </w:div>
                  </w:divsChild>
                </w:div>
                <w:div w:id="152529292">
                  <w:marLeft w:val="0"/>
                  <w:marRight w:val="0"/>
                  <w:marTop w:val="0"/>
                  <w:marBottom w:val="0"/>
                  <w:divBdr>
                    <w:top w:val="none" w:sz="0" w:space="0" w:color="auto"/>
                    <w:left w:val="none" w:sz="0" w:space="0" w:color="auto"/>
                    <w:bottom w:val="none" w:sz="0" w:space="0" w:color="auto"/>
                    <w:right w:val="none" w:sz="0" w:space="0" w:color="auto"/>
                  </w:divBdr>
                  <w:divsChild>
                    <w:div w:id="1756971843">
                      <w:marLeft w:val="0"/>
                      <w:marRight w:val="0"/>
                      <w:marTop w:val="0"/>
                      <w:marBottom w:val="0"/>
                      <w:divBdr>
                        <w:top w:val="none" w:sz="0" w:space="0" w:color="auto"/>
                        <w:left w:val="none" w:sz="0" w:space="0" w:color="auto"/>
                        <w:bottom w:val="none" w:sz="0" w:space="0" w:color="auto"/>
                        <w:right w:val="none" w:sz="0" w:space="0" w:color="auto"/>
                      </w:divBdr>
                    </w:div>
                    <w:div w:id="2025857896">
                      <w:marLeft w:val="0"/>
                      <w:marRight w:val="0"/>
                      <w:marTop w:val="0"/>
                      <w:marBottom w:val="0"/>
                      <w:divBdr>
                        <w:top w:val="none" w:sz="0" w:space="0" w:color="auto"/>
                        <w:left w:val="none" w:sz="0" w:space="0" w:color="auto"/>
                        <w:bottom w:val="none" w:sz="0" w:space="0" w:color="auto"/>
                        <w:right w:val="none" w:sz="0" w:space="0" w:color="auto"/>
                      </w:divBdr>
                    </w:div>
                  </w:divsChild>
                </w:div>
                <w:div w:id="202065548">
                  <w:marLeft w:val="0"/>
                  <w:marRight w:val="0"/>
                  <w:marTop w:val="0"/>
                  <w:marBottom w:val="0"/>
                  <w:divBdr>
                    <w:top w:val="none" w:sz="0" w:space="0" w:color="auto"/>
                    <w:left w:val="none" w:sz="0" w:space="0" w:color="auto"/>
                    <w:bottom w:val="none" w:sz="0" w:space="0" w:color="auto"/>
                    <w:right w:val="none" w:sz="0" w:space="0" w:color="auto"/>
                  </w:divBdr>
                  <w:divsChild>
                    <w:div w:id="298729153">
                      <w:marLeft w:val="0"/>
                      <w:marRight w:val="0"/>
                      <w:marTop w:val="0"/>
                      <w:marBottom w:val="0"/>
                      <w:divBdr>
                        <w:top w:val="none" w:sz="0" w:space="0" w:color="auto"/>
                        <w:left w:val="none" w:sz="0" w:space="0" w:color="auto"/>
                        <w:bottom w:val="none" w:sz="0" w:space="0" w:color="auto"/>
                        <w:right w:val="none" w:sz="0" w:space="0" w:color="auto"/>
                      </w:divBdr>
                    </w:div>
                    <w:div w:id="1882087263">
                      <w:marLeft w:val="0"/>
                      <w:marRight w:val="0"/>
                      <w:marTop w:val="0"/>
                      <w:marBottom w:val="0"/>
                      <w:divBdr>
                        <w:top w:val="none" w:sz="0" w:space="0" w:color="auto"/>
                        <w:left w:val="none" w:sz="0" w:space="0" w:color="auto"/>
                        <w:bottom w:val="none" w:sz="0" w:space="0" w:color="auto"/>
                        <w:right w:val="none" w:sz="0" w:space="0" w:color="auto"/>
                      </w:divBdr>
                    </w:div>
                  </w:divsChild>
                </w:div>
                <w:div w:id="235284714">
                  <w:marLeft w:val="0"/>
                  <w:marRight w:val="0"/>
                  <w:marTop w:val="0"/>
                  <w:marBottom w:val="0"/>
                  <w:divBdr>
                    <w:top w:val="none" w:sz="0" w:space="0" w:color="auto"/>
                    <w:left w:val="none" w:sz="0" w:space="0" w:color="auto"/>
                    <w:bottom w:val="none" w:sz="0" w:space="0" w:color="auto"/>
                    <w:right w:val="none" w:sz="0" w:space="0" w:color="auto"/>
                  </w:divBdr>
                  <w:divsChild>
                    <w:div w:id="1195584416">
                      <w:marLeft w:val="0"/>
                      <w:marRight w:val="0"/>
                      <w:marTop w:val="0"/>
                      <w:marBottom w:val="0"/>
                      <w:divBdr>
                        <w:top w:val="none" w:sz="0" w:space="0" w:color="auto"/>
                        <w:left w:val="none" w:sz="0" w:space="0" w:color="auto"/>
                        <w:bottom w:val="none" w:sz="0" w:space="0" w:color="auto"/>
                        <w:right w:val="none" w:sz="0" w:space="0" w:color="auto"/>
                      </w:divBdr>
                    </w:div>
                    <w:div w:id="1235048586">
                      <w:marLeft w:val="0"/>
                      <w:marRight w:val="0"/>
                      <w:marTop w:val="0"/>
                      <w:marBottom w:val="0"/>
                      <w:divBdr>
                        <w:top w:val="none" w:sz="0" w:space="0" w:color="auto"/>
                        <w:left w:val="none" w:sz="0" w:space="0" w:color="auto"/>
                        <w:bottom w:val="none" w:sz="0" w:space="0" w:color="auto"/>
                        <w:right w:val="none" w:sz="0" w:space="0" w:color="auto"/>
                      </w:divBdr>
                    </w:div>
                    <w:div w:id="2071682852">
                      <w:marLeft w:val="0"/>
                      <w:marRight w:val="0"/>
                      <w:marTop w:val="0"/>
                      <w:marBottom w:val="0"/>
                      <w:divBdr>
                        <w:top w:val="none" w:sz="0" w:space="0" w:color="auto"/>
                        <w:left w:val="none" w:sz="0" w:space="0" w:color="auto"/>
                        <w:bottom w:val="none" w:sz="0" w:space="0" w:color="auto"/>
                        <w:right w:val="none" w:sz="0" w:space="0" w:color="auto"/>
                      </w:divBdr>
                    </w:div>
                    <w:div w:id="2102094272">
                      <w:marLeft w:val="0"/>
                      <w:marRight w:val="0"/>
                      <w:marTop w:val="0"/>
                      <w:marBottom w:val="0"/>
                      <w:divBdr>
                        <w:top w:val="none" w:sz="0" w:space="0" w:color="auto"/>
                        <w:left w:val="none" w:sz="0" w:space="0" w:color="auto"/>
                        <w:bottom w:val="none" w:sz="0" w:space="0" w:color="auto"/>
                        <w:right w:val="none" w:sz="0" w:space="0" w:color="auto"/>
                      </w:divBdr>
                    </w:div>
                  </w:divsChild>
                </w:div>
                <w:div w:id="312951995">
                  <w:marLeft w:val="0"/>
                  <w:marRight w:val="0"/>
                  <w:marTop w:val="0"/>
                  <w:marBottom w:val="0"/>
                  <w:divBdr>
                    <w:top w:val="none" w:sz="0" w:space="0" w:color="auto"/>
                    <w:left w:val="none" w:sz="0" w:space="0" w:color="auto"/>
                    <w:bottom w:val="none" w:sz="0" w:space="0" w:color="auto"/>
                    <w:right w:val="none" w:sz="0" w:space="0" w:color="auto"/>
                  </w:divBdr>
                  <w:divsChild>
                    <w:div w:id="276185129">
                      <w:marLeft w:val="0"/>
                      <w:marRight w:val="0"/>
                      <w:marTop w:val="0"/>
                      <w:marBottom w:val="0"/>
                      <w:divBdr>
                        <w:top w:val="none" w:sz="0" w:space="0" w:color="auto"/>
                        <w:left w:val="none" w:sz="0" w:space="0" w:color="auto"/>
                        <w:bottom w:val="none" w:sz="0" w:space="0" w:color="auto"/>
                        <w:right w:val="none" w:sz="0" w:space="0" w:color="auto"/>
                      </w:divBdr>
                    </w:div>
                    <w:div w:id="727804347">
                      <w:marLeft w:val="0"/>
                      <w:marRight w:val="0"/>
                      <w:marTop w:val="0"/>
                      <w:marBottom w:val="0"/>
                      <w:divBdr>
                        <w:top w:val="none" w:sz="0" w:space="0" w:color="auto"/>
                        <w:left w:val="none" w:sz="0" w:space="0" w:color="auto"/>
                        <w:bottom w:val="none" w:sz="0" w:space="0" w:color="auto"/>
                        <w:right w:val="none" w:sz="0" w:space="0" w:color="auto"/>
                      </w:divBdr>
                    </w:div>
                    <w:div w:id="816994968">
                      <w:marLeft w:val="0"/>
                      <w:marRight w:val="0"/>
                      <w:marTop w:val="0"/>
                      <w:marBottom w:val="0"/>
                      <w:divBdr>
                        <w:top w:val="none" w:sz="0" w:space="0" w:color="auto"/>
                        <w:left w:val="none" w:sz="0" w:space="0" w:color="auto"/>
                        <w:bottom w:val="none" w:sz="0" w:space="0" w:color="auto"/>
                        <w:right w:val="none" w:sz="0" w:space="0" w:color="auto"/>
                      </w:divBdr>
                    </w:div>
                    <w:div w:id="1108500261">
                      <w:marLeft w:val="0"/>
                      <w:marRight w:val="0"/>
                      <w:marTop w:val="0"/>
                      <w:marBottom w:val="0"/>
                      <w:divBdr>
                        <w:top w:val="none" w:sz="0" w:space="0" w:color="auto"/>
                        <w:left w:val="none" w:sz="0" w:space="0" w:color="auto"/>
                        <w:bottom w:val="none" w:sz="0" w:space="0" w:color="auto"/>
                        <w:right w:val="none" w:sz="0" w:space="0" w:color="auto"/>
                      </w:divBdr>
                    </w:div>
                    <w:div w:id="1193955194">
                      <w:marLeft w:val="0"/>
                      <w:marRight w:val="0"/>
                      <w:marTop w:val="0"/>
                      <w:marBottom w:val="0"/>
                      <w:divBdr>
                        <w:top w:val="none" w:sz="0" w:space="0" w:color="auto"/>
                        <w:left w:val="none" w:sz="0" w:space="0" w:color="auto"/>
                        <w:bottom w:val="none" w:sz="0" w:space="0" w:color="auto"/>
                        <w:right w:val="none" w:sz="0" w:space="0" w:color="auto"/>
                      </w:divBdr>
                    </w:div>
                  </w:divsChild>
                </w:div>
                <w:div w:id="333924947">
                  <w:marLeft w:val="0"/>
                  <w:marRight w:val="0"/>
                  <w:marTop w:val="0"/>
                  <w:marBottom w:val="0"/>
                  <w:divBdr>
                    <w:top w:val="none" w:sz="0" w:space="0" w:color="auto"/>
                    <w:left w:val="none" w:sz="0" w:space="0" w:color="auto"/>
                    <w:bottom w:val="none" w:sz="0" w:space="0" w:color="auto"/>
                    <w:right w:val="none" w:sz="0" w:space="0" w:color="auto"/>
                  </w:divBdr>
                  <w:divsChild>
                    <w:div w:id="189682414">
                      <w:marLeft w:val="0"/>
                      <w:marRight w:val="0"/>
                      <w:marTop w:val="0"/>
                      <w:marBottom w:val="0"/>
                      <w:divBdr>
                        <w:top w:val="none" w:sz="0" w:space="0" w:color="auto"/>
                        <w:left w:val="none" w:sz="0" w:space="0" w:color="auto"/>
                        <w:bottom w:val="none" w:sz="0" w:space="0" w:color="auto"/>
                        <w:right w:val="none" w:sz="0" w:space="0" w:color="auto"/>
                      </w:divBdr>
                    </w:div>
                    <w:div w:id="681014127">
                      <w:marLeft w:val="0"/>
                      <w:marRight w:val="0"/>
                      <w:marTop w:val="0"/>
                      <w:marBottom w:val="0"/>
                      <w:divBdr>
                        <w:top w:val="none" w:sz="0" w:space="0" w:color="auto"/>
                        <w:left w:val="none" w:sz="0" w:space="0" w:color="auto"/>
                        <w:bottom w:val="none" w:sz="0" w:space="0" w:color="auto"/>
                        <w:right w:val="none" w:sz="0" w:space="0" w:color="auto"/>
                      </w:divBdr>
                    </w:div>
                    <w:div w:id="1815028702">
                      <w:marLeft w:val="0"/>
                      <w:marRight w:val="0"/>
                      <w:marTop w:val="0"/>
                      <w:marBottom w:val="0"/>
                      <w:divBdr>
                        <w:top w:val="none" w:sz="0" w:space="0" w:color="auto"/>
                        <w:left w:val="none" w:sz="0" w:space="0" w:color="auto"/>
                        <w:bottom w:val="none" w:sz="0" w:space="0" w:color="auto"/>
                        <w:right w:val="none" w:sz="0" w:space="0" w:color="auto"/>
                      </w:divBdr>
                    </w:div>
                  </w:divsChild>
                </w:div>
                <w:div w:id="354812164">
                  <w:marLeft w:val="0"/>
                  <w:marRight w:val="0"/>
                  <w:marTop w:val="0"/>
                  <w:marBottom w:val="0"/>
                  <w:divBdr>
                    <w:top w:val="none" w:sz="0" w:space="0" w:color="auto"/>
                    <w:left w:val="none" w:sz="0" w:space="0" w:color="auto"/>
                    <w:bottom w:val="none" w:sz="0" w:space="0" w:color="auto"/>
                    <w:right w:val="none" w:sz="0" w:space="0" w:color="auto"/>
                  </w:divBdr>
                  <w:divsChild>
                    <w:div w:id="912816200">
                      <w:marLeft w:val="0"/>
                      <w:marRight w:val="0"/>
                      <w:marTop w:val="0"/>
                      <w:marBottom w:val="0"/>
                      <w:divBdr>
                        <w:top w:val="none" w:sz="0" w:space="0" w:color="auto"/>
                        <w:left w:val="none" w:sz="0" w:space="0" w:color="auto"/>
                        <w:bottom w:val="none" w:sz="0" w:space="0" w:color="auto"/>
                        <w:right w:val="none" w:sz="0" w:space="0" w:color="auto"/>
                      </w:divBdr>
                    </w:div>
                  </w:divsChild>
                </w:div>
                <w:div w:id="386345133">
                  <w:marLeft w:val="0"/>
                  <w:marRight w:val="0"/>
                  <w:marTop w:val="0"/>
                  <w:marBottom w:val="0"/>
                  <w:divBdr>
                    <w:top w:val="none" w:sz="0" w:space="0" w:color="auto"/>
                    <w:left w:val="none" w:sz="0" w:space="0" w:color="auto"/>
                    <w:bottom w:val="none" w:sz="0" w:space="0" w:color="auto"/>
                    <w:right w:val="none" w:sz="0" w:space="0" w:color="auto"/>
                  </w:divBdr>
                  <w:divsChild>
                    <w:div w:id="1164083073">
                      <w:marLeft w:val="0"/>
                      <w:marRight w:val="0"/>
                      <w:marTop w:val="0"/>
                      <w:marBottom w:val="0"/>
                      <w:divBdr>
                        <w:top w:val="none" w:sz="0" w:space="0" w:color="auto"/>
                        <w:left w:val="none" w:sz="0" w:space="0" w:color="auto"/>
                        <w:bottom w:val="none" w:sz="0" w:space="0" w:color="auto"/>
                        <w:right w:val="none" w:sz="0" w:space="0" w:color="auto"/>
                      </w:divBdr>
                    </w:div>
                  </w:divsChild>
                </w:div>
                <w:div w:id="400640677">
                  <w:marLeft w:val="0"/>
                  <w:marRight w:val="0"/>
                  <w:marTop w:val="0"/>
                  <w:marBottom w:val="0"/>
                  <w:divBdr>
                    <w:top w:val="none" w:sz="0" w:space="0" w:color="auto"/>
                    <w:left w:val="none" w:sz="0" w:space="0" w:color="auto"/>
                    <w:bottom w:val="none" w:sz="0" w:space="0" w:color="auto"/>
                    <w:right w:val="none" w:sz="0" w:space="0" w:color="auto"/>
                  </w:divBdr>
                  <w:divsChild>
                    <w:div w:id="1480997833">
                      <w:marLeft w:val="0"/>
                      <w:marRight w:val="0"/>
                      <w:marTop w:val="0"/>
                      <w:marBottom w:val="0"/>
                      <w:divBdr>
                        <w:top w:val="none" w:sz="0" w:space="0" w:color="auto"/>
                        <w:left w:val="none" w:sz="0" w:space="0" w:color="auto"/>
                        <w:bottom w:val="none" w:sz="0" w:space="0" w:color="auto"/>
                        <w:right w:val="none" w:sz="0" w:space="0" w:color="auto"/>
                      </w:divBdr>
                    </w:div>
                  </w:divsChild>
                </w:div>
                <w:div w:id="425349911">
                  <w:marLeft w:val="0"/>
                  <w:marRight w:val="0"/>
                  <w:marTop w:val="0"/>
                  <w:marBottom w:val="0"/>
                  <w:divBdr>
                    <w:top w:val="none" w:sz="0" w:space="0" w:color="auto"/>
                    <w:left w:val="none" w:sz="0" w:space="0" w:color="auto"/>
                    <w:bottom w:val="none" w:sz="0" w:space="0" w:color="auto"/>
                    <w:right w:val="none" w:sz="0" w:space="0" w:color="auto"/>
                  </w:divBdr>
                  <w:divsChild>
                    <w:div w:id="1229455497">
                      <w:marLeft w:val="0"/>
                      <w:marRight w:val="0"/>
                      <w:marTop w:val="0"/>
                      <w:marBottom w:val="0"/>
                      <w:divBdr>
                        <w:top w:val="none" w:sz="0" w:space="0" w:color="auto"/>
                        <w:left w:val="none" w:sz="0" w:space="0" w:color="auto"/>
                        <w:bottom w:val="none" w:sz="0" w:space="0" w:color="auto"/>
                        <w:right w:val="none" w:sz="0" w:space="0" w:color="auto"/>
                      </w:divBdr>
                    </w:div>
                  </w:divsChild>
                </w:div>
                <w:div w:id="600988750">
                  <w:marLeft w:val="0"/>
                  <w:marRight w:val="0"/>
                  <w:marTop w:val="0"/>
                  <w:marBottom w:val="0"/>
                  <w:divBdr>
                    <w:top w:val="none" w:sz="0" w:space="0" w:color="auto"/>
                    <w:left w:val="none" w:sz="0" w:space="0" w:color="auto"/>
                    <w:bottom w:val="none" w:sz="0" w:space="0" w:color="auto"/>
                    <w:right w:val="none" w:sz="0" w:space="0" w:color="auto"/>
                  </w:divBdr>
                  <w:divsChild>
                    <w:div w:id="1410228472">
                      <w:marLeft w:val="0"/>
                      <w:marRight w:val="0"/>
                      <w:marTop w:val="0"/>
                      <w:marBottom w:val="0"/>
                      <w:divBdr>
                        <w:top w:val="none" w:sz="0" w:space="0" w:color="auto"/>
                        <w:left w:val="none" w:sz="0" w:space="0" w:color="auto"/>
                        <w:bottom w:val="none" w:sz="0" w:space="0" w:color="auto"/>
                        <w:right w:val="none" w:sz="0" w:space="0" w:color="auto"/>
                      </w:divBdr>
                    </w:div>
                    <w:div w:id="1425146722">
                      <w:marLeft w:val="0"/>
                      <w:marRight w:val="0"/>
                      <w:marTop w:val="0"/>
                      <w:marBottom w:val="0"/>
                      <w:divBdr>
                        <w:top w:val="none" w:sz="0" w:space="0" w:color="auto"/>
                        <w:left w:val="none" w:sz="0" w:space="0" w:color="auto"/>
                        <w:bottom w:val="none" w:sz="0" w:space="0" w:color="auto"/>
                        <w:right w:val="none" w:sz="0" w:space="0" w:color="auto"/>
                      </w:divBdr>
                    </w:div>
                  </w:divsChild>
                </w:div>
                <w:div w:id="678044362">
                  <w:marLeft w:val="0"/>
                  <w:marRight w:val="0"/>
                  <w:marTop w:val="0"/>
                  <w:marBottom w:val="0"/>
                  <w:divBdr>
                    <w:top w:val="none" w:sz="0" w:space="0" w:color="auto"/>
                    <w:left w:val="none" w:sz="0" w:space="0" w:color="auto"/>
                    <w:bottom w:val="none" w:sz="0" w:space="0" w:color="auto"/>
                    <w:right w:val="none" w:sz="0" w:space="0" w:color="auto"/>
                  </w:divBdr>
                  <w:divsChild>
                    <w:div w:id="2133815268">
                      <w:marLeft w:val="0"/>
                      <w:marRight w:val="0"/>
                      <w:marTop w:val="0"/>
                      <w:marBottom w:val="0"/>
                      <w:divBdr>
                        <w:top w:val="none" w:sz="0" w:space="0" w:color="auto"/>
                        <w:left w:val="none" w:sz="0" w:space="0" w:color="auto"/>
                        <w:bottom w:val="none" w:sz="0" w:space="0" w:color="auto"/>
                        <w:right w:val="none" w:sz="0" w:space="0" w:color="auto"/>
                      </w:divBdr>
                    </w:div>
                  </w:divsChild>
                </w:div>
                <w:div w:id="701786353">
                  <w:marLeft w:val="0"/>
                  <w:marRight w:val="0"/>
                  <w:marTop w:val="0"/>
                  <w:marBottom w:val="0"/>
                  <w:divBdr>
                    <w:top w:val="none" w:sz="0" w:space="0" w:color="auto"/>
                    <w:left w:val="none" w:sz="0" w:space="0" w:color="auto"/>
                    <w:bottom w:val="none" w:sz="0" w:space="0" w:color="auto"/>
                    <w:right w:val="none" w:sz="0" w:space="0" w:color="auto"/>
                  </w:divBdr>
                  <w:divsChild>
                    <w:div w:id="1414158184">
                      <w:marLeft w:val="0"/>
                      <w:marRight w:val="0"/>
                      <w:marTop w:val="0"/>
                      <w:marBottom w:val="0"/>
                      <w:divBdr>
                        <w:top w:val="none" w:sz="0" w:space="0" w:color="auto"/>
                        <w:left w:val="none" w:sz="0" w:space="0" w:color="auto"/>
                        <w:bottom w:val="none" w:sz="0" w:space="0" w:color="auto"/>
                        <w:right w:val="none" w:sz="0" w:space="0" w:color="auto"/>
                      </w:divBdr>
                    </w:div>
                    <w:div w:id="1516528925">
                      <w:marLeft w:val="0"/>
                      <w:marRight w:val="0"/>
                      <w:marTop w:val="0"/>
                      <w:marBottom w:val="0"/>
                      <w:divBdr>
                        <w:top w:val="none" w:sz="0" w:space="0" w:color="auto"/>
                        <w:left w:val="none" w:sz="0" w:space="0" w:color="auto"/>
                        <w:bottom w:val="none" w:sz="0" w:space="0" w:color="auto"/>
                        <w:right w:val="none" w:sz="0" w:space="0" w:color="auto"/>
                      </w:divBdr>
                    </w:div>
                    <w:div w:id="1919485547">
                      <w:marLeft w:val="0"/>
                      <w:marRight w:val="0"/>
                      <w:marTop w:val="0"/>
                      <w:marBottom w:val="0"/>
                      <w:divBdr>
                        <w:top w:val="none" w:sz="0" w:space="0" w:color="auto"/>
                        <w:left w:val="none" w:sz="0" w:space="0" w:color="auto"/>
                        <w:bottom w:val="none" w:sz="0" w:space="0" w:color="auto"/>
                        <w:right w:val="none" w:sz="0" w:space="0" w:color="auto"/>
                      </w:divBdr>
                    </w:div>
                  </w:divsChild>
                </w:div>
                <w:div w:id="740836554">
                  <w:marLeft w:val="0"/>
                  <w:marRight w:val="0"/>
                  <w:marTop w:val="0"/>
                  <w:marBottom w:val="0"/>
                  <w:divBdr>
                    <w:top w:val="none" w:sz="0" w:space="0" w:color="auto"/>
                    <w:left w:val="none" w:sz="0" w:space="0" w:color="auto"/>
                    <w:bottom w:val="none" w:sz="0" w:space="0" w:color="auto"/>
                    <w:right w:val="none" w:sz="0" w:space="0" w:color="auto"/>
                  </w:divBdr>
                  <w:divsChild>
                    <w:div w:id="138963226">
                      <w:marLeft w:val="0"/>
                      <w:marRight w:val="0"/>
                      <w:marTop w:val="0"/>
                      <w:marBottom w:val="0"/>
                      <w:divBdr>
                        <w:top w:val="none" w:sz="0" w:space="0" w:color="auto"/>
                        <w:left w:val="none" w:sz="0" w:space="0" w:color="auto"/>
                        <w:bottom w:val="none" w:sz="0" w:space="0" w:color="auto"/>
                        <w:right w:val="none" w:sz="0" w:space="0" w:color="auto"/>
                      </w:divBdr>
                    </w:div>
                  </w:divsChild>
                </w:div>
                <w:div w:id="744376966">
                  <w:marLeft w:val="0"/>
                  <w:marRight w:val="0"/>
                  <w:marTop w:val="0"/>
                  <w:marBottom w:val="0"/>
                  <w:divBdr>
                    <w:top w:val="none" w:sz="0" w:space="0" w:color="auto"/>
                    <w:left w:val="none" w:sz="0" w:space="0" w:color="auto"/>
                    <w:bottom w:val="none" w:sz="0" w:space="0" w:color="auto"/>
                    <w:right w:val="none" w:sz="0" w:space="0" w:color="auto"/>
                  </w:divBdr>
                  <w:divsChild>
                    <w:div w:id="1358461671">
                      <w:marLeft w:val="0"/>
                      <w:marRight w:val="0"/>
                      <w:marTop w:val="0"/>
                      <w:marBottom w:val="0"/>
                      <w:divBdr>
                        <w:top w:val="none" w:sz="0" w:space="0" w:color="auto"/>
                        <w:left w:val="none" w:sz="0" w:space="0" w:color="auto"/>
                        <w:bottom w:val="none" w:sz="0" w:space="0" w:color="auto"/>
                        <w:right w:val="none" w:sz="0" w:space="0" w:color="auto"/>
                      </w:divBdr>
                    </w:div>
                  </w:divsChild>
                </w:div>
                <w:div w:id="765275454">
                  <w:marLeft w:val="0"/>
                  <w:marRight w:val="0"/>
                  <w:marTop w:val="0"/>
                  <w:marBottom w:val="0"/>
                  <w:divBdr>
                    <w:top w:val="none" w:sz="0" w:space="0" w:color="auto"/>
                    <w:left w:val="none" w:sz="0" w:space="0" w:color="auto"/>
                    <w:bottom w:val="none" w:sz="0" w:space="0" w:color="auto"/>
                    <w:right w:val="none" w:sz="0" w:space="0" w:color="auto"/>
                  </w:divBdr>
                  <w:divsChild>
                    <w:div w:id="298611241">
                      <w:marLeft w:val="0"/>
                      <w:marRight w:val="0"/>
                      <w:marTop w:val="0"/>
                      <w:marBottom w:val="0"/>
                      <w:divBdr>
                        <w:top w:val="none" w:sz="0" w:space="0" w:color="auto"/>
                        <w:left w:val="none" w:sz="0" w:space="0" w:color="auto"/>
                        <w:bottom w:val="none" w:sz="0" w:space="0" w:color="auto"/>
                        <w:right w:val="none" w:sz="0" w:space="0" w:color="auto"/>
                      </w:divBdr>
                    </w:div>
                    <w:div w:id="1627392188">
                      <w:marLeft w:val="0"/>
                      <w:marRight w:val="0"/>
                      <w:marTop w:val="0"/>
                      <w:marBottom w:val="0"/>
                      <w:divBdr>
                        <w:top w:val="none" w:sz="0" w:space="0" w:color="auto"/>
                        <w:left w:val="none" w:sz="0" w:space="0" w:color="auto"/>
                        <w:bottom w:val="none" w:sz="0" w:space="0" w:color="auto"/>
                        <w:right w:val="none" w:sz="0" w:space="0" w:color="auto"/>
                      </w:divBdr>
                    </w:div>
                    <w:div w:id="1818720148">
                      <w:marLeft w:val="0"/>
                      <w:marRight w:val="0"/>
                      <w:marTop w:val="0"/>
                      <w:marBottom w:val="0"/>
                      <w:divBdr>
                        <w:top w:val="none" w:sz="0" w:space="0" w:color="auto"/>
                        <w:left w:val="none" w:sz="0" w:space="0" w:color="auto"/>
                        <w:bottom w:val="none" w:sz="0" w:space="0" w:color="auto"/>
                        <w:right w:val="none" w:sz="0" w:space="0" w:color="auto"/>
                      </w:divBdr>
                    </w:div>
                  </w:divsChild>
                </w:div>
                <w:div w:id="793602072">
                  <w:marLeft w:val="0"/>
                  <w:marRight w:val="0"/>
                  <w:marTop w:val="0"/>
                  <w:marBottom w:val="0"/>
                  <w:divBdr>
                    <w:top w:val="none" w:sz="0" w:space="0" w:color="auto"/>
                    <w:left w:val="none" w:sz="0" w:space="0" w:color="auto"/>
                    <w:bottom w:val="none" w:sz="0" w:space="0" w:color="auto"/>
                    <w:right w:val="none" w:sz="0" w:space="0" w:color="auto"/>
                  </w:divBdr>
                  <w:divsChild>
                    <w:div w:id="500002218">
                      <w:marLeft w:val="0"/>
                      <w:marRight w:val="0"/>
                      <w:marTop w:val="0"/>
                      <w:marBottom w:val="0"/>
                      <w:divBdr>
                        <w:top w:val="none" w:sz="0" w:space="0" w:color="auto"/>
                        <w:left w:val="none" w:sz="0" w:space="0" w:color="auto"/>
                        <w:bottom w:val="none" w:sz="0" w:space="0" w:color="auto"/>
                        <w:right w:val="none" w:sz="0" w:space="0" w:color="auto"/>
                      </w:divBdr>
                    </w:div>
                  </w:divsChild>
                </w:div>
                <w:div w:id="835995610">
                  <w:marLeft w:val="0"/>
                  <w:marRight w:val="0"/>
                  <w:marTop w:val="0"/>
                  <w:marBottom w:val="0"/>
                  <w:divBdr>
                    <w:top w:val="none" w:sz="0" w:space="0" w:color="auto"/>
                    <w:left w:val="none" w:sz="0" w:space="0" w:color="auto"/>
                    <w:bottom w:val="none" w:sz="0" w:space="0" w:color="auto"/>
                    <w:right w:val="none" w:sz="0" w:space="0" w:color="auto"/>
                  </w:divBdr>
                  <w:divsChild>
                    <w:div w:id="1452557298">
                      <w:marLeft w:val="0"/>
                      <w:marRight w:val="0"/>
                      <w:marTop w:val="0"/>
                      <w:marBottom w:val="0"/>
                      <w:divBdr>
                        <w:top w:val="none" w:sz="0" w:space="0" w:color="auto"/>
                        <w:left w:val="none" w:sz="0" w:space="0" w:color="auto"/>
                        <w:bottom w:val="none" w:sz="0" w:space="0" w:color="auto"/>
                        <w:right w:val="none" w:sz="0" w:space="0" w:color="auto"/>
                      </w:divBdr>
                    </w:div>
                  </w:divsChild>
                </w:div>
                <w:div w:id="908079731">
                  <w:marLeft w:val="0"/>
                  <w:marRight w:val="0"/>
                  <w:marTop w:val="0"/>
                  <w:marBottom w:val="0"/>
                  <w:divBdr>
                    <w:top w:val="none" w:sz="0" w:space="0" w:color="auto"/>
                    <w:left w:val="none" w:sz="0" w:space="0" w:color="auto"/>
                    <w:bottom w:val="none" w:sz="0" w:space="0" w:color="auto"/>
                    <w:right w:val="none" w:sz="0" w:space="0" w:color="auto"/>
                  </w:divBdr>
                  <w:divsChild>
                    <w:div w:id="1798836417">
                      <w:marLeft w:val="0"/>
                      <w:marRight w:val="0"/>
                      <w:marTop w:val="0"/>
                      <w:marBottom w:val="0"/>
                      <w:divBdr>
                        <w:top w:val="none" w:sz="0" w:space="0" w:color="auto"/>
                        <w:left w:val="none" w:sz="0" w:space="0" w:color="auto"/>
                        <w:bottom w:val="none" w:sz="0" w:space="0" w:color="auto"/>
                        <w:right w:val="none" w:sz="0" w:space="0" w:color="auto"/>
                      </w:divBdr>
                    </w:div>
                  </w:divsChild>
                </w:div>
                <w:div w:id="927347858">
                  <w:marLeft w:val="0"/>
                  <w:marRight w:val="0"/>
                  <w:marTop w:val="0"/>
                  <w:marBottom w:val="0"/>
                  <w:divBdr>
                    <w:top w:val="none" w:sz="0" w:space="0" w:color="auto"/>
                    <w:left w:val="none" w:sz="0" w:space="0" w:color="auto"/>
                    <w:bottom w:val="none" w:sz="0" w:space="0" w:color="auto"/>
                    <w:right w:val="none" w:sz="0" w:space="0" w:color="auto"/>
                  </w:divBdr>
                  <w:divsChild>
                    <w:div w:id="258026102">
                      <w:marLeft w:val="0"/>
                      <w:marRight w:val="0"/>
                      <w:marTop w:val="0"/>
                      <w:marBottom w:val="0"/>
                      <w:divBdr>
                        <w:top w:val="none" w:sz="0" w:space="0" w:color="auto"/>
                        <w:left w:val="none" w:sz="0" w:space="0" w:color="auto"/>
                        <w:bottom w:val="none" w:sz="0" w:space="0" w:color="auto"/>
                        <w:right w:val="none" w:sz="0" w:space="0" w:color="auto"/>
                      </w:divBdr>
                    </w:div>
                    <w:div w:id="390466482">
                      <w:marLeft w:val="0"/>
                      <w:marRight w:val="0"/>
                      <w:marTop w:val="0"/>
                      <w:marBottom w:val="0"/>
                      <w:divBdr>
                        <w:top w:val="none" w:sz="0" w:space="0" w:color="auto"/>
                        <w:left w:val="none" w:sz="0" w:space="0" w:color="auto"/>
                        <w:bottom w:val="none" w:sz="0" w:space="0" w:color="auto"/>
                        <w:right w:val="none" w:sz="0" w:space="0" w:color="auto"/>
                      </w:divBdr>
                    </w:div>
                  </w:divsChild>
                </w:div>
                <w:div w:id="1004742605">
                  <w:marLeft w:val="0"/>
                  <w:marRight w:val="0"/>
                  <w:marTop w:val="0"/>
                  <w:marBottom w:val="0"/>
                  <w:divBdr>
                    <w:top w:val="none" w:sz="0" w:space="0" w:color="auto"/>
                    <w:left w:val="none" w:sz="0" w:space="0" w:color="auto"/>
                    <w:bottom w:val="none" w:sz="0" w:space="0" w:color="auto"/>
                    <w:right w:val="none" w:sz="0" w:space="0" w:color="auto"/>
                  </w:divBdr>
                  <w:divsChild>
                    <w:div w:id="1770153102">
                      <w:marLeft w:val="0"/>
                      <w:marRight w:val="0"/>
                      <w:marTop w:val="0"/>
                      <w:marBottom w:val="0"/>
                      <w:divBdr>
                        <w:top w:val="none" w:sz="0" w:space="0" w:color="auto"/>
                        <w:left w:val="none" w:sz="0" w:space="0" w:color="auto"/>
                        <w:bottom w:val="none" w:sz="0" w:space="0" w:color="auto"/>
                        <w:right w:val="none" w:sz="0" w:space="0" w:color="auto"/>
                      </w:divBdr>
                    </w:div>
                  </w:divsChild>
                </w:div>
                <w:div w:id="1010644791">
                  <w:marLeft w:val="0"/>
                  <w:marRight w:val="0"/>
                  <w:marTop w:val="0"/>
                  <w:marBottom w:val="0"/>
                  <w:divBdr>
                    <w:top w:val="none" w:sz="0" w:space="0" w:color="auto"/>
                    <w:left w:val="none" w:sz="0" w:space="0" w:color="auto"/>
                    <w:bottom w:val="none" w:sz="0" w:space="0" w:color="auto"/>
                    <w:right w:val="none" w:sz="0" w:space="0" w:color="auto"/>
                  </w:divBdr>
                  <w:divsChild>
                    <w:div w:id="1477070184">
                      <w:marLeft w:val="0"/>
                      <w:marRight w:val="0"/>
                      <w:marTop w:val="0"/>
                      <w:marBottom w:val="0"/>
                      <w:divBdr>
                        <w:top w:val="none" w:sz="0" w:space="0" w:color="auto"/>
                        <w:left w:val="none" w:sz="0" w:space="0" w:color="auto"/>
                        <w:bottom w:val="none" w:sz="0" w:space="0" w:color="auto"/>
                        <w:right w:val="none" w:sz="0" w:space="0" w:color="auto"/>
                      </w:divBdr>
                    </w:div>
                  </w:divsChild>
                </w:div>
                <w:div w:id="1011957252">
                  <w:marLeft w:val="0"/>
                  <w:marRight w:val="0"/>
                  <w:marTop w:val="0"/>
                  <w:marBottom w:val="0"/>
                  <w:divBdr>
                    <w:top w:val="none" w:sz="0" w:space="0" w:color="auto"/>
                    <w:left w:val="none" w:sz="0" w:space="0" w:color="auto"/>
                    <w:bottom w:val="none" w:sz="0" w:space="0" w:color="auto"/>
                    <w:right w:val="none" w:sz="0" w:space="0" w:color="auto"/>
                  </w:divBdr>
                  <w:divsChild>
                    <w:div w:id="1411150888">
                      <w:marLeft w:val="0"/>
                      <w:marRight w:val="0"/>
                      <w:marTop w:val="0"/>
                      <w:marBottom w:val="0"/>
                      <w:divBdr>
                        <w:top w:val="none" w:sz="0" w:space="0" w:color="auto"/>
                        <w:left w:val="none" w:sz="0" w:space="0" w:color="auto"/>
                        <w:bottom w:val="none" w:sz="0" w:space="0" w:color="auto"/>
                        <w:right w:val="none" w:sz="0" w:space="0" w:color="auto"/>
                      </w:divBdr>
                    </w:div>
                  </w:divsChild>
                </w:div>
                <w:div w:id="1095595085">
                  <w:marLeft w:val="0"/>
                  <w:marRight w:val="0"/>
                  <w:marTop w:val="0"/>
                  <w:marBottom w:val="0"/>
                  <w:divBdr>
                    <w:top w:val="none" w:sz="0" w:space="0" w:color="auto"/>
                    <w:left w:val="none" w:sz="0" w:space="0" w:color="auto"/>
                    <w:bottom w:val="none" w:sz="0" w:space="0" w:color="auto"/>
                    <w:right w:val="none" w:sz="0" w:space="0" w:color="auto"/>
                  </w:divBdr>
                  <w:divsChild>
                    <w:div w:id="790705337">
                      <w:marLeft w:val="0"/>
                      <w:marRight w:val="0"/>
                      <w:marTop w:val="0"/>
                      <w:marBottom w:val="0"/>
                      <w:divBdr>
                        <w:top w:val="none" w:sz="0" w:space="0" w:color="auto"/>
                        <w:left w:val="none" w:sz="0" w:space="0" w:color="auto"/>
                        <w:bottom w:val="none" w:sz="0" w:space="0" w:color="auto"/>
                        <w:right w:val="none" w:sz="0" w:space="0" w:color="auto"/>
                      </w:divBdr>
                    </w:div>
                  </w:divsChild>
                </w:div>
                <w:div w:id="1133251864">
                  <w:marLeft w:val="0"/>
                  <w:marRight w:val="0"/>
                  <w:marTop w:val="0"/>
                  <w:marBottom w:val="0"/>
                  <w:divBdr>
                    <w:top w:val="none" w:sz="0" w:space="0" w:color="auto"/>
                    <w:left w:val="none" w:sz="0" w:space="0" w:color="auto"/>
                    <w:bottom w:val="none" w:sz="0" w:space="0" w:color="auto"/>
                    <w:right w:val="none" w:sz="0" w:space="0" w:color="auto"/>
                  </w:divBdr>
                  <w:divsChild>
                    <w:div w:id="927732452">
                      <w:marLeft w:val="0"/>
                      <w:marRight w:val="0"/>
                      <w:marTop w:val="0"/>
                      <w:marBottom w:val="0"/>
                      <w:divBdr>
                        <w:top w:val="none" w:sz="0" w:space="0" w:color="auto"/>
                        <w:left w:val="none" w:sz="0" w:space="0" w:color="auto"/>
                        <w:bottom w:val="none" w:sz="0" w:space="0" w:color="auto"/>
                        <w:right w:val="none" w:sz="0" w:space="0" w:color="auto"/>
                      </w:divBdr>
                    </w:div>
                  </w:divsChild>
                </w:div>
                <w:div w:id="1138573779">
                  <w:marLeft w:val="0"/>
                  <w:marRight w:val="0"/>
                  <w:marTop w:val="0"/>
                  <w:marBottom w:val="0"/>
                  <w:divBdr>
                    <w:top w:val="none" w:sz="0" w:space="0" w:color="auto"/>
                    <w:left w:val="none" w:sz="0" w:space="0" w:color="auto"/>
                    <w:bottom w:val="none" w:sz="0" w:space="0" w:color="auto"/>
                    <w:right w:val="none" w:sz="0" w:space="0" w:color="auto"/>
                  </w:divBdr>
                  <w:divsChild>
                    <w:div w:id="490485031">
                      <w:marLeft w:val="0"/>
                      <w:marRight w:val="0"/>
                      <w:marTop w:val="0"/>
                      <w:marBottom w:val="0"/>
                      <w:divBdr>
                        <w:top w:val="none" w:sz="0" w:space="0" w:color="auto"/>
                        <w:left w:val="none" w:sz="0" w:space="0" w:color="auto"/>
                        <w:bottom w:val="none" w:sz="0" w:space="0" w:color="auto"/>
                        <w:right w:val="none" w:sz="0" w:space="0" w:color="auto"/>
                      </w:divBdr>
                    </w:div>
                    <w:div w:id="1539775707">
                      <w:marLeft w:val="0"/>
                      <w:marRight w:val="0"/>
                      <w:marTop w:val="0"/>
                      <w:marBottom w:val="0"/>
                      <w:divBdr>
                        <w:top w:val="none" w:sz="0" w:space="0" w:color="auto"/>
                        <w:left w:val="none" w:sz="0" w:space="0" w:color="auto"/>
                        <w:bottom w:val="none" w:sz="0" w:space="0" w:color="auto"/>
                        <w:right w:val="none" w:sz="0" w:space="0" w:color="auto"/>
                      </w:divBdr>
                    </w:div>
                    <w:div w:id="2104839999">
                      <w:marLeft w:val="0"/>
                      <w:marRight w:val="0"/>
                      <w:marTop w:val="0"/>
                      <w:marBottom w:val="0"/>
                      <w:divBdr>
                        <w:top w:val="none" w:sz="0" w:space="0" w:color="auto"/>
                        <w:left w:val="none" w:sz="0" w:space="0" w:color="auto"/>
                        <w:bottom w:val="none" w:sz="0" w:space="0" w:color="auto"/>
                        <w:right w:val="none" w:sz="0" w:space="0" w:color="auto"/>
                      </w:divBdr>
                    </w:div>
                  </w:divsChild>
                </w:div>
                <w:div w:id="1161776356">
                  <w:marLeft w:val="0"/>
                  <w:marRight w:val="0"/>
                  <w:marTop w:val="0"/>
                  <w:marBottom w:val="0"/>
                  <w:divBdr>
                    <w:top w:val="none" w:sz="0" w:space="0" w:color="auto"/>
                    <w:left w:val="none" w:sz="0" w:space="0" w:color="auto"/>
                    <w:bottom w:val="none" w:sz="0" w:space="0" w:color="auto"/>
                    <w:right w:val="none" w:sz="0" w:space="0" w:color="auto"/>
                  </w:divBdr>
                  <w:divsChild>
                    <w:div w:id="1820415017">
                      <w:marLeft w:val="0"/>
                      <w:marRight w:val="0"/>
                      <w:marTop w:val="0"/>
                      <w:marBottom w:val="0"/>
                      <w:divBdr>
                        <w:top w:val="none" w:sz="0" w:space="0" w:color="auto"/>
                        <w:left w:val="none" w:sz="0" w:space="0" w:color="auto"/>
                        <w:bottom w:val="none" w:sz="0" w:space="0" w:color="auto"/>
                        <w:right w:val="none" w:sz="0" w:space="0" w:color="auto"/>
                      </w:divBdr>
                    </w:div>
                  </w:divsChild>
                </w:div>
                <w:div w:id="1186945625">
                  <w:marLeft w:val="0"/>
                  <w:marRight w:val="0"/>
                  <w:marTop w:val="0"/>
                  <w:marBottom w:val="0"/>
                  <w:divBdr>
                    <w:top w:val="none" w:sz="0" w:space="0" w:color="auto"/>
                    <w:left w:val="none" w:sz="0" w:space="0" w:color="auto"/>
                    <w:bottom w:val="none" w:sz="0" w:space="0" w:color="auto"/>
                    <w:right w:val="none" w:sz="0" w:space="0" w:color="auto"/>
                  </w:divBdr>
                  <w:divsChild>
                    <w:div w:id="1853643234">
                      <w:marLeft w:val="0"/>
                      <w:marRight w:val="0"/>
                      <w:marTop w:val="0"/>
                      <w:marBottom w:val="0"/>
                      <w:divBdr>
                        <w:top w:val="none" w:sz="0" w:space="0" w:color="auto"/>
                        <w:left w:val="none" w:sz="0" w:space="0" w:color="auto"/>
                        <w:bottom w:val="none" w:sz="0" w:space="0" w:color="auto"/>
                        <w:right w:val="none" w:sz="0" w:space="0" w:color="auto"/>
                      </w:divBdr>
                    </w:div>
                  </w:divsChild>
                </w:div>
                <w:div w:id="1256985695">
                  <w:marLeft w:val="0"/>
                  <w:marRight w:val="0"/>
                  <w:marTop w:val="0"/>
                  <w:marBottom w:val="0"/>
                  <w:divBdr>
                    <w:top w:val="none" w:sz="0" w:space="0" w:color="auto"/>
                    <w:left w:val="none" w:sz="0" w:space="0" w:color="auto"/>
                    <w:bottom w:val="none" w:sz="0" w:space="0" w:color="auto"/>
                    <w:right w:val="none" w:sz="0" w:space="0" w:color="auto"/>
                  </w:divBdr>
                  <w:divsChild>
                    <w:div w:id="2136366252">
                      <w:marLeft w:val="0"/>
                      <w:marRight w:val="0"/>
                      <w:marTop w:val="0"/>
                      <w:marBottom w:val="0"/>
                      <w:divBdr>
                        <w:top w:val="none" w:sz="0" w:space="0" w:color="auto"/>
                        <w:left w:val="none" w:sz="0" w:space="0" w:color="auto"/>
                        <w:bottom w:val="none" w:sz="0" w:space="0" w:color="auto"/>
                        <w:right w:val="none" w:sz="0" w:space="0" w:color="auto"/>
                      </w:divBdr>
                    </w:div>
                  </w:divsChild>
                </w:div>
                <w:div w:id="1268660913">
                  <w:marLeft w:val="0"/>
                  <w:marRight w:val="0"/>
                  <w:marTop w:val="0"/>
                  <w:marBottom w:val="0"/>
                  <w:divBdr>
                    <w:top w:val="none" w:sz="0" w:space="0" w:color="auto"/>
                    <w:left w:val="none" w:sz="0" w:space="0" w:color="auto"/>
                    <w:bottom w:val="none" w:sz="0" w:space="0" w:color="auto"/>
                    <w:right w:val="none" w:sz="0" w:space="0" w:color="auto"/>
                  </w:divBdr>
                  <w:divsChild>
                    <w:div w:id="1266307767">
                      <w:marLeft w:val="0"/>
                      <w:marRight w:val="0"/>
                      <w:marTop w:val="0"/>
                      <w:marBottom w:val="0"/>
                      <w:divBdr>
                        <w:top w:val="none" w:sz="0" w:space="0" w:color="auto"/>
                        <w:left w:val="none" w:sz="0" w:space="0" w:color="auto"/>
                        <w:bottom w:val="none" w:sz="0" w:space="0" w:color="auto"/>
                        <w:right w:val="none" w:sz="0" w:space="0" w:color="auto"/>
                      </w:divBdr>
                    </w:div>
                  </w:divsChild>
                </w:div>
                <w:div w:id="1298101949">
                  <w:marLeft w:val="0"/>
                  <w:marRight w:val="0"/>
                  <w:marTop w:val="0"/>
                  <w:marBottom w:val="0"/>
                  <w:divBdr>
                    <w:top w:val="none" w:sz="0" w:space="0" w:color="auto"/>
                    <w:left w:val="none" w:sz="0" w:space="0" w:color="auto"/>
                    <w:bottom w:val="none" w:sz="0" w:space="0" w:color="auto"/>
                    <w:right w:val="none" w:sz="0" w:space="0" w:color="auto"/>
                  </w:divBdr>
                  <w:divsChild>
                    <w:div w:id="1959146445">
                      <w:marLeft w:val="0"/>
                      <w:marRight w:val="0"/>
                      <w:marTop w:val="0"/>
                      <w:marBottom w:val="0"/>
                      <w:divBdr>
                        <w:top w:val="none" w:sz="0" w:space="0" w:color="auto"/>
                        <w:left w:val="none" w:sz="0" w:space="0" w:color="auto"/>
                        <w:bottom w:val="none" w:sz="0" w:space="0" w:color="auto"/>
                        <w:right w:val="none" w:sz="0" w:space="0" w:color="auto"/>
                      </w:divBdr>
                    </w:div>
                  </w:divsChild>
                </w:div>
                <w:div w:id="1381979927">
                  <w:marLeft w:val="0"/>
                  <w:marRight w:val="0"/>
                  <w:marTop w:val="0"/>
                  <w:marBottom w:val="0"/>
                  <w:divBdr>
                    <w:top w:val="none" w:sz="0" w:space="0" w:color="auto"/>
                    <w:left w:val="none" w:sz="0" w:space="0" w:color="auto"/>
                    <w:bottom w:val="none" w:sz="0" w:space="0" w:color="auto"/>
                    <w:right w:val="none" w:sz="0" w:space="0" w:color="auto"/>
                  </w:divBdr>
                  <w:divsChild>
                    <w:div w:id="1059745708">
                      <w:marLeft w:val="0"/>
                      <w:marRight w:val="0"/>
                      <w:marTop w:val="0"/>
                      <w:marBottom w:val="0"/>
                      <w:divBdr>
                        <w:top w:val="none" w:sz="0" w:space="0" w:color="auto"/>
                        <w:left w:val="none" w:sz="0" w:space="0" w:color="auto"/>
                        <w:bottom w:val="none" w:sz="0" w:space="0" w:color="auto"/>
                        <w:right w:val="none" w:sz="0" w:space="0" w:color="auto"/>
                      </w:divBdr>
                    </w:div>
                  </w:divsChild>
                </w:div>
                <w:div w:id="1382483975">
                  <w:marLeft w:val="0"/>
                  <w:marRight w:val="0"/>
                  <w:marTop w:val="0"/>
                  <w:marBottom w:val="0"/>
                  <w:divBdr>
                    <w:top w:val="none" w:sz="0" w:space="0" w:color="auto"/>
                    <w:left w:val="none" w:sz="0" w:space="0" w:color="auto"/>
                    <w:bottom w:val="none" w:sz="0" w:space="0" w:color="auto"/>
                    <w:right w:val="none" w:sz="0" w:space="0" w:color="auto"/>
                  </w:divBdr>
                  <w:divsChild>
                    <w:div w:id="677390645">
                      <w:marLeft w:val="0"/>
                      <w:marRight w:val="0"/>
                      <w:marTop w:val="0"/>
                      <w:marBottom w:val="0"/>
                      <w:divBdr>
                        <w:top w:val="none" w:sz="0" w:space="0" w:color="auto"/>
                        <w:left w:val="none" w:sz="0" w:space="0" w:color="auto"/>
                        <w:bottom w:val="none" w:sz="0" w:space="0" w:color="auto"/>
                        <w:right w:val="none" w:sz="0" w:space="0" w:color="auto"/>
                      </w:divBdr>
                    </w:div>
                    <w:div w:id="1213038183">
                      <w:marLeft w:val="0"/>
                      <w:marRight w:val="0"/>
                      <w:marTop w:val="0"/>
                      <w:marBottom w:val="0"/>
                      <w:divBdr>
                        <w:top w:val="none" w:sz="0" w:space="0" w:color="auto"/>
                        <w:left w:val="none" w:sz="0" w:space="0" w:color="auto"/>
                        <w:bottom w:val="none" w:sz="0" w:space="0" w:color="auto"/>
                        <w:right w:val="none" w:sz="0" w:space="0" w:color="auto"/>
                      </w:divBdr>
                    </w:div>
                    <w:div w:id="1971670947">
                      <w:marLeft w:val="0"/>
                      <w:marRight w:val="0"/>
                      <w:marTop w:val="0"/>
                      <w:marBottom w:val="0"/>
                      <w:divBdr>
                        <w:top w:val="none" w:sz="0" w:space="0" w:color="auto"/>
                        <w:left w:val="none" w:sz="0" w:space="0" w:color="auto"/>
                        <w:bottom w:val="none" w:sz="0" w:space="0" w:color="auto"/>
                        <w:right w:val="none" w:sz="0" w:space="0" w:color="auto"/>
                      </w:divBdr>
                    </w:div>
                    <w:div w:id="1981108477">
                      <w:marLeft w:val="0"/>
                      <w:marRight w:val="0"/>
                      <w:marTop w:val="0"/>
                      <w:marBottom w:val="0"/>
                      <w:divBdr>
                        <w:top w:val="none" w:sz="0" w:space="0" w:color="auto"/>
                        <w:left w:val="none" w:sz="0" w:space="0" w:color="auto"/>
                        <w:bottom w:val="none" w:sz="0" w:space="0" w:color="auto"/>
                        <w:right w:val="none" w:sz="0" w:space="0" w:color="auto"/>
                      </w:divBdr>
                    </w:div>
                  </w:divsChild>
                </w:div>
                <w:div w:id="1402020546">
                  <w:marLeft w:val="0"/>
                  <w:marRight w:val="0"/>
                  <w:marTop w:val="0"/>
                  <w:marBottom w:val="0"/>
                  <w:divBdr>
                    <w:top w:val="none" w:sz="0" w:space="0" w:color="auto"/>
                    <w:left w:val="none" w:sz="0" w:space="0" w:color="auto"/>
                    <w:bottom w:val="none" w:sz="0" w:space="0" w:color="auto"/>
                    <w:right w:val="none" w:sz="0" w:space="0" w:color="auto"/>
                  </w:divBdr>
                  <w:divsChild>
                    <w:div w:id="1551914552">
                      <w:marLeft w:val="0"/>
                      <w:marRight w:val="0"/>
                      <w:marTop w:val="0"/>
                      <w:marBottom w:val="0"/>
                      <w:divBdr>
                        <w:top w:val="none" w:sz="0" w:space="0" w:color="auto"/>
                        <w:left w:val="none" w:sz="0" w:space="0" w:color="auto"/>
                        <w:bottom w:val="none" w:sz="0" w:space="0" w:color="auto"/>
                        <w:right w:val="none" w:sz="0" w:space="0" w:color="auto"/>
                      </w:divBdr>
                    </w:div>
                  </w:divsChild>
                </w:div>
                <w:div w:id="1491218918">
                  <w:marLeft w:val="0"/>
                  <w:marRight w:val="0"/>
                  <w:marTop w:val="0"/>
                  <w:marBottom w:val="0"/>
                  <w:divBdr>
                    <w:top w:val="none" w:sz="0" w:space="0" w:color="auto"/>
                    <w:left w:val="none" w:sz="0" w:space="0" w:color="auto"/>
                    <w:bottom w:val="none" w:sz="0" w:space="0" w:color="auto"/>
                    <w:right w:val="none" w:sz="0" w:space="0" w:color="auto"/>
                  </w:divBdr>
                  <w:divsChild>
                    <w:div w:id="224340690">
                      <w:marLeft w:val="0"/>
                      <w:marRight w:val="0"/>
                      <w:marTop w:val="0"/>
                      <w:marBottom w:val="0"/>
                      <w:divBdr>
                        <w:top w:val="none" w:sz="0" w:space="0" w:color="auto"/>
                        <w:left w:val="none" w:sz="0" w:space="0" w:color="auto"/>
                        <w:bottom w:val="none" w:sz="0" w:space="0" w:color="auto"/>
                        <w:right w:val="none" w:sz="0" w:space="0" w:color="auto"/>
                      </w:divBdr>
                    </w:div>
                  </w:divsChild>
                </w:div>
                <w:div w:id="1499349339">
                  <w:marLeft w:val="0"/>
                  <w:marRight w:val="0"/>
                  <w:marTop w:val="0"/>
                  <w:marBottom w:val="0"/>
                  <w:divBdr>
                    <w:top w:val="none" w:sz="0" w:space="0" w:color="auto"/>
                    <w:left w:val="none" w:sz="0" w:space="0" w:color="auto"/>
                    <w:bottom w:val="none" w:sz="0" w:space="0" w:color="auto"/>
                    <w:right w:val="none" w:sz="0" w:space="0" w:color="auto"/>
                  </w:divBdr>
                  <w:divsChild>
                    <w:div w:id="1519809993">
                      <w:marLeft w:val="0"/>
                      <w:marRight w:val="0"/>
                      <w:marTop w:val="0"/>
                      <w:marBottom w:val="0"/>
                      <w:divBdr>
                        <w:top w:val="none" w:sz="0" w:space="0" w:color="auto"/>
                        <w:left w:val="none" w:sz="0" w:space="0" w:color="auto"/>
                        <w:bottom w:val="none" w:sz="0" w:space="0" w:color="auto"/>
                        <w:right w:val="none" w:sz="0" w:space="0" w:color="auto"/>
                      </w:divBdr>
                    </w:div>
                  </w:divsChild>
                </w:div>
                <w:div w:id="1514297706">
                  <w:marLeft w:val="0"/>
                  <w:marRight w:val="0"/>
                  <w:marTop w:val="0"/>
                  <w:marBottom w:val="0"/>
                  <w:divBdr>
                    <w:top w:val="none" w:sz="0" w:space="0" w:color="auto"/>
                    <w:left w:val="none" w:sz="0" w:space="0" w:color="auto"/>
                    <w:bottom w:val="none" w:sz="0" w:space="0" w:color="auto"/>
                    <w:right w:val="none" w:sz="0" w:space="0" w:color="auto"/>
                  </w:divBdr>
                  <w:divsChild>
                    <w:div w:id="2074153157">
                      <w:marLeft w:val="0"/>
                      <w:marRight w:val="0"/>
                      <w:marTop w:val="0"/>
                      <w:marBottom w:val="0"/>
                      <w:divBdr>
                        <w:top w:val="none" w:sz="0" w:space="0" w:color="auto"/>
                        <w:left w:val="none" w:sz="0" w:space="0" w:color="auto"/>
                        <w:bottom w:val="none" w:sz="0" w:space="0" w:color="auto"/>
                        <w:right w:val="none" w:sz="0" w:space="0" w:color="auto"/>
                      </w:divBdr>
                    </w:div>
                  </w:divsChild>
                </w:div>
                <w:div w:id="1636792678">
                  <w:marLeft w:val="0"/>
                  <w:marRight w:val="0"/>
                  <w:marTop w:val="0"/>
                  <w:marBottom w:val="0"/>
                  <w:divBdr>
                    <w:top w:val="none" w:sz="0" w:space="0" w:color="auto"/>
                    <w:left w:val="none" w:sz="0" w:space="0" w:color="auto"/>
                    <w:bottom w:val="none" w:sz="0" w:space="0" w:color="auto"/>
                    <w:right w:val="none" w:sz="0" w:space="0" w:color="auto"/>
                  </w:divBdr>
                  <w:divsChild>
                    <w:div w:id="53627378">
                      <w:marLeft w:val="0"/>
                      <w:marRight w:val="0"/>
                      <w:marTop w:val="0"/>
                      <w:marBottom w:val="0"/>
                      <w:divBdr>
                        <w:top w:val="none" w:sz="0" w:space="0" w:color="auto"/>
                        <w:left w:val="none" w:sz="0" w:space="0" w:color="auto"/>
                        <w:bottom w:val="none" w:sz="0" w:space="0" w:color="auto"/>
                        <w:right w:val="none" w:sz="0" w:space="0" w:color="auto"/>
                      </w:divBdr>
                    </w:div>
                  </w:divsChild>
                </w:div>
                <w:div w:id="1653292092">
                  <w:marLeft w:val="0"/>
                  <w:marRight w:val="0"/>
                  <w:marTop w:val="0"/>
                  <w:marBottom w:val="0"/>
                  <w:divBdr>
                    <w:top w:val="none" w:sz="0" w:space="0" w:color="auto"/>
                    <w:left w:val="none" w:sz="0" w:space="0" w:color="auto"/>
                    <w:bottom w:val="none" w:sz="0" w:space="0" w:color="auto"/>
                    <w:right w:val="none" w:sz="0" w:space="0" w:color="auto"/>
                  </w:divBdr>
                  <w:divsChild>
                    <w:div w:id="48042011">
                      <w:marLeft w:val="0"/>
                      <w:marRight w:val="0"/>
                      <w:marTop w:val="0"/>
                      <w:marBottom w:val="0"/>
                      <w:divBdr>
                        <w:top w:val="none" w:sz="0" w:space="0" w:color="auto"/>
                        <w:left w:val="none" w:sz="0" w:space="0" w:color="auto"/>
                        <w:bottom w:val="none" w:sz="0" w:space="0" w:color="auto"/>
                        <w:right w:val="none" w:sz="0" w:space="0" w:color="auto"/>
                      </w:divBdr>
                    </w:div>
                  </w:divsChild>
                </w:div>
                <w:div w:id="1671564499">
                  <w:marLeft w:val="0"/>
                  <w:marRight w:val="0"/>
                  <w:marTop w:val="0"/>
                  <w:marBottom w:val="0"/>
                  <w:divBdr>
                    <w:top w:val="none" w:sz="0" w:space="0" w:color="auto"/>
                    <w:left w:val="none" w:sz="0" w:space="0" w:color="auto"/>
                    <w:bottom w:val="none" w:sz="0" w:space="0" w:color="auto"/>
                    <w:right w:val="none" w:sz="0" w:space="0" w:color="auto"/>
                  </w:divBdr>
                  <w:divsChild>
                    <w:div w:id="690685104">
                      <w:marLeft w:val="0"/>
                      <w:marRight w:val="0"/>
                      <w:marTop w:val="0"/>
                      <w:marBottom w:val="0"/>
                      <w:divBdr>
                        <w:top w:val="none" w:sz="0" w:space="0" w:color="auto"/>
                        <w:left w:val="none" w:sz="0" w:space="0" w:color="auto"/>
                        <w:bottom w:val="none" w:sz="0" w:space="0" w:color="auto"/>
                        <w:right w:val="none" w:sz="0" w:space="0" w:color="auto"/>
                      </w:divBdr>
                    </w:div>
                  </w:divsChild>
                </w:div>
                <w:div w:id="1755980396">
                  <w:marLeft w:val="0"/>
                  <w:marRight w:val="0"/>
                  <w:marTop w:val="0"/>
                  <w:marBottom w:val="0"/>
                  <w:divBdr>
                    <w:top w:val="none" w:sz="0" w:space="0" w:color="auto"/>
                    <w:left w:val="none" w:sz="0" w:space="0" w:color="auto"/>
                    <w:bottom w:val="none" w:sz="0" w:space="0" w:color="auto"/>
                    <w:right w:val="none" w:sz="0" w:space="0" w:color="auto"/>
                  </w:divBdr>
                  <w:divsChild>
                    <w:div w:id="1576862476">
                      <w:marLeft w:val="0"/>
                      <w:marRight w:val="0"/>
                      <w:marTop w:val="0"/>
                      <w:marBottom w:val="0"/>
                      <w:divBdr>
                        <w:top w:val="none" w:sz="0" w:space="0" w:color="auto"/>
                        <w:left w:val="none" w:sz="0" w:space="0" w:color="auto"/>
                        <w:bottom w:val="none" w:sz="0" w:space="0" w:color="auto"/>
                        <w:right w:val="none" w:sz="0" w:space="0" w:color="auto"/>
                      </w:divBdr>
                    </w:div>
                  </w:divsChild>
                </w:div>
                <w:div w:id="1777017187">
                  <w:marLeft w:val="0"/>
                  <w:marRight w:val="0"/>
                  <w:marTop w:val="0"/>
                  <w:marBottom w:val="0"/>
                  <w:divBdr>
                    <w:top w:val="none" w:sz="0" w:space="0" w:color="auto"/>
                    <w:left w:val="none" w:sz="0" w:space="0" w:color="auto"/>
                    <w:bottom w:val="none" w:sz="0" w:space="0" w:color="auto"/>
                    <w:right w:val="none" w:sz="0" w:space="0" w:color="auto"/>
                  </w:divBdr>
                  <w:divsChild>
                    <w:div w:id="1144421604">
                      <w:marLeft w:val="0"/>
                      <w:marRight w:val="0"/>
                      <w:marTop w:val="0"/>
                      <w:marBottom w:val="0"/>
                      <w:divBdr>
                        <w:top w:val="none" w:sz="0" w:space="0" w:color="auto"/>
                        <w:left w:val="none" w:sz="0" w:space="0" w:color="auto"/>
                        <w:bottom w:val="none" w:sz="0" w:space="0" w:color="auto"/>
                        <w:right w:val="none" w:sz="0" w:space="0" w:color="auto"/>
                      </w:divBdr>
                    </w:div>
                  </w:divsChild>
                </w:div>
                <w:div w:id="1835948539">
                  <w:marLeft w:val="0"/>
                  <w:marRight w:val="0"/>
                  <w:marTop w:val="0"/>
                  <w:marBottom w:val="0"/>
                  <w:divBdr>
                    <w:top w:val="none" w:sz="0" w:space="0" w:color="auto"/>
                    <w:left w:val="none" w:sz="0" w:space="0" w:color="auto"/>
                    <w:bottom w:val="none" w:sz="0" w:space="0" w:color="auto"/>
                    <w:right w:val="none" w:sz="0" w:space="0" w:color="auto"/>
                  </w:divBdr>
                  <w:divsChild>
                    <w:div w:id="838546175">
                      <w:marLeft w:val="0"/>
                      <w:marRight w:val="0"/>
                      <w:marTop w:val="0"/>
                      <w:marBottom w:val="0"/>
                      <w:divBdr>
                        <w:top w:val="none" w:sz="0" w:space="0" w:color="auto"/>
                        <w:left w:val="none" w:sz="0" w:space="0" w:color="auto"/>
                        <w:bottom w:val="none" w:sz="0" w:space="0" w:color="auto"/>
                        <w:right w:val="none" w:sz="0" w:space="0" w:color="auto"/>
                      </w:divBdr>
                    </w:div>
                  </w:divsChild>
                </w:div>
                <w:div w:id="1892881423">
                  <w:marLeft w:val="0"/>
                  <w:marRight w:val="0"/>
                  <w:marTop w:val="0"/>
                  <w:marBottom w:val="0"/>
                  <w:divBdr>
                    <w:top w:val="none" w:sz="0" w:space="0" w:color="auto"/>
                    <w:left w:val="none" w:sz="0" w:space="0" w:color="auto"/>
                    <w:bottom w:val="none" w:sz="0" w:space="0" w:color="auto"/>
                    <w:right w:val="none" w:sz="0" w:space="0" w:color="auto"/>
                  </w:divBdr>
                  <w:divsChild>
                    <w:div w:id="1498181666">
                      <w:marLeft w:val="0"/>
                      <w:marRight w:val="0"/>
                      <w:marTop w:val="0"/>
                      <w:marBottom w:val="0"/>
                      <w:divBdr>
                        <w:top w:val="none" w:sz="0" w:space="0" w:color="auto"/>
                        <w:left w:val="none" w:sz="0" w:space="0" w:color="auto"/>
                        <w:bottom w:val="none" w:sz="0" w:space="0" w:color="auto"/>
                        <w:right w:val="none" w:sz="0" w:space="0" w:color="auto"/>
                      </w:divBdr>
                    </w:div>
                  </w:divsChild>
                </w:div>
                <w:div w:id="1908681642">
                  <w:marLeft w:val="0"/>
                  <w:marRight w:val="0"/>
                  <w:marTop w:val="0"/>
                  <w:marBottom w:val="0"/>
                  <w:divBdr>
                    <w:top w:val="none" w:sz="0" w:space="0" w:color="auto"/>
                    <w:left w:val="none" w:sz="0" w:space="0" w:color="auto"/>
                    <w:bottom w:val="none" w:sz="0" w:space="0" w:color="auto"/>
                    <w:right w:val="none" w:sz="0" w:space="0" w:color="auto"/>
                  </w:divBdr>
                  <w:divsChild>
                    <w:div w:id="1358890301">
                      <w:marLeft w:val="0"/>
                      <w:marRight w:val="0"/>
                      <w:marTop w:val="0"/>
                      <w:marBottom w:val="0"/>
                      <w:divBdr>
                        <w:top w:val="none" w:sz="0" w:space="0" w:color="auto"/>
                        <w:left w:val="none" w:sz="0" w:space="0" w:color="auto"/>
                        <w:bottom w:val="none" w:sz="0" w:space="0" w:color="auto"/>
                        <w:right w:val="none" w:sz="0" w:space="0" w:color="auto"/>
                      </w:divBdr>
                    </w:div>
                  </w:divsChild>
                </w:div>
                <w:div w:id="1988319094">
                  <w:marLeft w:val="0"/>
                  <w:marRight w:val="0"/>
                  <w:marTop w:val="0"/>
                  <w:marBottom w:val="0"/>
                  <w:divBdr>
                    <w:top w:val="none" w:sz="0" w:space="0" w:color="auto"/>
                    <w:left w:val="none" w:sz="0" w:space="0" w:color="auto"/>
                    <w:bottom w:val="none" w:sz="0" w:space="0" w:color="auto"/>
                    <w:right w:val="none" w:sz="0" w:space="0" w:color="auto"/>
                  </w:divBdr>
                  <w:divsChild>
                    <w:div w:id="74133614">
                      <w:marLeft w:val="0"/>
                      <w:marRight w:val="0"/>
                      <w:marTop w:val="0"/>
                      <w:marBottom w:val="0"/>
                      <w:divBdr>
                        <w:top w:val="none" w:sz="0" w:space="0" w:color="auto"/>
                        <w:left w:val="none" w:sz="0" w:space="0" w:color="auto"/>
                        <w:bottom w:val="none" w:sz="0" w:space="0" w:color="auto"/>
                        <w:right w:val="none" w:sz="0" w:space="0" w:color="auto"/>
                      </w:divBdr>
                    </w:div>
                  </w:divsChild>
                </w:div>
                <w:div w:id="1997879930">
                  <w:marLeft w:val="0"/>
                  <w:marRight w:val="0"/>
                  <w:marTop w:val="0"/>
                  <w:marBottom w:val="0"/>
                  <w:divBdr>
                    <w:top w:val="none" w:sz="0" w:space="0" w:color="auto"/>
                    <w:left w:val="none" w:sz="0" w:space="0" w:color="auto"/>
                    <w:bottom w:val="none" w:sz="0" w:space="0" w:color="auto"/>
                    <w:right w:val="none" w:sz="0" w:space="0" w:color="auto"/>
                  </w:divBdr>
                  <w:divsChild>
                    <w:div w:id="1360202849">
                      <w:marLeft w:val="0"/>
                      <w:marRight w:val="0"/>
                      <w:marTop w:val="0"/>
                      <w:marBottom w:val="0"/>
                      <w:divBdr>
                        <w:top w:val="none" w:sz="0" w:space="0" w:color="auto"/>
                        <w:left w:val="none" w:sz="0" w:space="0" w:color="auto"/>
                        <w:bottom w:val="none" w:sz="0" w:space="0" w:color="auto"/>
                        <w:right w:val="none" w:sz="0" w:space="0" w:color="auto"/>
                      </w:divBdr>
                    </w:div>
                  </w:divsChild>
                </w:div>
                <w:div w:id="2084527156">
                  <w:marLeft w:val="0"/>
                  <w:marRight w:val="0"/>
                  <w:marTop w:val="0"/>
                  <w:marBottom w:val="0"/>
                  <w:divBdr>
                    <w:top w:val="none" w:sz="0" w:space="0" w:color="auto"/>
                    <w:left w:val="none" w:sz="0" w:space="0" w:color="auto"/>
                    <w:bottom w:val="none" w:sz="0" w:space="0" w:color="auto"/>
                    <w:right w:val="none" w:sz="0" w:space="0" w:color="auto"/>
                  </w:divBdr>
                  <w:divsChild>
                    <w:div w:id="2022855212">
                      <w:marLeft w:val="0"/>
                      <w:marRight w:val="0"/>
                      <w:marTop w:val="0"/>
                      <w:marBottom w:val="0"/>
                      <w:divBdr>
                        <w:top w:val="none" w:sz="0" w:space="0" w:color="auto"/>
                        <w:left w:val="none" w:sz="0" w:space="0" w:color="auto"/>
                        <w:bottom w:val="none" w:sz="0" w:space="0" w:color="auto"/>
                        <w:right w:val="none" w:sz="0" w:space="0" w:color="auto"/>
                      </w:divBdr>
                    </w:div>
                  </w:divsChild>
                </w:div>
                <w:div w:id="2110613134">
                  <w:marLeft w:val="0"/>
                  <w:marRight w:val="0"/>
                  <w:marTop w:val="0"/>
                  <w:marBottom w:val="0"/>
                  <w:divBdr>
                    <w:top w:val="none" w:sz="0" w:space="0" w:color="auto"/>
                    <w:left w:val="none" w:sz="0" w:space="0" w:color="auto"/>
                    <w:bottom w:val="none" w:sz="0" w:space="0" w:color="auto"/>
                    <w:right w:val="none" w:sz="0" w:space="0" w:color="auto"/>
                  </w:divBdr>
                  <w:divsChild>
                    <w:div w:id="1878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6388">
      <w:bodyDiv w:val="1"/>
      <w:marLeft w:val="0"/>
      <w:marRight w:val="0"/>
      <w:marTop w:val="0"/>
      <w:marBottom w:val="0"/>
      <w:divBdr>
        <w:top w:val="none" w:sz="0" w:space="0" w:color="auto"/>
        <w:left w:val="none" w:sz="0" w:space="0" w:color="auto"/>
        <w:bottom w:val="none" w:sz="0" w:space="0" w:color="auto"/>
        <w:right w:val="none" w:sz="0" w:space="0" w:color="auto"/>
      </w:divBdr>
    </w:div>
    <w:div w:id="999312094">
      <w:bodyDiv w:val="1"/>
      <w:marLeft w:val="0"/>
      <w:marRight w:val="0"/>
      <w:marTop w:val="0"/>
      <w:marBottom w:val="0"/>
      <w:divBdr>
        <w:top w:val="none" w:sz="0" w:space="0" w:color="auto"/>
        <w:left w:val="none" w:sz="0" w:space="0" w:color="auto"/>
        <w:bottom w:val="none" w:sz="0" w:space="0" w:color="auto"/>
        <w:right w:val="none" w:sz="0" w:space="0" w:color="auto"/>
      </w:divBdr>
      <w:divsChild>
        <w:div w:id="800924402">
          <w:marLeft w:val="0"/>
          <w:marRight w:val="0"/>
          <w:marTop w:val="0"/>
          <w:marBottom w:val="0"/>
          <w:divBdr>
            <w:top w:val="none" w:sz="0" w:space="0" w:color="auto"/>
            <w:left w:val="none" w:sz="0" w:space="0" w:color="auto"/>
            <w:bottom w:val="none" w:sz="0" w:space="0" w:color="auto"/>
            <w:right w:val="none" w:sz="0" w:space="0" w:color="auto"/>
          </w:divBdr>
        </w:div>
        <w:div w:id="837421475">
          <w:marLeft w:val="0"/>
          <w:marRight w:val="0"/>
          <w:marTop w:val="0"/>
          <w:marBottom w:val="0"/>
          <w:divBdr>
            <w:top w:val="none" w:sz="0" w:space="0" w:color="auto"/>
            <w:left w:val="none" w:sz="0" w:space="0" w:color="auto"/>
            <w:bottom w:val="none" w:sz="0" w:space="0" w:color="auto"/>
            <w:right w:val="none" w:sz="0" w:space="0" w:color="auto"/>
          </w:divBdr>
        </w:div>
        <w:div w:id="1811239593">
          <w:marLeft w:val="0"/>
          <w:marRight w:val="0"/>
          <w:marTop w:val="0"/>
          <w:marBottom w:val="0"/>
          <w:divBdr>
            <w:top w:val="none" w:sz="0" w:space="0" w:color="auto"/>
            <w:left w:val="none" w:sz="0" w:space="0" w:color="auto"/>
            <w:bottom w:val="none" w:sz="0" w:space="0" w:color="auto"/>
            <w:right w:val="none" w:sz="0" w:space="0" w:color="auto"/>
          </w:divBdr>
        </w:div>
      </w:divsChild>
    </w:div>
    <w:div w:id="1118447520">
      <w:bodyDiv w:val="1"/>
      <w:marLeft w:val="0"/>
      <w:marRight w:val="0"/>
      <w:marTop w:val="0"/>
      <w:marBottom w:val="0"/>
      <w:divBdr>
        <w:top w:val="none" w:sz="0" w:space="0" w:color="auto"/>
        <w:left w:val="none" w:sz="0" w:space="0" w:color="auto"/>
        <w:bottom w:val="none" w:sz="0" w:space="0" w:color="auto"/>
        <w:right w:val="none" w:sz="0" w:space="0" w:color="auto"/>
      </w:divBdr>
      <w:divsChild>
        <w:div w:id="18482129">
          <w:marLeft w:val="0"/>
          <w:marRight w:val="0"/>
          <w:marTop w:val="0"/>
          <w:marBottom w:val="0"/>
          <w:divBdr>
            <w:top w:val="none" w:sz="0" w:space="0" w:color="auto"/>
            <w:left w:val="none" w:sz="0" w:space="0" w:color="auto"/>
            <w:bottom w:val="none" w:sz="0" w:space="0" w:color="auto"/>
            <w:right w:val="none" w:sz="0" w:space="0" w:color="auto"/>
          </w:divBdr>
          <w:divsChild>
            <w:div w:id="1855918938">
              <w:marLeft w:val="0"/>
              <w:marRight w:val="0"/>
              <w:marTop w:val="0"/>
              <w:marBottom w:val="0"/>
              <w:divBdr>
                <w:top w:val="none" w:sz="0" w:space="0" w:color="auto"/>
                <w:left w:val="none" w:sz="0" w:space="0" w:color="auto"/>
                <w:bottom w:val="none" w:sz="0" w:space="0" w:color="auto"/>
                <w:right w:val="none" w:sz="0" w:space="0" w:color="auto"/>
              </w:divBdr>
            </w:div>
          </w:divsChild>
        </w:div>
        <w:div w:id="766317153">
          <w:marLeft w:val="0"/>
          <w:marRight w:val="0"/>
          <w:marTop w:val="0"/>
          <w:marBottom w:val="0"/>
          <w:divBdr>
            <w:top w:val="none" w:sz="0" w:space="0" w:color="auto"/>
            <w:left w:val="none" w:sz="0" w:space="0" w:color="auto"/>
            <w:bottom w:val="none" w:sz="0" w:space="0" w:color="auto"/>
            <w:right w:val="none" w:sz="0" w:space="0" w:color="auto"/>
          </w:divBdr>
          <w:divsChild>
            <w:div w:id="19655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558">
      <w:bodyDiv w:val="1"/>
      <w:marLeft w:val="0"/>
      <w:marRight w:val="0"/>
      <w:marTop w:val="0"/>
      <w:marBottom w:val="0"/>
      <w:divBdr>
        <w:top w:val="none" w:sz="0" w:space="0" w:color="auto"/>
        <w:left w:val="none" w:sz="0" w:space="0" w:color="auto"/>
        <w:bottom w:val="none" w:sz="0" w:space="0" w:color="auto"/>
        <w:right w:val="none" w:sz="0" w:space="0" w:color="auto"/>
      </w:divBdr>
    </w:div>
    <w:div w:id="1214732873">
      <w:bodyDiv w:val="1"/>
      <w:marLeft w:val="0"/>
      <w:marRight w:val="0"/>
      <w:marTop w:val="0"/>
      <w:marBottom w:val="0"/>
      <w:divBdr>
        <w:top w:val="none" w:sz="0" w:space="0" w:color="auto"/>
        <w:left w:val="none" w:sz="0" w:space="0" w:color="auto"/>
        <w:bottom w:val="none" w:sz="0" w:space="0" w:color="auto"/>
        <w:right w:val="none" w:sz="0" w:space="0" w:color="auto"/>
      </w:divBdr>
      <w:divsChild>
        <w:div w:id="302472280">
          <w:marLeft w:val="0"/>
          <w:marRight w:val="0"/>
          <w:marTop w:val="0"/>
          <w:marBottom w:val="0"/>
          <w:divBdr>
            <w:top w:val="none" w:sz="0" w:space="0" w:color="auto"/>
            <w:left w:val="none" w:sz="0" w:space="0" w:color="auto"/>
            <w:bottom w:val="none" w:sz="0" w:space="0" w:color="auto"/>
            <w:right w:val="none" w:sz="0" w:space="0" w:color="auto"/>
          </w:divBdr>
          <w:divsChild>
            <w:div w:id="3521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109">
      <w:bodyDiv w:val="1"/>
      <w:marLeft w:val="0"/>
      <w:marRight w:val="0"/>
      <w:marTop w:val="0"/>
      <w:marBottom w:val="0"/>
      <w:divBdr>
        <w:top w:val="none" w:sz="0" w:space="0" w:color="auto"/>
        <w:left w:val="none" w:sz="0" w:space="0" w:color="auto"/>
        <w:bottom w:val="none" w:sz="0" w:space="0" w:color="auto"/>
        <w:right w:val="none" w:sz="0" w:space="0" w:color="auto"/>
      </w:divBdr>
    </w:div>
    <w:div w:id="1321618237">
      <w:bodyDiv w:val="1"/>
      <w:marLeft w:val="0"/>
      <w:marRight w:val="0"/>
      <w:marTop w:val="0"/>
      <w:marBottom w:val="0"/>
      <w:divBdr>
        <w:top w:val="none" w:sz="0" w:space="0" w:color="auto"/>
        <w:left w:val="none" w:sz="0" w:space="0" w:color="auto"/>
        <w:bottom w:val="none" w:sz="0" w:space="0" w:color="auto"/>
        <w:right w:val="none" w:sz="0" w:space="0" w:color="auto"/>
      </w:divBdr>
      <w:divsChild>
        <w:div w:id="14815821">
          <w:marLeft w:val="0"/>
          <w:marRight w:val="0"/>
          <w:marTop w:val="0"/>
          <w:marBottom w:val="0"/>
          <w:divBdr>
            <w:top w:val="none" w:sz="0" w:space="0" w:color="auto"/>
            <w:left w:val="none" w:sz="0" w:space="0" w:color="auto"/>
            <w:bottom w:val="none" w:sz="0" w:space="0" w:color="auto"/>
            <w:right w:val="none" w:sz="0" w:space="0" w:color="auto"/>
          </w:divBdr>
          <w:divsChild>
            <w:div w:id="1513454847">
              <w:marLeft w:val="0"/>
              <w:marRight w:val="0"/>
              <w:marTop w:val="0"/>
              <w:marBottom w:val="0"/>
              <w:divBdr>
                <w:top w:val="none" w:sz="0" w:space="0" w:color="auto"/>
                <w:left w:val="none" w:sz="0" w:space="0" w:color="auto"/>
                <w:bottom w:val="none" w:sz="0" w:space="0" w:color="auto"/>
                <w:right w:val="none" w:sz="0" w:space="0" w:color="auto"/>
              </w:divBdr>
            </w:div>
          </w:divsChild>
        </w:div>
        <w:div w:id="37516223">
          <w:marLeft w:val="0"/>
          <w:marRight w:val="0"/>
          <w:marTop w:val="0"/>
          <w:marBottom w:val="0"/>
          <w:divBdr>
            <w:top w:val="none" w:sz="0" w:space="0" w:color="auto"/>
            <w:left w:val="none" w:sz="0" w:space="0" w:color="auto"/>
            <w:bottom w:val="none" w:sz="0" w:space="0" w:color="auto"/>
            <w:right w:val="none" w:sz="0" w:space="0" w:color="auto"/>
          </w:divBdr>
          <w:divsChild>
            <w:div w:id="1871606395">
              <w:marLeft w:val="0"/>
              <w:marRight w:val="0"/>
              <w:marTop w:val="0"/>
              <w:marBottom w:val="0"/>
              <w:divBdr>
                <w:top w:val="none" w:sz="0" w:space="0" w:color="auto"/>
                <w:left w:val="none" w:sz="0" w:space="0" w:color="auto"/>
                <w:bottom w:val="none" w:sz="0" w:space="0" w:color="auto"/>
                <w:right w:val="none" w:sz="0" w:space="0" w:color="auto"/>
              </w:divBdr>
            </w:div>
          </w:divsChild>
        </w:div>
        <w:div w:id="107549890">
          <w:marLeft w:val="0"/>
          <w:marRight w:val="0"/>
          <w:marTop w:val="0"/>
          <w:marBottom w:val="0"/>
          <w:divBdr>
            <w:top w:val="none" w:sz="0" w:space="0" w:color="auto"/>
            <w:left w:val="none" w:sz="0" w:space="0" w:color="auto"/>
            <w:bottom w:val="none" w:sz="0" w:space="0" w:color="auto"/>
            <w:right w:val="none" w:sz="0" w:space="0" w:color="auto"/>
          </w:divBdr>
          <w:divsChild>
            <w:div w:id="648749285">
              <w:marLeft w:val="0"/>
              <w:marRight w:val="0"/>
              <w:marTop w:val="0"/>
              <w:marBottom w:val="0"/>
              <w:divBdr>
                <w:top w:val="none" w:sz="0" w:space="0" w:color="auto"/>
                <w:left w:val="none" w:sz="0" w:space="0" w:color="auto"/>
                <w:bottom w:val="none" w:sz="0" w:space="0" w:color="auto"/>
                <w:right w:val="none" w:sz="0" w:space="0" w:color="auto"/>
              </w:divBdr>
            </w:div>
          </w:divsChild>
        </w:div>
        <w:div w:id="138035410">
          <w:marLeft w:val="0"/>
          <w:marRight w:val="0"/>
          <w:marTop w:val="0"/>
          <w:marBottom w:val="0"/>
          <w:divBdr>
            <w:top w:val="none" w:sz="0" w:space="0" w:color="auto"/>
            <w:left w:val="none" w:sz="0" w:space="0" w:color="auto"/>
            <w:bottom w:val="none" w:sz="0" w:space="0" w:color="auto"/>
            <w:right w:val="none" w:sz="0" w:space="0" w:color="auto"/>
          </w:divBdr>
          <w:divsChild>
            <w:div w:id="1212694012">
              <w:marLeft w:val="0"/>
              <w:marRight w:val="0"/>
              <w:marTop w:val="0"/>
              <w:marBottom w:val="0"/>
              <w:divBdr>
                <w:top w:val="none" w:sz="0" w:space="0" w:color="auto"/>
                <w:left w:val="none" w:sz="0" w:space="0" w:color="auto"/>
                <w:bottom w:val="none" w:sz="0" w:space="0" w:color="auto"/>
                <w:right w:val="none" w:sz="0" w:space="0" w:color="auto"/>
              </w:divBdr>
            </w:div>
          </w:divsChild>
        </w:div>
        <w:div w:id="140539369">
          <w:marLeft w:val="0"/>
          <w:marRight w:val="0"/>
          <w:marTop w:val="0"/>
          <w:marBottom w:val="0"/>
          <w:divBdr>
            <w:top w:val="none" w:sz="0" w:space="0" w:color="auto"/>
            <w:left w:val="none" w:sz="0" w:space="0" w:color="auto"/>
            <w:bottom w:val="none" w:sz="0" w:space="0" w:color="auto"/>
            <w:right w:val="none" w:sz="0" w:space="0" w:color="auto"/>
          </w:divBdr>
          <w:divsChild>
            <w:div w:id="2004047171">
              <w:marLeft w:val="0"/>
              <w:marRight w:val="0"/>
              <w:marTop w:val="0"/>
              <w:marBottom w:val="0"/>
              <w:divBdr>
                <w:top w:val="none" w:sz="0" w:space="0" w:color="auto"/>
                <w:left w:val="none" w:sz="0" w:space="0" w:color="auto"/>
                <w:bottom w:val="none" w:sz="0" w:space="0" w:color="auto"/>
                <w:right w:val="none" w:sz="0" w:space="0" w:color="auto"/>
              </w:divBdr>
            </w:div>
          </w:divsChild>
        </w:div>
        <w:div w:id="149754184">
          <w:marLeft w:val="0"/>
          <w:marRight w:val="0"/>
          <w:marTop w:val="0"/>
          <w:marBottom w:val="0"/>
          <w:divBdr>
            <w:top w:val="none" w:sz="0" w:space="0" w:color="auto"/>
            <w:left w:val="none" w:sz="0" w:space="0" w:color="auto"/>
            <w:bottom w:val="none" w:sz="0" w:space="0" w:color="auto"/>
            <w:right w:val="none" w:sz="0" w:space="0" w:color="auto"/>
          </w:divBdr>
          <w:divsChild>
            <w:div w:id="1566866598">
              <w:marLeft w:val="0"/>
              <w:marRight w:val="0"/>
              <w:marTop w:val="0"/>
              <w:marBottom w:val="0"/>
              <w:divBdr>
                <w:top w:val="none" w:sz="0" w:space="0" w:color="auto"/>
                <w:left w:val="none" w:sz="0" w:space="0" w:color="auto"/>
                <w:bottom w:val="none" w:sz="0" w:space="0" w:color="auto"/>
                <w:right w:val="none" w:sz="0" w:space="0" w:color="auto"/>
              </w:divBdr>
            </w:div>
          </w:divsChild>
        </w:div>
        <w:div w:id="237060660">
          <w:marLeft w:val="0"/>
          <w:marRight w:val="0"/>
          <w:marTop w:val="0"/>
          <w:marBottom w:val="0"/>
          <w:divBdr>
            <w:top w:val="none" w:sz="0" w:space="0" w:color="auto"/>
            <w:left w:val="none" w:sz="0" w:space="0" w:color="auto"/>
            <w:bottom w:val="none" w:sz="0" w:space="0" w:color="auto"/>
            <w:right w:val="none" w:sz="0" w:space="0" w:color="auto"/>
          </w:divBdr>
          <w:divsChild>
            <w:div w:id="499277087">
              <w:marLeft w:val="0"/>
              <w:marRight w:val="0"/>
              <w:marTop w:val="0"/>
              <w:marBottom w:val="0"/>
              <w:divBdr>
                <w:top w:val="none" w:sz="0" w:space="0" w:color="auto"/>
                <w:left w:val="none" w:sz="0" w:space="0" w:color="auto"/>
                <w:bottom w:val="none" w:sz="0" w:space="0" w:color="auto"/>
                <w:right w:val="none" w:sz="0" w:space="0" w:color="auto"/>
              </w:divBdr>
            </w:div>
          </w:divsChild>
        </w:div>
        <w:div w:id="396514666">
          <w:marLeft w:val="0"/>
          <w:marRight w:val="0"/>
          <w:marTop w:val="0"/>
          <w:marBottom w:val="0"/>
          <w:divBdr>
            <w:top w:val="none" w:sz="0" w:space="0" w:color="auto"/>
            <w:left w:val="none" w:sz="0" w:space="0" w:color="auto"/>
            <w:bottom w:val="none" w:sz="0" w:space="0" w:color="auto"/>
            <w:right w:val="none" w:sz="0" w:space="0" w:color="auto"/>
          </w:divBdr>
          <w:divsChild>
            <w:div w:id="889263766">
              <w:marLeft w:val="0"/>
              <w:marRight w:val="0"/>
              <w:marTop w:val="0"/>
              <w:marBottom w:val="0"/>
              <w:divBdr>
                <w:top w:val="none" w:sz="0" w:space="0" w:color="auto"/>
                <w:left w:val="none" w:sz="0" w:space="0" w:color="auto"/>
                <w:bottom w:val="none" w:sz="0" w:space="0" w:color="auto"/>
                <w:right w:val="none" w:sz="0" w:space="0" w:color="auto"/>
              </w:divBdr>
            </w:div>
          </w:divsChild>
        </w:div>
        <w:div w:id="462967275">
          <w:marLeft w:val="0"/>
          <w:marRight w:val="0"/>
          <w:marTop w:val="0"/>
          <w:marBottom w:val="0"/>
          <w:divBdr>
            <w:top w:val="none" w:sz="0" w:space="0" w:color="auto"/>
            <w:left w:val="none" w:sz="0" w:space="0" w:color="auto"/>
            <w:bottom w:val="none" w:sz="0" w:space="0" w:color="auto"/>
            <w:right w:val="none" w:sz="0" w:space="0" w:color="auto"/>
          </w:divBdr>
          <w:divsChild>
            <w:div w:id="87429872">
              <w:marLeft w:val="0"/>
              <w:marRight w:val="0"/>
              <w:marTop w:val="0"/>
              <w:marBottom w:val="0"/>
              <w:divBdr>
                <w:top w:val="none" w:sz="0" w:space="0" w:color="auto"/>
                <w:left w:val="none" w:sz="0" w:space="0" w:color="auto"/>
                <w:bottom w:val="none" w:sz="0" w:space="0" w:color="auto"/>
                <w:right w:val="none" w:sz="0" w:space="0" w:color="auto"/>
              </w:divBdr>
            </w:div>
          </w:divsChild>
        </w:div>
        <w:div w:id="519245429">
          <w:marLeft w:val="0"/>
          <w:marRight w:val="0"/>
          <w:marTop w:val="0"/>
          <w:marBottom w:val="0"/>
          <w:divBdr>
            <w:top w:val="none" w:sz="0" w:space="0" w:color="auto"/>
            <w:left w:val="none" w:sz="0" w:space="0" w:color="auto"/>
            <w:bottom w:val="none" w:sz="0" w:space="0" w:color="auto"/>
            <w:right w:val="none" w:sz="0" w:space="0" w:color="auto"/>
          </w:divBdr>
          <w:divsChild>
            <w:div w:id="2103645873">
              <w:marLeft w:val="0"/>
              <w:marRight w:val="0"/>
              <w:marTop w:val="0"/>
              <w:marBottom w:val="0"/>
              <w:divBdr>
                <w:top w:val="none" w:sz="0" w:space="0" w:color="auto"/>
                <w:left w:val="none" w:sz="0" w:space="0" w:color="auto"/>
                <w:bottom w:val="none" w:sz="0" w:space="0" w:color="auto"/>
                <w:right w:val="none" w:sz="0" w:space="0" w:color="auto"/>
              </w:divBdr>
            </w:div>
          </w:divsChild>
        </w:div>
        <w:div w:id="567769035">
          <w:marLeft w:val="0"/>
          <w:marRight w:val="0"/>
          <w:marTop w:val="0"/>
          <w:marBottom w:val="0"/>
          <w:divBdr>
            <w:top w:val="none" w:sz="0" w:space="0" w:color="auto"/>
            <w:left w:val="none" w:sz="0" w:space="0" w:color="auto"/>
            <w:bottom w:val="none" w:sz="0" w:space="0" w:color="auto"/>
            <w:right w:val="none" w:sz="0" w:space="0" w:color="auto"/>
          </w:divBdr>
          <w:divsChild>
            <w:div w:id="476141989">
              <w:marLeft w:val="0"/>
              <w:marRight w:val="0"/>
              <w:marTop w:val="0"/>
              <w:marBottom w:val="0"/>
              <w:divBdr>
                <w:top w:val="none" w:sz="0" w:space="0" w:color="auto"/>
                <w:left w:val="none" w:sz="0" w:space="0" w:color="auto"/>
                <w:bottom w:val="none" w:sz="0" w:space="0" w:color="auto"/>
                <w:right w:val="none" w:sz="0" w:space="0" w:color="auto"/>
              </w:divBdr>
            </w:div>
          </w:divsChild>
        </w:div>
        <w:div w:id="612827366">
          <w:marLeft w:val="0"/>
          <w:marRight w:val="0"/>
          <w:marTop w:val="0"/>
          <w:marBottom w:val="0"/>
          <w:divBdr>
            <w:top w:val="none" w:sz="0" w:space="0" w:color="auto"/>
            <w:left w:val="none" w:sz="0" w:space="0" w:color="auto"/>
            <w:bottom w:val="none" w:sz="0" w:space="0" w:color="auto"/>
            <w:right w:val="none" w:sz="0" w:space="0" w:color="auto"/>
          </w:divBdr>
          <w:divsChild>
            <w:div w:id="1470584645">
              <w:marLeft w:val="0"/>
              <w:marRight w:val="0"/>
              <w:marTop w:val="0"/>
              <w:marBottom w:val="0"/>
              <w:divBdr>
                <w:top w:val="none" w:sz="0" w:space="0" w:color="auto"/>
                <w:left w:val="none" w:sz="0" w:space="0" w:color="auto"/>
                <w:bottom w:val="none" w:sz="0" w:space="0" w:color="auto"/>
                <w:right w:val="none" w:sz="0" w:space="0" w:color="auto"/>
              </w:divBdr>
            </w:div>
          </w:divsChild>
        </w:div>
        <w:div w:id="685985012">
          <w:marLeft w:val="0"/>
          <w:marRight w:val="0"/>
          <w:marTop w:val="0"/>
          <w:marBottom w:val="0"/>
          <w:divBdr>
            <w:top w:val="none" w:sz="0" w:space="0" w:color="auto"/>
            <w:left w:val="none" w:sz="0" w:space="0" w:color="auto"/>
            <w:bottom w:val="none" w:sz="0" w:space="0" w:color="auto"/>
            <w:right w:val="none" w:sz="0" w:space="0" w:color="auto"/>
          </w:divBdr>
          <w:divsChild>
            <w:div w:id="100761577">
              <w:marLeft w:val="0"/>
              <w:marRight w:val="0"/>
              <w:marTop w:val="0"/>
              <w:marBottom w:val="0"/>
              <w:divBdr>
                <w:top w:val="none" w:sz="0" w:space="0" w:color="auto"/>
                <w:left w:val="none" w:sz="0" w:space="0" w:color="auto"/>
                <w:bottom w:val="none" w:sz="0" w:space="0" w:color="auto"/>
                <w:right w:val="none" w:sz="0" w:space="0" w:color="auto"/>
              </w:divBdr>
            </w:div>
          </w:divsChild>
        </w:div>
        <w:div w:id="730495964">
          <w:marLeft w:val="0"/>
          <w:marRight w:val="0"/>
          <w:marTop w:val="0"/>
          <w:marBottom w:val="0"/>
          <w:divBdr>
            <w:top w:val="none" w:sz="0" w:space="0" w:color="auto"/>
            <w:left w:val="none" w:sz="0" w:space="0" w:color="auto"/>
            <w:bottom w:val="none" w:sz="0" w:space="0" w:color="auto"/>
            <w:right w:val="none" w:sz="0" w:space="0" w:color="auto"/>
          </w:divBdr>
          <w:divsChild>
            <w:div w:id="783694229">
              <w:marLeft w:val="0"/>
              <w:marRight w:val="0"/>
              <w:marTop w:val="0"/>
              <w:marBottom w:val="0"/>
              <w:divBdr>
                <w:top w:val="none" w:sz="0" w:space="0" w:color="auto"/>
                <w:left w:val="none" w:sz="0" w:space="0" w:color="auto"/>
                <w:bottom w:val="none" w:sz="0" w:space="0" w:color="auto"/>
                <w:right w:val="none" w:sz="0" w:space="0" w:color="auto"/>
              </w:divBdr>
            </w:div>
          </w:divsChild>
        </w:div>
        <w:div w:id="905334408">
          <w:marLeft w:val="0"/>
          <w:marRight w:val="0"/>
          <w:marTop w:val="0"/>
          <w:marBottom w:val="0"/>
          <w:divBdr>
            <w:top w:val="none" w:sz="0" w:space="0" w:color="auto"/>
            <w:left w:val="none" w:sz="0" w:space="0" w:color="auto"/>
            <w:bottom w:val="none" w:sz="0" w:space="0" w:color="auto"/>
            <w:right w:val="none" w:sz="0" w:space="0" w:color="auto"/>
          </w:divBdr>
          <w:divsChild>
            <w:div w:id="1342661684">
              <w:marLeft w:val="0"/>
              <w:marRight w:val="0"/>
              <w:marTop w:val="0"/>
              <w:marBottom w:val="0"/>
              <w:divBdr>
                <w:top w:val="none" w:sz="0" w:space="0" w:color="auto"/>
                <w:left w:val="none" w:sz="0" w:space="0" w:color="auto"/>
                <w:bottom w:val="none" w:sz="0" w:space="0" w:color="auto"/>
                <w:right w:val="none" w:sz="0" w:space="0" w:color="auto"/>
              </w:divBdr>
            </w:div>
          </w:divsChild>
        </w:div>
        <w:div w:id="979267740">
          <w:marLeft w:val="0"/>
          <w:marRight w:val="0"/>
          <w:marTop w:val="0"/>
          <w:marBottom w:val="0"/>
          <w:divBdr>
            <w:top w:val="none" w:sz="0" w:space="0" w:color="auto"/>
            <w:left w:val="none" w:sz="0" w:space="0" w:color="auto"/>
            <w:bottom w:val="none" w:sz="0" w:space="0" w:color="auto"/>
            <w:right w:val="none" w:sz="0" w:space="0" w:color="auto"/>
          </w:divBdr>
          <w:divsChild>
            <w:div w:id="2130663188">
              <w:marLeft w:val="0"/>
              <w:marRight w:val="0"/>
              <w:marTop w:val="0"/>
              <w:marBottom w:val="0"/>
              <w:divBdr>
                <w:top w:val="none" w:sz="0" w:space="0" w:color="auto"/>
                <w:left w:val="none" w:sz="0" w:space="0" w:color="auto"/>
                <w:bottom w:val="none" w:sz="0" w:space="0" w:color="auto"/>
                <w:right w:val="none" w:sz="0" w:space="0" w:color="auto"/>
              </w:divBdr>
            </w:div>
          </w:divsChild>
        </w:div>
        <w:div w:id="1097365367">
          <w:marLeft w:val="0"/>
          <w:marRight w:val="0"/>
          <w:marTop w:val="0"/>
          <w:marBottom w:val="0"/>
          <w:divBdr>
            <w:top w:val="none" w:sz="0" w:space="0" w:color="auto"/>
            <w:left w:val="none" w:sz="0" w:space="0" w:color="auto"/>
            <w:bottom w:val="none" w:sz="0" w:space="0" w:color="auto"/>
            <w:right w:val="none" w:sz="0" w:space="0" w:color="auto"/>
          </w:divBdr>
          <w:divsChild>
            <w:div w:id="1181896818">
              <w:marLeft w:val="0"/>
              <w:marRight w:val="0"/>
              <w:marTop w:val="0"/>
              <w:marBottom w:val="0"/>
              <w:divBdr>
                <w:top w:val="none" w:sz="0" w:space="0" w:color="auto"/>
                <w:left w:val="none" w:sz="0" w:space="0" w:color="auto"/>
                <w:bottom w:val="none" w:sz="0" w:space="0" w:color="auto"/>
                <w:right w:val="none" w:sz="0" w:space="0" w:color="auto"/>
              </w:divBdr>
            </w:div>
          </w:divsChild>
        </w:div>
        <w:div w:id="1328486009">
          <w:marLeft w:val="0"/>
          <w:marRight w:val="0"/>
          <w:marTop w:val="0"/>
          <w:marBottom w:val="0"/>
          <w:divBdr>
            <w:top w:val="none" w:sz="0" w:space="0" w:color="auto"/>
            <w:left w:val="none" w:sz="0" w:space="0" w:color="auto"/>
            <w:bottom w:val="none" w:sz="0" w:space="0" w:color="auto"/>
            <w:right w:val="none" w:sz="0" w:space="0" w:color="auto"/>
          </w:divBdr>
          <w:divsChild>
            <w:div w:id="843278812">
              <w:marLeft w:val="0"/>
              <w:marRight w:val="0"/>
              <w:marTop w:val="0"/>
              <w:marBottom w:val="0"/>
              <w:divBdr>
                <w:top w:val="none" w:sz="0" w:space="0" w:color="auto"/>
                <w:left w:val="none" w:sz="0" w:space="0" w:color="auto"/>
                <w:bottom w:val="none" w:sz="0" w:space="0" w:color="auto"/>
                <w:right w:val="none" w:sz="0" w:space="0" w:color="auto"/>
              </w:divBdr>
            </w:div>
          </w:divsChild>
        </w:div>
        <w:div w:id="1333944932">
          <w:marLeft w:val="0"/>
          <w:marRight w:val="0"/>
          <w:marTop w:val="0"/>
          <w:marBottom w:val="0"/>
          <w:divBdr>
            <w:top w:val="none" w:sz="0" w:space="0" w:color="auto"/>
            <w:left w:val="none" w:sz="0" w:space="0" w:color="auto"/>
            <w:bottom w:val="none" w:sz="0" w:space="0" w:color="auto"/>
            <w:right w:val="none" w:sz="0" w:space="0" w:color="auto"/>
          </w:divBdr>
          <w:divsChild>
            <w:div w:id="1761637927">
              <w:marLeft w:val="0"/>
              <w:marRight w:val="0"/>
              <w:marTop w:val="0"/>
              <w:marBottom w:val="0"/>
              <w:divBdr>
                <w:top w:val="none" w:sz="0" w:space="0" w:color="auto"/>
                <w:left w:val="none" w:sz="0" w:space="0" w:color="auto"/>
                <w:bottom w:val="none" w:sz="0" w:space="0" w:color="auto"/>
                <w:right w:val="none" w:sz="0" w:space="0" w:color="auto"/>
              </w:divBdr>
            </w:div>
          </w:divsChild>
        </w:div>
        <w:div w:id="1457329586">
          <w:marLeft w:val="0"/>
          <w:marRight w:val="0"/>
          <w:marTop w:val="0"/>
          <w:marBottom w:val="0"/>
          <w:divBdr>
            <w:top w:val="none" w:sz="0" w:space="0" w:color="auto"/>
            <w:left w:val="none" w:sz="0" w:space="0" w:color="auto"/>
            <w:bottom w:val="none" w:sz="0" w:space="0" w:color="auto"/>
            <w:right w:val="none" w:sz="0" w:space="0" w:color="auto"/>
          </w:divBdr>
          <w:divsChild>
            <w:div w:id="1149712503">
              <w:marLeft w:val="0"/>
              <w:marRight w:val="0"/>
              <w:marTop w:val="0"/>
              <w:marBottom w:val="0"/>
              <w:divBdr>
                <w:top w:val="none" w:sz="0" w:space="0" w:color="auto"/>
                <w:left w:val="none" w:sz="0" w:space="0" w:color="auto"/>
                <w:bottom w:val="none" w:sz="0" w:space="0" w:color="auto"/>
                <w:right w:val="none" w:sz="0" w:space="0" w:color="auto"/>
              </w:divBdr>
            </w:div>
          </w:divsChild>
        </w:div>
        <w:div w:id="1516920766">
          <w:marLeft w:val="0"/>
          <w:marRight w:val="0"/>
          <w:marTop w:val="0"/>
          <w:marBottom w:val="0"/>
          <w:divBdr>
            <w:top w:val="none" w:sz="0" w:space="0" w:color="auto"/>
            <w:left w:val="none" w:sz="0" w:space="0" w:color="auto"/>
            <w:bottom w:val="none" w:sz="0" w:space="0" w:color="auto"/>
            <w:right w:val="none" w:sz="0" w:space="0" w:color="auto"/>
          </w:divBdr>
          <w:divsChild>
            <w:div w:id="1063874770">
              <w:marLeft w:val="0"/>
              <w:marRight w:val="0"/>
              <w:marTop w:val="0"/>
              <w:marBottom w:val="0"/>
              <w:divBdr>
                <w:top w:val="none" w:sz="0" w:space="0" w:color="auto"/>
                <w:left w:val="none" w:sz="0" w:space="0" w:color="auto"/>
                <w:bottom w:val="none" w:sz="0" w:space="0" w:color="auto"/>
                <w:right w:val="none" w:sz="0" w:space="0" w:color="auto"/>
              </w:divBdr>
            </w:div>
          </w:divsChild>
        </w:div>
        <w:div w:id="1526140715">
          <w:marLeft w:val="0"/>
          <w:marRight w:val="0"/>
          <w:marTop w:val="0"/>
          <w:marBottom w:val="0"/>
          <w:divBdr>
            <w:top w:val="none" w:sz="0" w:space="0" w:color="auto"/>
            <w:left w:val="none" w:sz="0" w:space="0" w:color="auto"/>
            <w:bottom w:val="none" w:sz="0" w:space="0" w:color="auto"/>
            <w:right w:val="none" w:sz="0" w:space="0" w:color="auto"/>
          </w:divBdr>
          <w:divsChild>
            <w:div w:id="1350568589">
              <w:marLeft w:val="0"/>
              <w:marRight w:val="0"/>
              <w:marTop w:val="0"/>
              <w:marBottom w:val="0"/>
              <w:divBdr>
                <w:top w:val="none" w:sz="0" w:space="0" w:color="auto"/>
                <w:left w:val="none" w:sz="0" w:space="0" w:color="auto"/>
                <w:bottom w:val="none" w:sz="0" w:space="0" w:color="auto"/>
                <w:right w:val="none" w:sz="0" w:space="0" w:color="auto"/>
              </w:divBdr>
            </w:div>
          </w:divsChild>
        </w:div>
        <w:div w:id="1714117351">
          <w:marLeft w:val="0"/>
          <w:marRight w:val="0"/>
          <w:marTop w:val="0"/>
          <w:marBottom w:val="0"/>
          <w:divBdr>
            <w:top w:val="none" w:sz="0" w:space="0" w:color="auto"/>
            <w:left w:val="none" w:sz="0" w:space="0" w:color="auto"/>
            <w:bottom w:val="none" w:sz="0" w:space="0" w:color="auto"/>
            <w:right w:val="none" w:sz="0" w:space="0" w:color="auto"/>
          </w:divBdr>
          <w:divsChild>
            <w:div w:id="1639263094">
              <w:marLeft w:val="0"/>
              <w:marRight w:val="0"/>
              <w:marTop w:val="0"/>
              <w:marBottom w:val="0"/>
              <w:divBdr>
                <w:top w:val="none" w:sz="0" w:space="0" w:color="auto"/>
                <w:left w:val="none" w:sz="0" w:space="0" w:color="auto"/>
                <w:bottom w:val="none" w:sz="0" w:space="0" w:color="auto"/>
                <w:right w:val="none" w:sz="0" w:space="0" w:color="auto"/>
              </w:divBdr>
            </w:div>
          </w:divsChild>
        </w:div>
        <w:div w:id="1740789349">
          <w:marLeft w:val="0"/>
          <w:marRight w:val="0"/>
          <w:marTop w:val="0"/>
          <w:marBottom w:val="0"/>
          <w:divBdr>
            <w:top w:val="none" w:sz="0" w:space="0" w:color="auto"/>
            <w:left w:val="none" w:sz="0" w:space="0" w:color="auto"/>
            <w:bottom w:val="none" w:sz="0" w:space="0" w:color="auto"/>
            <w:right w:val="none" w:sz="0" w:space="0" w:color="auto"/>
          </w:divBdr>
          <w:divsChild>
            <w:div w:id="1758791967">
              <w:marLeft w:val="0"/>
              <w:marRight w:val="0"/>
              <w:marTop w:val="0"/>
              <w:marBottom w:val="0"/>
              <w:divBdr>
                <w:top w:val="none" w:sz="0" w:space="0" w:color="auto"/>
                <w:left w:val="none" w:sz="0" w:space="0" w:color="auto"/>
                <w:bottom w:val="none" w:sz="0" w:space="0" w:color="auto"/>
                <w:right w:val="none" w:sz="0" w:space="0" w:color="auto"/>
              </w:divBdr>
            </w:div>
          </w:divsChild>
        </w:div>
        <w:div w:id="1815567045">
          <w:marLeft w:val="0"/>
          <w:marRight w:val="0"/>
          <w:marTop w:val="0"/>
          <w:marBottom w:val="0"/>
          <w:divBdr>
            <w:top w:val="none" w:sz="0" w:space="0" w:color="auto"/>
            <w:left w:val="none" w:sz="0" w:space="0" w:color="auto"/>
            <w:bottom w:val="none" w:sz="0" w:space="0" w:color="auto"/>
            <w:right w:val="none" w:sz="0" w:space="0" w:color="auto"/>
          </w:divBdr>
          <w:divsChild>
            <w:div w:id="1124694788">
              <w:marLeft w:val="0"/>
              <w:marRight w:val="0"/>
              <w:marTop w:val="0"/>
              <w:marBottom w:val="0"/>
              <w:divBdr>
                <w:top w:val="none" w:sz="0" w:space="0" w:color="auto"/>
                <w:left w:val="none" w:sz="0" w:space="0" w:color="auto"/>
                <w:bottom w:val="none" w:sz="0" w:space="0" w:color="auto"/>
                <w:right w:val="none" w:sz="0" w:space="0" w:color="auto"/>
              </w:divBdr>
            </w:div>
          </w:divsChild>
        </w:div>
        <w:div w:id="1874683529">
          <w:marLeft w:val="0"/>
          <w:marRight w:val="0"/>
          <w:marTop w:val="0"/>
          <w:marBottom w:val="0"/>
          <w:divBdr>
            <w:top w:val="none" w:sz="0" w:space="0" w:color="auto"/>
            <w:left w:val="none" w:sz="0" w:space="0" w:color="auto"/>
            <w:bottom w:val="none" w:sz="0" w:space="0" w:color="auto"/>
            <w:right w:val="none" w:sz="0" w:space="0" w:color="auto"/>
          </w:divBdr>
          <w:divsChild>
            <w:div w:id="329842908">
              <w:marLeft w:val="0"/>
              <w:marRight w:val="0"/>
              <w:marTop w:val="0"/>
              <w:marBottom w:val="0"/>
              <w:divBdr>
                <w:top w:val="none" w:sz="0" w:space="0" w:color="auto"/>
                <w:left w:val="none" w:sz="0" w:space="0" w:color="auto"/>
                <w:bottom w:val="none" w:sz="0" w:space="0" w:color="auto"/>
                <w:right w:val="none" w:sz="0" w:space="0" w:color="auto"/>
              </w:divBdr>
            </w:div>
          </w:divsChild>
        </w:div>
        <w:div w:id="1909880671">
          <w:marLeft w:val="0"/>
          <w:marRight w:val="0"/>
          <w:marTop w:val="0"/>
          <w:marBottom w:val="0"/>
          <w:divBdr>
            <w:top w:val="none" w:sz="0" w:space="0" w:color="auto"/>
            <w:left w:val="none" w:sz="0" w:space="0" w:color="auto"/>
            <w:bottom w:val="none" w:sz="0" w:space="0" w:color="auto"/>
            <w:right w:val="none" w:sz="0" w:space="0" w:color="auto"/>
          </w:divBdr>
          <w:divsChild>
            <w:div w:id="1418287754">
              <w:marLeft w:val="0"/>
              <w:marRight w:val="0"/>
              <w:marTop w:val="0"/>
              <w:marBottom w:val="0"/>
              <w:divBdr>
                <w:top w:val="none" w:sz="0" w:space="0" w:color="auto"/>
                <w:left w:val="none" w:sz="0" w:space="0" w:color="auto"/>
                <w:bottom w:val="none" w:sz="0" w:space="0" w:color="auto"/>
                <w:right w:val="none" w:sz="0" w:space="0" w:color="auto"/>
              </w:divBdr>
            </w:div>
          </w:divsChild>
        </w:div>
        <w:div w:id="1953246498">
          <w:marLeft w:val="0"/>
          <w:marRight w:val="0"/>
          <w:marTop w:val="0"/>
          <w:marBottom w:val="0"/>
          <w:divBdr>
            <w:top w:val="none" w:sz="0" w:space="0" w:color="auto"/>
            <w:left w:val="none" w:sz="0" w:space="0" w:color="auto"/>
            <w:bottom w:val="none" w:sz="0" w:space="0" w:color="auto"/>
            <w:right w:val="none" w:sz="0" w:space="0" w:color="auto"/>
          </w:divBdr>
          <w:divsChild>
            <w:div w:id="58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5534">
      <w:bodyDiv w:val="1"/>
      <w:marLeft w:val="0"/>
      <w:marRight w:val="0"/>
      <w:marTop w:val="0"/>
      <w:marBottom w:val="0"/>
      <w:divBdr>
        <w:top w:val="none" w:sz="0" w:space="0" w:color="auto"/>
        <w:left w:val="none" w:sz="0" w:space="0" w:color="auto"/>
        <w:bottom w:val="none" w:sz="0" w:space="0" w:color="auto"/>
        <w:right w:val="none" w:sz="0" w:space="0" w:color="auto"/>
      </w:divBdr>
      <w:divsChild>
        <w:div w:id="22292702">
          <w:marLeft w:val="0"/>
          <w:marRight w:val="0"/>
          <w:marTop w:val="0"/>
          <w:marBottom w:val="0"/>
          <w:divBdr>
            <w:top w:val="none" w:sz="0" w:space="0" w:color="auto"/>
            <w:left w:val="none" w:sz="0" w:space="0" w:color="auto"/>
            <w:bottom w:val="none" w:sz="0" w:space="0" w:color="auto"/>
            <w:right w:val="none" w:sz="0" w:space="0" w:color="auto"/>
          </w:divBdr>
        </w:div>
        <w:div w:id="909078902">
          <w:marLeft w:val="0"/>
          <w:marRight w:val="0"/>
          <w:marTop w:val="0"/>
          <w:marBottom w:val="0"/>
          <w:divBdr>
            <w:top w:val="none" w:sz="0" w:space="0" w:color="auto"/>
            <w:left w:val="none" w:sz="0" w:space="0" w:color="auto"/>
            <w:bottom w:val="none" w:sz="0" w:space="0" w:color="auto"/>
            <w:right w:val="none" w:sz="0" w:space="0" w:color="auto"/>
          </w:divBdr>
        </w:div>
        <w:div w:id="1530559833">
          <w:marLeft w:val="0"/>
          <w:marRight w:val="0"/>
          <w:marTop w:val="0"/>
          <w:marBottom w:val="0"/>
          <w:divBdr>
            <w:top w:val="none" w:sz="0" w:space="0" w:color="auto"/>
            <w:left w:val="none" w:sz="0" w:space="0" w:color="auto"/>
            <w:bottom w:val="none" w:sz="0" w:space="0" w:color="auto"/>
            <w:right w:val="none" w:sz="0" w:space="0" w:color="auto"/>
          </w:divBdr>
        </w:div>
        <w:div w:id="1893536394">
          <w:marLeft w:val="0"/>
          <w:marRight w:val="0"/>
          <w:marTop w:val="0"/>
          <w:marBottom w:val="0"/>
          <w:divBdr>
            <w:top w:val="none" w:sz="0" w:space="0" w:color="auto"/>
            <w:left w:val="none" w:sz="0" w:space="0" w:color="auto"/>
            <w:bottom w:val="none" w:sz="0" w:space="0" w:color="auto"/>
            <w:right w:val="none" w:sz="0" w:space="0" w:color="auto"/>
          </w:divBdr>
        </w:div>
        <w:div w:id="2031443550">
          <w:marLeft w:val="0"/>
          <w:marRight w:val="0"/>
          <w:marTop w:val="0"/>
          <w:marBottom w:val="0"/>
          <w:divBdr>
            <w:top w:val="none" w:sz="0" w:space="0" w:color="auto"/>
            <w:left w:val="none" w:sz="0" w:space="0" w:color="auto"/>
            <w:bottom w:val="none" w:sz="0" w:space="0" w:color="auto"/>
            <w:right w:val="none" w:sz="0" w:space="0" w:color="auto"/>
          </w:divBdr>
        </w:div>
      </w:divsChild>
    </w:div>
    <w:div w:id="1390500724">
      <w:bodyDiv w:val="1"/>
      <w:marLeft w:val="0"/>
      <w:marRight w:val="0"/>
      <w:marTop w:val="0"/>
      <w:marBottom w:val="0"/>
      <w:divBdr>
        <w:top w:val="none" w:sz="0" w:space="0" w:color="auto"/>
        <w:left w:val="none" w:sz="0" w:space="0" w:color="auto"/>
        <w:bottom w:val="none" w:sz="0" w:space="0" w:color="auto"/>
        <w:right w:val="none" w:sz="0" w:space="0" w:color="auto"/>
      </w:divBdr>
    </w:div>
    <w:div w:id="1464541770">
      <w:bodyDiv w:val="1"/>
      <w:marLeft w:val="0"/>
      <w:marRight w:val="0"/>
      <w:marTop w:val="0"/>
      <w:marBottom w:val="0"/>
      <w:divBdr>
        <w:top w:val="none" w:sz="0" w:space="0" w:color="auto"/>
        <w:left w:val="none" w:sz="0" w:space="0" w:color="auto"/>
        <w:bottom w:val="none" w:sz="0" w:space="0" w:color="auto"/>
        <w:right w:val="none" w:sz="0" w:space="0" w:color="auto"/>
      </w:divBdr>
      <w:divsChild>
        <w:div w:id="74981144">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1131705258">
              <w:marLeft w:val="0"/>
              <w:marRight w:val="0"/>
              <w:marTop w:val="0"/>
              <w:marBottom w:val="0"/>
              <w:divBdr>
                <w:top w:val="none" w:sz="0" w:space="0" w:color="auto"/>
                <w:left w:val="none" w:sz="0" w:space="0" w:color="auto"/>
                <w:bottom w:val="none" w:sz="0" w:space="0" w:color="auto"/>
                <w:right w:val="none" w:sz="0" w:space="0" w:color="auto"/>
              </w:divBdr>
            </w:div>
            <w:div w:id="1939554489">
              <w:marLeft w:val="0"/>
              <w:marRight w:val="0"/>
              <w:marTop w:val="0"/>
              <w:marBottom w:val="0"/>
              <w:divBdr>
                <w:top w:val="none" w:sz="0" w:space="0" w:color="auto"/>
                <w:left w:val="none" w:sz="0" w:space="0" w:color="auto"/>
                <w:bottom w:val="none" w:sz="0" w:space="0" w:color="auto"/>
                <w:right w:val="none" w:sz="0" w:space="0" w:color="auto"/>
              </w:divBdr>
            </w:div>
          </w:divsChild>
        </w:div>
        <w:div w:id="809593997">
          <w:marLeft w:val="0"/>
          <w:marRight w:val="0"/>
          <w:marTop w:val="0"/>
          <w:marBottom w:val="0"/>
          <w:divBdr>
            <w:top w:val="none" w:sz="0" w:space="0" w:color="auto"/>
            <w:left w:val="none" w:sz="0" w:space="0" w:color="auto"/>
            <w:bottom w:val="none" w:sz="0" w:space="0" w:color="auto"/>
            <w:right w:val="none" w:sz="0" w:space="0" w:color="auto"/>
          </w:divBdr>
          <w:divsChild>
            <w:div w:id="448085755">
              <w:marLeft w:val="0"/>
              <w:marRight w:val="0"/>
              <w:marTop w:val="0"/>
              <w:marBottom w:val="0"/>
              <w:divBdr>
                <w:top w:val="none" w:sz="0" w:space="0" w:color="auto"/>
                <w:left w:val="none" w:sz="0" w:space="0" w:color="auto"/>
                <w:bottom w:val="none" w:sz="0" w:space="0" w:color="auto"/>
                <w:right w:val="none" w:sz="0" w:space="0" w:color="auto"/>
              </w:divBdr>
            </w:div>
            <w:div w:id="1356805905">
              <w:marLeft w:val="0"/>
              <w:marRight w:val="0"/>
              <w:marTop w:val="0"/>
              <w:marBottom w:val="0"/>
              <w:divBdr>
                <w:top w:val="none" w:sz="0" w:space="0" w:color="auto"/>
                <w:left w:val="none" w:sz="0" w:space="0" w:color="auto"/>
                <w:bottom w:val="none" w:sz="0" w:space="0" w:color="auto"/>
                <w:right w:val="none" w:sz="0" w:space="0" w:color="auto"/>
              </w:divBdr>
            </w:div>
            <w:div w:id="1642150982">
              <w:marLeft w:val="0"/>
              <w:marRight w:val="0"/>
              <w:marTop w:val="0"/>
              <w:marBottom w:val="0"/>
              <w:divBdr>
                <w:top w:val="none" w:sz="0" w:space="0" w:color="auto"/>
                <w:left w:val="none" w:sz="0" w:space="0" w:color="auto"/>
                <w:bottom w:val="none" w:sz="0" w:space="0" w:color="auto"/>
                <w:right w:val="none" w:sz="0" w:space="0" w:color="auto"/>
              </w:divBdr>
            </w:div>
          </w:divsChild>
        </w:div>
        <w:div w:id="1974797378">
          <w:marLeft w:val="0"/>
          <w:marRight w:val="0"/>
          <w:marTop w:val="0"/>
          <w:marBottom w:val="0"/>
          <w:divBdr>
            <w:top w:val="none" w:sz="0" w:space="0" w:color="auto"/>
            <w:left w:val="none" w:sz="0" w:space="0" w:color="auto"/>
            <w:bottom w:val="none" w:sz="0" w:space="0" w:color="auto"/>
            <w:right w:val="none" w:sz="0" w:space="0" w:color="auto"/>
          </w:divBdr>
        </w:div>
        <w:div w:id="2099325554">
          <w:marLeft w:val="0"/>
          <w:marRight w:val="0"/>
          <w:marTop w:val="0"/>
          <w:marBottom w:val="0"/>
          <w:divBdr>
            <w:top w:val="none" w:sz="0" w:space="0" w:color="auto"/>
            <w:left w:val="none" w:sz="0" w:space="0" w:color="auto"/>
            <w:bottom w:val="none" w:sz="0" w:space="0" w:color="auto"/>
            <w:right w:val="none" w:sz="0" w:space="0" w:color="auto"/>
          </w:divBdr>
        </w:div>
      </w:divsChild>
    </w:div>
    <w:div w:id="1465612218">
      <w:bodyDiv w:val="1"/>
      <w:marLeft w:val="0"/>
      <w:marRight w:val="0"/>
      <w:marTop w:val="0"/>
      <w:marBottom w:val="0"/>
      <w:divBdr>
        <w:top w:val="none" w:sz="0" w:space="0" w:color="auto"/>
        <w:left w:val="none" w:sz="0" w:space="0" w:color="auto"/>
        <w:bottom w:val="none" w:sz="0" w:space="0" w:color="auto"/>
        <w:right w:val="none" w:sz="0" w:space="0" w:color="auto"/>
      </w:divBdr>
    </w:div>
    <w:div w:id="1488937253">
      <w:bodyDiv w:val="1"/>
      <w:marLeft w:val="0"/>
      <w:marRight w:val="0"/>
      <w:marTop w:val="0"/>
      <w:marBottom w:val="0"/>
      <w:divBdr>
        <w:top w:val="none" w:sz="0" w:space="0" w:color="auto"/>
        <w:left w:val="none" w:sz="0" w:space="0" w:color="auto"/>
        <w:bottom w:val="none" w:sz="0" w:space="0" w:color="auto"/>
        <w:right w:val="none" w:sz="0" w:space="0" w:color="auto"/>
      </w:divBdr>
      <w:divsChild>
        <w:div w:id="152450951">
          <w:marLeft w:val="0"/>
          <w:marRight w:val="0"/>
          <w:marTop w:val="0"/>
          <w:marBottom w:val="0"/>
          <w:divBdr>
            <w:top w:val="none" w:sz="0" w:space="0" w:color="auto"/>
            <w:left w:val="none" w:sz="0" w:space="0" w:color="auto"/>
            <w:bottom w:val="none" w:sz="0" w:space="0" w:color="auto"/>
            <w:right w:val="none" w:sz="0" w:space="0" w:color="auto"/>
          </w:divBdr>
          <w:divsChild>
            <w:div w:id="1546404812">
              <w:marLeft w:val="0"/>
              <w:marRight w:val="0"/>
              <w:marTop w:val="0"/>
              <w:marBottom w:val="0"/>
              <w:divBdr>
                <w:top w:val="none" w:sz="0" w:space="0" w:color="auto"/>
                <w:left w:val="none" w:sz="0" w:space="0" w:color="auto"/>
                <w:bottom w:val="none" w:sz="0" w:space="0" w:color="auto"/>
                <w:right w:val="none" w:sz="0" w:space="0" w:color="auto"/>
              </w:divBdr>
            </w:div>
          </w:divsChild>
        </w:div>
        <w:div w:id="755173529">
          <w:marLeft w:val="0"/>
          <w:marRight w:val="0"/>
          <w:marTop w:val="0"/>
          <w:marBottom w:val="0"/>
          <w:divBdr>
            <w:top w:val="none" w:sz="0" w:space="0" w:color="auto"/>
            <w:left w:val="none" w:sz="0" w:space="0" w:color="auto"/>
            <w:bottom w:val="none" w:sz="0" w:space="0" w:color="auto"/>
            <w:right w:val="none" w:sz="0" w:space="0" w:color="auto"/>
          </w:divBdr>
          <w:divsChild>
            <w:div w:id="833422561">
              <w:marLeft w:val="0"/>
              <w:marRight w:val="0"/>
              <w:marTop w:val="0"/>
              <w:marBottom w:val="0"/>
              <w:divBdr>
                <w:top w:val="none" w:sz="0" w:space="0" w:color="auto"/>
                <w:left w:val="none" w:sz="0" w:space="0" w:color="auto"/>
                <w:bottom w:val="none" w:sz="0" w:space="0" w:color="auto"/>
                <w:right w:val="none" w:sz="0" w:space="0" w:color="auto"/>
              </w:divBdr>
            </w:div>
          </w:divsChild>
        </w:div>
        <w:div w:id="783577629">
          <w:marLeft w:val="0"/>
          <w:marRight w:val="0"/>
          <w:marTop w:val="0"/>
          <w:marBottom w:val="0"/>
          <w:divBdr>
            <w:top w:val="none" w:sz="0" w:space="0" w:color="auto"/>
            <w:left w:val="none" w:sz="0" w:space="0" w:color="auto"/>
            <w:bottom w:val="none" w:sz="0" w:space="0" w:color="auto"/>
            <w:right w:val="none" w:sz="0" w:space="0" w:color="auto"/>
          </w:divBdr>
          <w:divsChild>
            <w:div w:id="1032998385">
              <w:marLeft w:val="0"/>
              <w:marRight w:val="0"/>
              <w:marTop w:val="0"/>
              <w:marBottom w:val="0"/>
              <w:divBdr>
                <w:top w:val="none" w:sz="0" w:space="0" w:color="auto"/>
                <w:left w:val="none" w:sz="0" w:space="0" w:color="auto"/>
                <w:bottom w:val="none" w:sz="0" w:space="0" w:color="auto"/>
                <w:right w:val="none" w:sz="0" w:space="0" w:color="auto"/>
              </w:divBdr>
            </w:div>
          </w:divsChild>
        </w:div>
        <w:div w:id="981151289">
          <w:marLeft w:val="0"/>
          <w:marRight w:val="0"/>
          <w:marTop w:val="0"/>
          <w:marBottom w:val="0"/>
          <w:divBdr>
            <w:top w:val="none" w:sz="0" w:space="0" w:color="auto"/>
            <w:left w:val="none" w:sz="0" w:space="0" w:color="auto"/>
            <w:bottom w:val="none" w:sz="0" w:space="0" w:color="auto"/>
            <w:right w:val="none" w:sz="0" w:space="0" w:color="auto"/>
          </w:divBdr>
          <w:divsChild>
            <w:div w:id="453671866">
              <w:marLeft w:val="0"/>
              <w:marRight w:val="0"/>
              <w:marTop w:val="0"/>
              <w:marBottom w:val="0"/>
              <w:divBdr>
                <w:top w:val="none" w:sz="0" w:space="0" w:color="auto"/>
                <w:left w:val="none" w:sz="0" w:space="0" w:color="auto"/>
                <w:bottom w:val="none" w:sz="0" w:space="0" w:color="auto"/>
                <w:right w:val="none" w:sz="0" w:space="0" w:color="auto"/>
              </w:divBdr>
            </w:div>
          </w:divsChild>
        </w:div>
        <w:div w:id="1078020963">
          <w:marLeft w:val="0"/>
          <w:marRight w:val="0"/>
          <w:marTop w:val="0"/>
          <w:marBottom w:val="0"/>
          <w:divBdr>
            <w:top w:val="none" w:sz="0" w:space="0" w:color="auto"/>
            <w:left w:val="none" w:sz="0" w:space="0" w:color="auto"/>
            <w:bottom w:val="none" w:sz="0" w:space="0" w:color="auto"/>
            <w:right w:val="none" w:sz="0" w:space="0" w:color="auto"/>
          </w:divBdr>
          <w:divsChild>
            <w:div w:id="1294795925">
              <w:marLeft w:val="0"/>
              <w:marRight w:val="0"/>
              <w:marTop w:val="0"/>
              <w:marBottom w:val="0"/>
              <w:divBdr>
                <w:top w:val="none" w:sz="0" w:space="0" w:color="auto"/>
                <w:left w:val="none" w:sz="0" w:space="0" w:color="auto"/>
                <w:bottom w:val="none" w:sz="0" w:space="0" w:color="auto"/>
                <w:right w:val="none" w:sz="0" w:space="0" w:color="auto"/>
              </w:divBdr>
            </w:div>
          </w:divsChild>
        </w:div>
        <w:div w:id="1649245504">
          <w:marLeft w:val="0"/>
          <w:marRight w:val="0"/>
          <w:marTop w:val="0"/>
          <w:marBottom w:val="0"/>
          <w:divBdr>
            <w:top w:val="none" w:sz="0" w:space="0" w:color="auto"/>
            <w:left w:val="none" w:sz="0" w:space="0" w:color="auto"/>
            <w:bottom w:val="none" w:sz="0" w:space="0" w:color="auto"/>
            <w:right w:val="none" w:sz="0" w:space="0" w:color="auto"/>
          </w:divBdr>
          <w:divsChild>
            <w:div w:id="15002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7151">
      <w:bodyDiv w:val="1"/>
      <w:marLeft w:val="0"/>
      <w:marRight w:val="0"/>
      <w:marTop w:val="0"/>
      <w:marBottom w:val="0"/>
      <w:divBdr>
        <w:top w:val="none" w:sz="0" w:space="0" w:color="auto"/>
        <w:left w:val="none" w:sz="0" w:space="0" w:color="auto"/>
        <w:bottom w:val="none" w:sz="0" w:space="0" w:color="auto"/>
        <w:right w:val="none" w:sz="0" w:space="0" w:color="auto"/>
      </w:divBdr>
      <w:divsChild>
        <w:div w:id="41905709">
          <w:marLeft w:val="0"/>
          <w:marRight w:val="0"/>
          <w:marTop w:val="0"/>
          <w:marBottom w:val="0"/>
          <w:divBdr>
            <w:top w:val="none" w:sz="0" w:space="0" w:color="auto"/>
            <w:left w:val="none" w:sz="0" w:space="0" w:color="auto"/>
            <w:bottom w:val="none" w:sz="0" w:space="0" w:color="auto"/>
            <w:right w:val="none" w:sz="0" w:space="0" w:color="auto"/>
          </w:divBdr>
        </w:div>
        <w:div w:id="511847166">
          <w:marLeft w:val="0"/>
          <w:marRight w:val="0"/>
          <w:marTop w:val="0"/>
          <w:marBottom w:val="0"/>
          <w:divBdr>
            <w:top w:val="none" w:sz="0" w:space="0" w:color="auto"/>
            <w:left w:val="none" w:sz="0" w:space="0" w:color="auto"/>
            <w:bottom w:val="none" w:sz="0" w:space="0" w:color="auto"/>
            <w:right w:val="none" w:sz="0" w:space="0" w:color="auto"/>
          </w:divBdr>
        </w:div>
        <w:div w:id="1666085566">
          <w:marLeft w:val="0"/>
          <w:marRight w:val="0"/>
          <w:marTop w:val="0"/>
          <w:marBottom w:val="0"/>
          <w:divBdr>
            <w:top w:val="none" w:sz="0" w:space="0" w:color="auto"/>
            <w:left w:val="none" w:sz="0" w:space="0" w:color="auto"/>
            <w:bottom w:val="none" w:sz="0" w:space="0" w:color="auto"/>
            <w:right w:val="none" w:sz="0" w:space="0" w:color="auto"/>
          </w:divBdr>
        </w:div>
      </w:divsChild>
    </w:div>
    <w:div w:id="1537936239">
      <w:bodyDiv w:val="1"/>
      <w:marLeft w:val="0"/>
      <w:marRight w:val="0"/>
      <w:marTop w:val="0"/>
      <w:marBottom w:val="0"/>
      <w:divBdr>
        <w:top w:val="none" w:sz="0" w:space="0" w:color="auto"/>
        <w:left w:val="none" w:sz="0" w:space="0" w:color="auto"/>
        <w:bottom w:val="none" w:sz="0" w:space="0" w:color="auto"/>
        <w:right w:val="none" w:sz="0" w:space="0" w:color="auto"/>
      </w:divBdr>
      <w:divsChild>
        <w:div w:id="1722094489">
          <w:marLeft w:val="0"/>
          <w:marRight w:val="0"/>
          <w:marTop w:val="0"/>
          <w:marBottom w:val="0"/>
          <w:divBdr>
            <w:top w:val="none" w:sz="0" w:space="0" w:color="auto"/>
            <w:left w:val="none" w:sz="0" w:space="0" w:color="auto"/>
            <w:bottom w:val="none" w:sz="0" w:space="0" w:color="auto"/>
            <w:right w:val="none" w:sz="0" w:space="0" w:color="auto"/>
          </w:divBdr>
          <w:divsChild>
            <w:div w:id="125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1098">
      <w:bodyDiv w:val="1"/>
      <w:marLeft w:val="0"/>
      <w:marRight w:val="0"/>
      <w:marTop w:val="0"/>
      <w:marBottom w:val="0"/>
      <w:divBdr>
        <w:top w:val="none" w:sz="0" w:space="0" w:color="auto"/>
        <w:left w:val="none" w:sz="0" w:space="0" w:color="auto"/>
        <w:bottom w:val="none" w:sz="0" w:space="0" w:color="auto"/>
        <w:right w:val="none" w:sz="0" w:space="0" w:color="auto"/>
      </w:divBdr>
    </w:div>
    <w:div w:id="1552375477">
      <w:bodyDiv w:val="1"/>
      <w:marLeft w:val="0"/>
      <w:marRight w:val="0"/>
      <w:marTop w:val="0"/>
      <w:marBottom w:val="0"/>
      <w:divBdr>
        <w:top w:val="none" w:sz="0" w:space="0" w:color="auto"/>
        <w:left w:val="none" w:sz="0" w:space="0" w:color="auto"/>
        <w:bottom w:val="none" w:sz="0" w:space="0" w:color="auto"/>
        <w:right w:val="none" w:sz="0" w:space="0" w:color="auto"/>
      </w:divBdr>
      <w:divsChild>
        <w:div w:id="679163044">
          <w:marLeft w:val="0"/>
          <w:marRight w:val="0"/>
          <w:marTop w:val="0"/>
          <w:marBottom w:val="0"/>
          <w:divBdr>
            <w:top w:val="none" w:sz="0" w:space="0" w:color="auto"/>
            <w:left w:val="none" w:sz="0" w:space="0" w:color="auto"/>
            <w:bottom w:val="none" w:sz="0" w:space="0" w:color="auto"/>
            <w:right w:val="none" w:sz="0" w:space="0" w:color="auto"/>
          </w:divBdr>
          <w:divsChild>
            <w:div w:id="731661678">
              <w:marLeft w:val="0"/>
              <w:marRight w:val="0"/>
              <w:marTop w:val="0"/>
              <w:marBottom w:val="0"/>
              <w:divBdr>
                <w:top w:val="none" w:sz="0" w:space="0" w:color="auto"/>
                <w:left w:val="none" w:sz="0" w:space="0" w:color="auto"/>
                <w:bottom w:val="none" w:sz="0" w:space="0" w:color="auto"/>
                <w:right w:val="none" w:sz="0" w:space="0" w:color="auto"/>
              </w:divBdr>
            </w:div>
          </w:divsChild>
        </w:div>
        <w:div w:id="690765392">
          <w:marLeft w:val="0"/>
          <w:marRight w:val="0"/>
          <w:marTop w:val="0"/>
          <w:marBottom w:val="0"/>
          <w:divBdr>
            <w:top w:val="none" w:sz="0" w:space="0" w:color="auto"/>
            <w:left w:val="none" w:sz="0" w:space="0" w:color="auto"/>
            <w:bottom w:val="none" w:sz="0" w:space="0" w:color="auto"/>
            <w:right w:val="none" w:sz="0" w:space="0" w:color="auto"/>
          </w:divBdr>
          <w:divsChild>
            <w:div w:id="314989492">
              <w:marLeft w:val="0"/>
              <w:marRight w:val="0"/>
              <w:marTop w:val="0"/>
              <w:marBottom w:val="0"/>
              <w:divBdr>
                <w:top w:val="none" w:sz="0" w:space="0" w:color="auto"/>
                <w:left w:val="none" w:sz="0" w:space="0" w:color="auto"/>
                <w:bottom w:val="none" w:sz="0" w:space="0" w:color="auto"/>
                <w:right w:val="none" w:sz="0" w:space="0" w:color="auto"/>
              </w:divBdr>
            </w:div>
            <w:div w:id="570502618">
              <w:marLeft w:val="0"/>
              <w:marRight w:val="0"/>
              <w:marTop w:val="0"/>
              <w:marBottom w:val="0"/>
              <w:divBdr>
                <w:top w:val="none" w:sz="0" w:space="0" w:color="auto"/>
                <w:left w:val="none" w:sz="0" w:space="0" w:color="auto"/>
                <w:bottom w:val="none" w:sz="0" w:space="0" w:color="auto"/>
                <w:right w:val="none" w:sz="0" w:space="0" w:color="auto"/>
              </w:divBdr>
            </w:div>
          </w:divsChild>
        </w:div>
        <w:div w:id="2044093649">
          <w:marLeft w:val="0"/>
          <w:marRight w:val="0"/>
          <w:marTop w:val="0"/>
          <w:marBottom w:val="0"/>
          <w:divBdr>
            <w:top w:val="none" w:sz="0" w:space="0" w:color="auto"/>
            <w:left w:val="none" w:sz="0" w:space="0" w:color="auto"/>
            <w:bottom w:val="none" w:sz="0" w:space="0" w:color="auto"/>
            <w:right w:val="none" w:sz="0" w:space="0" w:color="auto"/>
          </w:divBdr>
          <w:divsChild>
            <w:div w:id="21436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4522">
      <w:bodyDiv w:val="1"/>
      <w:marLeft w:val="0"/>
      <w:marRight w:val="0"/>
      <w:marTop w:val="0"/>
      <w:marBottom w:val="0"/>
      <w:divBdr>
        <w:top w:val="none" w:sz="0" w:space="0" w:color="auto"/>
        <w:left w:val="none" w:sz="0" w:space="0" w:color="auto"/>
        <w:bottom w:val="none" w:sz="0" w:space="0" w:color="auto"/>
        <w:right w:val="none" w:sz="0" w:space="0" w:color="auto"/>
      </w:divBdr>
      <w:divsChild>
        <w:div w:id="203443789">
          <w:marLeft w:val="0"/>
          <w:marRight w:val="0"/>
          <w:marTop w:val="0"/>
          <w:marBottom w:val="0"/>
          <w:divBdr>
            <w:top w:val="none" w:sz="0" w:space="0" w:color="auto"/>
            <w:left w:val="none" w:sz="0" w:space="0" w:color="auto"/>
            <w:bottom w:val="none" w:sz="0" w:space="0" w:color="auto"/>
            <w:right w:val="none" w:sz="0" w:space="0" w:color="auto"/>
          </w:divBdr>
          <w:divsChild>
            <w:div w:id="842818931">
              <w:marLeft w:val="0"/>
              <w:marRight w:val="0"/>
              <w:marTop w:val="0"/>
              <w:marBottom w:val="0"/>
              <w:divBdr>
                <w:top w:val="none" w:sz="0" w:space="0" w:color="auto"/>
                <w:left w:val="none" w:sz="0" w:space="0" w:color="auto"/>
                <w:bottom w:val="none" w:sz="0" w:space="0" w:color="auto"/>
                <w:right w:val="none" w:sz="0" w:space="0" w:color="auto"/>
              </w:divBdr>
            </w:div>
          </w:divsChild>
        </w:div>
        <w:div w:id="387457436">
          <w:marLeft w:val="0"/>
          <w:marRight w:val="0"/>
          <w:marTop w:val="0"/>
          <w:marBottom w:val="0"/>
          <w:divBdr>
            <w:top w:val="none" w:sz="0" w:space="0" w:color="auto"/>
            <w:left w:val="none" w:sz="0" w:space="0" w:color="auto"/>
            <w:bottom w:val="none" w:sz="0" w:space="0" w:color="auto"/>
            <w:right w:val="none" w:sz="0" w:space="0" w:color="auto"/>
          </w:divBdr>
          <w:divsChild>
            <w:div w:id="2111702130">
              <w:marLeft w:val="0"/>
              <w:marRight w:val="0"/>
              <w:marTop w:val="0"/>
              <w:marBottom w:val="0"/>
              <w:divBdr>
                <w:top w:val="none" w:sz="0" w:space="0" w:color="auto"/>
                <w:left w:val="none" w:sz="0" w:space="0" w:color="auto"/>
                <w:bottom w:val="none" w:sz="0" w:space="0" w:color="auto"/>
                <w:right w:val="none" w:sz="0" w:space="0" w:color="auto"/>
              </w:divBdr>
            </w:div>
          </w:divsChild>
        </w:div>
        <w:div w:id="428744125">
          <w:marLeft w:val="0"/>
          <w:marRight w:val="0"/>
          <w:marTop w:val="0"/>
          <w:marBottom w:val="0"/>
          <w:divBdr>
            <w:top w:val="none" w:sz="0" w:space="0" w:color="auto"/>
            <w:left w:val="none" w:sz="0" w:space="0" w:color="auto"/>
            <w:bottom w:val="none" w:sz="0" w:space="0" w:color="auto"/>
            <w:right w:val="none" w:sz="0" w:space="0" w:color="auto"/>
          </w:divBdr>
          <w:divsChild>
            <w:div w:id="1176844559">
              <w:marLeft w:val="0"/>
              <w:marRight w:val="0"/>
              <w:marTop w:val="0"/>
              <w:marBottom w:val="0"/>
              <w:divBdr>
                <w:top w:val="none" w:sz="0" w:space="0" w:color="auto"/>
                <w:left w:val="none" w:sz="0" w:space="0" w:color="auto"/>
                <w:bottom w:val="none" w:sz="0" w:space="0" w:color="auto"/>
                <w:right w:val="none" w:sz="0" w:space="0" w:color="auto"/>
              </w:divBdr>
            </w:div>
          </w:divsChild>
        </w:div>
        <w:div w:id="439379459">
          <w:marLeft w:val="0"/>
          <w:marRight w:val="0"/>
          <w:marTop w:val="0"/>
          <w:marBottom w:val="0"/>
          <w:divBdr>
            <w:top w:val="none" w:sz="0" w:space="0" w:color="auto"/>
            <w:left w:val="none" w:sz="0" w:space="0" w:color="auto"/>
            <w:bottom w:val="none" w:sz="0" w:space="0" w:color="auto"/>
            <w:right w:val="none" w:sz="0" w:space="0" w:color="auto"/>
          </w:divBdr>
          <w:divsChild>
            <w:div w:id="1751386223">
              <w:marLeft w:val="0"/>
              <w:marRight w:val="0"/>
              <w:marTop w:val="0"/>
              <w:marBottom w:val="0"/>
              <w:divBdr>
                <w:top w:val="none" w:sz="0" w:space="0" w:color="auto"/>
                <w:left w:val="none" w:sz="0" w:space="0" w:color="auto"/>
                <w:bottom w:val="none" w:sz="0" w:space="0" w:color="auto"/>
                <w:right w:val="none" w:sz="0" w:space="0" w:color="auto"/>
              </w:divBdr>
            </w:div>
          </w:divsChild>
        </w:div>
        <w:div w:id="444034603">
          <w:marLeft w:val="0"/>
          <w:marRight w:val="0"/>
          <w:marTop w:val="0"/>
          <w:marBottom w:val="0"/>
          <w:divBdr>
            <w:top w:val="none" w:sz="0" w:space="0" w:color="auto"/>
            <w:left w:val="none" w:sz="0" w:space="0" w:color="auto"/>
            <w:bottom w:val="none" w:sz="0" w:space="0" w:color="auto"/>
            <w:right w:val="none" w:sz="0" w:space="0" w:color="auto"/>
          </w:divBdr>
          <w:divsChild>
            <w:div w:id="1160468303">
              <w:marLeft w:val="0"/>
              <w:marRight w:val="0"/>
              <w:marTop w:val="0"/>
              <w:marBottom w:val="0"/>
              <w:divBdr>
                <w:top w:val="none" w:sz="0" w:space="0" w:color="auto"/>
                <w:left w:val="none" w:sz="0" w:space="0" w:color="auto"/>
                <w:bottom w:val="none" w:sz="0" w:space="0" w:color="auto"/>
                <w:right w:val="none" w:sz="0" w:space="0" w:color="auto"/>
              </w:divBdr>
            </w:div>
          </w:divsChild>
        </w:div>
        <w:div w:id="487595215">
          <w:marLeft w:val="0"/>
          <w:marRight w:val="0"/>
          <w:marTop w:val="0"/>
          <w:marBottom w:val="0"/>
          <w:divBdr>
            <w:top w:val="none" w:sz="0" w:space="0" w:color="auto"/>
            <w:left w:val="none" w:sz="0" w:space="0" w:color="auto"/>
            <w:bottom w:val="none" w:sz="0" w:space="0" w:color="auto"/>
            <w:right w:val="none" w:sz="0" w:space="0" w:color="auto"/>
          </w:divBdr>
          <w:divsChild>
            <w:div w:id="1605265036">
              <w:marLeft w:val="0"/>
              <w:marRight w:val="0"/>
              <w:marTop w:val="0"/>
              <w:marBottom w:val="0"/>
              <w:divBdr>
                <w:top w:val="none" w:sz="0" w:space="0" w:color="auto"/>
                <w:left w:val="none" w:sz="0" w:space="0" w:color="auto"/>
                <w:bottom w:val="none" w:sz="0" w:space="0" w:color="auto"/>
                <w:right w:val="none" w:sz="0" w:space="0" w:color="auto"/>
              </w:divBdr>
            </w:div>
          </w:divsChild>
        </w:div>
        <w:div w:id="676661506">
          <w:marLeft w:val="0"/>
          <w:marRight w:val="0"/>
          <w:marTop w:val="0"/>
          <w:marBottom w:val="0"/>
          <w:divBdr>
            <w:top w:val="none" w:sz="0" w:space="0" w:color="auto"/>
            <w:left w:val="none" w:sz="0" w:space="0" w:color="auto"/>
            <w:bottom w:val="none" w:sz="0" w:space="0" w:color="auto"/>
            <w:right w:val="none" w:sz="0" w:space="0" w:color="auto"/>
          </w:divBdr>
          <w:divsChild>
            <w:div w:id="425422853">
              <w:marLeft w:val="0"/>
              <w:marRight w:val="0"/>
              <w:marTop w:val="0"/>
              <w:marBottom w:val="0"/>
              <w:divBdr>
                <w:top w:val="none" w:sz="0" w:space="0" w:color="auto"/>
                <w:left w:val="none" w:sz="0" w:space="0" w:color="auto"/>
                <w:bottom w:val="none" w:sz="0" w:space="0" w:color="auto"/>
                <w:right w:val="none" w:sz="0" w:space="0" w:color="auto"/>
              </w:divBdr>
            </w:div>
          </w:divsChild>
        </w:div>
        <w:div w:id="817648570">
          <w:marLeft w:val="0"/>
          <w:marRight w:val="0"/>
          <w:marTop w:val="0"/>
          <w:marBottom w:val="0"/>
          <w:divBdr>
            <w:top w:val="none" w:sz="0" w:space="0" w:color="auto"/>
            <w:left w:val="none" w:sz="0" w:space="0" w:color="auto"/>
            <w:bottom w:val="none" w:sz="0" w:space="0" w:color="auto"/>
            <w:right w:val="none" w:sz="0" w:space="0" w:color="auto"/>
          </w:divBdr>
          <w:divsChild>
            <w:div w:id="134419956">
              <w:marLeft w:val="0"/>
              <w:marRight w:val="0"/>
              <w:marTop w:val="0"/>
              <w:marBottom w:val="0"/>
              <w:divBdr>
                <w:top w:val="none" w:sz="0" w:space="0" w:color="auto"/>
                <w:left w:val="none" w:sz="0" w:space="0" w:color="auto"/>
                <w:bottom w:val="none" w:sz="0" w:space="0" w:color="auto"/>
                <w:right w:val="none" w:sz="0" w:space="0" w:color="auto"/>
              </w:divBdr>
            </w:div>
          </w:divsChild>
        </w:div>
        <w:div w:id="1286739860">
          <w:marLeft w:val="0"/>
          <w:marRight w:val="0"/>
          <w:marTop w:val="0"/>
          <w:marBottom w:val="0"/>
          <w:divBdr>
            <w:top w:val="none" w:sz="0" w:space="0" w:color="auto"/>
            <w:left w:val="none" w:sz="0" w:space="0" w:color="auto"/>
            <w:bottom w:val="none" w:sz="0" w:space="0" w:color="auto"/>
            <w:right w:val="none" w:sz="0" w:space="0" w:color="auto"/>
          </w:divBdr>
          <w:divsChild>
            <w:div w:id="436409014">
              <w:marLeft w:val="0"/>
              <w:marRight w:val="0"/>
              <w:marTop w:val="0"/>
              <w:marBottom w:val="0"/>
              <w:divBdr>
                <w:top w:val="none" w:sz="0" w:space="0" w:color="auto"/>
                <w:left w:val="none" w:sz="0" w:space="0" w:color="auto"/>
                <w:bottom w:val="none" w:sz="0" w:space="0" w:color="auto"/>
                <w:right w:val="none" w:sz="0" w:space="0" w:color="auto"/>
              </w:divBdr>
            </w:div>
          </w:divsChild>
        </w:div>
        <w:div w:id="1463037414">
          <w:marLeft w:val="0"/>
          <w:marRight w:val="0"/>
          <w:marTop w:val="0"/>
          <w:marBottom w:val="0"/>
          <w:divBdr>
            <w:top w:val="none" w:sz="0" w:space="0" w:color="auto"/>
            <w:left w:val="none" w:sz="0" w:space="0" w:color="auto"/>
            <w:bottom w:val="none" w:sz="0" w:space="0" w:color="auto"/>
            <w:right w:val="none" w:sz="0" w:space="0" w:color="auto"/>
          </w:divBdr>
          <w:divsChild>
            <w:div w:id="508567993">
              <w:marLeft w:val="0"/>
              <w:marRight w:val="0"/>
              <w:marTop w:val="0"/>
              <w:marBottom w:val="0"/>
              <w:divBdr>
                <w:top w:val="none" w:sz="0" w:space="0" w:color="auto"/>
                <w:left w:val="none" w:sz="0" w:space="0" w:color="auto"/>
                <w:bottom w:val="none" w:sz="0" w:space="0" w:color="auto"/>
                <w:right w:val="none" w:sz="0" w:space="0" w:color="auto"/>
              </w:divBdr>
            </w:div>
          </w:divsChild>
        </w:div>
        <w:div w:id="1484008854">
          <w:marLeft w:val="0"/>
          <w:marRight w:val="0"/>
          <w:marTop w:val="0"/>
          <w:marBottom w:val="0"/>
          <w:divBdr>
            <w:top w:val="none" w:sz="0" w:space="0" w:color="auto"/>
            <w:left w:val="none" w:sz="0" w:space="0" w:color="auto"/>
            <w:bottom w:val="none" w:sz="0" w:space="0" w:color="auto"/>
            <w:right w:val="none" w:sz="0" w:space="0" w:color="auto"/>
          </w:divBdr>
          <w:divsChild>
            <w:div w:id="686251187">
              <w:marLeft w:val="0"/>
              <w:marRight w:val="0"/>
              <w:marTop w:val="0"/>
              <w:marBottom w:val="0"/>
              <w:divBdr>
                <w:top w:val="none" w:sz="0" w:space="0" w:color="auto"/>
                <w:left w:val="none" w:sz="0" w:space="0" w:color="auto"/>
                <w:bottom w:val="none" w:sz="0" w:space="0" w:color="auto"/>
                <w:right w:val="none" w:sz="0" w:space="0" w:color="auto"/>
              </w:divBdr>
            </w:div>
          </w:divsChild>
        </w:div>
        <w:div w:id="1547598344">
          <w:marLeft w:val="0"/>
          <w:marRight w:val="0"/>
          <w:marTop w:val="0"/>
          <w:marBottom w:val="0"/>
          <w:divBdr>
            <w:top w:val="none" w:sz="0" w:space="0" w:color="auto"/>
            <w:left w:val="none" w:sz="0" w:space="0" w:color="auto"/>
            <w:bottom w:val="none" w:sz="0" w:space="0" w:color="auto"/>
            <w:right w:val="none" w:sz="0" w:space="0" w:color="auto"/>
          </w:divBdr>
          <w:divsChild>
            <w:div w:id="458496671">
              <w:marLeft w:val="0"/>
              <w:marRight w:val="0"/>
              <w:marTop w:val="0"/>
              <w:marBottom w:val="0"/>
              <w:divBdr>
                <w:top w:val="none" w:sz="0" w:space="0" w:color="auto"/>
                <w:left w:val="none" w:sz="0" w:space="0" w:color="auto"/>
                <w:bottom w:val="none" w:sz="0" w:space="0" w:color="auto"/>
                <w:right w:val="none" w:sz="0" w:space="0" w:color="auto"/>
              </w:divBdr>
            </w:div>
          </w:divsChild>
        </w:div>
        <w:div w:id="1614091261">
          <w:marLeft w:val="0"/>
          <w:marRight w:val="0"/>
          <w:marTop w:val="0"/>
          <w:marBottom w:val="0"/>
          <w:divBdr>
            <w:top w:val="none" w:sz="0" w:space="0" w:color="auto"/>
            <w:left w:val="none" w:sz="0" w:space="0" w:color="auto"/>
            <w:bottom w:val="none" w:sz="0" w:space="0" w:color="auto"/>
            <w:right w:val="none" w:sz="0" w:space="0" w:color="auto"/>
          </w:divBdr>
          <w:divsChild>
            <w:div w:id="912590751">
              <w:marLeft w:val="0"/>
              <w:marRight w:val="0"/>
              <w:marTop w:val="0"/>
              <w:marBottom w:val="0"/>
              <w:divBdr>
                <w:top w:val="none" w:sz="0" w:space="0" w:color="auto"/>
                <w:left w:val="none" w:sz="0" w:space="0" w:color="auto"/>
                <w:bottom w:val="none" w:sz="0" w:space="0" w:color="auto"/>
                <w:right w:val="none" w:sz="0" w:space="0" w:color="auto"/>
              </w:divBdr>
            </w:div>
          </w:divsChild>
        </w:div>
        <w:div w:id="1632327761">
          <w:marLeft w:val="0"/>
          <w:marRight w:val="0"/>
          <w:marTop w:val="0"/>
          <w:marBottom w:val="0"/>
          <w:divBdr>
            <w:top w:val="none" w:sz="0" w:space="0" w:color="auto"/>
            <w:left w:val="none" w:sz="0" w:space="0" w:color="auto"/>
            <w:bottom w:val="none" w:sz="0" w:space="0" w:color="auto"/>
            <w:right w:val="none" w:sz="0" w:space="0" w:color="auto"/>
          </w:divBdr>
          <w:divsChild>
            <w:div w:id="482501571">
              <w:marLeft w:val="0"/>
              <w:marRight w:val="0"/>
              <w:marTop w:val="0"/>
              <w:marBottom w:val="0"/>
              <w:divBdr>
                <w:top w:val="none" w:sz="0" w:space="0" w:color="auto"/>
                <w:left w:val="none" w:sz="0" w:space="0" w:color="auto"/>
                <w:bottom w:val="none" w:sz="0" w:space="0" w:color="auto"/>
                <w:right w:val="none" w:sz="0" w:space="0" w:color="auto"/>
              </w:divBdr>
            </w:div>
          </w:divsChild>
        </w:div>
        <w:div w:id="1671567182">
          <w:marLeft w:val="0"/>
          <w:marRight w:val="0"/>
          <w:marTop w:val="0"/>
          <w:marBottom w:val="0"/>
          <w:divBdr>
            <w:top w:val="none" w:sz="0" w:space="0" w:color="auto"/>
            <w:left w:val="none" w:sz="0" w:space="0" w:color="auto"/>
            <w:bottom w:val="none" w:sz="0" w:space="0" w:color="auto"/>
            <w:right w:val="none" w:sz="0" w:space="0" w:color="auto"/>
          </w:divBdr>
          <w:divsChild>
            <w:div w:id="1966349977">
              <w:marLeft w:val="0"/>
              <w:marRight w:val="0"/>
              <w:marTop w:val="0"/>
              <w:marBottom w:val="0"/>
              <w:divBdr>
                <w:top w:val="none" w:sz="0" w:space="0" w:color="auto"/>
                <w:left w:val="none" w:sz="0" w:space="0" w:color="auto"/>
                <w:bottom w:val="none" w:sz="0" w:space="0" w:color="auto"/>
                <w:right w:val="none" w:sz="0" w:space="0" w:color="auto"/>
              </w:divBdr>
            </w:div>
          </w:divsChild>
        </w:div>
        <w:div w:id="1806653151">
          <w:marLeft w:val="0"/>
          <w:marRight w:val="0"/>
          <w:marTop w:val="0"/>
          <w:marBottom w:val="0"/>
          <w:divBdr>
            <w:top w:val="none" w:sz="0" w:space="0" w:color="auto"/>
            <w:left w:val="none" w:sz="0" w:space="0" w:color="auto"/>
            <w:bottom w:val="none" w:sz="0" w:space="0" w:color="auto"/>
            <w:right w:val="none" w:sz="0" w:space="0" w:color="auto"/>
          </w:divBdr>
          <w:divsChild>
            <w:div w:id="693502702">
              <w:marLeft w:val="0"/>
              <w:marRight w:val="0"/>
              <w:marTop w:val="0"/>
              <w:marBottom w:val="0"/>
              <w:divBdr>
                <w:top w:val="none" w:sz="0" w:space="0" w:color="auto"/>
                <w:left w:val="none" w:sz="0" w:space="0" w:color="auto"/>
                <w:bottom w:val="none" w:sz="0" w:space="0" w:color="auto"/>
                <w:right w:val="none" w:sz="0" w:space="0" w:color="auto"/>
              </w:divBdr>
            </w:div>
          </w:divsChild>
        </w:div>
        <w:div w:id="1953903731">
          <w:marLeft w:val="0"/>
          <w:marRight w:val="0"/>
          <w:marTop w:val="0"/>
          <w:marBottom w:val="0"/>
          <w:divBdr>
            <w:top w:val="none" w:sz="0" w:space="0" w:color="auto"/>
            <w:left w:val="none" w:sz="0" w:space="0" w:color="auto"/>
            <w:bottom w:val="none" w:sz="0" w:space="0" w:color="auto"/>
            <w:right w:val="none" w:sz="0" w:space="0" w:color="auto"/>
          </w:divBdr>
          <w:divsChild>
            <w:div w:id="1542784507">
              <w:marLeft w:val="0"/>
              <w:marRight w:val="0"/>
              <w:marTop w:val="0"/>
              <w:marBottom w:val="0"/>
              <w:divBdr>
                <w:top w:val="none" w:sz="0" w:space="0" w:color="auto"/>
                <w:left w:val="none" w:sz="0" w:space="0" w:color="auto"/>
                <w:bottom w:val="none" w:sz="0" w:space="0" w:color="auto"/>
                <w:right w:val="none" w:sz="0" w:space="0" w:color="auto"/>
              </w:divBdr>
            </w:div>
          </w:divsChild>
        </w:div>
        <w:div w:id="1999191383">
          <w:marLeft w:val="0"/>
          <w:marRight w:val="0"/>
          <w:marTop w:val="0"/>
          <w:marBottom w:val="0"/>
          <w:divBdr>
            <w:top w:val="none" w:sz="0" w:space="0" w:color="auto"/>
            <w:left w:val="none" w:sz="0" w:space="0" w:color="auto"/>
            <w:bottom w:val="none" w:sz="0" w:space="0" w:color="auto"/>
            <w:right w:val="none" w:sz="0" w:space="0" w:color="auto"/>
          </w:divBdr>
          <w:divsChild>
            <w:div w:id="1980264462">
              <w:marLeft w:val="0"/>
              <w:marRight w:val="0"/>
              <w:marTop w:val="0"/>
              <w:marBottom w:val="0"/>
              <w:divBdr>
                <w:top w:val="none" w:sz="0" w:space="0" w:color="auto"/>
                <w:left w:val="none" w:sz="0" w:space="0" w:color="auto"/>
                <w:bottom w:val="none" w:sz="0" w:space="0" w:color="auto"/>
                <w:right w:val="none" w:sz="0" w:space="0" w:color="auto"/>
              </w:divBdr>
            </w:div>
          </w:divsChild>
        </w:div>
        <w:div w:id="2062557130">
          <w:marLeft w:val="0"/>
          <w:marRight w:val="0"/>
          <w:marTop w:val="0"/>
          <w:marBottom w:val="0"/>
          <w:divBdr>
            <w:top w:val="none" w:sz="0" w:space="0" w:color="auto"/>
            <w:left w:val="none" w:sz="0" w:space="0" w:color="auto"/>
            <w:bottom w:val="none" w:sz="0" w:space="0" w:color="auto"/>
            <w:right w:val="none" w:sz="0" w:space="0" w:color="auto"/>
          </w:divBdr>
          <w:divsChild>
            <w:div w:id="764037191">
              <w:marLeft w:val="0"/>
              <w:marRight w:val="0"/>
              <w:marTop w:val="0"/>
              <w:marBottom w:val="0"/>
              <w:divBdr>
                <w:top w:val="none" w:sz="0" w:space="0" w:color="auto"/>
                <w:left w:val="none" w:sz="0" w:space="0" w:color="auto"/>
                <w:bottom w:val="none" w:sz="0" w:space="0" w:color="auto"/>
                <w:right w:val="none" w:sz="0" w:space="0" w:color="auto"/>
              </w:divBdr>
            </w:div>
          </w:divsChild>
        </w:div>
        <w:div w:id="2132822073">
          <w:marLeft w:val="0"/>
          <w:marRight w:val="0"/>
          <w:marTop w:val="0"/>
          <w:marBottom w:val="0"/>
          <w:divBdr>
            <w:top w:val="none" w:sz="0" w:space="0" w:color="auto"/>
            <w:left w:val="none" w:sz="0" w:space="0" w:color="auto"/>
            <w:bottom w:val="none" w:sz="0" w:space="0" w:color="auto"/>
            <w:right w:val="none" w:sz="0" w:space="0" w:color="auto"/>
          </w:divBdr>
          <w:divsChild>
            <w:div w:id="13136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6104">
      <w:bodyDiv w:val="1"/>
      <w:marLeft w:val="0"/>
      <w:marRight w:val="0"/>
      <w:marTop w:val="0"/>
      <w:marBottom w:val="0"/>
      <w:divBdr>
        <w:top w:val="none" w:sz="0" w:space="0" w:color="auto"/>
        <w:left w:val="none" w:sz="0" w:space="0" w:color="auto"/>
        <w:bottom w:val="none" w:sz="0" w:space="0" w:color="auto"/>
        <w:right w:val="none" w:sz="0" w:space="0" w:color="auto"/>
      </w:divBdr>
      <w:divsChild>
        <w:div w:id="319356936">
          <w:marLeft w:val="0"/>
          <w:marRight w:val="0"/>
          <w:marTop w:val="0"/>
          <w:marBottom w:val="0"/>
          <w:divBdr>
            <w:top w:val="none" w:sz="0" w:space="0" w:color="auto"/>
            <w:left w:val="none" w:sz="0" w:space="0" w:color="auto"/>
            <w:bottom w:val="none" w:sz="0" w:space="0" w:color="auto"/>
            <w:right w:val="none" w:sz="0" w:space="0" w:color="auto"/>
          </w:divBdr>
        </w:div>
        <w:div w:id="404838005">
          <w:marLeft w:val="0"/>
          <w:marRight w:val="0"/>
          <w:marTop w:val="0"/>
          <w:marBottom w:val="0"/>
          <w:divBdr>
            <w:top w:val="none" w:sz="0" w:space="0" w:color="auto"/>
            <w:left w:val="none" w:sz="0" w:space="0" w:color="auto"/>
            <w:bottom w:val="none" w:sz="0" w:space="0" w:color="auto"/>
            <w:right w:val="none" w:sz="0" w:space="0" w:color="auto"/>
          </w:divBdr>
        </w:div>
        <w:div w:id="854349857">
          <w:marLeft w:val="0"/>
          <w:marRight w:val="0"/>
          <w:marTop w:val="0"/>
          <w:marBottom w:val="0"/>
          <w:divBdr>
            <w:top w:val="none" w:sz="0" w:space="0" w:color="auto"/>
            <w:left w:val="none" w:sz="0" w:space="0" w:color="auto"/>
            <w:bottom w:val="none" w:sz="0" w:space="0" w:color="auto"/>
            <w:right w:val="none" w:sz="0" w:space="0" w:color="auto"/>
          </w:divBdr>
        </w:div>
        <w:div w:id="1118067537">
          <w:marLeft w:val="0"/>
          <w:marRight w:val="0"/>
          <w:marTop w:val="0"/>
          <w:marBottom w:val="0"/>
          <w:divBdr>
            <w:top w:val="none" w:sz="0" w:space="0" w:color="auto"/>
            <w:left w:val="none" w:sz="0" w:space="0" w:color="auto"/>
            <w:bottom w:val="none" w:sz="0" w:space="0" w:color="auto"/>
            <w:right w:val="none" w:sz="0" w:space="0" w:color="auto"/>
          </w:divBdr>
        </w:div>
        <w:div w:id="1585534996">
          <w:marLeft w:val="0"/>
          <w:marRight w:val="0"/>
          <w:marTop w:val="0"/>
          <w:marBottom w:val="0"/>
          <w:divBdr>
            <w:top w:val="none" w:sz="0" w:space="0" w:color="auto"/>
            <w:left w:val="none" w:sz="0" w:space="0" w:color="auto"/>
            <w:bottom w:val="none" w:sz="0" w:space="0" w:color="auto"/>
            <w:right w:val="none" w:sz="0" w:space="0" w:color="auto"/>
          </w:divBdr>
        </w:div>
        <w:div w:id="1813980605">
          <w:marLeft w:val="0"/>
          <w:marRight w:val="0"/>
          <w:marTop w:val="0"/>
          <w:marBottom w:val="0"/>
          <w:divBdr>
            <w:top w:val="none" w:sz="0" w:space="0" w:color="auto"/>
            <w:left w:val="none" w:sz="0" w:space="0" w:color="auto"/>
            <w:bottom w:val="none" w:sz="0" w:space="0" w:color="auto"/>
            <w:right w:val="none" w:sz="0" w:space="0" w:color="auto"/>
          </w:divBdr>
        </w:div>
      </w:divsChild>
    </w:div>
    <w:div w:id="1626041334">
      <w:bodyDiv w:val="1"/>
      <w:marLeft w:val="0"/>
      <w:marRight w:val="0"/>
      <w:marTop w:val="0"/>
      <w:marBottom w:val="0"/>
      <w:divBdr>
        <w:top w:val="none" w:sz="0" w:space="0" w:color="auto"/>
        <w:left w:val="none" w:sz="0" w:space="0" w:color="auto"/>
        <w:bottom w:val="none" w:sz="0" w:space="0" w:color="auto"/>
        <w:right w:val="none" w:sz="0" w:space="0" w:color="auto"/>
      </w:divBdr>
      <w:divsChild>
        <w:div w:id="896010240">
          <w:marLeft w:val="0"/>
          <w:marRight w:val="0"/>
          <w:marTop w:val="0"/>
          <w:marBottom w:val="0"/>
          <w:divBdr>
            <w:top w:val="none" w:sz="0" w:space="0" w:color="auto"/>
            <w:left w:val="none" w:sz="0" w:space="0" w:color="auto"/>
            <w:bottom w:val="none" w:sz="0" w:space="0" w:color="auto"/>
            <w:right w:val="none" w:sz="0" w:space="0" w:color="auto"/>
          </w:divBdr>
        </w:div>
        <w:div w:id="908275207">
          <w:marLeft w:val="0"/>
          <w:marRight w:val="0"/>
          <w:marTop w:val="0"/>
          <w:marBottom w:val="0"/>
          <w:divBdr>
            <w:top w:val="none" w:sz="0" w:space="0" w:color="auto"/>
            <w:left w:val="none" w:sz="0" w:space="0" w:color="auto"/>
            <w:bottom w:val="none" w:sz="0" w:space="0" w:color="auto"/>
            <w:right w:val="none" w:sz="0" w:space="0" w:color="auto"/>
          </w:divBdr>
        </w:div>
      </w:divsChild>
    </w:div>
    <w:div w:id="1630361282">
      <w:bodyDiv w:val="1"/>
      <w:marLeft w:val="0"/>
      <w:marRight w:val="0"/>
      <w:marTop w:val="0"/>
      <w:marBottom w:val="0"/>
      <w:divBdr>
        <w:top w:val="none" w:sz="0" w:space="0" w:color="auto"/>
        <w:left w:val="none" w:sz="0" w:space="0" w:color="auto"/>
        <w:bottom w:val="none" w:sz="0" w:space="0" w:color="auto"/>
        <w:right w:val="none" w:sz="0" w:space="0" w:color="auto"/>
      </w:divBdr>
      <w:divsChild>
        <w:div w:id="176694394">
          <w:marLeft w:val="0"/>
          <w:marRight w:val="0"/>
          <w:marTop w:val="0"/>
          <w:marBottom w:val="0"/>
          <w:divBdr>
            <w:top w:val="none" w:sz="0" w:space="0" w:color="auto"/>
            <w:left w:val="none" w:sz="0" w:space="0" w:color="auto"/>
            <w:bottom w:val="none" w:sz="0" w:space="0" w:color="auto"/>
            <w:right w:val="none" w:sz="0" w:space="0" w:color="auto"/>
          </w:divBdr>
          <w:divsChild>
            <w:div w:id="747387294">
              <w:marLeft w:val="0"/>
              <w:marRight w:val="0"/>
              <w:marTop w:val="0"/>
              <w:marBottom w:val="0"/>
              <w:divBdr>
                <w:top w:val="none" w:sz="0" w:space="0" w:color="auto"/>
                <w:left w:val="none" w:sz="0" w:space="0" w:color="auto"/>
                <w:bottom w:val="none" w:sz="0" w:space="0" w:color="auto"/>
                <w:right w:val="none" w:sz="0" w:space="0" w:color="auto"/>
              </w:divBdr>
            </w:div>
          </w:divsChild>
        </w:div>
        <w:div w:id="186212510">
          <w:marLeft w:val="0"/>
          <w:marRight w:val="0"/>
          <w:marTop w:val="0"/>
          <w:marBottom w:val="0"/>
          <w:divBdr>
            <w:top w:val="none" w:sz="0" w:space="0" w:color="auto"/>
            <w:left w:val="none" w:sz="0" w:space="0" w:color="auto"/>
            <w:bottom w:val="none" w:sz="0" w:space="0" w:color="auto"/>
            <w:right w:val="none" w:sz="0" w:space="0" w:color="auto"/>
          </w:divBdr>
          <w:divsChild>
            <w:div w:id="1621836608">
              <w:marLeft w:val="0"/>
              <w:marRight w:val="0"/>
              <w:marTop w:val="0"/>
              <w:marBottom w:val="0"/>
              <w:divBdr>
                <w:top w:val="none" w:sz="0" w:space="0" w:color="auto"/>
                <w:left w:val="none" w:sz="0" w:space="0" w:color="auto"/>
                <w:bottom w:val="none" w:sz="0" w:space="0" w:color="auto"/>
                <w:right w:val="none" w:sz="0" w:space="0" w:color="auto"/>
              </w:divBdr>
            </w:div>
          </w:divsChild>
        </w:div>
        <w:div w:id="194773589">
          <w:marLeft w:val="0"/>
          <w:marRight w:val="0"/>
          <w:marTop w:val="0"/>
          <w:marBottom w:val="0"/>
          <w:divBdr>
            <w:top w:val="none" w:sz="0" w:space="0" w:color="auto"/>
            <w:left w:val="none" w:sz="0" w:space="0" w:color="auto"/>
            <w:bottom w:val="none" w:sz="0" w:space="0" w:color="auto"/>
            <w:right w:val="none" w:sz="0" w:space="0" w:color="auto"/>
          </w:divBdr>
          <w:divsChild>
            <w:div w:id="604700886">
              <w:marLeft w:val="0"/>
              <w:marRight w:val="0"/>
              <w:marTop w:val="0"/>
              <w:marBottom w:val="0"/>
              <w:divBdr>
                <w:top w:val="none" w:sz="0" w:space="0" w:color="auto"/>
                <w:left w:val="none" w:sz="0" w:space="0" w:color="auto"/>
                <w:bottom w:val="none" w:sz="0" w:space="0" w:color="auto"/>
                <w:right w:val="none" w:sz="0" w:space="0" w:color="auto"/>
              </w:divBdr>
            </w:div>
          </w:divsChild>
        </w:div>
        <w:div w:id="199974412">
          <w:marLeft w:val="0"/>
          <w:marRight w:val="0"/>
          <w:marTop w:val="0"/>
          <w:marBottom w:val="0"/>
          <w:divBdr>
            <w:top w:val="none" w:sz="0" w:space="0" w:color="auto"/>
            <w:left w:val="none" w:sz="0" w:space="0" w:color="auto"/>
            <w:bottom w:val="none" w:sz="0" w:space="0" w:color="auto"/>
            <w:right w:val="none" w:sz="0" w:space="0" w:color="auto"/>
          </w:divBdr>
          <w:divsChild>
            <w:div w:id="603268596">
              <w:marLeft w:val="0"/>
              <w:marRight w:val="0"/>
              <w:marTop w:val="0"/>
              <w:marBottom w:val="0"/>
              <w:divBdr>
                <w:top w:val="none" w:sz="0" w:space="0" w:color="auto"/>
                <w:left w:val="none" w:sz="0" w:space="0" w:color="auto"/>
                <w:bottom w:val="none" w:sz="0" w:space="0" w:color="auto"/>
                <w:right w:val="none" w:sz="0" w:space="0" w:color="auto"/>
              </w:divBdr>
            </w:div>
          </w:divsChild>
        </w:div>
        <w:div w:id="220213782">
          <w:marLeft w:val="0"/>
          <w:marRight w:val="0"/>
          <w:marTop w:val="0"/>
          <w:marBottom w:val="0"/>
          <w:divBdr>
            <w:top w:val="none" w:sz="0" w:space="0" w:color="auto"/>
            <w:left w:val="none" w:sz="0" w:space="0" w:color="auto"/>
            <w:bottom w:val="none" w:sz="0" w:space="0" w:color="auto"/>
            <w:right w:val="none" w:sz="0" w:space="0" w:color="auto"/>
          </w:divBdr>
          <w:divsChild>
            <w:div w:id="1149245368">
              <w:marLeft w:val="0"/>
              <w:marRight w:val="0"/>
              <w:marTop w:val="0"/>
              <w:marBottom w:val="0"/>
              <w:divBdr>
                <w:top w:val="none" w:sz="0" w:space="0" w:color="auto"/>
                <w:left w:val="none" w:sz="0" w:space="0" w:color="auto"/>
                <w:bottom w:val="none" w:sz="0" w:space="0" w:color="auto"/>
                <w:right w:val="none" w:sz="0" w:space="0" w:color="auto"/>
              </w:divBdr>
            </w:div>
          </w:divsChild>
        </w:div>
        <w:div w:id="220214444">
          <w:marLeft w:val="0"/>
          <w:marRight w:val="0"/>
          <w:marTop w:val="0"/>
          <w:marBottom w:val="0"/>
          <w:divBdr>
            <w:top w:val="none" w:sz="0" w:space="0" w:color="auto"/>
            <w:left w:val="none" w:sz="0" w:space="0" w:color="auto"/>
            <w:bottom w:val="none" w:sz="0" w:space="0" w:color="auto"/>
            <w:right w:val="none" w:sz="0" w:space="0" w:color="auto"/>
          </w:divBdr>
          <w:divsChild>
            <w:div w:id="172958276">
              <w:marLeft w:val="0"/>
              <w:marRight w:val="0"/>
              <w:marTop w:val="0"/>
              <w:marBottom w:val="0"/>
              <w:divBdr>
                <w:top w:val="none" w:sz="0" w:space="0" w:color="auto"/>
                <w:left w:val="none" w:sz="0" w:space="0" w:color="auto"/>
                <w:bottom w:val="none" w:sz="0" w:space="0" w:color="auto"/>
                <w:right w:val="none" w:sz="0" w:space="0" w:color="auto"/>
              </w:divBdr>
            </w:div>
          </w:divsChild>
        </w:div>
        <w:div w:id="295529142">
          <w:marLeft w:val="0"/>
          <w:marRight w:val="0"/>
          <w:marTop w:val="0"/>
          <w:marBottom w:val="0"/>
          <w:divBdr>
            <w:top w:val="none" w:sz="0" w:space="0" w:color="auto"/>
            <w:left w:val="none" w:sz="0" w:space="0" w:color="auto"/>
            <w:bottom w:val="none" w:sz="0" w:space="0" w:color="auto"/>
            <w:right w:val="none" w:sz="0" w:space="0" w:color="auto"/>
          </w:divBdr>
          <w:divsChild>
            <w:div w:id="2142574481">
              <w:marLeft w:val="0"/>
              <w:marRight w:val="0"/>
              <w:marTop w:val="0"/>
              <w:marBottom w:val="0"/>
              <w:divBdr>
                <w:top w:val="none" w:sz="0" w:space="0" w:color="auto"/>
                <w:left w:val="none" w:sz="0" w:space="0" w:color="auto"/>
                <w:bottom w:val="none" w:sz="0" w:space="0" w:color="auto"/>
                <w:right w:val="none" w:sz="0" w:space="0" w:color="auto"/>
              </w:divBdr>
            </w:div>
          </w:divsChild>
        </w:div>
        <w:div w:id="463423921">
          <w:marLeft w:val="0"/>
          <w:marRight w:val="0"/>
          <w:marTop w:val="0"/>
          <w:marBottom w:val="0"/>
          <w:divBdr>
            <w:top w:val="none" w:sz="0" w:space="0" w:color="auto"/>
            <w:left w:val="none" w:sz="0" w:space="0" w:color="auto"/>
            <w:bottom w:val="none" w:sz="0" w:space="0" w:color="auto"/>
            <w:right w:val="none" w:sz="0" w:space="0" w:color="auto"/>
          </w:divBdr>
          <w:divsChild>
            <w:div w:id="526605015">
              <w:marLeft w:val="0"/>
              <w:marRight w:val="0"/>
              <w:marTop w:val="0"/>
              <w:marBottom w:val="0"/>
              <w:divBdr>
                <w:top w:val="none" w:sz="0" w:space="0" w:color="auto"/>
                <w:left w:val="none" w:sz="0" w:space="0" w:color="auto"/>
                <w:bottom w:val="none" w:sz="0" w:space="0" w:color="auto"/>
                <w:right w:val="none" w:sz="0" w:space="0" w:color="auto"/>
              </w:divBdr>
            </w:div>
          </w:divsChild>
        </w:div>
        <w:div w:id="559368318">
          <w:marLeft w:val="0"/>
          <w:marRight w:val="0"/>
          <w:marTop w:val="0"/>
          <w:marBottom w:val="0"/>
          <w:divBdr>
            <w:top w:val="none" w:sz="0" w:space="0" w:color="auto"/>
            <w:left w:val="none" w:sz="0" w:space="0" w:color="auto"/>
            <w:bottom w:val="none" w:sz="0" w:space="0" w:color="auto"/>
            <w:right w:val="none" w:sz="0" w:space="0" w:color="auto"/>
          </w:divBdr>
          <w:divsChild>
            <w:div w:id="1935673552">
              <w:marLeft w:val="0"/>
              <w:marRight w:val="0"/>
              <w:marTop w:val="0"/>
              <w:marBottom w:val="0"/>
              <w:divBdr>
                <w:top w:val="none" w:sz="0" w:space="0" w:color="auto"/>
                <w:left w:val="none" w:sz="0" w:space="0" w:color="auto"/>
                <w:bottom w:val="none" w:sz="0" w:space="0" w:color="auto"/>
                <w:right w:val="none" w:sz="0" w:space="0" w:color="auto"/>
              </w:divBdr>
            </w:div>
          </w:divsChild>
        </w:div>
        <w:div w:id="790779658">
          <w:marLeft w:val="0"/>
          <w:marRight w:val="0"/>
          <w:marTop w:val="0"/>
          <w:marBottom w:val="0"/>
          <w:divBdr>
            <w:top w:val="none" w:sz="0" w:space="0" w:color="auto"/>
            <w:left w:val="none" w:sz="0" w:space="0" w:color="auto"/>
            <w:bottom w:val="none" w:sz="0" w:space="0" w:color="auto"/>
            <w:right w:val="none" w:sz="0" w:space="0" w:color="auto"/>
          </w:divBdr>
          <w:divsChild>
            <w:div w:id="1049917463">
              <w:marLeft w:val="0"/>
              <w:marRight w:val="0"/>
              <w:marTop w:val="0"/>
              <w:marBottom w:val="0"/>
              <w:divBdr>
                <w:top w:val="none" w:sz="0" w:space="0" w:color="auto"/>
                <w:left w:val="none" w:sz="0" w:space="0" w:color="auto"/>
                <w:bottom w:val="none" w:sz="0" w:space="0" w:color="auto"/>
                <w:right w:val="none" w:sz="0" w:space="0" w:color="auto"/>
              </w:divBdr>
            </w:div>
          </w:divsChild>
        </w:div>
        <w:div w:id="939944526">
          <w:marLeft w:val="0"/>
          <w:marRight w:val="0"/>
          <w:marTop w:val="0"/>
          <w:marBottom w:val="0"/>
          <w:divBdr>
            <w:top w:val="none" w:sz="0" w:space="0" w:color="auto"/>
            <w:left w:val="none" w:sz="0" w:space="0" w:color="auto"/>
            <w:bottom w:val="none" w:sz="0" w:space="0" w:color="auto"/>
            <w:right w:val="none" w:sz="0" w:space="0" w:color="auto"/>
          </w:divBdr>
          <w:divsChild>
            <w:div w:id="887499183">
              <w:marLeft w:val="0"/>
              <w:marRight w:val="0"/>
              <w:marTop w:val="0"/>
              <w:marBottom w:val="0"/>
              <w:divBdr>
                <w:top w:val="none" w:sz="0" w:space="0" w:color="auto"/>
                <w:left w:val="none" w:sz="0" w:space="0" w:color="auto"/>
                <w:bottom w:val="none" w:sz="0" w:space="0" w:color="auto"/>
                <w:right w:val="none" w:sz="0" w:space="0" w:color="auto"/>
              </w:divBdr>
            </w:div>
          </w:divsChild>
        </w:div>
        <w:div w:id="994457291">
          <w:marLeft w:val="0"/>
          <w:marRight w:val="0"/>
          <w:marTop w:val="0"/>
          <w:marBottom w:val="0"/>
          <w:divBdr>
            <w:top w:val="none" w:sz="0" w:space="0" w:color="auto"/>
            <w:left w:val="none" w:sz="0" w:space="0" w:color="auto"/>
            <w:bottom w:val="none" w:sz="0" w:space="0" w:color="auto"/>
            <w:right w:val="none" w:sz="0" w:space="0" w:color="auto"/>
          </w:divBdr>
          <w:divsChild>
            <w:div w:id="1422096461">
              <w:marLeft w:val="0"/>
              <w:marRight w:val="0"/>
              <w:marTop w:val="0"/>
              <w:marBottom w:val="0"/>
              <w:divBdr>
                <w:top w:val="none" w:sz="0" w:space="0" w:color="auto"/>
                <w:left w:val="none" w:sz="0" w:space="0" w:color="auto"/>
                <w:bottom w:val="none" w:sz="0" w:space="0" w:color="auto"/>
                <w:right w:val="none" w:sz="0" w:space="0" w:color="auto"/>
              </w:divBdr>
            </w:div>
          </w:divsChild>
        </w:div>
        <w:div w:id="1246110105">
          <w:marLeft w:val="0"/>
          <w:marRight w:val="0"/>
          <w:marTop w:val="0"/>
          <w:marBottom w:val="0"/>
          <w:divBdr>
            <w:top w:val="none" w:sz="0" w:space="0" w:color="auto"/>
            <w:left w:val="none" w:sz="0" w:space="0" w:color="auto"/>
            <w:bottom w:val="none" w:sz="0" w:space="0" w:color="auto"/>
            <w:right w:val="none" w:sz="0" w:space="0" w:color="auto"/>
          </w:divBdr>
          <w:divsChild>
            <w:div w:id="561645680">
              <w:marLeft w:val="0"/>
              <w:marRight w:val="0"/>
              <w:marTop w:val="0"/>
              <w:marBottom w:val="0"/>
              <w:divBdr>
                <w:top w:val="none" w:sz="0" w:space="0" w:color="auto"/>
                <w:left w:val="none" w:sz="0" w:space="0" w:color="auto"/>
                <w:bottom w:val="none" w:sz="0" w:space="0" w:color="auto"/>
                <w:right w:val="none" w:sz="0" w:space="0" w:color="auto"/>
              </w:divBdr>
            </w:div>
          </w:divsChild>
        </w:div>
        <w:div w:id="1478646057">
          <w:marLeft w:val="0"/>
          <w:marRight w:val="0"/>
          <w:marTop w:val="0"/>
          <w:marBottom w:val="0"/>
          <w:divBdr>
            <w:top w:val="none" w:sz="0" w:space="0" w:color="auto"/>
            <w:left w:val="none" w:sz="0" w:space="0" w:color="auto"/>
            <w:bottom w:val="none" w:sz="0" w:space="0" w:color="auto"/>
            <w:right w:val="none" w:sz="0" w:space="0" w:color="auto"/>
          </w:divBdr>
          <w:divsChild>
            <w:div w:id="487597648">
              <w:marLeft w:val="0"/>
              <w:marRight w:val="0"/>
              <w:marTop w:val="0"/>
              <w:marBottom w:val="0"/>
              <w:divBdr>
                <w:top w:val="none" w:sz="0" w:space="0" w:color="auto"/>
                <w:left w:val="none" w:sz="0" w:space="0" w:color="auto"/>
                <w:bottom w:val="none" w:sz="0" w:space="0" w:color="auto"/>
                <w:right w:val="none" w:sz="0" w:space="0" w:color="auto"/>
              </w:divBdr>
            </w:div>
          </w:divsChild>
        </w:div>
        <w:div w:id="1897692469">
          <w:marLeft w:val="0"/>
          <w:marRight w:val="0"/>
          <w:marTop w:val="0"/>
          <w:marBottom w:val="0"/>
          <w:divBdr>
            <w:top w:val="none" w:sz="0" w:space="0" w:color="auto"/>
            <w:left w:val="none" w:sz="0" w:space="0" w:color="auto"/>
            <w:bottom w:val="none" w:sz="0" w:space="0" w:color="auto"/>
            <w:right w:val="none" w:sz="0" w:space="0" w:color="auto"/>
          </w:divBdr>
          <w:divsChild>
            <w:div w:id="324404838">
              <w:marLeft w:val="0"/>
              <w:marRight w:val="0"/>
              <w:marTop w:val="0"/>
              <w:marBottom w:val="0"/>
              <w:divBdr>
                <w:top w:val="none" w:sz="0" w:space="0" w:color="auto"/>
                <w:left w:val="none" w:sz="0" w:space="0" w:color="auto"/>
                <w:bottom w:val="none" w:sz="0" w:space="0" w:color="auto"/>
                <w:right w:val="none" w:sz="0" w:space="0" w:color="auto"/>
              </w:divBdr>
            </w:div>
          </w:divsChild>
        </w:div>
        <w:div w:id="2008828235">
          <w:marLeft w:val="0"/>
          <w:marRight w:val="0"/>
          <w:marTop w:val="0"/>
          <w:marBottom w:val="0"/>
          <w:divBdr>
            <w:top w:val="none" w:sz="0" w:space="0" w:color="auto"/>
            <w:left w:val="none" w:sz="0" w:space="0" w:color="auto"/>
            <w:bottom w:val="none" w:sz="0" w:space="0" w:color="auto"/>
            <w:right w:val="none" w:sz="0" w:space="0" w:color="auto"/>
          </w:divBdr>
          <w:divsChild>
            <w:div w:id="955334797">
              <w:marLeft w:val="0"/>
              <w:marRight w:val="0"/>
              <w:marTop w:val="0"/>
              <w:marBottom w:val="0"/>
              <w:divBdr>
                <w:top w:val="none" w:sz="0" w:space="0" w:color="auto"/>
                <w:left w:val="none" w:sz="0" w:space="0" w:color="auto"/>
                <w:bottom w:val="none" w:sz="0" w:space="0" w:color="auto"/>
                <w:right w:val="none" w:sz="0" w:space="0" w:color="auto"/>
              </w:divBdr>
            </w:div>
          </w:divsChild>
        </w:div>
        <w:div w:id="2020038143">
          <w:marLeft w:val="0"/>
          <w:marRight w:val="0"/>
          <w:marTop w:val="0"/>
          <w:marBottom w:val="0"/>
          <w:divBdr>
            <w:top w:val="none" w:sz="0" w:space="0" w:color="auto"/>
            <w:left w:val="none" w:sz="0" w:space="0" w:color="auto"/>
            <w:bottom w:val="none" w:sz="0" w:space="0" w:color="auto"/>
            <w:right w:val="none" w:sz="0" w:space="0" w:color="auto"/>
          </w:divBdr>
          <w:divsChild>
            <w:div w:id="64961860">
              <w:marLeft w:val="0"/>
              <w:marRight w:val="0"/>
              <w:marTop w:val="0"/>
              <w:marBottom w:val="0"/>
              <w:divBdr>
                <w:top w:val="none" w:sz="0" w:space="0" w:color="auto"/>
                <w:left w:val="none" w:sz="0" w:space="0" w:color="auto"/>
                <w:bottom w:val="none" w:sz="0" w:space="0" w:color="auto"/>
                <w:right w:val="none" w:sz="0" w:space="0" w:color="auto"/>
              </w:divBdr>
            </w:div>
          </w:divsChild>
        </w:div>
        <w:div w:id="2083674429">
          <w:marLeft w:val="0"/>
          <w:marRight w:val="0"/>
          <w:marTop w:val="0"/>
          <w:marBottom w:val="0"/>
          <w:divBdr>
            <w:top w:val="none" w:sz="0" w:space="0" w:color="auto"/>
            <w:left w:val="none" w:sz="0" w:space="0" w:color="auto"/>
            <w:bottom w:val="none" w:sz="0" w:space="0" w:color="auto"/>
            <w:right w:val="none" w:sz="0" w:space="0" w:color="auto"/>
          </w:divBdr>
          <w:divsChild>
            <w:div w:id="159589872">
              <w:marLeft w:val="0"/>
              <w:marRight w:val="0"/>
              <w:marTop w:val="0"/>
              <w:marBottom w:val="0"/>
              <w:divBdr>
                <w:top w:val="none" w:sz="0" w:space="0" w:color="auto"/>
                <w:left w:val="none" w:sz="0" w:space="0" w:color="auto"/>
                <w:bottom w:val="none" w:sz="0" w:space="0" w:color="auto"/>
                <w:right w:val="none" w:sz="0" w:space="0" w:color="auto"/>
              </w:divBdr>
            </w:div>
          </w:divsChild>
        </w:div>
        <w:div w:id="2108693060">
          <w:marLeft w:val="0"/>
          <w:marRight w:val="0"/>
          <w:marTop w:val="0"/>
          <w:marBottom w:val="0"/>
          <w:divBdr>
            <w:top w:val="none" w:sz="0" w:space="0" w:color="auto"/>
            <w:left w:val="none" w:sz="0" w:space="0" w:color="auto"/>
            <w:bottom w:val="none" w:sz="0" w:space="0" w:color="auto"/>
            <w:right w:val="none" w:sz="0" w:space="0" w:color="auto"/>
          </w:divBdr>
          <w:divsChild>
            <w:div w:id="1992174565">
              <w:marLeft w:val="0"/>
              <w:marRight w:val="0"/>
              <w:marTop w:val="0"/>
              <w:marBottom w:val="0"/>
              <w:divBdr>
                <w:top w:val="none" w:sz="0" w:space="0" w:color="auto"/>
                <w:left w:val="none" w:sz="0" w:space="0" w:color="auto"/>
                <w:bottom w:val="none" w:sz="0" w:space="0" w:color="auto"/>
                <w:right w:val="none" w:sz="0" w:space="0" w:color="auto"/>
              </w:divBdr>
            </w:div>
          </w:divsChild>
        </w:div>
        <w:div w:id="2142184245">
          <w:marLeft w:val="0"/>
          <w:marRight w:val="0"/>
          <w:marTop w:val="0"/>
          <w:marBottom w:val="0"/>
          <w:divBdr>
            <w:top w:val="none" w:sz="0" w:space="0" w:color="auto"/>
            <w:left w:val="none" w:sz="0" w:space="0" w:color="auto"/>
            <w:bottom w:val="none" w:sz="0" w:space="0" w:color="auto"/>
            <w:right w:val="none" w:sz="0" w:space="0" w:color="auto"/>
          </w:divBdr>
          <w:divsChild>
            <w:div w:id="1243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106">
      <w:bodyDiv w:val="1"/>
      <w:marLeft w:val="0"/>
      <w:marRight w:val="0"/>
      <w:marTop w:val="0"/>
      <w:marBottom w:val="0"/>
      <w:divBdr>
        <w:top w:val="none" w:sz="0" w:space="0" w:color="auto"/>
        <w:left w:val="none" w:sz="0" w:space="0" w:color="auto"/>
        <w:bottom w:val="none" w:sz="0" w:space="0" w:color="auto"/>
        <w:right w:val="none" w:sz="0" w:space="0" w:color="auto"/>
      </w:divBdr>
    </w:div>
    <w:div w:id="1685011099">
      <w:bodyDiv w:val="1"/>
      <w:marLeft w:val="0"/>
      <w:marRight w:val="0"/>
      <w:marTop w:val="0"/>
      <w:marBottom w:val="0"/>
      <w:divBdr>
        <w:top w:val="none" w:sz="0" w:space="0" w:color="auto"/>
        <w:left w:val="none" w:sz="0" w:space="0" w:color="auto"/>
        <w:bottom w:val="none" w:sz="0" w:space="0" w:color="auto"/>
        <w:right w:val="none" w:sz="0" w:space="0" w:color="auto"/>
      </w:divBdr>
    </w:div>
    <w:div w:id="1711029346">
      <w:bodyDiv w:val="1"/>
      <w:marLeft w:val="0"/>
      <w:marRight w:val="0"/>
      <w:marTop w:val="0"/>
      <w:marBottom w:val="0"/>
      <w:divBdr>
        <w:top w:val="none" w:sz="0" w:space="0" w:color="auto"/>
        <w:left w:val="none" w:sz="0" w:space="0" w:color="auto"/>
        <w:bottom w:val="none" w:sz="0" w:space="0" w:color="auto"/>
        <w:right w:val="none" w:sz="0" w:space="0" w:color="auto"/>
      </w:divBdr>
      <w:divsChild>
        <w:div w:id="175535374">
          <w:marLeft w:val="0"/>
          <w:marRight w:val="0"/>
          <w:marTop w:val="0"/>
          <w:marBottom w:val="0"/>
          <w:divBdr>
            <w:top w:val="none" w:sz="0" w:space="0" w:color="auto"/>
            <w:left w:val="none" w:sz="0" w:space="0" w:color="auto"/>
            <w:bottom w:val="none" w:sz="0" w:space="0" w:color="auto"/>
            <w:right w:val="none" w:sz="0" w:space="0" w:color="auto"/>
          </w:divBdr>
          <w:divsChild>
            <w:div w:id="1379237640">
              <w:marLeft w:val="0"/>
              <w:marRight w:val="0"/>
              <w:marTop w:val="0"/>
              <w:marBottom w:val="0"/>
              <w:divBdr>
                <w:top w:val="none" w:sz="0" w:space="0" w:color="auto"/>
                <w:left w:val="none" w:sz="0" w:space="0" w:color="auto"/>
                <w:bottom w:val="none" w:sz="0" w:space="0" w:color="auto"/>
                <w:right w:val="none" w:sz="0" w:space="0" w:color="auto"/>
              </w:divBdr>
            </w:div>
          </w:divsChild>
        </w:div>
        <w:div w:id="557940447">
          <w:marLeft w:val="0"/>
          <w:marRight w:val="0"/>
          <w:marTop w:val="0"/>
          <w:marBottom w:val="0"/>
          <w:divBdr>
            <w:top w:val="none" w:sz="0" w:space="0" w:color="auto"/>
            <w:left w:val="none" w:sz="0" w:space="0" w:color="auto"/>
            <w:bottom w:val="none" w:sz="0" w:space="0" w:color="auto"/>
            <w:right w:val="none" w:sz="0" w:space="0" w:color="auto"/>
          </w:divBdr>
          <w:divsChild>
            <w:div w:id="1169061654">
              <w:marLeft w:val="0"/>
              <w:marRight w:val="0"/>
              <w:marTop w:val="0"/>
              <w:marBottom w:val="0"/>
              <w:divBdr>
                <w:top w:val="none" w:sz="0" w:space="0" w:color="auto"/>
                <w:left w:val="none" w:sz="0" w:space="0" w:color="auto"/>
                <w:bottom w:val="none" w:sz="0" w:space="0" w:color="auto"/>
                <w:right w:val="none" w:sz="0" w:space="0" w:color="auto"/>
              </w:divBdr>
            </w:div>
          </w:divsChild>
        </w:div>
        <w:div w:id="599337867">
          <w:marLeft w:val="0"/>
          <w:marRight w:val="0"/>
          <w:marTop w:val="0"/>
          <w:marBottom w:val="0"/>
          <w:divBdr>
            <w:top w:val="none" w:sz="0" w:space="0" w:color="auto"/>
            <w:left w:val="none" w:sz="0" w:space="0" w:color="auto"/>
            <w:bottom w:val="none" w:sz="0" w:space="0" w:color="auto"/>
            <w:right w:val="none" w:sz="0" w:space="0" w:color="auto"/>
          </w:divBdr>
          <w:divsChild>
            <w:div w:id="773743000">
              <w:marLeft w:val="0"/>
              <w:marRight w:val="0"/>
              <w:marTop w:val="0"/>
              <w:marBottom w:val="0"/>
              <w:divBdr>
                <w:top w:val="none" w:sz="0" w:space="0" w:color="auto"/>
                <w:left w:val="none" w:sz="0" w:space="0" w:color="auto"/>
                <w:bottom w:val="none" w:sz="0" w:space="0" w:color="auto"/>
                <w:right w:val="none" w:sz="0" w:space="0" w:color="auto"/>
              </w:divBdr>
            </w:div>
          </w:divsChild>
        </w:div>
        <w:div w:id="635187667">
          <w:marLeft w:val="0"/>
          <w:marRight w:val="0"/>
          <w:marTop w:val="0"/>
          <w:marBottom w:val="0"/>
          <w:divBdr>
            <w:top w:val="none" w:sz="0" w:space="0" w:color="auto"/>
            <w:left w:val="none" w:sz="0" w:space="0" w:color="auto"/>
            <w:bottom w:val="none" w:sz="0" w:space="0" w:color="auto"/>
            <w:right w:val="none" w:sz="0" w:space="0" w:color="auto"/>
          </w:divBdr>
          <w:divsChild>
            <w:div w:id="1408772707">
              <w:marLeft w:val="0"/>
              <w:marRight w:val="0"/>
              <w:marTop w:val="0"/>
              <w:marBottom w:val="0"/>
              <w:divBdr>
                <w:top w:val="none" w:sz="0" w:space="0" w:color="auto"/>
                <w:left w:val="none" w:sz="0" w:space="0" w:color="auto"/>
                <w:bottom w:val="none" w:sz="0" w:space="0" w:color="auto"/>
                <w:right w:val="none" w:sz="0" w:space="0" w:color="auto"/>
              </w:divBdr>
            </w:div>
          </w:divsChild>
        </w:div>
        <w:div w:id="764693383">
          <w:marLeft w:val="0"/>
          <w:marRight w:val="0"/>
          <w:marTop w:val="0"/>
          <w:marBottom w:val="0"/>
          <w:divBdr>
            <w:top w:val="none" w:sz="0" w:space="0" w:color="auto"/>
            <w:left w:val="none" w:sz="0" w:space="0" w:color="auto"/>
            <w:bottom w:val="none" w:sz="0" w:space="0" w:color="auto"/>
            <w:right w:val="none" w:sz="0" w:space="0" w:color="auto"/>
          </w:divBdr>
          <w:divsChild>
            <w:div w:id="180096292">
              <w:marLeft w:val="0"/>
              <w:marRight w:val="0"/>
              <w:marTop w:val="0"/>
              <w:marBottom w:val="0"/>
              <w:divBdr>
                <w:top w:val="none" w:sz="0" w:space="0" w:color="auto"/>
                <w:left w:val="none" w:sz="0" w:space="0" w:color="auto"/>
                <w:bottom w:val="none" w:sz="0" w:space="0" w:color="auto"/>
                <w:right w:val="none" w:sz="0" w:space="0" w:color="auto"/>
              </w:divBdr>
            </w:div>
          </w:divsChild>
        </w:div>
        <w:div w:id="1147895040">
          <w:marLeft w:val="0"/>
          <w:marRight w:val="0"/>
          <w:marTop w:val="0"/>
          <w:marBottom w:val="0"/>
          <w:divBdr>
            <w:top w:val="none" w:sz="0" w:space="0" w:color="auto"/>
            <w:left w:val="none" w:sz="0" w:space="0" w:color="auto"/>
            <w:bottom w:val="none" w:sz="0" w:space="0" w:color="auto"/>
            <w:right w:val="none" w:sz="0" w:space="0" w:color="auto"/>
          </w:divBdr>
          <w:divsChild>
            <w:div w:id="451438524">
              <w:marLeft w:val="0"/>
              <w:marRight w:val="0"/>
              <w:marTop w:val="0"/>
              <w:marBottom w:val="0"/>
              <w:divBdr>
                <w:top w:val="none" w:sz="0" w:space="0" w:color="auto"/>
                <w:left w:val="none" w:sz="0" w:space="0" w:color="auto"/>
                <w:bottom w:val="none" w:sz="0" w:space="0" w:color="auto"/>
                <w:right w:val="none" w:sz="0" w:space="0" w:color="auto"/>
              </w:divBdr>
            </w:div>
          </w:divsChild>
        </w:div>
        <w:div w:id="1189680406">
          <w:marLeft w:val="0"/>
          <w:marRight w:val="0"/>
          <w:marTop w:val="0"/>
          <w:marBottom w:val="0"/>
          <w:divBdr>
            <w:top w:val="none" w:sz="0" w:space="0" w:color="auto"/>
            <w:left w:val="none" w:sz="0" w:space="0" w:color="auto"/>
            <w:bottom w:val="none" w:sz="0" w:space="0" w:color="auto"/>
            <w:right w:val="none" w:sz="0" w:space="0" w:color="auto"/>
          </w:divBdr>
          <w:divsChild>
            <w:div w:id="1827822980">
              <w:marLeft w:val="0"/>
              <w:marRight w:val="0"/>
              <w:marTop w:val="0"/>
              <w:marBottom w:val="0"/>
              <w:divBdr>
                <w:top w:val="none" w:sz="0" w:space="0" w:color="auto"/>
                <w:left w:val="none" w:sz="0" w:space="0" w:color="auto"/>
                <w:bottom w:val="none" w:sz="0" w:space="0" w:color="auto"/>
                <w:right w:val="none" w:sz="0" w:space="0" w:color="auto"/>
              </w:divBdr>
            </w:div>
          </w:divsChild>
        </w:div>
        <w:div w:id="1239172829">
          <w:marLeft w:val="0"/>
          <w:marRight w:val="0"/>
          <w:marTop w:val="0"/>
          <w:marBottom w:val="0"/>
          <w:divBdr>
            <w:top w:val="none" w:sz="0" w:space="0" w:color="auto"/>
            <w:left w:val="none" w:sz="0" w:space="0" w:color="auto"/>
            <w:bottom w:val="none" w:sz="0" w:space="0" w:color="auto"/>
            <w:right w:val="none" w:sz="0" w:space="0" w:color="auto"/>
          </w:divBdr>
          <w:divsChild>
            <w:div w:id="322978346">
              <w:marLeft w:val="0"/>
              <w:marRight w:val="0"/>
              <w:marTop w:val="0"/>
              <w:marBottom w:val="0"/>
              <w:divBdr>
                <w:top w:val="none" w:sz="0" w:space="0" w:color="auto"/>
                <w:left w:val="none" w:sz="0" w:space="0" w:color="auto"/>
                <w:bottom w:val="none" w:sz="0" w:space="0" w:color="auto"/>
                <w:right w:val="none" w:sz="0" w:space="0" w:color="auto"/>
              </w:divBdr>
            </w:div>
            <w:div w:id="1778209246">
              <w:marLeft w:val="0"/>
              <w:marRight w:val="0"/>
              <w:marTop w:val="0"/>
              <w:marBottom w:val="0"/>
              <w:divBdr>
                <w:top w:val="none" w:sz="0" w:space="0" w:color="auto"/>
                <w:left w:val="none" w:sz="0" w:space="0" w:color="auto"/>
                <w:bottom w:val="none" w:sz="0" w:space="0" w:color="auto"/>
                <w:right w:val="none" w:sz="0" w:space="0" w:color="auto"/>
              </w:divBdr>
            </w:div>
          </w:divsChild>
        </w:div>
        <w:div w:id="1289438209">
          <w:marLeft w:val="0"/>
          <w:marRight w:val="0"/>
          <w:marTop w:val="0"/>
          <w:marBottom w:val="0"/>
          <w:divBdr>
            <w:top w:val="none" w:sz="0" w:space="0" w:color="auto"/>
            <w:left w:val="none" w:sz="0" w:space="0" w:color="auto"/>
            <w:bottom w:val="none" w:sz="0" w:space="0" w:color="auto"/>
            <w:right w:val="none" w:sz="0" w:space="0" w:color="auto"/>
          </w:divBdr>
          <w:divsChild>
            <w:div w:id="598026732">
              <w:marLeft w:val="0"/>
              <w:marRight w:val="0"/>
              <w:marTop w:val="0"/>
              <w:marBottom w:val="0"/>
              <w:divBdr>
                <w:top w:val="none" w:sz="0" w:space="0" w:color="auto"/>
                <w:left w:val="none" w:sz="0" w:space="0" w:color="auto"/>
                <w:bottom w:val="none" w:sz="0" w:space="0" w:color="auto"/>
                <w:right w:val="none" w:sz="0" w:space="0" w:color="auto"/>
              </w:divBdr>
            </w:div>
          </w:divsChild>
        </w:div>
        <w:div w:id="1306545122">
          <w:marLeft w:val="0"/>
          <w:marRight w:val="0"/>
          <w:marTop w:val="0"/>
          <w:marBottom w:val="0"/>
          <w:divBdr>
            <w:top w:val="none" w:sz="0" w:space="0" w:color="auto"/>
            <w:left w:val="none" w:sz="0" w:space="0" w:color="auto"/>
            <w:bottom w:val="none" w:sz="0" w:space="0" w:color="auto"/>
            <w:right w:val="none" w:sz="0" w:space="0" w:color="auto"/>
          </w:divBdr>
          <w:divsChild>
            <w:div w:id="1335840202">
              <w:marLeft w:val="0"/>
              <w:marRight w:val="0"/>
              <w:marTop w:val="0"/>
              <w:marBottom w:val="0"/>
              <w:divBdr>
                <w:top w:val="none" w:sz="0" w:space="0" w:color="auto"/>
                <w:left w:val="none" w:sz="0" w:space="0" w:color="auto"/>
                <w:bottom w:val="none" w:sz="0" w:space="0" w:color="auto"/>
                <w:right w:val="none" w:sz="0" w:space="0" w:color="auto"/>
              </w:divBdr>
            </w:div>
          </w:divsChild>
        </w:div>
        <w:div w:id="1442607579">
          <w:marLeft w:val="0"/>
          <w:marRight w:val="0"/>
          <w:marTop w:val="0"/>
          <w:marBottom w:val="0"/>
          <w:divBdr>
            <w:top w:val="none" w:sz="0" w:space="0" w:color="auto"/>
            <w:left w:val="none" w:sz="0" w:space="0" w:color="auto"/>
            <w:bottom w:val="none" w:sz="0" w:space="0" w:color="auto"/>
            <w:right w:val="none" w:sz="0" w:space="0" w:color="auto"/>
          </w:divBdr>
          <w:divsChild>
            <w:div w:id="1704093015">
              <w:marLeft w:val="0"/>
              <w:marRight w:val="0"/>
              <w:marTop w:val="0"/>
              <w:marBottom w:val="0"/>
              <w:divBdr>
                <w:top w:val="none" w:sz="0" w:space="0" w:color="auto"/>
                <w:left w:val="none" w:sz="0" w:space="0" w:color="auto"/>
                <w:bottom w:val="none" w:sz="0" w:space="0" w:color="auto"/>
                <w:right w:val="none" w:sz="0" w:space="0" w:color="auto"/>
              </w:divBdr>
            </w:div>
            <w:div w:id="1770662330">
              <w:marLeft w:val="0"/>
              <w:marRight w:val="0"/>
              <w:marTop w:val="0"/>
              <w:marBottom w:val="0"/>
              <w:divBdr>
                <w:top w:val="none" w:sz="0" w:space="0" w:color="auto"/>
                <w:left w:val="none" w:sz="0" w:space="0" w:color="auto"/>
                <w:bottom w:val="none" w:sz="0" w:space="0" w:color="auto"/>
                <w:right w:val="none" w:sz="0" w:space="0" w:color="auto"/>
              </w:divBdr>
            </w:div>
          </w:divsChild>
        </w:div>
        <w:div w:id="1958750216">
          <w:marLeft w:val="0"/>
          <w:marRight w:val="0"/>
          <w:marTop w:val="0"/>
          <w:marBottom w:val="0"/>
          <w:divBdr>
            <w:top w:val="none" w:sz="0" w:space="0" w:color="auto"/>
            <w:left w:val="none" w:sz="0" w:space="0" w:color="auto"/>
            <w:bottom w:val="none" w:sz="0" w:space="0" w:color="auto"/>
            <w:right w:val="none" w:sz="0" w:space="0" w:color="auto"/>
          </w:divBdr>
          <w:divsChild>
            <w:div w:id="1265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078">
      <w:bodyDiv w:val="1"/>
      <w:marLeft w:val="0"/>
      <w:marRight w:val="0"/>
      <w:marTop w:val="0"/>
      <w:marBottom w:val="0"/>
      <w:divBdr>
        <w:top w:val="none" w:sz="0" w:space="0" w:color="auto"/>
        <w:left w:val="none" w:sz="0" w:space="0" w:color="auto"/>
        <w:bottom w:val="none" w:sz="0" w:space="0" w:color="auto"/>
        <w:right w:val="none" w:sz="0" w:space="0" w:color="auto"/>
      </w:divBdr>
      <w:divsChild>
        <w:div w:id="474837988">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sChild>
            <w:div w:id="867372761">
              <w:marLeft w:val="0"/>
              <w:marRight w:val="0"/>
              <w:marTop w:val="0"/>
              <w:marBottom w:val="0"/>
              <w:divBdr>
                <w:top w:val="none" w:sz="0" w:space="0" w:color="auto"/>
                <w:left w:val="none" w:sz="0" w:space="0" w:color="auto"/>
                <w:bottom w:val="none" w:sz="0" w:space="0" w:color="auto"/>
                <w:right w:val="none" w:sz="0" w:space="0" w:color="auto"/>
              </w:divBdr>
            </w:div>
            <w:div w:id="1650010795">
              <w:marLeft w:val="0"/>
              <w:marRight w:val="0"/>
              <w:marTop w:val="0"/>
              <w:marBottom w:val="0"/>
              <w:divBdr>
                <w:top w:val="none" w:sz="0" w:space="0" w:color="auto"/>
                <w:left w:val="none" w:sz="0" w:space="0" w:color="auto"/>
                <w:bottom w:val="none" w:sz="0" w:space="0" w:color="auto"/>
                <w:right w:val="none" w:sz="0" w:space="0" w:color="auto"/>
              </w:divBdr>
            </w:div>
          </w:divsChild>
        </w:div>
        <w:div w:id="808937705">
          <w:marLeft w:val="0"/>
          <w:marRight w:val="0"/>
          <w:marTop w:val="0"/>
          <w:marBottom w:val="0"/>
          <w:divBdr>
            <w:top w:val="none" w:sz="0" w:space="0" w:color="auto"/>
            <w:left w:val="none" w:sz="0" w:space="0" w:color="auto"/>
            <w:bottom w:val="none" w:sz="0" w:space="0" w:color="auto"/>
            <w:right w:val="none" w:sz="0" w:space="0" w:color="auto"/>
          </w:divBdr>
          <w:divsChild>
            <w:div w:id="16793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096">
      <w:bodyDiv w:val="1"/>
      <w:marLeft w:val="0"/>
      <w:marRight w:val="0"/>
      <w:marTop w:val="0"/>
      <w:marBottom w:val="0"/>
      <w:divBdr>
        <w:top w:val="none" w:sz="0" w:space="0" w:color="auto"/>
        <w:left w:val="none" w:sz="0" w:space="0" w:color="auto"/>
        <w:bottom w:val="none" w:sz="0" w:space="0" w:color="auto"/>
        <w:right w:val="none" w:sz="0" w:space="0" w:color="auto"/>
      </w:divBdr>
      <w:divsChild>
        <w:div w:id="30541112">
          <w:marLeft w:val="0"/>
          <w:marRight w:val="0"/>
          <w:marTop w:val="0"/>
          <w:marBottom w:val="0"/>
          <w:divBdr>
            <w:top w:val="none" w:sz="0" w:space="0" w:color="auto"/>
            <w:left w:val="none" w:sz="0" w:space="0" w:color="auto"/>
            <w:bottom w:val="none" w:sz="0" w:space="0" w:color="auto"/>
            <w:right w:val="none" w:sz="0" w:space="0" w:color="auto"/>
          </w:divBdr>
          <w:divsChild>
            <w:div w:id="2141259506">
              <w:marLeft w:val="0"/>
              <w:marRight w:val="0"/>
              <w:marTop w:val="0"/>
              <w:marBottom w:val="0"/>
              <w:divBdr>
                <w:top w:val="none" w:sz="0" w:space="0" w:color="auto"/>
                <w:left w:val="none" w:sz="0" w:space="0" w:color="auto"/>
                <w:bottom w:val="none" w:sz="0" w:space="0" w:color="auto"/>
                <w:right w:val="none" w:sz="0" w:space="0" w:color="auto"/>
              </w:divBdr>
            </w:div>
          </w:divsChild>
        </w:div>
        <w:div w:id="91437134">
          <w:marLeft w:val="0"/>
          <w:marRight w:val="0"/>
          <w:marTop w:val="0"/>
          <w:marBottom w:val="0"/>
          <w:divBdr>
            <w:top w:val="none" w:sz="0" w:space="0" w:color="auto"/>
            <w:left w:val="none" w:sz="0" w:space="0" w:color="auto"/>
            <w:bottom w:val="none" w:sz="0" w:space="0" w:color="auto"/>
            <w:right w:val="none" w:sz="0" w:space="0" w:color="auto"/>
          </w:divBdr>
          <w:divsChild>
            <w:div w:id="1136796207">
              <w:marLeft w:val="0"/>
              <w:marRight w:val="0"/>
              <w:marTop w:val="0"/>
              <w:marBottom w:val="0"/>
              <w:divBdr>
                <w:top w:val="none" w:sz="0" w:space="0" w:color="auto"/>
                <w:left w:val="none" w:sz="0" w:space="0" w:color="auto"/>
                <w:bottom w:val="none" w:sz="0" w:space="0" w:color="auto"/>
                <w:right w:val="none" w:sz="0" w:space="0" w:color="auto"/>
              </w:divBdr>
            </w:div>
          </w:divsChild>
        </w:div>
        <w:div w:id="130174458">
          <w:marLeft w:val="0"/>
          <w:marRight w:val="0"/>
          <w:marTop w:val="0"/>
          <w:marBottom w:val="0"/>
          <w:divBdr>
            <w:top w:val="none" w:sz="0" w:space="0" w:color="auto"/>
            <w:left w:val="none" w:sz="0" w:space="0" w:color="auto"/>
            <w:bottom w:val="none" w:sz="0" w:space="0" w:color="auto"/>
            <w:right w:val="none" w:sz="0" w:space="0" w:color="auto"/>
          </w:divBdr>
          <w:divsChild>
            <w:div w:id="243414487">
              <w:marLeft w:val="0"/>
              <w:marRight w:val="0"/>
              <w:marTop w:val="0"/>
              <w:marBottom w:val="0"/>
              <w:divBdr>
                <w:top w:val="none" w:sz="0" w:space="0" w:color="auto"/>
                <w:left w:val="none" w:sz="0" w:space="0" w:color="auto"/>
                <w:bottom w:val="none" w:sz="0" w:space="0" w:color="auto"/>
                <w:right w:val="none" w:sz="0" w:space="0" w:color="auto"/>
              </w:divBdr>
            </w:div>
          </w:divsChild>
        </w:div>
        <w:div w:id="195657511">
          <w:marLeft w:val="0"/>
          <w:marRight w:val="0"/>
          <w:marTop w:val="0"/>
          <w:marBottom w:val="0"/>
          <w:divBdr>
            <w:top w:val="none" w:sz="0" w:space="0" w:color="auto"/>
            <w:left w:val="none" w:sz="0" w:space="0" w:color="auto"/>
            <w:bottom w:val="none" w:sz="0" w:space="0" w:color="auto"/>
            <w:right w:val="none" w:sz="0" w:space="0" w:color="auto"/>
          </w:divBdr>
          <w:divsChild>
            <w:div w:id="669673920">
              <w:marLeft w:val="0"/>
              <w:marRight w:val="0"/>
              <w:marTop w:val="0"/>
              <w:marBottom w:val="0"/>
              <w:divBdr>
                <w:top w:val="none" w:sz="0" w:space="0" w:color="auto"/>
                <w:left w:val="none" w:sz="0" w:space="0" w:color="auto"/>
                <w:bottom w:val="none" w:sz="0" w:space="0" w:color="auto"/>
                <w:right w:val="none" w:sz="0" w:space="0" w:color="auto"/>
              </w:divBdr>
            </w:div>
          </w:divsChild>
        </w:div>
        <w:div w:id="494027736">
          <w:marLeft w:val="0"/>
          <w:marRight w:val="0"/>
          <w:marTop w:val="0"/>
          <w:marBottom w:val="0"/>
          <w:divBdr>
            <w:top w:val="none" w:sz="0" w:space="0" w:color="auto"/>
            <w:left w:val="none" w:sz="0" w:space="0" w:color="auto"/>
            <w:bottom w:val="none" w:sz="0" w:space="0" w:color="auto"/>
            <w:right w:val="none" w:sz="0" w:space="0" w:color="auto"/>
          </w:divBdr>
          <w:divsChild>
            <w:div w:id="364797889">
              <w:marLeft w:val="0"/>
              <w:marRight w:val="0"/>
              <w:marTop w:val="0"/>
              <w:marBottom w:val="0"/>
              <w:divBdr>
                <w:top w:val="none" w:sz="0" w:space="0" w:color="auto"/>
                <w:left w:val="none" w:sz="0" w:space="0" w:color="auto"/>
                <w:bottom w:val="none" w:sz="0" w:space="0" w:color="auto"/>
                <w:right w:val="none" w:sz="0" w:space="0" w:color="auto"/>
              </w:divBdr>
            </w:div>
          </w:divsChild>
        </w:div>
        <w:div w:id="651060230">
          <w:marLeft w:val="0"/>
          <w:marRight w:val="0"/>
          <w:marTop w:val="0"/>
          <w:marBottom w:val="0"/>
          <w:divBdr>
            <w:top w:val="none" w:sz="0" w:space="0" w:color="auto"/>
            <w:left w:val="none" w:sz="0" w:space="0" w:color="auto"/>
            <w:bottom w:val="none" w:sz="0" w:space="0" w:color="auto"/>
            <w:right w:val="none" w:sz="0" w:space="0" w:color="auto"/>
          </w:divBdr>
          <w:divsChild>
            <w:div w:id="411896563">
              <w:marLeft w:val="0"/>
              <w:marRight w:val="0"/>
              <w:marTop w:val="0"/>
              <w:marBottom w:val="0"/>
              <w:divBdr>
                <w:top w:val="none" w:sz="0" w:space="0" w:color="auto"/>
                <w:left w:val="none" w:sz="0" w:space="0" w:color="auto"/>
                <w:bottom w:val="none" w:sz="0" w:space="0" w:color="auto"/>
                <w:right w:val="none" w:sz="0" w:space="0" w:color="auto"/>
              </w:divBdr>
            </w:div>
          </w:divsChild>
        </w:div>
        <w:div w:id="720255421">
          <w:marLeft w:val="0"/>
          <w:marRight w:val="0"/>
          <w:marTop w:val="0"/>
          <w:marBottom w:val="0"/>
          <w:divBdr>
            <w:top w:val="none" w:sz="0" w:space="0" w:color="auto"/>
            <w:left w:val="none" w:sz="0" w:space="0" w:color="auto"/>
            <w:bottom w:val="none" w:sz="0" w:space="0" w:color="auto"/>
            <w:right w:val="none" w:sz="0" w:space="0" w:color="auto"/>
          </w:divBdr>
          <w:divsChild>
            <w:div w:id="2074545254">
              <w:marLeft w:val="0"/>
              <w:marRight w:val="0"/>
              <w:marTop w:val="0"/>
              <w:marBottom w:val="0"/>
              <w:divBdr>
                <w:top w:val="none" w:sz="0" w:space="0" w:color="auto"/>
                <w:left w:val="none" w:sz="0" w:space="0" w:color="auto"/>
                <w:bottom w:val="none" w:sz="0" w:space="0" w:color="auto"/>
                <w:right w:val="none" w:sz="0" w:space="0" w:color="auto"/>
              </w:divBdr>
            </w:div>
          </w:divsChild>
        </w:div>
        <w:div w:id="726297391">
          <w:marLeft w:val="0"/>
          <w:marRight w:val="0"/>
          <w:marTop w:val="0"/>
          <w:marBottom w:val="0"/>
          <w:divBdr>
            <w:top w:val="none" w:sz="0" w:space="0" w:color="auto"/>
            <w:left w:val="none" w:sz="0" w:space="0" w:color="auto"/>
            <w:bottom w:val="none" w:sz="0" w:space="0" w:color="auto"/>
            <w:right w:val="none" w:sz="0" w:space="0" w:color="auto"/>
          </w:divBdr>
          <w:divsChild>
            <w:div w:id="47606979">
              <w:marLeft w:val="0"/>
              <w:marRight w:val="0"/>
              <w:marTop w:val="0"/>
              <w:marBottom w:val="0"/>
              <w:divBdr>
                <w:top w:val="none" w:sz="0" w:space="0" w:color="auto"/>
                <w:left w:val="none" w:sz="0" w:space="0" w:color="auto"/>
                <w:bottom w:val="none" w:sz="0" w:space="0" w:color="auto"/>
                <w:right w:val="none" w:sz="0" w:space="0" w:color="auto"/>
              </w:divBdr>
            </w:div>
          </w:divsChild>
        </w:div>
        <w:div w:id="816067701">
          <w:marLeft w:val="0"/>
          <w:marRight w:val="0"/>
          <w:marTop w:val="0"/>
          <w:marBottom w:val="0"/>
          <w:divBdr>
            <w:top w:val="none" w:sz="0" w:space="0" w:color="auto"/>
            <w:left w:val="none" w:sz="0" w:space="0" w:color="auto"/>
            <w:bottom w:val="none" w:sz="0" w:space="0" w:color="auto"/>
            <w:right w:val="none" w:sz="0" w:space="0" w:color="auto"/>
          </w:divBdr>
          <w:divsChild>
            <w:div w:id="126974158">
              <w:marLeft w:val="0"/>
              <w:marRight w:val="0"/>
              <w:marTop w:val="0"/>
              <w:marBottom w:val="0"/>
              <w:divBdr>
                <w:top w:val="none" w:sz="0" w:space="0" w:color="auto"/>
                <w:left w:val="none" w:sz="0" w:space="0" w:color="auto"/>
                <w:bottom w:val="none" w:sz="0" w:space="0" w:color="auto"/>
                <w:right w:val="none" w:sz="0" w:space="0" w:color="auto"/>
              </w:divBdr>
            </w:div>
          </w:divsChild>
        </w:div>
        <w:div w:id="941718834">
          <w:marLeft w:val="0"/>
          <w:marRight w:val="0"/>
          <w:marTop w:val="0"/>
          <w:marBottom w:val="0"/>
          <w:divBdr>
            <w:top w:val="none" w:sz="0" w:space="0" w:color="auto"/>
            <w:left w:val="none" w:sz="0" w:space="0" w:color="auto"/>
            <w:bottom w:val="none" w:sz="0" w:space="0" w:color="auto"/>
            <w:right w:val="none" w:sz="0" w:space="0" w:color="auto"/>
          </w:divBdr>
          <w:divsChild>
            <w:div w:id="661199675">
              <w:marLeft w:val="0"/>
              <w:marRight w:val="0"/>
              <w:marTop w:val="0"/>
              <w:marBottom w:val="0"/>
              <w:divBdr>
                <w:top w:val="none" w:sz="0" w:space="0" w:color="auto"/>
                <w:left w:val="none" w:sz="0" w:space="0" w:color="auto"/>
                <w:bottom w:val="none" w:sz="0" w:space="0" w:color="auto"/>
                <w:right w:val="none" w:sz="0" w:space="0" w:color="auto"/>
              </w:divBdr>
            </w:div>
          </w:divsChild>
        </w:div>
        <w:div w:id="948272003">
          <w:marLeft w:val="0"/>
          <w:marRight w:val="0"/>
          <w:marTop w:val="0"/>
          <w:marBottom w:val="0"/>
          <w:divBdr>
            <w:top w:val="none" w:sz="0" w:space="0" w:color="auto"/>
            <w:left w:val="none" w:sz="0" w:space="0" w:color="auto"/>
            <w:bottom w:val="none" w:sz="0" w:space="0" w:color="auto"/>
            <w:right w:val="none" w:sz="0" w:space="0" w:color="auto"/>
          </w:divBdr>
          <w:divsChild>
            <w:div w:id="634720328">
              <w:marLeft w:val="0"/>
              <w:marRight w:val="0"/>
              <w:marTop w:val="0"/>
              <w:marBottom w:val="0"/>
              <w:divBdr>
                <w:top w:val="none" w:sz="0" w:space="0" w:color="auto"/>
                <w:left w:val="none" w:sz="0" w:space="0" w:color="auto"/>
                <w:bottom w:val="none" w:sz="0" w:space="0" w:color="auto"/>
                <w:right w:val="none" w:sz="0" w:space="0" w:color="auto"/>
              </w:divBdr>
            </w:div>
          </w:divsChild>
        </w:div>
        <w:div w:id="1087649683">
          <w:marLeft w:val="0"/>
          <w:marRight w:val="0"/>
          <w:marTop w:val="0"/>
          <w:marBottom w:val="0"/>
          <w:divBdr>
            <w:top w:val="none" w:sz="0" w:space="0" w:color="auto"/>
            <w:left w:val="none" w:sz="0" w:space="0" w:color="auto"/>
            <w:bottom w:val="none" w:sz="0" w:space="0" w:color="auto"/>
            <w:right w:val="none" w:sz="0" w:space="0" w:color="auto"/>
          </w:divBdr>
          <w:divsChild>
            <w:div w:id="300888042">
              <w:marLeft w:val="0"/>
              <w:marRight w:val="0"/>
              <w:marTop w:val="0"/>
              <w:marBottom w:val="0"/>
              <w:divBdr>
                <w:top w:val="none" w:sz="0" w:space="0" w:color="auto"/>
                <w:left w:val="none" w:sz="0" w:space="0" w:color="auto"/>
                <w:bottom w:val="none" w:sz="0" w:space="0" w:color="auto"/>
                <w:right w:val="none" w:sz="0" w:space="0" w:color="auto"/>
              </w:divBdr>
            </w:div>
          </w:divsChild>
        </w:div>
        <w:div w:id="1229462123">
          <w:marLeft w:val="0"/>
          <w:marRight w:val="0"/>
          <w:marTop w:val="0"/>
          <w:marBottom w:val="0"/>
          <w:divBdr>
            <w:top w:val="none" w:sz="0" w:space="0" w:color="auto"/>
            <w:left w:val="none" w:sz="0" w:space="0" w:color="auto"/>
            <w:bottom w:val="none" w:sz="0" w:space="0" w:color="auto"/>
            <w:right w:val="none" w:sz="0" w:space="0" w:color="auto"/>
          </w:divBdr>
          <w:divsChild>
            <w:div w:id="1368332281">
              <w:marLeft w:val="0"/>
              <w:marRight w:val="0"/>
              <w:marTop w:val="0"/>
              <w:marBottom w:val="0"/>
              <w:divBdr>
                <w:top w:val="none" w:sz="0" w:space="0" w:color="auto"/>
                <w:left w:val="none" w:sz="0" w:space="0" w:color="auto"/>
                <w:bottom w:val="none" w:sz="0" w:space="0" w:color="auto"/>
                <w:right w:val="none" w:sz="0" w:space="0" w:color="auto"/>
              </w:divBdr>
            </w:div>
          </w:divsChild>
        </w:div>
        <w:div w:id="1337882771">
          <w:marLeft w:val="0"/>
          <w:marRight w:val="0"/>
          <w:marTop w:val="0"/>
          <w:marBottom w:val="0"/>
          <w:divBdr>
            <w:top w:val="none" w:sz="0" w:space="0" w:color="auto"/>
            <w:left w:val="none" w:sz="0" w:space="0" w:color="auto"/>
            <w:bottom w:val="none" w:sz="0" w:space="0" w:color="auto"/>
            <w:right w:val="none" w:sz="0" w:space="0" w:color="auto"/>
          </w:divBdr>
          <w:divsChild>
            <w:div w:id="1852641720">
              <w:marLeft w:val="0"/>
              <w:marRight w:val="0"/>
              <w:marTop w:val="0"/>
              <w:marBottom w:val="0"/>
              <w:divBdr>
                <w:top w:val="none" w:sz="0" w:space="0" w:color="auto"/>
                <w:left w:val="none" w:sz="0" w:space="0" w:color="auto"/>
                <w:bottom w:val="none" w:sz="0" w:space="0" w:color="auto"/>
                <w:right w:val="none" w:sz="0" w:space="0" w:color="auto"/>
              </w:divBdr>
            </w:div>
          </w:divsChild>
        </w:div>
        <w:div w:id="1459453628">
          <w:marLeft w:val="0"/>
          <w:marRight w:val="0"/>
          <w:marTop w:val="0"/>
          <w:marBottom w:val="0"/>
          <w:divBdr>
            <w:top w:val="none" w:sz="0" w:space="0" w:color="auto"/>
            <w:left w:val="none" w:sz="0" w:space="0" w:color="auto"/>
            <w:bottom w:val="none" w:sz="0" w:space="0" w:color="auto"/>
            <w:right w:val="none" w:sz="0" w:space="0" w:color="auto"/>
          </w:divBdr>
          <w:divsChild>
            <w:div w:id="1308971873">
              <w:marLeft w:val="0"/>
              <w:marRight w:val="0"/>
              <w:marTop w:val="0"/>
              <w:marBottom w:val="0"/>
              <w:divBdr>
                <w:top w:val="none" w:sz="0" w:space="0" w:color="auto"/>
                <w:left w:val="none" w:sz="0" w:space="0" w:color="auto"/>
                <w:bottom w:val="none" w:sz="0" w:space="0" w:color="auto"/>
                <w:right w:val="none" w:sz="0" w:space="0" w:color="auto"/>
              </w:divBdr>
            </w:div>
          </w:divsChild>
        </w:div>
        <w:div w:id="1632592896">
          <w:marLeft w:val="0"/>
          <w:marRight w:val="0"/>
          <w:marTop w:val="0"/>
          <w:marBottom w:val="0"/>
          <w:divBdr>
            <w:top w:val="none" w:sz="0" w:space="0" w:color="auto"/>
            <w:left w:val="none" w:sz="0" w:space="0" w:color="auto"/>
            <w:bottom w:val="none" w:sz="0" w:space="0" w:color="auto"/>
            <w:right w:val="none" w:sz="0" w:space="0" w:color="auto"/>
          </w:divBdr>
          <w:divsChild>
            <w:div w:id="571089348">
              <w:marLeft w:val="0"/>
              <w:marRight w:val="0"/>
              <w:marTop w:val="0"/>
              <w:marBottom w:val="0"/>
              <w:divBdr>
                <w:top w:val="none" w:sz="0" w:space="0" w:color="auto"/>
                <w:left w:val="none" w:sz="0" w:space="0" w:color="auto"/>
                <w:bottom w:val="none" w:sz="0" w:space="0" w:color="auto"/>
                <w:right w:val="none" w:sz="0" w:space="0" w:color="auto"/>
              </w:divBdr>
            </w:div>
          </w:divsChild>
        </w:div>
        <w:div w:id="1674410610">
          <w:marLeft w:val="0"/>
          <w:marRight w:val="0"/>
          <w:marTop w:val="0"/>
          <w:marBottom w:val="0"/>
          <w:divBdr>
            <w:top w:val="none" w:sz="0" w:space="0" w:color="auto"/>
            <w:left w:val="none" w:sz="0" w:space="0" w:color="auto"/>
            <w:bottom w:val="none" w:sz="0" w:space="0" w:color="auto"/>
            <w:right w:val="none" w:sz="0" w:space="0" w:color="auto"/>
          </w:divBdr>
          <w:divsChild>
            <w:div w:id="176430888">
              <w:marLeft w:val="0"/>
              <w:marRight w:val="0"/>
              <w:marTop w:val="0"/>
              <w:marBottom w:val="0"/>
              <w:divBdr>
                <w:top w:val="none" w:sz="0" w:space="0" w:color="auto"/>
                <w:left w:val="none" w:sz="0" w:space="0" w:color="auto"/>
                <w:bottom w:val="none" w:sz="0" w:space="0" w:color="auto"/>
                <w:right w:val="none" w:sz="0" w:space="0" w:color="auto"/>
              </w:divBdr>
            </w:div>
          </w:divsChild>
        </w:div>
        <w:div w:id="1712146985">
          <w:marLeft w:val="0"/>
          <w:marRight w:val="0"/>
          <w:marTop w:val="0"/>
          <w:marBottom w:val="0"/>
          <w:divBdr>
            <w:top w:val="none" w:sz="0" w:space="0" w:color="auto"/>
            <w:left w:val="none" w:sz="0" w:space="0" w:color="auto"/>
            <w:bottom w:val="none" w:sz="0" w:space="0" w:color="auto"/>
            <w:right w:val="none" w:sz="0" w:space="0" w:color="auto"/>
          </w:divBdr>
          <w:divsChild>
            <w:div w:id="647826415">
              <w:marLeft w:val="0"/>
              <w:marRight w:val="0"/>
              <w:marTop w:val="0"/>
              <w:marBottom w:val="0"/>
              <w:divBdr>
                <w:top w:val="none" w:sz="0" w:space="0" w:color="auto"/>
                <w:left w:val="none" w:sz="0" w:space="0" w:color="auto"/>
                <w:bottom w:val="none" w:sz="0" w:space="0" w:color="auto"/>
                <w:right w:val="none" w:sz="0" w:space="0" w:color="auto"/>
              </w:divBdr>
            </w:div>
          </w:divsChild>
        </w:div>
        <w:div w:id="1829664233">
          <w:marLeft w:val="0"/>
          <w:marRight w:val="0"/>
          <w:marTop w:val="0"/>
          <w:marBottom w:val="0"/>
          <w:divBdr>
            <w:top w:val="none" w:sz="0" w:space="0" w:color="auto"/>
            <w:left w:val="none" w:sz="0" w:space="0" w:color="auto"/>
            <w:bottom w:val="none" w:sz="0" w:space="0" w:color="auto"/>
            <w:right w:val="none" w:sz="0" w:space="0" w:color="auto"/>
          </w:divBdr>
          <w:divsChild>
            <w:div w:id="2104691652">
              <w:marLeft w:val="0"/>
              <w:marRight w:val="0"/>
              <w:marTop w:val="0"/>
              <w:marBottom w:val="0"/>
              <w:divBdr>
                <w:top w:val="none" w:sz="0" w:space="0" w:color="auto"/>
                <w:left w:val="none" w:sz="0" w:space="0" w:color="auto"/>
                <w:bottom w:val="none" w:sz="0" w:space="0" w:color="auto"/>
                <w:right w:val="none" w:sz="0" w:space="0" w:color="auto"/>
              </w:divBdr>
            </w:div>
          </w:divsChild>
        </w:div>
        <w:div w:id="1948270280">
          <w:marLeft w:val="0"/>
          <w:marRight w:val="0"/>
          <w:marTop w:val="0"/>
          <w:marBottom w:val="0"/>
          <w:divBdr>
            <w:top w:val="none" w:sz="0" w:space="0" w:color="auto"/>
            <w:left w:val="none" w:sz="0" w:space="0" w:color="auto"/>
            <w:bottom w:val="none" w:sz="0" w:space="0" w:color="auto"/>
            <w:right w:val="none" w:sz="0" w:space="0" w:color="auto"/>
          </w:divBdr>
          <w:divsChild>
            <w:div w:id="689990216">
              <w:marLeft w:val="0"/>
              <w:marRight w:val="0"/>
              <w:marTop w:val="0"/>
              <w:marBottom w:val="0"/>
              <w:divBdr>
                <w:top w:val="none" w:sz="0" w:space="0" w:color="auto"/>
                <w:left w:val="none" w:sz="0" w:space="0" w:color="auto"/>
                <w:bottom w:val="none" w:sz="0" w:space="0" w:color="auto"/>
                <w:right w:val="none" w:sz="0" w:space="0" w:color="auto"/>
              </w:divBdr>
            </w:div>
          </w:divsChild>
        </w:div>
        <w:div w:id="2056080339">
          <w:marLeft w:val="0"/>
          <w:marRight w:val="0"/>
          <w:marTop w:val="0"/>
          <w:marBottom w:val="0"/>
          <w:divBdr>
            <w:top w:val="none" w:sz="0" w:space="0" w:color="auto"/>
            <w:left w:val="none" w:sz="0" w:space="0" w:color="auto"/>
            <w:bottom w:val="none" w:sz="0" w:space="0" w:color="auto"/>
            <w:right w:val="none" w:sz="0" w:space="0" w:color="auto"/>
          </w:divBdr>
          <w:divsChild>
            <w:div w:id="1915967537">
              <w:marLeft w:val="0"/>
              <w:marRight w:val="0"/>
              <w:marTop w:val="0"/>
              <w:marBottom w:val="0"/>
              <w:divBdr>
                <w:top w:val="none" w:sz="0" w:space="0" w:color="auto"/>
                <w:left w:val="none" w:sz="0" w:space="0" w:color="auto"/>
                <w:bottom w:val="none" w:sz="0" w:space="0" w:color="auto"/>
                <w:right w:val="none" w:sz="0" w:space="0" w:color="auto"/>
              </w:divBdr>
            </w:div>
          </w:divsChild>
        </w:div>
        <w:div w:id="2102992488">
          <w:marLeft w:val="0"/>
          <w:marRight w:val="0"/>
          <w:marTop w:val="0"/>
          <w:marBottom w:val="0"/>
          <w:divBdr>
            <w:top w:val="none" w:sz="0" w:space="0" w:color="auto"/>
            <w:left w:val="none" w:sz="0" w:space="0" w:color="auto"/>
            <w:bottom w:val="none" w:sz="0" w:space="0" w:color="auto"/>
            <w:right w:val="none" w:sz="0" w:space="0" w:color="auto"/>
          </w:divBdr>
          <w:divsChild>
            <w:div w:id="565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9180">
      <w:bodyDiv w:val="1"/>
      <w:marLeft w:val="0"/>
      <w:marRight w:val="0"/>
      <w:marTop w:val="0"/>
      <w:marBottom w:val="0"/>
      <w:divBdr>
        <w:top w:val="none" w:sz="0" w:space="0" w:color="auto"/>
        <w:left w:val="none" w:sz="0" w:space="0" w:color="auto"/>
        <w:bottom w:val="none" w:sz="0" w:space="0" w:color="auto"/>
        <w:right w:val="none" w:sz="0" w:space="0" w:color="auto"/>
      </w:divBdr>
      <w:divsChild>
        <w:div w:id="55907874">
          <w:marLeft w:val="0"/>
          <w:marRight w:val="0"/>
          <w:marTop w:val="0"/>
          <w:marBottom w:val="0"/>
          <w:divBdr>
            <w:top w:val="none" w:sz="0" w:space="0" w:color="auto"/>
            <w:left w:val="none" w:sz="0" w:space="0" w:color="auto"/>
            <w:bottom w:val="none" w:sz="0" w:space="0" w:color="auto"/>
            <w:right w:val="none" w:sz="0" w:space="0" w:color="auto"/>
          </w:divBdr>
        </w:div>
        <w:div w:id="59183935">
          <w:marLeft w:val="0"/>
          <w:marRight w:val="0"/>
          <w:marTop w:val="0"/>
          <w:marBottom w:val="0"/>
          <w:divBdr>
            <w:top w:val="none" w:sz="0" w:space="0" w:color="auto"/>
            <w:left w:val="none" w:sz="0" w:space="0" w:color="auto"/>
            <w:bottom w:val="none" w:sz="0" w:space="0" w:color="auto"/>
            <w:right w:val="none" w:sz="0" w:space="0" w:color="auto"/>
          </w:divBdr>
        </w:div>
        <w:div w:id="163210472">
          <w:marLeft w:val="0"/>
          <w:marRight w:val="0"/>
          <w:marTop w:val="0"/>
          <w:marBottom w:val="0"/>
          <w:divBdr>
            <w:top w:val="none" w:sz="0" w:space="0" w:color="auto"/>
            <w:left w:val="none" w:sz="0" w:space="0" w:color="auto"/>
            <w:bottom w:val="none" w:sz="0" w:space="0" w:color="auto"/>
            <w:right w:val="none" w:sz="0" w:space="0" w:color="auto"/>
          </w:divBdr>
        </w:div>
        <w:div w:id="164516503">
          <w:marLeft w:val="0"/>
          <w:marRight w:val="0"/>
          <w:marTop w:val="0"/>
          <w:marBottom w:val="0"/>
          <w:divBdr>
            <w:top w:val="none" w:sz="0" w:space="0" w:color="auto"/>
            <w:left w:val="none" w:sz="0" w:space="0" w:color="auto"/>
            <w:bottom w:val="none" w:sz="0" w:space="0" w:color="auto"/>
            <w:right w:val="none" w:sz="0" w:space="0" w:color="auto"/>
          </w:divBdr>
        </w:div>
        <w:div w:id="234095166">
          <w:marLeft w:val="0"/>
          <w:marRight w:val="0"/>
          <w:marTop w:val="0"/>
          <w:marBottom w:val="0"/>
          <w:divBdr>
            <w:top w:val="none" w:sz="0" w:space="0" w:color="auto"/>
            <w:left w:val="none" w:sz="0" w:space="0" w:color="auto"/>
            <w:bottom w:val="none" w:sz="0" w:space="0" w:color="auto"/>
            <w:right w:val="none" w:sz="0" w:space="0" w:color="auto"/>
          </w:divBdr>
        </w:div>
        <w:div w:id="348989164">
          <w:marLeft w:val="0"/>
          <w:marRight w:val="0"/>
          <w:marTop w:val="0"/>
          <w:marBottom w:val="0"/>
          <w:divBdr>
            <w:top w:val="none" w:sz="0" w:space="0" w:color="auto"/>
            <w:left w:val="none" w:sz="0" w:space="0" w:color="auto"/>
            <w:bottom w:val="none" w:sz="0" w:space="0" w:color="auto"/>
            <w:right w:val="none" w:sz="0" w:space="0" w:color="auto"/>
          </w:divBdr>
        </w:div>
        <w:div w:id="447941537">
          <w:marLeft w:val="0"/>
          <w:marRight w:val="0"/>
          <w:marTop w:val="0"/>
          <w:marBottom w:val="0"/>
          <w:divBdr>
            <w:top w:val="none" w:sz="0" w:space="0" w:color="auto"/>
            <w:left w:val="none" w:sz="0" w:space="0" w:color="auto"/>
            <w:bottom w:val="none" w:sz="0" w:space="0" w:color="auto"/>
            <w:right w:val="none" w:sz="0" w:space="0" w:color="auto"/>
          </w:divBdr>
        </w:div>
        <w:div w:id="467820647">
          <w:marLeft w:val="0"/>
          <w:marRight w:val="0"/>
          <w:marTop w:val="0"/>
          <w:marBottom w:val="0"/>
          <w:divBdr>
            <w:top w:val="none" w:sz="0" w:space="0" w:color="auto"/>
            <w:left w:val="none" w:sz="0" w:space="0" w:color="auto"/>
            <w:bottom w:val="none" w:sz="0" w:space="0" w:color="auto"/>
            <w:right w:val="none" w:sz="0" w:space="0" w:color="auto"/>
          </w:divBdr>
        </w:div>
        <w:div w:id="573706067">
          <w:marLeft w:val="0"/>
          <w:marRight w:val="0"/>
          <w:marTop w:val="0"/>
          <w:marBottom w:val="0"/>
          <w:divBdr>
            <w:top w:val="none" w:sz="0" w:space="0" w:color="auto"/>
            <w:left w:val="none" w:sz="0" w:space="0" w:color="auto"/>
            <w:bottom w:val="none" w:sz="0" w:space="0" w:color="auto"/>
            <w:right w:val="none" w:sz="0" w:space="0" w:color="auto"/>
          </w:divBdr>
        </w:div>
        <w:div w:id="581567441">
          <w:marLeft w:val="0"/>
          <w:marRight w:val="0"/>
          <w:marTop w:val="0"/>
          <w:marBottom w:val="0"/>
          <w:divBdr>
            <w:top w:val="none" w:sz="0" w:space="0" w:color="auto"/>
            <w:left w:val="none" w:sz="0" w:space="0" w:color="auto"/>
            <w:bottom w:val="none" w:sz="0" w:space="0" w:color="auto"/>
            <w:right w:val="none" w:sz="0" w:space="0" w:color="auto"/>
          </w:divBdr>
        </w:div>
        <w:div w:id="654068263">
          <w:marLeft w:val="0"/>
          <w:marRight w:val="0"/>
          <w:marTop w:val="0"/>
          <w:marBottom w:val="0"/>
          <w:divBdr>
            <w:top w:val="none" w:sz="0" w:space="0" w:color="auto"/>
            <w:left w:val="none" w:sz="0" w:space="0" w:color="auto"/>
            <w:bottom w:val="none" w:sz="0" w:space="0" w:color="auto"/>
            <w:right w:val="none" w:sz="0" w:space="0" w:color="auto"/>
          </w:divBdr>
        </w:div>
        <w:div w:id="659431636">
          <w:marLeft w:val="0"/>
          <w:marRight w:val="0"/>
          <w:marTop w:val="0"/>
          <w:marBottom w:val="0"/>
          <w:divBdr>
            <w:top w:val="none" w:sz="0" w:space="0" w:color="auto"/>
            <w:left w:val="none" w:sz="0" w:space="0" w:color="auto"/>
            <w:bottom w:val="none" w:sz="0" w:space="0" w:color="auto"/>
            <w:right w:val="none" w:sz="0" w:space="0" w:color="auto"/>
          </w:divBdr>
        </w:div>
        <w:div w:id="731078196">
          <w:marLeft w:val="0"/>
          <w:marRight w:val="0"/>
          <w:marTop w:val="0"/>
          <w:marBottom w:val="0"/>
          <w:divBdr>
            <w:top w:val="none" w:sz="0" w:space="0" w:color="auto"/>
            <w:left w:val="none" w:sz="0" w:space="0" w:color="auto"/>
            <w:bottom w:val="none" w:sz="0" w:space="0" w:color="auto"/>
            <w:right w:val="none" w:sz="0" w:space="0" w:color="auto"/>
          </w:divBdr>
        </w:div>
        <w:div w:id="743797188">
          <w:marLeft w:val="0"/>
          <w:marRight w:val="0"/>
          <w:marTop w:val="0"/>
          <w:marBottom w:val="0"/>
          <w:divBdr>
            <w:top w:val="none" w:sz="0" w:space="0" w:color="auto"/>
            <w:left w:val="none" w:sz="0" w:space="0" w:color="auto"/>
            <w:bottom w:val="none" w:sz="0" w:space="0" w:color="auto"/>
            <w:right w:val="none" w:sz="0" w:space="0" w:color="auto"/>
          </w:divBdr>
        </w:div>
        <w:div w:id="761950883">
          <w:marLeft w:val="0"/>
          <w:marRight w:val="0"/>
          <w:marTop w:val="0"/>
          <w:marBottom w:val="0"/>
          <w:divBdr>
            <w:top w:val="none" w:sz="0" w:space="0" w:color="auto"/>
            <w:left w:val="none" w:sz="0" w:space="0" w:color="auto"/>
            <w:bottom w:val="none" w:sz="0" w:space="0" w:color="auto"/>
            <w:right w:val="none" w:sz="0" w:space="0" w:color="auto"/>
          </w:divBdr>
        </w:div>
        <w:div w:id="948246500">
          <w:marLeft w:val="0"/>
          <w:marRight w:val="0"/>
          <w:marTop w:val="0"/>
          <w:marBottom w:val="0"/>
          <w:divBdr>
            <w:top w:val="none" w:sz="0" w:space="0" w:color="auto"/>
            <w:left w:val="none" w:sz="0" w:space="0" w:color="auto"/>
            <w:bottom w:val="none" w:sz="0" w:space="0" w:color="auto"/>
            <w:right w:val="none" w:sz="0" w:space="0" w:color="auto"/>
          </w:divBdr>
        </w:div>
        <w:div w:id="952786292">
          <w:marLeft w:val="0"/>
          <w:marRight w:val="0"/>
          <w:marTop w:val="0"/>
          <w:marBottom w:val="0"/>
          <w:divBdr>
            <w:top w:val="none" w:sz="0" w:space="0" w:color="auto"/>
            <w:left w:val="none" w:sz="0" w:space="0" w:color="auto"/>
            <w:bottom w:val="none" w:sz="0" w:space="0" w:color="auto"/>
            <w:right w:val="none" w:sz="0" w:space="0" w:color="auto"/>
          </w:divBdr>
        </w:div>
        <w:div w:id="953172857">
          <w:marLeft w:val="0"/>
          <w:marRight w:val="0"/>
          <w:marTop w:val="0"/>
          <w:marBottom w:val="0"/>
          <w:divBdr>
            <w:top w:val="none" w:sz="0" w:space="0" w:color="auto"/>
            <w:left w:val="none" w:sz="0" w:space="0" w:color="auto"/>
            <w:bottom w:val="none" w:sz="0" w:space="0" w:color="auto"/>
            <w:right w:val="none" w:sz="0" w:space="0" w:color="auto"/>
          </w:divBdr>
        </w:div>
        <w:div w:id="1022588137">
          <w:marLeft w:val="0"/>
          <w:marRight w:val="0"/>
          <w:marTop w:val="0"/>
          <w:marBottom w:val="0"/>
          <w:divBdr>
            <w:top w:val="none" w:sz="0" w:space="0" w:color="auto"/>
            <w:left w:val="none" w:sz="0" w:space="0" w:color="auto"/>
            <w:bottom w:val="none" w:sz="0" w:space="0" w:color="auto"/>
            <w:right w:val="none" w:sz="0" w:space="0" w:color="auto"/>
          </w:divBdr>
        </w:div>
        <w:div w:id="1024474830">
          <w:marLeft w:val="0"/>
          <w:marRight w:val="0"/>
          <w:marTop w:val="0"/>
          <w:marBottom w:val="0"/>
          <w:divBdr>
            <w:top w:val="none" w:sz="0" w:space="0" w:color="auto"/>
            <w:left w:val="none" w:sz="0" w:space="0" w:color="auto"/>
            <w:bottom w:val="none" w:sz="0" w:space="0" w:color="auto"/>
            <w:right w:val="none" w:sz="0" w:space="0" w:color="auto"/>
          </w:divBdr>
        </w:div>
        <w:div w:id="1328512001">
          <w:marLeft w:val="0"/>
          <w:marRight w:val="0"/>
          <w:marTop w:val="0"/>
          <w:marBottom w:val="0"/>
          <w:divBdr>
            <w:top w:val="none" w:sz="0" w:space="0" w:color="auto"/>
            <w:left w:val="none" w:sz="0" w:space="0" w:color="auto"/>
            <w:bottom w:val="none" w:sz="0" w:space="0" w:color="auto"/>
            <w:right w:val="none" w:sz="0" w:space="0" w:color="auto"/>
          </w:divBdr>
        </w:div>
        <w:div w:id="1333071507">
          <w:marLeft w:val="0"/>
          <w:marRight w:val="0"/>
          <w:marTop w:val="0"/>
          <w:marBottom w:val="0"/>
          <w:divBdr>
            <w:top w:val="none" w:sz="0" w:space="0" w:color="auto"/>
            <w:left w:val="none" w:sz="0" w:space="0" w:color="auto"/>
            <w:bottom w:val="none" w:sz="0" w:space="0" w:color="auto"/>
            <w:right w:val="none" w:sz="0" w:space="0" w:color="auto"/>
          </w:divBdr>
        </w:div>
        <w:div w:id="1414399082">
          <w:marLeft w:val="0"/>
          <w:marRight w:val="0"/>
          <w:marTop w:val="0"/>
          <w:marBottom w:val="0"/>
          <w:divBdr>
            <w:top w:val="none" w:sz="0" w:space="0" w:color="auto"/>
            <w:left w:val="none" w:sz="0" w:space="0" w:color="auto"/>
            <w:bottom w:val="none" w:sz="0" w:space="0" w:color="auto"/>
            <w:right w:val="none" w:sz="0" w:space="0" w:color="auto"/>
          </w:divBdr>
        </w:div>
        <w:div w:id="1433744521">
          <w:marLeft w:val="-75"/>
          <w:marRight w:val="0"/>
          <w:marTop w:val="30"/>
          <w:marBottom w:val="30"/>
          <w:divBdr>
            <w:top w:val="none" w:sz="0" w:space="0" w:color="auto"/>
            <w:left w:val="none" w:sz="0" w:space="0" w:color="auto"/>
            <w:bottom w:val="none" w:sz="0" w:space="0" w:color="auto"/>
            <w:right w:val="none" w:sz="0" w:space="0" w:color="auto"/>
          </w:divBdr>
          <w:divsChild>
            <w:div w:id="22292099">
              <w:marLeft w:val="0"/>
              <w:marRight w:val="0"/>
              <w:marTop w:val="0"/>
              <w:marBottom w:val="0"/>
              <w:divBdr>
                <w:top w:val="none" w:sz="0" w:space="0" w:color="auto"/>
                <w:left w:val="none" w:sz="0" w:space="0" w:color="auto"/>
                <w:bottom w:val="none" w:sz="0" w:space="0" w:color="auto"/>
                <w:right w:val="none" w:sz="0" w:space="0" w:color="auto"/>
              </w:divBdr>
              <w:divsChild>
                <w:div w:id="1177426335">
                  <w:marLeft w:val="0"/>
                  <w:marRight w:val="0"/>
                  <w:marTop w:val="0"/>
                  <w:marBottom w:val="0"/>
                  <w:divBdr>
                    <w:top w:val="none" w:sz="0" w:space="0" w:color="auto"/>
                    <w:left w:val="none" w:sz="0" w:space="0" w:color="auto"/>
                    <w:bottom w:val="none" w:sz="0" w:space="0" w:color="auto"/>
                    <w:right w:val="none" w:sz="0" w:space="0" w:color="auto"/>
                  </w:divBdr>
                </w:div>
              </w:divsChild>
            </w:div>
            <w:div w:id="85620722">
              <w:marLeft w:val="0"/>
              <w:marRight w:val="0"/>
              <w:marTop w:val="0"/>
              <w:marBottom w:val="0"/>
              <w:divBdr>
                <w:top w:val="none" w:sz="0" w:space="0" w:color="auto"/>
                <w:left w:val="none" w:sz="0" w:space="0" w:color="auto"/>
                <w:bottom w:val="none" w:sz="0" w:space="0" w:color="auto"/>
                <w:right w:val="none" w:sz="0" w:space="0" w:color="auto"/>
              </w:divBdr>
              <w:divsChild>
                <w:div w:id="1998342122">
                  <w:marLeft w:val="0"/>
                  <w:marRight w:val="0"/>
                  <w:marTop w:val="0"/>
                  <w:marBottom w:val="0"/>
                  <w:divBdr>
                    <w:top w:val="none" w:sz="0" w:space="0" w:color="auto"/>
                    <w:left w:val="none" w:sz="0" w:space="0" w:color="auto"/>
                    <w:bottom w:val="none" w:sz="0" w:space="0" w:color="auto"/>
                    <w:right w:val="none" w:sz="0" w:space="0" w:color="auto"/>
                  </w:divBdr>
                </w:div>
              </w:divsChild>
            </w:div>
            <w:div w:id="210964416">
              <w:marLeft w:val="0"/>
              <w:marRight w:val="0"/>
              <w:marTop w:val="0"/>
              <w:marBottom w:val="0"/>
              <w:divBdr>
                <w:top w:val="none" w:sz="0" w:space="0" w:color="auto"/>
                <w:left w:val="none" w:sz="0" w:space="0" w:color="auto"/>
                <w:bottom w:val="none" w:sz="0" w:space="0" w:color="auto"/>
                <w:right w:val="none" w:sz="0" w:space="0" w:color="auto"/>
              </w:divBdr>
              <w:divsChild>
                <w:div w:id="1215194967">
                  <w:marLeft w:val="0"/>
                  <w:marRight w:val="0"/>
                  <w:marTop w:val="0"/>
                  <w:marBottom w:val="0"/>
                  <w:divBdr>
                    <w:top w:val="none" w:sz="0" w:space="0" w:color="auto"/>
                    <w:left w:val="none" w:sz="0" w:space="0" w:color="auto"/>
                    <w:bottom w:val="none" w:sz="0" w:space="0" w:color="auto"/>
                    <w:right w:val="none" w:sz="0" w:space="0" w:color="auto"/>
                  </w:divBdr>
                </w:div>
              </w:divsChild>
            </w:div>
            <w:div w:id="299772021">
              <w:marLeft w:val="0"/>
              <w:marRight w:val="0"/>
              <w:marTop w:val="0"/>
              <w:marBottom w:val="0"/>
              <w:divBdr>
                <w:top w:val="none" w:sz="0" w:space="0" w:color="auto"/>
                <w:left w:val="none" w:sz="0" w:space="0" w:color="auto"/>
                <w:bottom w:val="none" w:sz="0" w:space="0" w:color="auto"/>
                <w:right w:val="none" w:sz="0" w:space="0" w:color="auto"/>
              </w:divBdr>
              <w:divsChild>
                <w:div w:id="666589337">
                  <w:marLeft w:val="0"/>
                  <w:marRight w:val="0"/>
                  <w:marTop w:val="0"/>
                  <w:marBottom w:val="0"/>
                  <w:divBdr>
                    <w:top w:val="none" w:sz="0" w:space="0" w:color="auto"/>
                    <w:left w:val="none" w:sz="0" w:space="0" w:color="auto"/>
                    <w:bottom w:val="none" w:sz="0" w:space="0" w:color="auto"/>
                    <w:right w:val="none" w:sz="0" w:space="0" w:color="auto"/>
                  </w:divBdr>
                </w:div>
              </w:divsChild>
            </w:div>
            <w:div w:id="448663732">
              <w:marLeft w:val="0"/>
              <w:marRight w:val="0"/>
              <w:marTop w:val="0"/>
              <w:marBottom w:val="0"/>
              <w:divBdr>
                <w:top w:val="none" w:sz="0" w:space="0" w:color="auto"/>
                <w:left w:val="none" w:sz="0" w:space="0" w:color="auto"/>
                <w:bottom w:val="none" w:sz="0" w:space="0" w:color="auto"/>
                <w:right w:val="none" w:sz="0" w:space="0" w:color="auto"/>
              </w:divBdr>
              <w:divsChild>
                <w:div w:id="1236746906">
                  <w:marLeft w:val="0"/>
                  <w:marRight w:val="0"/>
                  <w:marTop w:val="0"/>
                  <w:marBottom w:val="0"/>
                  <w:divBdr>
                    <w:top w:val="none" w:sz="0" w:space="0" w:color="auto"/>
                    <w:left w:val="none" w:sz="0" w:space="0" w:color="auto"/>
                    <w:bottom w:val="none" w:sz="0" w:space="0" w:color="auto"/>
                    <w:right w:val="none" w:sz="0" w:space="0" w:color="auto"/>
                  </w:divBdr>
                </w:div>
              </w:divsChild>
            </w:div>
            <w:div w:id="551111861">
              <w:marLeft w:val="0"/>
              <w:marRight w:val="0"/>
              <w:marTop w:val="0"/>
              <w:marBottom w:val="0"/>
              <w:divBdr>
                <w:top w:val="none" w:sz="0" w:space="0" w:color="auto"/>
                <w:left w:val="none" w:sz="0" w:space="0" w:color="auto"/>
                <w:bottom w:val="none" w:sz="0" w:space="0" w:color="auto"/>
                <w:right w:val="none" w:sz="0" w:space="0" w:color="auto"/>
              </w:divBdr>
              <w:divsChild>
                <w:div w:id="1326477397">
                  <w:marLeft w:val="0"/>
                  <w:marRight w:val="0"/>
                  <w:marTop w:val="0"/>
                  <w:marBottom w:val="0"/>
                  <w:divBdr>
                    <w:top w:val="none" w:sz="0" w:space="0" w:color="auto"/>
                    <w:left w:val="none" w:sz="0" w:space="0" w:color="auto"/>
                    <w:bottom w:val="none" w:sz="0" w:space="0" w:color="auto"/>
                    <w:right w:val="none" w:sz="0" w:space="0" w:color="auto"/>
                  </w:divBdr>
                </w:div>
              </w:divsChild>
            </w:div>
            <w:div w:id="969212587">
              <w:marLeft w:val="0"/>
              <w:marRight w:val="0"/>
              <w:marTop w:val="0"/>
              <w:marBottom w:val="0"/>
              <w:divBdr>
                <w:top w:val="none" w:sz="0" w:space="0" w:color="auto"/>
                <w:left w:val="none" w:sz="0" w:space="0" w:color="auto"/>
                <w:bottom w:val="none" w:sz="0" w:space="0" w:color="auto"/>
                <w:right w:val="none" w:sz="0" w:space="0" w:color="auto"/>
              </w:divBdr>
              <w:divsChild>
                <w:div w:id="344284521">
                  <w:marLeft w:val="0"/>
                  <w:marRight w:val="0"/>
                  <w:marTop w:val="0"/>
                  <w:marBottom w:val="0"/>
                  <w:divBdr>
                    <w:top w:val="none" w:sz="0" w:space="0" w:color="auto"/>
                    <w:left w:val="none" w:sz="0" w:space="0" w:color="auto"/>
                    <w:bottom w:val="none" w:sz="0" w:space="0" w:color="auto"/>
                    <w:right w:val="none" w:sz="0" w:space="0" w:color="auto"/>
                  </w:divBdr>
                </w:div>
              </w:divsChild>
            </w:div>
            <w:div w:id="1002901296">
              <w:marLeft w:val="0"/>
              <w:marRight w:val="0"/>
              <w:marTop w:val="0"/>
              <w:marBottom w:val="0"/>
              <w:divBdr>
                <w:top w:val="none" w:sz="0" w:space="0" w:color="auto"/>
                <w:left w:val="none" w:sz="0" w:space="0" w:color="auto"/>
                <w:bottom w:val="none" w:sz="0" w:space="0" w:color="auto"/>
                <w:right w:val="none" w:sz="0" w:space="0" w:color="auto"/>
              </w:divBdr>
              <w:divsChild>
                <w:div w:id="2049523554">
                  <w:marLeft w:val="0"/>
                  <w:marRight w:val="0"/>
                  <w:marTop w:val="0"/>
                  <w:marBottom w:val="0"/>
                  <w:divBdr>
                    <w:top w:val="none" w:sz="0" w:space="0" w:color="auto"/>
                    <w:left w:val="none" w:sz="0" w:space="0" w:color="auto"/>
                    <w:bottom w:val="none" w:sz="0" w:space="0" w:color="auto"/>
                    <w:right w:val="none" w:sz="0" w:space="0" w:color="auto"/>
                  </w:divBdr>
                </w:div>
              </w:divsChild>
            </w:div>
            <w:div w:id="1045518361">
              <w:marLeft w:val="0"/>
              <w:marRight w:val="0"/>
              <w:marTop w:val="0"/>
              <w:marBottom w:val="0"/>
              <w:divBdr>
                <w:top w:val="none" w:sz="0" w:space="0" w:color="auto"/>
                <w:left w:val="none" w:sz="0" w:space="0" w:color="auto"/>
                <w:bottom w:val="none" w:sz="0" w:space="0" w:color="auto"/>
                <w:right w:val="none" w:sz="0" w:space="0" w:color="auto"/>
              </w:divBdr>
              <w:divsChild>
                <w:div w:id="1148782774">
                  <w:marLeft w:val="0"/>
                  <w:marRight w:val="0"/>
                  <w:marTop w:val="0"/>
                  <w:marBottom w:val="0"/>
                  <w:divBdr>
                    <w:top w:val="none" w:sz="0" w:space="0" w:color="auto"/>
                    <w:left w:val="none" w:sz="0" w:space="0" w:color="auto"/>
                    <w:bottom w:val="none" w:sz="0" w:space="0" w:color="auto"/>
                    <w:right w:val="none" w:sz="0" w:space="0" w:color="auto"/>
                  </w:divBdr>
                </w:div>
              </w:divsChild>
            </w:div>
            <w:div w:id="1261186335">
              <w:marLeft w:val="0"/>
              <w:marRight w:val="0"/>
              <w:marTop w:val="0"/>
              <w:marBottom w:val="0"/>
              <w:divBdr>
                <w:top w:val="none" w:sz="0" w:space="0" w:color="auto"/>
                <w:left w:val="none" w:sz="0" w:space="0" w:color="auto"/>
                <w:bottom w:val="none" w:sz="0" w:space="0" w:color="auto"/>
                <w:right w:val="none" w:sz="0" w:space="0" w:color="auto"/>
              </w:divBdr>
              <w:divsChild>
                <w:div w:id="1319075794">
                  <w:marLeft w:val="0"/>
                  <w:marRight w:val="0"/>
                  <w:marTop w:val="0"/>
                  <w:marBottom w:val="0"/>
                  <w:divBdr>
                    <w:top w:val="none" w:sz="0" w:space="0" w:color="auto"/>
                    <w:left w:val="none" w:sz="0" w:space="0" w:color="auto"/>
                    <w:bottom w:val="none" w:sz="0" w:space="0" w:color="auto"/>
                    <w:right w:val="none" w:sz="0" w:space="0" w:color="auto"/>
                  </w:divBdr>
                </w:div>
              </w:divsChild>
            </w:div>
            <w:div w:id="1497845430">
              <w:marLeft w:val="0"/>
              <w:marRight w:val="0"/>
              <w:marTop w:val="0"/>
              <w:marBottom w:val="0"/>
              <w:divBdr>
                <w:top w:val="none" w:sz="0" w:space="0" w:color="auto"/>
                <w:left w:val="none" w:sz="0" w:space="0" w:color="auto"/>
                <w:bottom w:val="none" w:sz="0" w:space="0" w:color="auto"/>
                <w:right w:val="none" w:sz="0" w:space="0" w:color="auto"/>
              </w:divBdr>
              <w:divsChild>
                <w:div w:id="1962304288">
                  <w:marLeft w:val="0"/>
                  <w:marRight w:val="0"/>
                  <w:marTop w:val="0"/>
                  <w:marBottom w:val="0"/>
                  <w:divBdr>
                    <w:top w:val="none" w:sz="0" w:space="0" w:color="auto"/>
                    <w:left w:val="none" w:sz="0" w:space="0" w:color="auto"/>
                    <w:bottom w:val="none" w:sz="0" w:space="0" w:color="auto"/>
                    <w:right w:val="none" w:sz="0" w:space="0" w:color="auto"/>
                  </w:divBdr>
                </w:div>
              </w:divsChild>
            </w:div>
            <w:div w:id="1650599402">
              <w:marLeft w:val="0"/>
              <w:marRight w:val="0"/>
              <w:marTop w:val="0"/>
              <w:marBottom w:val="0"/>
              <w:divBdr>
                <w:top w:val="none" w:sz="0" w:space="0" w:color="auto"/>
                <w:left w:val="none" w:sz="0" w:space="0" w:color="auto"/>
                <w:bottom w:val="none" w:sz="0" w:space="0" w:color="auto"/>
                <w:right w:val="none" w:sz="0" w:space="0" w:color="auto"/>
              </w:divBdr>
              <w:divsChild>
                <w:div w:id="143082577">
                  <w:marLeft w:val="0"/>
                  <w:marRight w:val="0"/>
                  <w:marTop w:val="0"/>
                  <w:marBottom w:val="0"/>
                  <w:divBdr>
                    <w:top w:val="none" w:sz="0" w:space="0" w:color="auto"/>
                    <w:left w:val="none" w:sz="0" w:space="0" w:color="auto"/>
                    <w:bottom w:val="none" w:sz="0" w:space="0" w:color="auto"/>
                    <w:right w:val="none" w:sz="0" w:space="0" w:color="auto"/>
                  </w:divBdr>
                </w:div>
              </w:divsChild>
            </w:div>
            <w:div w:id="1729762250">
              <w:marLeft w:val="0"/>
              <w:marRight w:val="0"/>
              <w:marTop w:val="0"/>
              <w:marBottom w:val="0"/>
              <w:divBdr>
                <w:top w:val="none" w:sz="0" w:space="0" w:color="auto"/>
                <w:left w:val="none" w:sz="0" w:space="0" w:color="auto"/>
                <w:bottom w:val="none" w:sz="0" w:space="0" w:color="auto"/>
                <w:right w:val="none" w:sz="0" w:space="0" w:color="auto"/>
              </w:divBdr>
              <w:divsChild>
                <w:div w:id="502866479">
                  <w:marLeft w:val="0"/>
                  <w:marRight w:val="0"/>
                  <w:marTop w:val="0"/>
                  <w:marBottom w:val="0"/>
                  <w:divBdr>
                    <w:top w:val="none" w:sz="0" w:space="0" w:color="auto"/>
                    <w:left w:val="none" w:sz="0" w:space="0" w:color="auto"/>
                    <w:bottom w:val="none" w:sz="0" w:space="0" w:color="auto"/>
                    <w:right w:val="none" w:sz="0" w:space="0" w:color="auto"/>
                  </w:divBdr>
                </w:div>
              </w:divsChild>
            </w:div>
            <w:div w:id="1739742478">
              <w:marLeft w:val="0"/>
              <w:marRight w:val="0"/>
              <w:marTop w:val="0"/>
              <w:marBottom w:val="0"/>
              <w:divBdr>
                <w:top w:val="none" w:sz="0" w:space="0" w:color="auto"/>
                <w:left w:val="none" w:sz="0" w:space="0" w:color="auto"/>
                <w:bottom w:val="none" w:sz="0" w:space="0" w:color="auto"/>
                <w:right w:val="none" w:sz="0" w:space="0" w:color="auto"/>
              </w:divBdr>
              <w:divsChild>
                <w:div w:id="1976641675">
                  <w:marLeft w:val="0"/>
                  <w:marRight w:val="0"/>
                  <w:marTop w:val="0"/>
                  <w:marBottom w:val="0"/>
                  <w:divBdr>
                    <w:top w:val="none" w:sz="0" w:space="0" w:color="auto"/>
                    <w:left w:val="none" w:sz="0" w:space="0" w:color="auto"/>
                    <w:bottom w:val="none" w:sz="0" w:space="0" w:color="auto"/>
                    <w:right w:val="none" w:sz="0" w:space="0" w:color="auto"/>
                  </w:divBdr>
                </w:div>
              </w:divsChild>
            </w:div>
            <w:div w:id="1763379713">
              <w:marLeft w:val="0"/>
              <w:marRight w:val="0"/>
              <w:marTop w:val="0"/>
              <w:marBottom w:val="0"/>
              <w:divBdr>
                <w:top w:val="none" w:sz="0" w:space="0" w:color="auto"/>
                <w:left w:val="none" w:sz="0" w:space="0" w:color="auto"/>
                <w:bottom w:val="none" w:sz="0" w:space="0" w:color="auto"/>
                <w:right w:val="none" w:sz="0" w:space="0" w:color="auto"/>
              </w:divBdr>
              <w:divsChild>
                <w:div w:id="712196126">
                  <w:marLeft w:val="0"/>
                  <w:marRight w:val="0"/>
                  <w:marTop w:val="0"/>
                  <w:marBottom w:val="0"/>
                  <w:divBdr>
                    <w:top w:val="none" w:sz="0" w:space="0" w:color="auto"/>
                    <w:left w:val="none" w:sz="0" w:space="0" w:color="auto"/>
                    <w:bottom w:val="none" w:sz="0" w:space="0" w:color="auto"/>
                    <w:right w:val="none" w:sz="0" w:space="0" w:color="auto"/>
                  </w:divBdr>
                </w:div>
              </w:divsChild>
            </w:div>
            <w:div w:id="1778673698">
              <w:marLeft w:val="0"/>
              <w:marRight w:val="0"/>
              <w:marTop w:val="0"/>
              <w:marBottom w:val="0"/>
              <w:divBdr>
                <w:top w:val="none" w:sz="0" w:space="0" w:color="auto"/>
                <w:left w:val="none" w:sz="0" w:space="0" w:color="auto"/>
                <w:bottom w:val="none" w:sz="0" w:space="0" w:color="auto"/>
                <w:right w:val="none" w:sz="0" w:space="0" w:color="auto"/>
              </w:divBdr>
              <w:divsChild>
                <w:div w:id="29576971">
                  <w:marLeft w:val="0"/>
                  <w:marRight w:val="0"/>
                  <w:marTop w:val="0"/>
                  <w:marBottom w:val="0"/>
                  <w:divBdr>
                    <w:top w:val="none" w:sz="0" w:space="0" w:color="auto"/>
                    <w:left w:val="none" w:sz="0" w:space="0" w:color="auto"/>
                    <w:bottom w:val="none" w:sz="0" w:space="0" w:color="auto"/>
                    <w:right w:val="none" w:sz="0" w:space="0" w:color="auto"/>
                  </w:divBdr>
                </w:div>
              </w:divsChild>
            </w:div>
            <w:div w:id="1936087440">
              <w:marLeft w:val="0"/>
              <w:marRight w:val="0"/>
              <w:marTop w:val="0"/>
              <w:marBottom w:val="0"/>
              <w:divBdr>
                <w:top w:val="none" w:sz="0" w:space="0" w:color="auto"/>
                <w:left w:val="none" w:sz="0" w:space="0" w:color="auto"/>
                <w:bottom w:val="none" w:sz="0" w:space="0" w:color="auto"/>
                <w:right w:val="none" w:sz="0" w:space="0" w:color="auto"/>
              </w:divBdr>
              <w:divsChild>
                <w:div w:id="423571419">
                  <w:marLeft w:val="0"/>
                  <w:marRight w:val="0"/>
                  <w:marTop w:val="0"/>
                  <w:marBottom w:val="0"/>
                  <w:divBdr>
                    <w:top w:val="none" w:sz="0" w:space="0" w:color="auto"/>
                    <w:left w:val="none" w:sz="0" w:space="0" w:color="auto"/>
                    <w:bottom w:val="none" w:sz="0" w:space="0" w:color="auto"/>
                    <w:right w:val="none" w:sz="0" w:space="0" w:color="auto"/>
                  </w:divBdr>
                </w:div>
              </w:divsChild>
            </w:div>
            <w:div w:id="2001229291">
              <w:marLeft w:val="0"/>
              <w:marRight w:val="0"/>
              <w:marTop w:val="0"/>
              <w:marBottom w:val="0"/>
              <w:divBdr>
                <w:top w:val="none" w:sz="0" w:space="0" w:color="auto"/>
                <w:left w:val="none" w:sz="0" w:space="0" w:color="auto"/>
                <w:bottom w:val="none" w:sz="0" w:space="0" w:color="auto"/>
                <w:right w:val="none" w:sz="0" w:space="0" w:color="auto"/>
              </w:divBdr>
              <w:divsChild>
                <w:div w:id="8837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853">
          <w:marLeft w:val="0"/>
          <w:marRight w:val="0"/>
          <w:marTop w:val="0"/>
          <w:marBottom w:val="0"/>
          <w:divBdr>
            <w:top w:val="none" w:sz="0" w:space="0" w:color="auto"/>
            <w:left w:val="none" w:sz="0" w:space="0" w:color="auto"/>
            <w:bottom w:val="none" w:sz="0" w:space="0" w:color="auto"/>
            <w:right w:val="none" w:sz="0" w:space="0" w:color="auto"/>
          </w:divBdr>
        </w:div>
        <w:div w:id="1483306531">
          <w:marLeft w:val="0"/>
          <w:marRight w:val="0"/>
          <w:marTop w:val="0"/>
          <w:marBottom w:val="0"/>
          <w:divBdr>
            <w:top w:val="none" w:sz="0" w:space="0" w:color="auto"/>
            <w:left w:val="none" w:sz="0" w:space="0" w:color="auto"/>
            <w:bottom w:val="none" w:sz="0" w:space="0" w:color="auto"/>
            <w:right w:val="none" w:sz="0" w:space="0" w:color="auto"/>
          </w:divBdr>
        </w:div>
        <w:div w:id="1493791409">
          <w:marLeft w:val="0"/>
          <w:marRight w:val="0"/>
          <w:marTop w:val="0"/>
          <w:marBottom w:val="0"/>
          <w:divBdr>
            <w:top w:val="none" w:sz="0" w:space="0" w:color="auto"/>
            <w:left w:val="none" w:sz="0" w:space="0" w:color="auto"/>
            <w:bottom w:val="none" w:sz="0" w:space="0" w:color="auto"/>
            <w:right w:val="none" w:sz="0" w:space="0" w:color="auto"/>
          </w:divBdr>
        </w:div>
        <w:div w:id="1674381891">
          <w:marLeft w:val="0"/>
          <w:marRight w:val="0"/>
          <w:marTop w:val="0"/>
          <w:marBottom w:val="0"/>
          <w:divBdr>
            <w:top w:val="none" w:sz="0" w:space="0" w:color="auto"/>
            <w:left w:val="none" w:sz="0" w:space="0" w:color="auto"/>
            <w:bottom w:val="none" w:sz="0" w:space="0" w:color="auto"/>
            <w:right w:val="none" w:sz="0" w:space="0" w:color="auto"/>
          </w:divBdr>
        </w:div>
        <w:div w:id="1736925651">
          <w:marLeft w:val="0"/>
          <w:marRight w:val="0"/>
          <w:marTop w:val="0"/>
          <w:marBottom w:val="0"/>
          <w:divBdr>
            <w:top w:val="none" w:sz="0" w:space="0" w:color="auto"/>
            <w:left w:val="none" w:sz="0" w:space="0" w:color="auto"/>
            <w:bottom w:val="none" w:sz="0" w:space="0" w:color="auto"/>
            <w:right w:val="none" w:sz="0" w:space="0" w:color="auto"/>
          </w:divBdr>
        </w:div>
        <w:div w:id="1782456872">
          <w:marLeft w:val="0"/>
          <w:marRight w:val="0"/>
          <w:marTop w:val="0"/>
          <w:marBottom w:val="0"/>
          <w:divBdr>
            <w:top w:val="none" w:sz="0" w:space="0" w:color="auto"/>
            <w:left w:val="none" w:sz="0" w:space="0" w:color="auto"/>
            <w:bottom w:val="none" w:sz="0" w:space="0" w:color="auto"/>
            <w:right w:val="none" w:sz="0" w:space="0" w:color="auto"/>
          </w:divBdr>
        </w:div>
        <w:div w:id="1785227440">
          <w:marLeft w:val="0"/>
          <w:marRight w:val="0"/>
          <w:marTop w:val="0"/>
          <w:marBottom w:val="0"/>
          <w:divBdr>
            <w:top w:val="none" w:sz="0" w:space="0" w:color="auto"/>
            <w:left w:val="none" w:sz="0" w:space="0" w:color="auto"/>
            <w:bottom w:val="none" w:sz="0" w:space="0" w:color="auto"/>
            <w:right w:val="none" w:sz="0" w:space="0" w:color="auto"/>
          </w:divBdr>
        </w:div>
        <w:div w:id="1930388937">
          <w:marLeft w:val="0"/>
          <w:marRight w:val="0"/>
          <w:marTop w:val="0"/>
          <w:marBottom w:val="0"/>
          <w:divBdr>
            <w:top w:val="none" w:sz="0" w:space="0" w:color="auto"/>
            <w:left w:val="none" w:sz="0" w:space="0" w:color="auto"/>
            <w:bottom w:val="none" w:sz="0" w:space="0" w:color="auto"/>
            <w:right w:val="none" w:sz="0" w:space="0" w:color="auto"/>
          </w:divBdr>
        </w:div>
        <w:div w:id="2042632925">
          <w:marLeft w:val="0"/>
          <w:marRight w:val="0"/>
          <w:marTop w:val="0"/>
          <w:marBottom w:val="0"/>
          <w:divBdr>
            <w:top w:val="none" w:sz="0" w:space="0" w:color="auto"/>
            <w:left w:val="none" w:sz="0" w:space="0" w:color="auto"/>
            <w:bottom w:val="none" w:sz="0" w:space="0" w:color="auto"/>
            <w:right w:val="none" w:sz="0" w:space="0" w:color="auto"/>
          </w:divBdr>
        </w:div>
        <w:div w:id="2102791844">
          <w:marLeft w:val="0"/>
          <w:marRight w:val="0"/>
          <w:marTop w:val="0"/>
          <w:marBottom w:val="0"/>
          <w:divBdr>
            <w:top w:val="none" w:sz="0" w:space="0" w:color="auto"/>
            <w:left w:val="none" w:sz="0" w:space="0" w:color="auto"/>
            <w:bottom w:val="none" w:sz="0" w:space="0" w:color="auto"/>
            <w:right w:val="none" w:sz="0" w:space="0" w:color="auto"/>
          </w:divBdr>
        </w:div>
      </w:divsChild>
    </w:div>
    <w:div w:id="1758554280">
      <w:bodyDiv w:val="1"/>
      <w:marLeft w:val="0"/>
      <w:marRight w:val="0"/>
      <w:marTop w:val="0"/>
      <w:marBottom w:val="0"/>
      <w:divBdr>
        <w:top w:val="none" w:sz="0" w:space="0" w:color="auto"/>
        <w:left w:val="none" w:sz="0" w:space="0" w:color="auto"/>
        <w:bottom w:val="none" w:sz="0" w:space="0" w:color="auto"/>
        <w:right w:val="none" w:sz="0" w:space="0" w:color="auto"/>
      </w:divBdr>
    </w:div>
    <w:div w:id="1828666779">
      <w:bodyDiv w:val="1"/>
      <w:marLeft w:val="0"/>
      <w:marRight w:val="0"/>
      <w:marTop w:val="0"/>
      <w:marBottom w:val="0"/>
      <w:divBdr>
        <w:top w:val="none" w:sz="0" w:space="0" w:color="auto"/>
        <w:left w:val="none" w:sz="0" w:space="0" w:color="auto"/>
        <w:bottom w:val="none" w:sz="0" w:space="0" w:color="auto"/>
        <w:right w:val="none" w:sz="0" w:space="0" w:color="auto"/>
      </w:divBdr>
      <w:divsChild>
        <w:div w:id="158890884">
          <w:marLeft w:val="0"/>
          <w:marRight w:val="0"/>
          <w:marTop w:val="0"/>
          <w:marBottom w:val="0"/>
          <w:divBdr>
            <w:top w:val="none" w:sz="0" w:space="0" w:color="auto"/>
            <w:left w:val="none" w:sz="0" w:space="0" w:color="auto"/>
            <w:bottom w:val="none" w:sz="0" w:space="0" w:color="auto"/>
            <w:right w:val="none" w:sz="0" w:space="0" w:color="auto"/>
          </w:divBdr>
        </w:div>
        <w:div w:id="514997481">
          <w:marLeft w:val="0"/>
          <w:marRight w:val="0"/>
          <w:marTop w:val="0"/>
          <w:marBottom w:val="0"/>
          <w:divBdr>
            <w:top w:val="none" w:sz="0" w:space="0" w:color="auto"/>
            <w:left w:val="none" w:sz="0" w:space="0" w:color="auto"/>
            <w:bottom w:val="none" w:sz="0" w:space="0" w:color="auto"/>
            <w:right w:val="none" w:sz="0" w:space="0" w:color="auto"/>
          </w:divBdr>
        </w:div>
        <w:div w:id="519776384">
          <w:marLeft w:val="0"/>
          <w:marRight w:val="0"/>
          <w:marTop w:val="0"/>
          <w:marBottom w:val="0"/>
          <w:divBdr>
            <w:top w:val="none" w:sz="0" w:space="0" w:color="auto"/>
            <w:left w:val="none" w:sz="0" w:space="0" w:color="auto"/>
            <w:bottom w:val="none" w:sz="0" w:space="0" w:color="auto"/>
            <w:right w:val="none" w:sz="0" w:space="0" w:color="auto"/>
          </w:divBdr>
        </w:div>
        <w:div w:id="654997124">
          <w:marLeft w:val="0"/>
          <w:marRight w:val="0"/>
          <w:marTop w:val="0"/>
          <w:marBottom w:val="0"/>
          <w:divBdr>
            <w:top w:val="none" w:sz="0" w:space="0" w:color="auto"/>
            <w:left w:val="none" w:sz="0" w:space="0" w:color="auto"/>
            <w:bottom w:val="none" w:sz="0" w:space="0" w:color="auto"/>
            <w:right w:val="none" w:sz="0" w:space="0" w:color="auto"/>
          </w:divBdr>
        </w:div>
        <w:div w:id="744762683">
          <w:marLeft w:val="0"/>
          <w:marRight w:val="0"/>
          <w:marTop w:val="0"/>
          <w:marBottom w:val="0"/>
          <w:divBdr>
            <w:top w:val="none" w:sz="0" w:space="0" w:color="auto"/>
            <w:left w:val="none" w:sz="0" w:space="0" w:color="auto"/>
            <w:bottom w:val="none" w:sz="0" w:space="0" w:color="auto"/>
            <w:right w:val="none" w:sz="0" w:space="0" w:color="auto"/>
          </w:divBdr>
        </w:div>
        <w:div w:id="966424663">
          <w:marLeft w:val="0"/>
          <w:marRight w:val="0"/>
          <w:marTop w:val="0"/>
          <w:marBottom w:val="0"/>
          <w:divBdr>
            <w:top w:val="none" w:sz="0" w:space="0" w:color="auto"/>
            <w:left w:val="none" w:sz="0" w:space="0" w:color="auto"/>
            <w:bottom w:val="none" w:sz="0" w:space="0" w:color="auto"/>
            <w:right w:val="none" w:sz="0" w:space="0" w:color="auto"/>
          </w:divBdr>
        </w:div>
        <w:div w:id="1065878732">
          <w:marLeft w:val="0"/>
          <w:marRight w:val="0"/>
          <w:marTop w:val="0"/>
          <w:marBottom w:val="0"/>
          <w:divBdr>
            <w:top w:val="none" w:sz="0" w:space="0" w:color="auto"/>
            <w:left w:val="none" w:sz="0" w:space="0" w:color="auto"/>
            <w:bottom w:val="none" w:sz="0" w:space="0" w:color="auto"/>
            <w:right w:val="none" w:sz="0" w:space="0" w:color="auto"/>
          </w:divBdr>
        </w:div>
        <w:div w:id="1077509672">
          <w:marLeft w:val="0"/>
          <w:marRight w:val="0"/>
          <w:marTop w:val="0"/>
          <w:marBottom w:val="0"/>
          <w:divBdr>
            <w:top w:val="none" w:sz="0" w:space="0" w:color="auto"/>
            <w:left w:val="none" w:sz="0" w:space="0" w:color="auto"/>
            <w:bottom w:val="none" w:sz="0" w:space="0" w:color="auto"/>
            <w:right w:val="none" w:sz="0" w:space="0" w:color="auto"/>
          </w:divBdr>
        </w:div>
        <w:div w:id="1078090951">
          <w:marLeft w:val="0"/>
          <w:marRight w:val="0"/>
          <w:marTop w:val="0"/>
          <w:marBottom w:val="0"/>
          <w:divBdr>
            <w:top w:val="none" w:sz="0" w:space="0" w:color="auto"/>
            <w:left w:val="none" w:sz="0" w:space="0" w:color="auto"/>
            <w:bottom w:val="none" w:sz="0" w:space="0" w:color="auto"/>
            <w:right w:val="none" w:sz="0" w:space="0" w:color="auto"/>
          </w:divBdr>
        </w:div>
        <w:div w:id="1094597019">
          <w:marLeft w:val="0"/>
          <w:marRight w:val="0"/>
          <w:marTop w:val="0"/>
          <w:marBottom w:val="0"/>
          <w:divBdr>
            <w:top w:val="none" w:sz="0" w:space="0" w:color="auto"/>
            <w:left w:val="none" w:sz="0" w:space="0" w:color="auto"/>
            <w:bottom w:val="none" w:sz="0" w:space="0" w:color="auto"/>
            <w:right w:val="none" w:sz="0" w:space="0" w:color="auto"/>
          </w:divBdr>
        </w:div>
        <w:div w:id="1114902521">
          <w:marLeft w:val="0"/>
          <w:marRight w:val="0"/>
          <w:marTop w:val="0"/>
          <w:marBottom w:val="0"/>
          <w:divBdr>
            <w:top w:val="none" w:sz="0" w:space="0" w:color="auto"/>
            <w:left w:val="none" w:sz="0" w:space="0" w:color="auto"/>
            <w:bottom w:val="none" w:sz="0" w:space="0" w:color="auto"/>
            <w:right w:val="none" w:sz="0" w:space="0" w:color="auto"/>
          </w:divBdr>
        </w:div>
        <w:div w:id="1175806607">
          <w:marLeft w:val="0"/>
          <w:marRight w:val="0"/>
          <w:marTop w:val="0"/>
          <w:marBottom w:val="0"/>
          <w:divBdr>
            <w:top w:val="none" w:sz="0" w:space="0" w:color="auto"/>
            <w:left w:val="none" w:sz="0" w:space="0" w:color="auto"/>
            <w:bottom w:val="none" w:sz="0" w:space="0" w:color="auto"/>
            <w:right w:val="none" w:sz="0" w:space="0" w:color="auto"/>
          </w:divBdr>
        </w:div>
        <w:div w:id="1329560209">
          <w:marLeft w:val="0"/>
          <w:marRight w:val="0"/>
          <w:marTop w:val="0"/>
          <w:marBottom w:val="0"/>
          <w:divBdr>
            <w:top w:val="none" w:sz="0" w:space="0" w:color="auto"/>
            <w:left w:val="none" w:sz="0" w:space="0" w:color="auto"/>
            <w:bottom w:val="none" w:sz="0" w:space="0" w:color="auto"/>
            <w:right w:val="none" w:sz="0" w:space="0" w:color="auto"/>
          </w:divBdr>
          <w:divsChild>
            <w:div w:id="148179330">
              <w:marLeft w:val="-75"/>
              <w:marRight w:val="0"/>
              <w:marTop w:val="30"/>
              <w:marBottom w:val="30"/>
              <w:divBdr>
                <w:top w:val="none" w:sz="0" w:space="0" w:color="auto"/>
                <w:left w:val="none" w:sz="0" w:space="0" w:color="auto"/>
                <w:bottom w:val="none" w:sz="0" w:space="0" w:color="auto"/>
                <w:right w:val="none" w:sz="0" w:space="0" w:color="auto"/>
              </w:divBdr>
              <w:divsChild>
                <w:div w:id="51466184">
                  <w:marLeft w:val="0"/>
                  <w:marRight w:val="0"/>
                  <w:marTop w:val="0"/>
                  <w:marBottom w:val="0"/>
                  <w:divBdr>
                    <w:top w:val="none" w:sz="0" w:space="0" w:color="auto"/>
                    <w:left w:val="none" w:sz="0" w:space="0" w:color="auto"/>
                    <w:bottom w:val="none" w:sz="0" w:space="0" w:color="auto"/>
                    <w:right w:val="none" w:sz="0" w:space="0" w:color="auto"/>
                  </w:divBdr>
                  <w:divsChild>
                    <w:div w:id="1094743228">
                      <w:marLeft w:val="0"/>
                      <w:marRight w:val="0"/>
                      <w:marTop w:val="0"/>
                      <w:marBottom w:val="0"/>
                      <w:divBdr>
                        <w:top w:val="none" w:sz="0" w:space="0" w:color="auto"/>
                        <w:left w:val="none" w:sz="0" w:space="0" w:color="auto"/>
                        <w:bottom w:val="none" w:sz="0" w:space="0" w:color="auto"/>
                        <w:right w:val="none" w:sz="0" w:space="0" w:color="auto"/>
                      </w:divBdr>
                    </w:div>
                  </w:divsChild>
                </w:div>
                <w:div w:id="341007266">
                  <w:marLeft w:val="0"/>
                  <w:marRight w:val="0"/>
                  <w:marTop w:val="0"/>
                  <w:marBottom w:val="0"/>
                  <w:divBdr>
                    <w:top w:val="none" w:sz="0" w:space="0" w:color="auto"/>
                    <w:left w:val="none" w:sz="0" w:space="0" w:color="auto"/>
                    <w:bottom w:val="none" w:sz="0" w:space="0" w:color="auto"/>
                    <w:right w:val="none" w:sz="0" w:space="0" w:color="auto"/>
                  </w:divBdr>
                  <w:divsChild>
                    <w:div w:id="767240656">
                      <w:marLeft w:val="0"/>
                      <w:marRight w:val="0"/>
                      <w:marTop w:val="0"/>
                      <w:marBottom w:val="0"/>
                      <w:divBdr>
                        <w:top w:val="none" w:sz="0" w:space="0" w:color="auto"/>
                        <w:left w:val="none" w:sz="0" w:space="0" w:color="auto"/>
                        <w:bottom w:val="none" w:sz="0" w:space="0" w:color="auto"/>
                        <w:right w:val="none" w:sz="0" w:space="0" w:color="auto"/>
                      </w:divBdr>
                    </w:div>
                  </w:divsChild>
                </w:div>
                <w:div w:id="403070555">
                  <w:marLeft w:val="0"/>
                  <w:marRight w:val="0"/>
                  <w:marTop w:val="0"/>
                  <w:marBottom w:val="0"/>
                  <w:divBdr>
                    <w:top w:val="none" w:sz="0" w:space="0" w:color="auto"/>
                    <w:left w:val="none" w:sz="0" w:space="0" w:color="auto"/>
                    <w:bottom w:val="none" w:sz="0" w:space="0" w:color="auto"/>
                    <w:right w:val="none" w:sz="0" w:space="0" w:color="auto"/>
                  </w:divBdr>
                  <w:divsChild>
                    <w:div w:id="2052266170">
                      <w:marLeft w:val="0"/>
                      <w:marRight w:val="0"/>
                      <w:marTop w:val="0"/>
                      <w:marBottom w:val="0"/>
                      <w:divBdr>
                        <w:top w:val="none" w:sz="0" w:space="0" w:color="auto"/>
                        <w:left w:val="none" w:sz="0" w:space="0" w:color="auto"/>
                        <w:bottom w:val="none" w:sz="0" w:space="0" w:color="auto"/>
                        <w:right w:val="none" w:sz="0" w:space="0" w:color="auto"/>
                      </w:divBdr>
                    </w:div>
                  </w:divsChild>
                </w:div>
                <w:div w:id="429854046">
                  <w:marLeft w:val="0"/>
                  <w:marRight w:val="0"/>
                  <w:marTop w:val="0"/>
                  <w:marBottom w:val="0"/>
                  <w:divBdr>
                    <w:top w:val="none" w:sz="0" w:space="0" w:color="auto"/>
                    <w:left w:val="none" w:sz="0" w:space="0" w:color="auto"/>
                    <w:bottom w:val="none" w:sz="0" w:space="0" w:color="auto"/>
                    <w:right w:val="none" w:sz="0" w:space="0" w:color="auto"/>
                  </w:divBdr>
                  <w:divsChild>
                    <w:div w:id="1667594266">
                      <w:marLeft w:val="0"/>
                      <w:marRight w:val="0"/>
                      <w:marTop w:val="0"/>
                      <w:marBottom w:val="0"/>
                      <w:divBdr>
                        <w:top w:val="none" w:sz="0" w:space="0" w:color="auto"/>
                        <w:left w:val="none" w:sz="0" w:space="0" w:color="auto"/>
                        <w:bottom w:val="none" w:sz="0" w:space="0" w:color="auto"/>
                        <w:right w:val="none" w:sz="0" w:space="0" w:color="auto"/>
                      </w:divBdr>
                    </w:div>
                  </w:divsChild>
                </w:div>
                <w:div w:id="457528791">
                  <w:marLeft w:val="0"/>
                  <w:marRight w:val="0"/>
                  <w:marTop w:val="0"/>
                  <w:marBottom w:val="0"/>
                  <w:divBdr>
                    <w:top w:val="none" w:sz="0" w:space="0" w:color="auto"/>
                    <w:left w:val="none" w:sz="0" w:space="0" w:color="auto"/>
                    <w:bottom w:val="none" w:sz="0" w:space="0" w:color="auto"/>
                    <w:right w:val="none" w:sz="0" w:space="0" w:color="auto"/>
                  </w:divBdr>
                  <w:divsChild>
                    <w:div w:id="1773625121">
                      <w:marLeft w:val="0"/>
                      <w:marRight w:val="0"/>
                      <w:marTop w:val="0"/>
                      <w:marBottom w:val="0"/>
                      <w:divBdr>
                        <w:top w:val="none" w:sz="0" w:space="0" w:color="auto"/>
                        <w:left w:val="none" w:sz="0" w:space="0" w:color="auto"/>
                        <w:bottom w:val="none" w:sz="0" w:space="0" w:color="auto"/>
                        <w:right w:val="none" w:sz="0" w:space="0" w:color="auto"/>
                      </w:divBdr>
                    </w:div>
                  </w:divsChild>
                </w:div>
                <w:div w:id="650407978">
                  <w:marLeft w:val="0"/>
                  <w:marRight w:val="0"/>
                  <w:marTop w:val="0"/>
                  <w:marBottom w:val="0"/>
                  <w:divBdr>
                    <w:top w:val="none" w:sz="0" w:space="0" w:color="auto"/>
                    <w:left w:val="none" w:sz="0" w:space="0" w:color="auto"/>
                    <w:bottom w:val="none" w:sz="0" w:space="0" w:color="auto"/>
                    <w:right w:val="none" w:sz="0" w:space="0" w:color="auto"/>
                  </w:divBdr>
                  <w:divsChild>
                    <w:div w:id="361977743">
                      <w:marLeft w:val="0"/>
                      <w:marRight w:val="0"/>
                      <w:marTop w:val="0"/>
                      <w:marBottom w:val="0"/>
                      <w:divBdr>
                        <w:top w:val="none" w:sz="0" w:space="0" w:color="auto"/>
                        <w:left w:val="none" w:sz="0" w:space="0" w:color="auto"/>
                        <w:bottom w:val="none" w:sz="0" w:space="0" w:color="auto"/>
                        <w:right w:val="none" w:sz="0" w:space="0" w:color="auto"/>
                      </w:divBdr>
                    </w:div>
                  </w:divsChild>
                </w:div>
                <w:div w:id="706872488">
                  <w:marLeft w:val="0"/>
                  <w:marRight w:val="0"/>
                  <w:marTop w:val="0"/>
                  <w:marBottom w:val="0"/>
                  <w:divBdr>
                    <w:top w:val="none" w:sz="0" w:space="0" w:color="auto"/>
                    <w:left w:val="none" w:sz="0" w:space="0" w:color="auto"/>
                    <w:bottom w:val="none" w:sz="0" w:space="0" w:color="auto"/>
                    <w:right w:val="none" w:sz="0" w:space="0" w:color="auto"/>
                  </w:divBdr>
                  <w:divsChild>
                    <w:div w:id="1441489668">
                      <w:marLeft w:val="0"/>
                      <w:marRight w:val="0"/>
                      <w:marTop w:val="0"/>
                      <w:marBottom w:val="0"/>
                      <w:divBdr>
                        <w:top w:val="none" w:sz="0" w:space="0" w:color="auto"/>
                        <w:left w:val="none" w:sz="0" w:space="0" w:color="auto"/>
                        <w:bottom w:val="none" w:sz="0" w:space="0" w:color="auto"/>
                        <w:right w:val="none" w:sz="0" w:space="0" w:color="auto"/>
                      </w:divBdr>
                    </w:div>
                  </w:divsChild>
                </w:div>
                <w:div w:id="819229207">
                  <w:marLeft w:val="0"/>
                  <w:marRight w:val="0"/>
                  <w:marTop w:val="0"/>
                  <w:marBottom w:val="0"/>
                  <w:divBdr>
                    <w:top w:val="none" w:sz="0" w:space="0" w:color="auto"/>
                    <w:left w:val="none" w:sz="0" w:space="0" w:color="auto"/>
                    <w:bottom w:val="none" w:sz="0" w:space="0" w:color="auto"/>
                    <w:right w:val="none" w:sz="0" w:space="0" w:color="auto"/>
                  </w:divBdr>
                  <w:divsChild>
                    <w:div w:id="1076707597">
                      <w:marLeft w:val="0"/>
                      <w:marRight w:val="0"/>
                      <w:marTop w:val="0"/>
                      <w:marBottom w:val="0"/>
                      <w:divBdr>
                        <w:top w:val="none" w:sz="0" w:space="0" w:color="auto"/>
                        <w:left w:val="none" w:sz="0" w:space="0" w:color="auto"/>
                        <w:bottom w:val="none" w:sz="0" w:space="0" w:color="auto"/>
                        <w:right w:val="none" w:sz="0" w:space="0" w:color="auto"/>
                      </w:divBdr>
                    </w:div>
                  </w:divsChild>
                </w:div>
                <w:div w:id="867570911">
                  <w:marLeft w:val="0"/>
                  <w:marRight w:val="0"/>
                  <w:marTop w:val="0"/>
                  <w:marBottom w:val="0"/>
                  <w:divBdr>
                    <w:top w:val="none" w:sz="0" w:space="0" w:color="auto"/>
                    <w:left w:val="none" w:sz="0" w:space="0" w:color="auto"/>
                    <w:bottom w:val="none" w:sz="0" w:space="0" w:color="auto"/>
                    <w:right w:val="none" w:sz="0" w:space="0" w:color="auto"/>
                  </w:divBdr>
                  <w:divsChild>
                    <w:div w:id="1250503794">
                      <w:marLeft w:val="0"/>
                      <w:marRight w:val="0"/>
                      <w:marTop w:val="0"/>
                      <w:marBottom w:val="0"/>
                      <w:divBdr>
                        <w:top w:val="none" w:sz="0" w:space="0" w:color="auto"/>
                        <w:left w:val="none" w:sz="0" w:space="0" w:color="auto"/>
                        <w:bottom w:val="none" w:sz="0" w:space="0" w:color="auto"/>
                        <w:right w:val="none" w:sz="0" w:space="0" w:color="auto"/>
                      </w:divBdr>
                    </w:div>
                  </w:divsChild>
                </w:div>
                <w:div w:id="1100490923">
                  <w:marLeft w:val="0"/>
                  <w:marRight w:val="0"/>
                  <w:marTop w:val="0"/>
                  <w:marBottom w:val="0"/>
                  <w:divBdr>
                    <w:top w:val="none" w:sz="0" w:space="0" w:color="auto"/>
                    <w:left w:val="none" w:sz="0" w:space="0" w:color="auto"/>
                    <w:bottom w:val="none" w:sz="0" w:space="0" w:color="auto"/>
                    <w:right w:val="none" w:sz="0" w:space="0" w:color="auto"/>
                  </w:divBdr>
                  <w:divsChild>
                    <w:div w:id="991374230">
                      <w:marLeft w:val="0"/>
                      <w:marRight w:val="0"/>
                      <w:marTop w:val="0"/>
                      <w:marBottom w:val="0"/>
                      <w:divBdr>
                        <w:top w:val="none" w:sz="0" w:space="0" w:color="auto"/>
                        <w:left w:val="none" w:sz="0" w:space="0" w:color="auto"/>
                        <w:bottom w:val="none" w:sz="0" w:space="0" w:color="auto"/>
                        <w:right w:val="none" w:sz="0" w:space="0" w:color="auto"/>
                      </w:divBdr>
                    </w:div>
                  </w:divsChild>
                </w:div>
                <w:div w:id="1127092299">
                  <w:marLeft w:val="0"/>
                  <w:marRight w:val="0"/>
                  <w:marTop w:val="0"/>
                  <w:marBottom w:val="0"/>
                  <w:divBdr>
                    <w:top w:val="none" w:sz="0" w:space="0" w:color="auto"/>
                    <w:left w:val="none" w:sz="0" w:space="0" w:color="auto"/>
                    <w:bottom w:val="none" w:sz="0" w:space="0" w:color="auto"/>
                    <w:right w:val="none" w:sz="0" w:space="0" w:color="auto"/>
                  </w:divBdr>
                  <w:divsChild>
                    <w:div w:id="1035041772">
                      <w:marLeft w:val="0"/>
                      <w:marRight w:val="0"/>
                      <w:marTop w:val="0"/>
                      <w:marBottom w:val="0"/>
                      <w:divBdr>
                        <w:top w:val="none" w:sz="0" w:space="0" w:color="auto"/>
                        <w:left w:val="none" w:sz="0" w:space="0" w:color="auto"/>
                        <w:bottom w:val="none" w:sz="0" w:space="0" w:color="auto"/>
                        <w:right w:val="none" w:sz="0" w:space="0" w:color="auto"/>
                      </w:divBdr>
                    </w:div>
                  </w:divsChild>
                </w:div>
                <w:div w:id="1147014968">
                  <w:marLeft w:val="0"/>
                  <w:marRight w:val="0"/>
                  <w:marTop w:val="0"/>
                  <w:marBottom w:val="0"/>
                  <w:divBdr>
                    <w:top w:val="none" w:sz="0" w:space="0" w:color="auto"/>
                    <w:left w:val="none" w:sz="0" w:space="0" w:color="auto"/>
                    <w:bottom w:val="none" w:sz="0" w:space="0" w:color="auto"/>
                    <w:right w:val="none" w:sz="0" w:space="0" w:color="auto"/>
                  </w:divBdr>
                  <w:divsChild>
                    <w:div w:id="190151587">
                      <w:marLeft w:val="0"/>
                      <w:marRight w:val="0"/>
                      <w:marTop w:val="0"/>
                      <w:marBottom w:val="0"/>
                      <w:divBdr>
                        <w:top w:val="none" w:sz="0" w:space="0" w:color="auto"/>
                        <w:left w:val="none" w:sz="0" w:space="0" w:color="auto"/>
                        <w:bottom w:val="none" w:sz="0" w:space="0" w:color="auto"/>
                        <w:right w:val="none" w:sz="0" w:space="0" w:color="auto"/>
                      </w:divBdr>
                    </w:div>
                  </w:divsChild>
                </w:div>
                <w:div w:id="1249270777">
                  <w:marLeft w:val="0"/>
                  <w:marRight w:val="0"/>
                  <w:marTop w:val="0"/>
                  <w:marBottom w:val="0"/>
                  <w:divBdr>
                    <w:top w:val="none" w:sz="0" w:space="0" w:color="auto"/>
                    <w:left w:val="none" w:sz="0" w:space="0" w:color="auto"/>
                    <w:bottom w:val="none" w:sz="0" w:space="0" w:color="auto"/>
                    <w:right w:val="none" w:sz="0" w:space="0" w:color="auto"/>
                  </w:divBdr>
                  <w:divsChild>
                    <w:div w:id="2146045017">
                      <w:marLeft w:val="0"/>
                      <w:marRight w:val="0"/>
                      <w:marTop w:val="0"/>
                      <w:marBottom w:val="0"/>
                      <w:divBdr>
                        <w:top w:val="none" w:sz="0" w:space="0" w:color="auto"/>
                        <w:left w:val="none" w:sz="0" w:space="0" w:color="auto"/>
                        <w:bottom w:val="none" w:sz="0" w:space="0" w:color="auto"/>
                        <w:right w:val="none" w:sz="0" w:space="0" w:color="auto"/>
                      </w:divBdr>
                    </w:div>
                  </w:divsChild>
                </w:div>
                <w:div w:id="1266183653">
                  <w:marLeft w:val="0"/>
                  <w:marRight w:val="0"/>
                  <w:marTop w:val="0"/>
                  <w:marBottom w:val="0"/>
                  <w:divBdr>
                    <w:top w:val="none" w:sz="0" w:space="0" w:color="auto"/>
                    <w:left w:val="none" w:sz="0" w:space="0" w:color="auto"/>
                    <w:bottom w:val="none" w:sz="0" w:space="0" w:color="auto"/>
                    <w:right w:val="none" w:sz="0" w:space="0" w:color="auto"/>
                  </w:divBdr>
                  <w:divsChild>
                    <w:div w:id="2028628594">
                      <w:marLeft w:val="0"/>
                      <w:marRight w:val="0"/>
                      <w:marTop w:val="0"/>
                      <w:marBottom w:val="0"/>
                      <w:divBdr>
                        <w:top w:val="none" w:sz="0" w:space="0" w:color="auto"/>
                        <w:left w:val="none" w:sz="0" w:space="0" w:color="auto"/>
                        <w:bottom w:val="none" w:sz="0" w:space="0" w:color="auto"/>
                        <w:right w:val="none" w:sz="0" w:space="0" w:color="auto"/>
                      </w:divBdr>
                    </w:div>
                  </w:divsChild>
                </w:div>
                <w:div w:id="1465269552">
                  <w:marLeft w:val="0"/>
                  <w:marRight w:val="0"/>
                  <w:marTop w:val="0"/>
                  <w:marBottom w:val="0"/>
                  <w:divBdr>
                    <w:top w:val="none" w:sz="0" w:space="0" w:color="auto"/>
                    <w:left w:val="none" w:sz="0" w:space="0" w:color="auto"/>
                    <w:bottom w:val="none" w:sz="0" w:space="0" w:color="auto"/>
                    <w:right w:val="none" w:sz="0" w:space="0" w:color="auto"/>
                  </w:divBdr>
                  <w:divsChild>
                    <w:div w:id="843781664">
                      <w:marLeft w:val="0"/>
                      <w:marRight w:val="0"/>
                      <w:marTop w:val="0"/>
                      <w:marBottom w:val="0"/>
                      <w:divBdr>
                        <w:top w:val="none" w:sz="0" w:space="0" w:color="auto"/>
                        <w:left w:val="none" w:sz="0" w:space="0" w:color="auto"/>
                        <w:bottom w:val="none" w:sz="0" w:space="0" w:color="auto"/>
                        <w:right w:val="none" w:sz="0" w:space="0" w:color="auto"/>
                      </w:divBdr>
                    </w:div>
                  </w:divsChild>
                </w:div>
                <w:div w:id="1703901030">
                  <w:marLeft w:val="0"/>
                  <w:marRight w:val="0"/>
                  <w:marTop w:val="0"/>
                  <w:marBottom w:val="0"/>
                  <w:divBdr>
                    <w:top w:val="none" w:sz="0" w:space="0" w:color="auto"/>
                    <w:left w:val="none" w:sz="0" w:space="0" w:color="auto"/>
                    <w:bottom w:val="none" w:sz="0" w:space="0" w:color="auto"/>
                    <w:right w:val="none" w:sz="0" w:space="0" w:color="auto"/>
                  </w:divBdr>
                  <w:divsChild>
                    <w:div w:id="816726533">
                      <w:marLeft w:val="0"/>
                      <w:marRight w:val="0"/>
                      <w:marTop w:val="0"/>
                      <w:marBottom w:val="0"/>
                      <w:divBdr>
                        <w:top w:val="none" w:sz="0" w:space="0" w:color="auto"/>
                        <w:left w:val="none" w:sz="0" w:space="0" w:color="auto"/>
                        <w:bottom w:val="none" w:sz="0" w:space="0" w:color="auto"/>
                        <w:right w:val="none" w:sz="0" w:space="0" w:color="auto"/>
                      </w:divBdr>
                    </w:div>
                  </w:divsChild>
                </w:div>
                <w:div w:id="2040155717">
                  <w:marLeft w:val="0"/>
                  <w:marRight w:val="0"/>
                  <w:marTop w:val="0"/>
                  <w:marBottom w:val="0"/>
                  <w:divBdr>
                    <w:top w:val="none" w:sz="0" w:space="0" w:color="auto"/>
                    <w:left w:val="none" w:sz="0" w:space="0" w:color="auto"/>
                    <w:bottom w:val="none" w:sz="0" w:space="0" w:color="auto"/>
                    <w:right w:val="none" w:sz="0" w:space="0" w:color="auto"/>
                  </w:divBdr>
                  <w:divsChild>
                    <w:div w:id="156385778">
                      <w:marLeft w:val="0"/>
                      <w:marRight w:val="0"/>
                      <w:marTop w:val="0"/>
                      <w:marBottom w:val="0"/>
                      <w:divBdr>
                        <w:top w:val="none" w:sz="0" w:space="0" w:color="auto"/>
                        <w:left w:val="none" w:sz="0" w:space="0" w:color="auto"/>
                        <w:bottom w:val="none" w:sz="0" w:space="0" w:color="auto"/>
                        <w:right w:val="none" w:sz="0" w:space="0" w:color="auto"/>
                      </w:divBdr>
                    </w:div>
                  </w:divsChild>
                </w:div>
                <w:div w:id="2097088611">
                  <w:marLeft w:val="0"/>
                  <w:marRight w:val="0"/>
                  <w:marTop w:val="0"/>
                  <w:marBottom w:val="0"/>
                  <w:divBdr>
                    <w:top w:val="none" w:sz="0" w:space="0" w:color="auto"/>
                    <w:left w:val="none" w:sz="0" w:space="0" w:color="auto"/>
                    <w:bottom w:val="none" w:sz="0" w:space="0" w:color="auto"/>
                    <w:right w:val="none" w:sz="0" w:space="0" w:color="auto"/>
                  </w:divBdr>
                  <w:divsChild>
                    <w:div w:id="1836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7562">
          <w:marLeft w:val="0"/>
          <w:marRight w:val="0"/>
          <w:marTop w:val="0"/>
          <w:marBottom w:val="0"/>
          <w:divBdr>
            <w:top w:val="none" w:sz="0" w:space="0" w:color="auto"/>
            <w:left w:val="none" w:sz="0" w:space="0" w:color="auto"/>
            <w:bottom w:val="none" w:sz="0" w:space="0" w:color="auto"/>
            <w:right w:val="none" w:sz="0" w:space="0" w:color="auto"/>
          </w:divBdr>
        </w:div>
        <w:div w:id="1494878609">
          <w:marLeft w:val="0"/>
          <w:marRight w:val="0"/>
          <w:marTop w:val="0"/>
          <w:marBottom w:val="0"/>
          <w:divBdr>
            <w:top w:val="none" w:sz="0" w:space="0" w:color="auto"/>
            <w:left w:val="none" w:sz="0" w:space="0" w:color="auto"/>
            <w:bottom w:val="none" w:sz="0" w:space="0" w:color="auto"/>
            <w:right w:val="none" w:sz="0" w:space="0" w:color="auto"/>
          </w:divBdr>
        </w:div>
        <w:div w:id="1654946079">
          <w:marLeft w:val="0"/>
          <w:marRight w:val="0"/>
          <w:marTop w:val="0"/>
          <w:marBottom w:val="0"/>
          <w:divBdr>
            <w:top w:val="none" w:sz="0" w:space="0" w:color="auto"/>
            <w:left w:val="none" w:sz="0" w:space="0" w:color="auto"/>
            <w:bottom w:val="none" w:sz="0" w:space="0" w:color="auto"/>
            <w:right w:val="none" w:sz="0" w:space="0" w:color="auto"/>
          </w:divBdr>
        </w:div>
        <w:div w:id="2020306605">
          <w:marLeft w:val="0"/>
          <w:marRight w:val="0"/>
          <w:marTop w:val="0"/>
          <w:marBottom w:val="0"/>
          <w:divBdr>
            <w:top w:val="none" w:sz="0" w:space="0" w:color="auto"/>
            <w:left w:val="none" w:sz="0" w:space="0" w:color="auto"/>
            <w:bottom w:val="none" w:sz="0" w:space="0" w:color="auto"/>
            <w:right w:val="none" w:sz="0" w:space="0" w:color="auto"/>
          </w:divBdr>
          <w:divsChild>
            <w:div w:id="900603068">
              <w:marLeft w:val="-75"/>
              <w:marRight w:val="0"/>
              <w:marTop w:val="30"/>
              <w:marBottom w:val="30"/>
              <w:divBdr>
                <w:top w:val="none" w:sz="0" w:space="0" w:color="auto"/>
                <w:left w:val="none" w:sz="0" w:space="0" w:color="auto"/>
                <w:bottom w:val="none" w:sz="0" w:space="0" w:color="auto"/>
                <w:right w:val="none" w:sz="0" w:space="0" w:color="auto"/>
              </w:divBdr>
              <w:divsChild>
                <w:div w:id="138808324">
                  <w:marLeft w:val="0"/>
                  <w:marRight w:val="0"/>
                  <w:marTop w:val="0"/>
                  <w:marBottom w:val="0"/>
                  <w:divBdr>
                    <w:top w:val="none" w:sz="0" w:space="0" w:color="auto"/>
                    <w:left w:val="none" w:sz="0" w:space="0" w:color="auto"/>
                    <w:bottom w:val="none" w:sz="0" w:space="0" w:color="auto"/>
                    <w:right w:val="none" w:sz="0" w:space="0" w:color="auto"/>
                  </w:divBdr>
                  <w:divsChild>
                    <w:div w:id="1845440749">
                      <w:marLeft w:val="0"/>
                      <w:marRight w:val="0"/>
                      <w:marTop w:val="0"/>
                      <w:marBottom w:val="0"/>
                      <w:divBdr>
                        <w:top w:val="none" w:sz="0" w:space="0" w:color="auto"/>
                        <w:left w:val="none" w:sz="0" w:space="0" w:color="auto"/>
                        <w:bottom w:val="none" w:sz="0" w:space="0" w:color="auto"/>
                        <w:right w:val="none" w:sz="0" w:space="0" w:color="auto"/>
                      </w:divBdr>
                    </w:div>
                  </w:divsChild>
                </w:div>
                <w:div w:id="307327060">
                  <w:marLeft w:val="0"/>
                  <w:marRight w:val="0"/>
                  <w:marTop w:val="0"/>
                  <w:marBottom w:val="0"/>
                  <w:divBdr>
                    <w:top w:val="none" w:sz="0" w:space="0" w:color="auto"/>
                    <w:left w:val="none" w:sz="0" w:space="0" w:color="auto"/>
                    <w:bottom w:val="none" w:sz="0" w:space="0" w:color="auto"/>
                    <w:right w:val="none" w:sz="0" w:space="0" w:color="auto"/>
                  </w:divBdr>
                  <w:divsChild>
                    <w:div w:id="255021949">
                      <w:marLeft w:val="0"/>
                      <w:marRight w:val="0"/>
                      <w:marTop w:val="0"/>
                      <w:marBottom w:val="0"/>
                      <w:divBdr>
                        <w:top w:val="none" w:sz="0" w:space="0" w:color="auto"/>
                        <w:left w:val="none" w:sz="0" w:space="0" w:color="auto"/>
                        <w:bottom w:val="none" w:sz="0" w:space="0" w:color="auto"/>
                        <w:right w:val="none" w:sz="0" w:space="0" w:color="auto"/>
                      </w:divBdr>
                    </w:div>
                  </w:divsChild>
                </w:div>
                <w:div w:id="377818782">
                  <w:marLeft w:val="0"/>
                  <w:marRight w:val="0"/>
                  <w:marTop w:val="0"/>
                  <w:marBottom w:val="0"/>
                  <w:divBdr>
                    <w:top w:val="none" w:sz="0" w:space="0" w:color="auto"/>
                    <w:left w:val="none" w:sz="0" w:space="0" w:color="auto"/>
                    <w:bottom w:val="none" w:sz="0" w:space="0" w:color="auto"/>
                    <w:right w:val="none" w:sz="0" w:space="0" w:color="auto"/>
                  </w:divBdr>
                  <w:divsChild>
                    <w:div w:id="2107188807">
                      <w:marLeft w:val="0"/>
                      <w:marRight w:val="0"/>
                      <w:marTop w:val="0"/>
                      <w:marBottom w:val="0"/>
                      <w:divBdr>
                        <w:top w:val="none" w:sz="0" w:space="0" w:color="auto"/>
                        <w:left w:val="none" w:sz="0" w:space="0" w:color="auto"/>
                        <w:bottom w:val="none" w:sz="0" w:space="0" w:color="auto"/>
                        <w:right w:val="none" w:sz="0" w:space="0" w:color="auto"/>
                      </w:divBdr>
                    </w:div>
                  </w:divsChild>
                </w:div>
                <w:div w:id="487401442">
                  <w:marLeft w:val="0"/>
                  <w:marRight w:val="0"/>
                  <w:marTop w:val="0"/>
                  <w:marBottom w:val="0"/>
                  <w:divBdr>
                    <w:top w:val="none" w:sz="0" w:space="0" w:color="auto"/>
                    <w:left w:val="none" w:sz="0" w:space="0" w:color="auto"/>
                    <w:bottom w:val="none" w:sz="0" w:space="0" w:color="auto"/>
                    <w:right w:val="none" w:sz="0" w:space="0" w:color="auto"/>
                  </w:divBdr>
                  <w:divsChild>
                    <w:div w:id="1663699642">
                      <w:marLeft w:val="0"/>
                      <w:marRight w:val="0"/>
                      <w:marTop w:val="0"/>
                      <w:marBottom w:val="0"/>
                      <w:divBdr>
                        <w:top w:val="none" w:sz="0" w:space="0" w:color="auto"/>
                        <w:left w:val="none" w:sz="0" w:space="0" w:color="auto"/>
                        <w:bottom w:val="none" w:sz="0" w:space="0" w:color="auto"/>
                        <w:right w:val="none" w:sz="0" w:space="0" w:color="auto"/>
                      </w:divBdr>
                    </w:div>
                  </w:divsChild>
                </w:div>
                <w:div w:id="545409028">
                  <w:marLeft w:val="0"/>
                  <w:marRight w:val="0"/>
                  <w:marTop w:val="0"/>
                  <w:marBottom w:val="0"/>
                  <w:divBdr>
                    <w:top w:val="none" w:sz="0" w:space="0" w:color="auto"/>
                    <w:left w:val="none" w:sz="0" w:space="0" w:color="auto"/>
                    <w:bottom w:val="none" w:sz="0" w:space="0" w:color="auto"/>
                    <w:right w:val="none" w:sz="0" w:space="0" w:color="auto"/>
                  </w:divBdr>
                  <w:divsChild>
                    <w:div w:id="506025187">
                      <w:marLeft w:val="0"/>
                      <w:marRight w:val="0"/>
                      <w:marTop w:val="0"/>
                      <w:marBottom w:val="0"/>
                      <w:divBdr>
                        <w:top w:val="none" w:sz="0" w:space="0" w:color="auto"/>
                        <w:left w:val="none" w:sz="0" w:space="0" w:color="auto"/>
                        <w:bottom w:val="none" w:sz="0" w:space="0" w:color="auto"/>
                        <w:right w:val="none" w:sz="0" w:space="0" w:color="auto"/>
                      </w:divBdr>
                    </w:div>
                  </w:divsChild>
                </w:div>
                <w:div w:id="598220412">
                  <w:marLeft w:val="0"/>
                  <w:marRight w:val="0"/>
                  <w:marTop w:val="0"/>
                  <w:marBottom w:val="0"/>
                  <w:divBdr>
                    <w:top w:val="none" w:sz="0" w:space="0" w:color="auto"/>
                    <w:left w:val="none" w:sz="0" w:space="0" w:color="auto"/>
                    <w:bottom w:val="none" w:sz="0" w:space="0" w:color="auto"/>
                    <w:right w:val="none" w:sz="0" w:space="0" w:color="auto"/>
                  </w:divBdr>
                  <w:divsChild>
                    <w:div w:id="354691069">
                      <w:marLeft w:val="0"/>
                      <w:marRight w:val="0"/>
                      <w:marTop w:val="0"/>
                      <w:marBottom w:val="0"/>
                      <w:divBdr>
                        <w:top w:val="none" w:sz="0" w:space="0" w:color="auto"/>
                        <w:left w:val="none" w:sz="0" w:space="0" w:color="auto"/>
                        <w:bottom w:val="none" w:sz="0" w:space="0" w:color="auto"/>
                        <w:right w:val="none" w:sz="0" w:space="0" w:color="auto"/>
                      </w:divBdr>
                    </w:div>
                  </w:divsChild>
                </w:div>
                <w:div w:id="658460254">
                  <w:marLeft w:val="0"/>
                  <w:marRight w:val="0"/>
                  <w:marTop w:val="0"/>
                  <w:marBottom w:val="0"/>
                  <w:divBdr>
                    <w:top w:val="none" w:sz="0" w:space="0" w:color="auto"/>
                    <w:left w:val="none" w:sz="0" w:space="0" w:color="auto"/>
                    <w:bottom w:val="none" w:sz="0" w:space="0" w:color="auto"/>
                    <w:right w:val="none" w:sz="0" w:space="0" w:color="auto"/>
                  </w:divBdr>
                  <w:divsChild>
                    <w:div w:id="177547708">
                      <w:marLeft w:val="0"/>
                      <w:marRight w:val="0"/>
                      <w:marTop w:val="0"/>
                      <w:marBottom w:val="0"/>
                      <w:divBdr>
                        <w:top w:val="none" w:sz="0" w:space="0" w:color="auto"/>
                        <w:left w:val="none" w:sz="0" w:space="0" w:color="auto"/>
                        <w:bottom w:val="none" w:sz="0" w:space="0" w:color="auto"/>
                        <w:right w:val="none" w:sz="0" w:space="0" w:color="auto"/>
                      </w:divBdr>
                    </w:div>
                  </w:divsChild>
                </w:div>
                <w:div w:id="740248611">
                  <w:marLeft w:val="0"/>
                  <w:marRight w:val="0"/>
                  <w:marTop w:val="0"/>
                  <w:marBottom w:val="0"/>
                  <w:divBdr>
                    <w:top w:val="none" w:sz="0" w:space="0" w:color="auto"/>
                    <w:left w:val="none" w:sz="0" w:space="0" w:color="auto"/>
                    <w:bottom w:val="none" w:sz="0" w:space="0" w:color="auto"/>
                    <w:right w:val="none" w:sz="0" w:space="0" w:color="auto"/>
                  </w:divBdr>
                  <w:divsChild>
                    <w:div w:id="720057242">
                      <w:marLeft w:val="0"/>
                      <w:marRight w:val="0"/>
                      <w:marTop w:val="0"/>
                      <w:marBottom w:val="0"/>
                      <w:divBdr>
                        <w:top w:val="none" w:sz="0" w:space="0" w:color="auto"/>
                        <w:left w:val="none" w:sz="0" w:space="0" w:color="auto"/>
                        <w:bottom w:val="none" w:sz="0" w:space="0" w:color="auto"/>
                        <w:right w:val="none" w:sz="0" w:space="0" w:color="auto"/>
                      </w:divBdr>
                    </w:div>
                  </w:divsChild>
                </w:div>
                <w:div w:id="1269311098">
                  <w:marLeft w:val="0"/>
                  <w:marRight w:val="0"/>
                  <w:marTop w:val="0"/>
                  <w:marBottom w:val="0"/>
                  <w:divBdr>
                    <w:top w:val="none" w:sz="0" w:space="0" w:color="auto"/>
                    <w:left w:val="none" w:sz="0" w:space="0" w:color="auto"/>
                    <w:bottom w:val="none" w:sz="0" w:space="0" w:color="auto"/>
                    <w:right w:val="none" w:sz="0" w:space="0" w:color="auto"/>
                  </w:divBdr>
                  <w:divsChild>
                    <w:div w:id="1897156972">
                      <w:marLeft w:val="0"/>
                      <w:marRight w:val="0"/>
                      <w:marTop w:val="0"/>
                      <w:marBottom w:val="0"/>
                      <w:divBdr>
                        <w:top w:val="none" w:sz="0" w:space="0" w:color="auto"/>
                        <w:left w:val="none" w:sz="0" w:space="0" w:color="auto"/>
                        <w:bottom w:val="none" w:sz="0" w:space="0" w:color="auto"/>
                        <w:right w:val="none" w:sz="0" w:space="0" w:color="auto"/>
                      </w:divBdr>
                    </w:div>
                  </w:divsChild>
                </w:div>
                <w:div w:id="1695379930">
                  <w:marLeft w:val="0"/>
                  <w:marRight w:val="0"/>
                  <w:marTop w:val="0"/>
                  <w:marBottom w:val="0"/>
                  <w:divBdr>
                    <w:top w:val="none" w:sz="0" w:space="0" w:color="auto"/>
                    <w:left w:val="none" w:sz="0" w:space="0" w:color="auto"/>
                    <w:bottom w:val="none" w:sz="0" w:space="0" w:color="auto"/>
                    <w:right w:val="none" w:sz="0" w:space="0" w:color="auto"/>
                  </w:divBdr>
                  <w:divsChild>
                    <w:div w:id="1421291793">
                      <w:marLeft w:val="0"/>
                      <w:marRight w:val="0"/>
                      <w:marTop w:val="0"/>
                      <w:marBottom w:val="0"/>
                      <w:divBdr>
                        <w:top w:val="none" w:sz="0" w:space="0" w:color="auto"/>
                        <w:left w:val="none" w:sz="0" w:space="0" w:color="auto"/>
                        <w:bottom w:val="none" w:sz="0" w:space="0" w:color="auto"/>
                        <w:right w:val="none" w:sz="0" w:space="0" w:color="auto"/>
                      </w:divBdr>
                    </w:div>
                  </w:divsChild>
                </w:div>
                <w:div w:id="1820884410">
                  <w:marLeft w:val="0"/>
                  <w:marRight w:val="0"/>
                  <w:marTop w:val="0"/>
                  <w:marBottom w:val="0"/>
                  <w:divBdr>
                    <w:top w:val="none" w:sz="0" w:space="0" w:color="auto"/>
                    <w:left w:val="none" w:sz="0" w:space="0" w:color="auto"/>
                    <w:bottom w:val="none" w:sz="0" w:space="0" w:color="auto"/>
                    <w:right w:val="none" w:sz="0" w:space="0" w:color="auto"/>
                  </w:divBdr>
                  <w:divsChild>
                    <w:div w:id="593319601">
                      <w:marLeft w:val="0"/>
                      <w:marRight w:val="0"/>
                      <w:marTop w:val="0"/>
                      <w:marBottom w:val="0"/>
                      <w:divBdr>
                        <w:top w:val="none" w:sz="0" w:space="0" w:color="auto"/>
                        <w:left w:val="none" w:sz="0" w:space="0" w:color="auto"/>
                        <w:bottom w:val="none" w:sz="0" w:space="0" w:color="auto"/>
                        <w:right w:val="none" w:sz="0" w:space="0" w:color="auto"/>
                      </w:divBdr>
                    </w:div>
                  </w:divsChild>
                </w:div>
                <w:div w:id="1950819166">
                  <w:marLeft w:val="0"/>
                  <w:marRight w:val="0"/>
                  <w:marTop w:val="0"/>
                  <w:marBottom w:val="0"/>
                  <w:divBdr>
                    <w:top w:val="none" w:sz="0" w:space="0" w:color="auto"/>
                    <w:left w:val="none" w:sz="0" w:space="0" w:color="auto"/>
                    <w:bottom w:val="none" w:sz="0" w:space="0" w:color="auto"/>
                    <w:right w:val="none" w:sz="0" w:space="0" w:color="auto"/>
                  </w:divBdr>
                  <w:divsChild>
                    <w:div w:id="20349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3786">
          <w:marLeft w:val="0"/>
          <w:marRight w:val="0"/>
          <w:marTop w:val="0"/>
          <w:marBottom w:val="0"/>
          <w:divBdr>
            <w:top w:val="none" w:sz="0" w:space="0" w:color="auto"/>
            <w:left w:val="none" w:sz="0" w:space="0" w:color="auto"/>
            <w:bottom w:val="none" w:sz="0" w:space="0" w:color="auto"/>
            <w:right w:val="none" w:sz="0" w:space="0" w:color="auto"/>
          </w:divBdr>
        </w:div>
        <w:div w:id="2119719300">
          <w:marLeft w:val="0"/>
          <w:marRight w:val="0"/>
          <w:marTop w:val="0"/>
          <w:marBottom w:val="0"/>
          <w:divBdr>
            <w:top w:val="none" w:sz="0" w:space="0" w:color="auto"/>
            <w:left w:val="none" w:sz="0" w:space="0" w:color="auto"/>
            <w:bottom w:val="none" w:sz="0" w:space="0" w:color="auto"/>
            <w:right w:val="none" w:sz="0" w:space="0" w:color="auto"/>
          </w:divBdr>
        </w:div>
      </w:divsChild>
    </w:div>
    <w:div w:id="1854301513">
      <w:bodyDiv w:val="1"/>
      <w:marLeft w:val="0"/>
      <w:marRight w:val="0"/>
      <w:marTop w:val="0"/>
      <w:marBottom w:val="0"/>
      <w:divBdr>
        <w:top w:val="none" w:sz="0" w:space="0" w:color="auto"/>
        <w:left w:val="none" w:sz="0" w:space="0" w:color="auto"/>
        <w:bottom w:val="none" w:sz="0" w:space="0" w:color="auto"/>
        <w:right w:val="none" w:sz="0" w:space="0" w:color="auto"/>
      </w:divBdr>
    </w:div>
    <w:div w:id="1890720550">
      <w:bodyDiv w:val="1"/>
      <w:marLeft w:val="0"/>
      <w:marRight w:val="0"/>
      <w:marTop w:val="0"/>
      <w:marBottom w:val="0"/>
      <w:divBdr>
        <w:top w:val="none" w:sz="0" w:space="0" w:color="auto"/>
        <w:left w:val="none" w:sz="0" w:space="0" w:color="auto"/>
        <w:bottom w:val="none" w:sz="0" w:space="0" w:color="auto"/>
        <w:right w:val="none" w:sz="0" w:space="0" w:color="auto"/>
      </w:divBdr>
      <w:divsChild>
        <w:div w:id="38165724">
          <w:marLeft w:val="0"/>
          <w:marRight w:val="0"/>
          <w:marTop w:val="0"/>
          <w:marBottom w:val="0"/>
          <w:divBdr>
            <w:top w:val="none" w:sz="0" w:space="0" w:color="auto"/>
            <w:left w:val="none" w:sz="0" w:space="0" w:color="auto"/>
            <w:bottom w:val="none" w:sz="0" w:space="0" w:color="auto"/>
            <w:right w:val="none" w:sz="0" w:space="0" w:color="auto"/>
          </w:divBdr>
        </w:div>
        <w:div w:id="225843857">
          <w:marLeft w:val="0"/>
          <w:marRight w:val="0"/>
          <w:marTop w:val="0"/>
          <w:marBottom w:val="0"/>
          <w:divBdr>
            <w:top w:val="none" w:sz="0" w:space="0" w:color="auto"/>
            <w:left w:val="none" w:sz="0" w:space="0" w:color="auto"/>
            <w:bottom w:val="none" w:sz="0" w:space="0" w:color="auto"/>
            <w:right w:val="none" w:sz="0" w:space="0" w:color="auto"/>
          </w:divBdr>
        </w:div>
        <w:div w:id="278297900">
          <w:marLeft w:val="0"/>
          <w:marRight w:val="0"/>
          <w:marTop w:val="0"/>
          <w:marBottom w:val="0"/>
          <w:divBdr>
            <w:top w:val="none" w:sz="0" w:space="0" w:color="auto"/>
            <w:left w:val="none" w:sz="0" w:space="0" w:color="auto"/>
            <w:bottom w:val="none" w:sz="0" w:space="0" w:color="auto"/>
            <w:right w:val="none" w:sz="0" w:space="0" w:color="auto"/>
          </w:divBdr>
        </w:div>
        <w:div w:id="579827478">
          <w:marLeft w:val="0"/>
          <w:marRight w:val="0"/>
          <w:marTop w:val="0"/>
          <w:marBottom w:val="0"/>
          <w:divBdr>
            <w:top w:val="none" w:sz="0" w:space="0" w:color="auto"/>
            <w:left w:val="none" w:sz="0" w:space="0" w:color="auto"/>
            <w:bottom w:val="none" w:sz="0" w:space="0" w:color="auto"/>
            <w:right w:val="none" w:sz="0" w:space="0" w:color="auto"/>
          </w:divBdr>
        </w:div>
        <w:div w:id="583420854">
          <w:marLeft w:val="0"/>
          <w:marRight w:val="0"/>
          <w:marTop w:val="0"/>
          <w:marBottom w:val="0"/>
          <w:divBdr>
            <w:top w:val="none" w:sz="0" w:space="0" w:color="auto"/>
            <w:left w:val="none" w:sz="0" w:space="0" w:color="auto"/>
            <w:bottom w:val="none" w:sz="0" w:space="0" w:color="auto"/>
            <w:right w:val="none" w:sz="0" w:space="0" w:color="auto"/>
          </w:divBdr>
        </w:div>
        <w:div w:id="726612155">
          <w:marLeft w:val="0"/>
          <w:marRight w:val="0"/>
          <w:marTop w:val="0"/>
          <w:marBottom w:val="0"/>
          <w:divBdr>
            <w:top w:val="none" w:sz="0" w:space="0" w:color="auto"/>
            <w:left w:val="none" w:sz="0" w:space="0" w:color="auto"/>
            <w:bottom w:val="none" w:sz="0" w:space="0" w:color="auto"/>
            <w:right w:val="none" w:sz="0" w:space="0" w:color="auto"/>
          </w:divBdr>
        </w:div>
        <w:div w:id="992371285">
          <w:marLeft w:val="0"/>
          <w:marRight w:val="0"/>
          <w:marTop w:val="0"/>
          <w:marBottom w:val="0"/>
          <w:divBdr>
            <w:top w:val="none" w:sz="0" w:space="0" w:color="auto"/>
            <w:left w:val="none" w:sz="0" w:space="0" w:color="auto"/>
            <w:bottom w:val="none" w:sz="0" w:space="0" w:color="auto"/>
            <w:right w:val="none" w:sz="0" w:space="0" w:color="auto"/>
          </w:divBdr>
        </w:div>
        <w:div w:id="1001859438">
          <w:marLeft w:val="0"/>
          <w:marRight w:val="0"/>
          <w:marTop w:val="0"/>
          <w:marBottom w:val="0"/>
          <w:divBdr>
            <w:top w:val="none" w:sz="0" w:space="0" w:color="auto"/>
            <w:left w:val="none" w:sz="0" w:space="0" w:color="auto"/>
            <w:bottom w:val="none" w:sz="0" w:space="0" w:color="auto"/>
            <w:right w:val="none" w:sz="0" w:space="0" w:color="auto"/>
          </w:divBdr>
        </w:div>
        <w:div w:id="1003585008">
          <w:marLeft w:val="0"/>
          <w:marRight w:val="0"/>
          <w:marTop w:val="0"/>
          <w:marBottom w:val="0"/>
          <w:divBdr>
            <w:top w:val="none" w:sz="0" w:space="0" w:color="auto"/>
            <w:left w:val="none" w:sz="0" w:space="0" w:color="auto"/>
            <w:bottom w:val="none" w:sz="0" w:space="0" w:color="auto"/>
            <w:right w:val="none" w:sz="0" w:space="0" w:color="auto"/>
          </w:divBdr>
        </w:div>
        <w:div w:id="1629775070">
          <w:marLeft w:val="0"/>
          <w:marRight w:val="0"/>
          <w:marTop w:val="0"/>
          <w:marBottom w:val="0"/>
          <w:divBdr>
            <w:top w:val="none" w:sz="0" w:space="0" w:color="auto"/>
            <w:left w:val="none" w:sz="0" w:space="0" w:color="auto"/>
            <w:bottom w:val="none" w:sz="0" w:space="0" w:color="auto"/>
            <w:right w:val="none" w:sz="0" w:space="0" w:color="auto"/>
          </w:divBdr>
        </w:div>
        <w:div w:id="1649672757">
          <w:marLeft w:val="0"/>
          <w:marRight w:val="0"/>
          <w:marTop w:val="0"/>
          <w:marBottom w:val="0"/>
          <w:divBdr>
            <w:top w:val="none" w:sz="0" w:space="0" w:color="auto"/>
            <w:left w:val="none" w:sz="0" w:space="0" w:color="auto"/>
            <w:bottom w:val="none" w:sz="0" w:space="0" w:color="auto"/>
            <w:right w:val="none" w:sz="0" w:space="0" w:color="auto"/>
          </w:divBdr>
        </w:div>
        <w:div w:id="2047565213">
          <w:marLeft w:val="0"/>
          <w:marRight w:val="0"/>
          <w:marTop w:val="0"/>
          <w:marBottom w:val="0"/>
          <w:divBdr>
            <w:top w:val="none" w:sz="0" w:space="0" w:color="auto"/>
            <w:left w:val="none" w:sz="0" w:space="0" w:color="auto"/>
            <w:bottom w:val="none" w:sz="0" w:space="0" w:color="auto"/>
            <w:right w:val="none" w:sz="0" w:space="0" w:color="auto"/>
          </w:divBdr>
        </w:div>
        <w:div w:id="2127655478">
          <w:marLeft w:val="0"/>
          <w:marRight w:val="0"/>
          <w:marTop w:val="0"/>
          <w:marBottom w:val="0"/>
          <w:divBdr>
            <w:top w:val="none" w:sz="0" w:space="0" w:color="auto"/>
            <w:left w:val="none" w:sz="0" w:space="0" w:color="auto"/>
            <w:bottom w:val="none" w:sz="0" w:space="0" w:color="auto"/>
            <w:right w:val="none" w:sz="0" w:space="0" w:color="auto"/>
          </w:divBdr>
        </w:div>
      </w:divsChild>
    </w:div>
    <w:div w:id="1908300122">
      <w:bodyDiv w:val="1"/>
      <w:marLeft w:val="0"/>
      <w:marRight w:val="0"/>
      <w:marTop w:val="0"/>
      <w:marBottom w:val="0"/>
      <w:divBdr>
        <w:top w:val="none" w:sz="0" w:space="0" w:color="auto"/>
        <w:left w:val="none" w:sz="0" w:space="0" w:color="auto"/>
        <w:bottom w:val="none" w:sz="0" w:space="0" w:color="auto"/>
        <w:right w:val="none" w:sz="0" w:space="0" w:color="auto"/>
      </w:divBdr>
      <w:divsChild>
        <w:div w:id="2978280">
          <w:marLeft w:val="0"/>
          <w:marRight w:val="0"/>
          <w:marTop w:val="0"/>
          <w:marBottom w:val="0"/>
          <w:divBdr>
            <w:top w:val="none" w:sz="0" w:space="0" w:color="auto"/>
            <w:left w:val="none" w:sz="0" w:space="0" w:color="auto"/>
            <w:bottom w:val="none" w:sz="0" w:space="0" w:color="auto"/>
            <w:right w:val="none" w:sz="0" w:space="0" w:color="auto"/>
          </w:divBdr>
          <w:divsChild>
            <w:div w:id="1824543676">
              <w:marLeft w:val="0"/>
              <w:marRight w:val="0"/>
              <w:marTop w:val="0"/>
              <w:marBottom w:val="0"/>
              <w:divBdr>
                <w:top w:val="none" w:sz="0" w:space="0" w:color="auto"/>
                <w:left w:val="none" w:sz="0" w:space="0" w:color="auto"/>
                <w:bottom w:val="none" w:sz="0" w:space="0" w:color="auto"/>
                <w:right w:val="none" w:sz="0" w:space="0" w:color="auto"/>
              </w:divBdr>
            </w:div>
          </w:divsChild>
        </w:div>
        <w:div w:id="126091515">
          <w:marLeft w:val="0"/>
          <w:marRight w:val="0"/>
          <w:marTop w:val="0"/>
          <w:marBottom w:val="0"/>
          <w:divBdr>
            <w:top w:val="none" w:sz="0" w:space="0" w:color="auto"/>
            <w:left w:val="none" w:sz="0" w:space="0" w:color="auto"/>
            <w:bottom w:val="none" w:sz="0" w:space="0" w:color="auto"/>
            <w:right w:val="none" w:sz="0" w:space="0" w:color="auto"/>
          </w:divBdr>
          <w:divsChild>
            <w:div w:id="1959677260">
              <w:marLeft w:val="0"/>
              <w:marRight w:val="0"/>
              <w:marTop w:val="0"/>
              <w:marBottom w:val="0"/>
              <w:divBdr>
                <w:top w:val="none" w:sz="0" w:space="0" w:color="auto"/>
                <w:left w:val="none" w:sz="0" w:space="0" w:color="auto"/>
                <w:bottom w:val="none" w:sz="0" w:space="0" w:color="auto"/>
                <w:right w:val="none" w:sz="0" w:space="0" w:color="auto"/>
              </w:divBdr>
            </w:div>
          </w:divsChild>
        </w:div>
        <w:div w:id="176846894">
          <w:marLeft w:val="0"/>
          <w:marRight w:val="0"/>
          <w:marTop w:val="0"/>
          <w:marBottom w:val="0"/>
          <w:divBdr>
            <w:top w:val="none" w:sz="0" w:space="0" w:color="auto"/>
            <w:left w:val="none" w:sz="0" w:space="0" w:color="auto"/>
            <w:bottom w:val="none" w:sz="0" w:space="0" w:color="auto"/>
            <w:right w:val="none" w:sz="0" w:space="0" w:color="auto"/>
          </w:divBdr>
          <w:divsChild>
            <w:div w:id="1848326402">
              <w:marLeft w:val="0"/>
              <w:marRight w:val="0"/>
              <w:marTop w:val="0"/>
              <w:marBottom w:val="0"/>
              <w:divBdr>
                <w:top w:val="none" w:sz="0" w:space="0" w:color="auto"/>
                <w:left w:val="none" w:sz="0" w:space="0" w:color="auto"/>
                <w:bottom w:val="none" w:sz="0" w:space="0" w:color="auto"/>
                <w:right w:val="none" w:sz="0" w:space="0" w:color="auto"/>
              </w:divBdr>
            </w:div>
          </w:divsChild>
        </w:div>
        <w:div w:id="194928633">
          <w:marLeft w:val="0"/>
          <w:marRight w:val="0"/>
          <w:marTop w:val="0"/>
          <w:marBottom w:val="0"/>
          <w:divBdr>
            <w:top w:val="none" w:sz="0" w:space="0" w:color="auto"/>
            <w:left w:val="none" w:sz="0" w:space="0" w:color="auto"/>
            <w:bottom w:val="none" w:sz="0" w:space="0" w:color="auto"/>
            <w:right w:val="none" w:sz="0" w:space="0" w:color="auto"/>
          </w:divBdr>
          <w:divsChild>
            <w:div w:id="1812747383">
              <w:marLeft w:val="0"/>
              <w:marRight w:val="0"/>
              <w:marTop w:val="0"/>
              <w:marBottom w:val="0"/>
              <w:divBdr>
                <w:top w:val="none" w:sz="0" w:space="0" w:color="auto"/>
                <w:left w:val="none" w:sz="0" w:space="0" w:color="auto"/>
                <w:bottom w:val="none" w:sz="0" w:space="0" w:color="auto"/>
                <w:right w:val="none" w:sz="0" w:space="0" w:color="auto"/>
              </w:divBdr>
            </w:div>
          </w:divsChild>
        </w:div>
        <w:div w:id="291861993">
          <w:marLeft w:val="0"/>
          <w:marRight w:val="0"/>
          <w:marTop w:val="0"/>
          <w:marBottom w:val="0"/>
          <w:divBdr>
            <w:top w:val="none" w:sz="0" w:space="0" w:color="auto"/>
            <w:left w:val="none" w:sz="0" w:space="0" w:color="auto"/>
            <w:bottom w:val="none" w:sz="0" w:space="0" w:color="auto"/>
            <w:right w:val="none" w:sz="0" w:space="0" w:color="auto"/>
          </w:divBdr>
          <w:divsChild>
            <w:div w:id="2038653526">
              <w:marLeft w:val="0"/>
              <w:marRight w:val="0"/>
              <w:marTop w:val="0"/>
              <w:marBottom w:val="0"/>
              <w:divBdr>
                <w:top w:val="none" w:sz="0" w:space="0" w:color="auto"/>
                <w:left w:val="none" w:sz="0" w:space="0" w:color="auto"/>
                <w:bottom w:val="none" w:sz="0" w:space="0" w:color="auto"/>
                <w:right w:val="none" w:sz="0" w:space="0" w:color="auto"/>
              </w:divBdr>
            </w:div>
          </w:divsChild>
        </w:div>
        <w:div w:id="419644884">
          <w:marLeft w:val="0"/>
          <w:marRight w:val="0"/>
          <w:marTop w:val="0"/>
          <w:marBottom w:val="0"/>
          <w:divBdr>
            <w:top w:val="none" w:sz="0" w:space="0" w:color="auto"/>
            <w:left w:val="none" w:sz="0" w:space="0" w:color="auto"/>
            <w:bottom w:val="none" w:sz="0" w:space="0" w:color="auto"/>
            <w:right w:val="none" w:sz="0" w:space="0" w:color="auto"/>
          </w:divBdr>
          <w:divsChild>
            <w:div w:id="1812554716">
              <w:marLeft w:val="0"/>
              <w:marRight w:val="0"/>
              <w:marTop w:val="0"/>
              <w:marBottom w:val="0"/>
              <w:divBdr>
                <w:top w:val="none" w:sz="0" w:space="0" w:color="auto"/>
                <w:left w:val="none" w:sz="0" w:space="0" w:color="auto"/>
                <w:bottom w:val="none" w:sz="0" w:space="0" w:color="auto"/>
                <w:right w:val="none" w:sz="0" w:space="0" w:color="auto"/>
              </w:divBdr>
            </w:div>
          </w:divsChild>
        </w:div>
        <w:div w:id="439181859">
          <w:marLeft w:val="0"/>
          <w:marRight w:val="0"/>
          <w:marTop w:val="0"/>
          <w:marBottom w:val="0"/>
          <w:divBdr>
            <w:top w:val="none" w:sz="0" w:space="0" w:color="auto"/>
            <w:left w:val="none" w:sz="0" w:space="0" w:color="auto"/>
            <w:bottom w:val="none" w:sz="0" w:space="0" w:color="auto"/>
            <w:right w:val="none" w:sz="0" w:space="0" w:color="auto"/>
          </w:divBdr>
          <w:divsChild>
            <w:div w:id="1640843366">
              <w:marLeft w:val="0"/>
              <w:marRight w:val="0"/>
              <w:marTop w:val="0"/>
              <w:marBottom w:val="0"/>
              <w:divBdr>
                <w:top w:val="none" w:sz="0" w:space="0" w:color="auto"/>
                <w:left w:val="none" w:sz="0" w:space="0" w:color="auto"/>
                <w:bottom w:val="none" w:sz="0" w:space="0" w:color="auto"/>
                <w:right w:val="none" w:sz="0" w:space="0" w:color="auto"/>
              </w:divBdr>
            </w:div>
          </w:divsChild>
        </w:div>
        <w:div w:id="482505309">
          <w:marLeft w:val="0"/>
          <w:marRight w:val="0"/>
          <w:marTop w:val="0"/>
          <w:marBottom w:val="0"/>
          <w:divBdr>
            <w:top w:val="none" w:sz="0" w:space="0" w:color="auto"/>
            <w:left w:val="none" w:sz="0" w:space="0" w:color="auto"/>
            <w:bottom w:val="none" w:sz="0" w:space="0" w:color="auto"/>
            <w:right w:val="none" w:sz="0" w:space="0" w:color="auto"/>
          </w:divBdr>
          <w:divsChild>
            <w:div w:id="1630433058">
              <w:marLeft w:val="0"/>
              <w:marRight w:val="0"/>
              <w:marTop w:val="0"/>
              <w:marBottom w:val="0"/>
              <w:divBdr>
                <w:top w:val="none" w:sz="0" w:space="0" w:color="auto"/>
                <w:left w:val="none" w:sz="0" w:space="0" w:color="auto"/>
                <w:bottom w:val="none" w:sz="0" w:space="0" w:color="auto"/>
                <w:right w:val="none" w:sz="0" w:space="0" w:color="auto"/>
              </w:divBdr>
            </w:div>
          </w:divsChild>
        </w:div>
        <w:div w:id="853228948">
          <w:marLeft w:val="0"/>
          <w:marRight w:val="0"/>
          <w:marTop w:val="0"/>
          <w:marBottom w:val="0"/>
          <w:divBdr>
            <w:top w:val="none" w:sz="0" w:space="0" w:color="auto"/>
            <w:left w:val="none" w:sz="0" w:space="0" w:color="auto"/>
            <w:bottom w:val="none" w:sz="0" w:space="0" w:color="auto"/>
            <w:right w:val="none" w:sz="0" w:space="0" w:color="auto"/>
          </w:divBdr>
          <w:divsChild>
            <w:div w:id="585727703">
              <w:marLeft w:val="0"/>
              <w:marRight w:val="0"/>
              <w:marTop w:val="0"/>
              <w:marBottom w:val="0"/>
              <w:divBdr>
                <w:top w:val="none" w:sz="0" w:space="0" w:color="auto"/>
                <w:left w:val="none" w:sz="0" w:space="0" w:color="auto"/>
                <w:bottom w:val="none" w:sz="0" w:space="0" w:color="auto"/>
                <w:right w:val="none" w:sz="0" w:space="0" w:color="auto"/>
              </w:divBdr>
            </w:div>
          </w:divsChild>
        </w:div>
        <w:div w:id="917710009">
          <w:marLeft w:val="0"/>
          <w:marRight w:val="0"/>
          <w:marTop w:val="0"/>
          <w:marBottom w:val="0"/>
          <w:divBdr>
            <w:top w:val="none" w:sz="0" w:space="0" w:color="auto"/>
            <w:left w:val="none" w:sz="0" w:space="0" w:color="auto"/>
            <w:bottom w:val="none" w:sz="0" w:space="0" w:color="auto"/>
            <w:right w:val="none" w:sz="0" w:space="0" w:color="auto"/>
          </w:divBdr>
          <w:divsChild>
            <w:div w:id="630744466">
              <w:marLeft w:val="0"/>
              <w:marRight w:val="0"/>
              <w:marTop w:val="0"/>
              <w:marBottom w:val="0"/>
              <w:divBdr>
                <w:top w:val="none" w:sz="0" w:space="0" w:color="auto"/>
                <w:left w:val="none" w:sz="0" w:space="0" w:color="auto"/>
                <w:bottom w:val="none" w:sz="0" w:space="0" w:color="auto"/>
                <w:right w:val="none" w:sz="0" w:space="0" w:color="auto"/>
              </w:divBdr>
            </w:div>
          </w:divsChild>
        </w:div>
        <w:div w:id="967122472">
          <w:marLeft w:val="0"/>
          <w:marRight w:val="0"/>
          <w:marTop w:val="0"/>
          <w:marBottom w:val="0"/>
          <w:divBdr>
            <w:top w:val="none" w:sz="0" w:space="0" w:color="auto"/>
            <w:left w:val="none" w:sz="0" w:space="0" w:color="auto"/>
            <w:bottom w:val="none" w:sz="0" w:space="0" w:color="auto"/>
            <w:right w:val="none" w:sz="0" w:space="0" w:color="auto"/>
          </w:divBdr>
          <w:divsChild>
            <w:div w:id="1168135212">
              <w:marLeft w:val="0"/>
              <w:marRight w:val="0"/>
              <w:marTop w:val="0"/>
              <w:marBottom w:val="0"/>
              <w:divBdr>
                <w:top w:val="none" w:sz="0" w:space="0" w:color="auto"/>
                <w:left w:val="none" w:sz="0" w:space="0" w:color="auto"/>
                <w:bottom w:val="none" w:sz="0" w:space="0" w:color="auto"/>
                <w:right w:val="none" w:sz="0" w:space="0" w:color="auto"/>
              </w:divBdr>
            </w:div>
          </w:divsChild>
        </w:div>
        <w:div w:id="1010765162">
          <w:marLeft w:val="0"/>
          <w:marRight w:val="0"/>
          <w:marTop w:val="0"/>
          <w:marBottom w:val="0"/>
          <w:divBdr>
            <w:top w:val="none" w:sz="0" w:space="0" w:color="auto"/>
            <w:left w:val="none" w:sz="0" w:space="0" w:color="auto"/>
            <w:bottom w:val="none" w:sz="0" w:space="0" w:color="auto"/>
            <w:right w:val="none" w:sz="0" w:space="0" w:color="auto"/>
          </w:divBdr>
          <w:divsChild>
            <w:div w:id="849293690">
              <w:marLeft w:val="0"/>
              <w:marRight w:val="0"/>
              <w:marTop w:val="0"/>
              <w:marBottom w:val="0"/>
              <w:divBdr>
                <w:top w:val="none" w:sz="0" w:space="0" w:color="auto"/>
                <w:left w:val="none" w:sz="0" w:space="0" w:color="auto"/>
                <w:bottom w:val="none" w:sz="0" w:space="0" w:color="auto"/>
                <w:right w:val="none" w:sz="0" w:space="0" w:color="auto"/>
              </w:divBdr>
            </w:div>
          </w:divsChild>
        </w:div>
        <w:div w:id="1131904295">
          <w:marLeft w:val="0"/>
          <w:marRight w:val="0"/>
          <w:marTop w:val="0"/>
          <w:marBottom w:val="0"/>
          <w:divBdr>
            <w:top w:val="none" w:sz="0" w:space="0" w:color="auto"/>
            <w:left w:val="none" w:sz="0" w:space="0" w:color="auto"/>
            <w:bottom w:val="none" w:sz="0" w:space="0" w:color="auto"/>
            <w:right w:val="none" w:sz="0" w:space="0" w:color="auto"/>
          </w:divBdr>
          <w:divsChild>
            <w:div w:id="1872109285">
              <w:marLeft w:val="0"/>
              <w:marRight w:val="0"/>
              <w:marTop w:val="0"/>
              <w:marBottom w:val="0"/>
              <w:divBdr>
                <w:top w:val="none" w:sz="0" w:space="0" w:color="auto"/>
                <w:left w:val="none" w:sz="0" w:space="0" w:color="auto"/>
                <w:bottom w:val="none" w:sz="0" w:space="0" w:color="auto"/>
                <w:right w:val="none" w:sz="0" w:space="0" w:color="auto"/>
              </w:divBdr>
            </w:div>
          </w:divsChild>
        </w:div>
        <w:div w:id="1165432584">
          <w:marLeft w:val="0"/>
          <w:marRight w:val="0"/>
          <w:marTop w:val="0"/>
          <w:marBottom w:val="0"/>
          <w:divBdr>
            <w:top w:val="none" w:sz="0" w:space="0" w:color="auto"/>
            <w:left w:val="none" w:sz="0" w:space="0" w:color="auto"/>
            <w:bottom w:val="none" w:sz="0" w:space="0" w:color="auto"/>
            <w:right w:val="none" w:sz="0" w:space="0" w:color="auto"/>
          </w:divBdr>
          <w:divsChild>
            <w:div w:id="951472569">
              <w:marLeft w:val="0"/>
              <w:marRight w:val="0"/>
              <w:marTop w:val="0"/>
              <w:marBottom w:val="0"/>
              <w:divBdr>
                <w:top w:val="none" w:sz="0" w:space="0" w:color="auto"/>
                <w:left w:val="none" w:sz="0" w:space="0" w:color="auto"/>
                <w:bottom w:val="none" w:sz="0" w:space="0" w:color="auto"/>
                <w:right w:val="none" w:sz="0" w:space="0" w:color="auto"/>
              </w:divBdr>
            </w:div>
          </w:divsChild>
        </w:div>
        <w:div w:id="1419014552">
          <w:marLeft w:val="0"/>
          <w:marRight w:val="0"/>
          <w:marTop w:val="0"/>
          <w:marBottom w:val="0"/>
          <w:divBdr>
            <w:top w:val="none" w:sz="0" w:space="0" w:color="auto"/>
            <w:left w:val="none" w:sz="0" w:space="0" w:color="auto"/>
            <w:bottom w:val="none" w:sz="0" w:space="0" w:color="auto"/>
            <w:right w:val="none" w:sz="0" w:space="0" w:color="auto"/>
          </w:divBdr>
          <w:divsChild>
            <w:div w:id="1704474336">
              <w:marLeft w:val="0"/>
              <w:marRight w:val="0"/>
              <w:marTop w:val="0"/>
              <w:marBottom w:val="0"/>
              <w:divBdr>
                <w:top w:val="none" w:sz="0" w:space="0" w:color="auto"/>
                <w:left w:val="none" w:sz="0" w:space="0" w:color="auto"/>
                <w:bottom w:val="none" w:sz="0" w:space="0" w:color="auto"/>
                <w:right w:val="none" w:sz="0" w:space="0" w:color="auto"/>
              </w:divBdr>
            </w:div>
          </w:divsChild>
        </w:div>
        <w:div w:id="1454471740">
          <w:marLeft w:val="0"/>
          <w:marRight w:val="0"/>
          <w:marTop w:val="0"/>
          <w:marBottom w:val="0"/>
          <w:divBdr>
            <w:top w:val="none" w:sz="0" w:space="0" w:color="auto"/>
            <w:left w:val="none" w:sz="0" w:space="0" w:color="auto"/>
            <w:bottom w:val="none" w:sz="0" w:space="0" w:color="auto"/>
            <w:right w:val="none" w:sz="0" w:space="0" w:color="auto"/>
          </w:divBdr>
          <w:divsChild>
            <w:div w:id="759446244">
              <w:marLeft w:val="0"/>
              <w:marRight w:val="0"/>
              <w:marTop w:val="0"/>
              <w:marBottom w:val="0"/>
              <w:divBdr>
                <w:top w:val="none" w:sz="0" w:space="0" w:color="auto"/>
                <w:left w:val="none" w:sz="0" w:space="0" w:color="auto"/>
                <w:bottom w:val="none" w:sz="0" w:space="0" w:color="auto"/>
                <w:right w:val="none" w:sz="0" w:space="0" w:color="auto"/>
              </w:divBdr>
            </w:div>
          </w:divsChild>
        </w:div>
        <w:div w:id="1481531887">
          <w:marLeft w:val="0"/>
          <w:marRight w:val="0"/>
          <w:marTop w:val="0"/>
          <w:marBottom w:val="0"/>
          <w:divBdr>
            <w:top w:val="none" w:sz="0" w:space="0" w:color="auto"/>
            <w:left w:val="none" w:sz="0" w:space="0" w:color="auto"/>
            <w:bottom w:val="none" w:sz="0" w:space="0" w:color="auto"/>
            <w:right w:val="none" w:sz="0" w:space="0" w:color="auto"/>
          </w:divBdr>
          <w:divsChild>
            <w:div w:id="182018030">
              <w:marLeft w:val="0"/>
              <w:marRight w:val="0"/>
              <w:marTop w:val="0"/>
              <w:marBottom w:val="0"/>
              <w:divBdr>
                <w:top w:val="none" w:sz="0" w:space="0" w:color="auto"/>
                <w:left w:val="none" w:sz="0" w:space="0" w:color="auto"/>
                <w:bottom w:val="none" w:sz="0" w:space="0" w:color="auto"/>
                <w:right w:val="none" w:sz="0" w:space="0" w:color="auto"/>
              </w:divBdr>
            </w:div>
          </w:divsChild>
        </w:div>
        <w:div w:id="1525098387">
          <w:marLeft w:val="0"/>
          <w:marRight w:val="0"/>
          <w:marTop w:val="0"/>
          <w:marBottom w:val="0"/>
          <w:divBdr>
            <w:top w:val="none" w:sz="0" w:space="0" w:color="auto"/>
            <w:left w:val="none" w:sz="0" w:space="0" w:color="auto"/>
            <w:bottom w:val="none" w:sz="0" w:space="0" w:color="auto"/>
            <w:right w:val="none" w:sz="0" w:space="0" w:color="auto"/>
          </w:divBdr>
          <w:divsChild>
            <w:div w:id="1860967895">
              <w:marLeft w:val="0"/>
              <w:marRight w:val="0"/>
              <w:marTop w:val="0"/>
              <w:marBottom w:val="0"/>
              <w:divBdr>
                <w:top w:val="none" w:sz="0" w:space="0" w:color="auto"/>
                <w:left w:val="none" w:sz="0" w:space="0" w:color="auto"/>
                <w:bottom w:val="none" w:sz="0" w:space="0" w:color="auto"/>
                <w:right w:val="none" w:sz="0" w:space="0" w:color="auto"/>
              </w:divBdr>
            </w:div>
          </w:divsChild>
        </w:div>
        <w:div w:id="1702704696">
          <w:marLeft w:val="0"/>
          <w:marRight w:val="0"/>
          <w:marTop w:val="0"/>
          <w:marBottom w:val="0"/>
          <w:divBdr>
            <w:top w:val="none" w:sz="0" w:space="0" w:color="auto"/>
            <w:left w:val="none" w:sz="0" w:space="0" w:color="auto"/>
            <w:bottom w:val="none" w:sz="0" w:space="0" w:color="auto"/>
            <w:right w:val="none" w:sz="0" w:space="0" w:color="auto"/>
          </w:divBdr>
          <w:divsChild>
            <w:div w:id="574438116">
              <w:marLeft w:val="0"/>
              <w:marRight w:val="0"/>
              <w:marTop w:val="0"/>
              <w:marBottom w:val="0"/>
              <w:divBdr>
                <w:top w:val="none" w:sz="0" w:space="0" w:color="auto"/>
                <w:left w:val="none" w:sz="0" w:space="0" w:color="auto"/>
                <w:bottom w:val="none" w:sz="0" w:space="0" w:color="auto"/>
                <w:right w:val="none" w:sz="0" w:space="0" w:color="auto"/>
              </w:divBdr>
            </w:div>
          </w:divsChild>
        </w:div>
        <w:div w:id="1801801558">
          <w:marLeft w:val="0"/>
          <w:marRight w:val="0"/>
          <w:marTop w:val="0"/>
          <w:marBottom w:val="0"/>
          <w:divBdr>
            <w:top w:val="none" w:sz="0" w:space="0" w:color="auto"/>
            <w:left w:val="none" w:sz="0" w:space="0" w:color="auto"/>
            <w:bottom w:val="none" w:sz="0" w:space="0" w:color="auto"/>
            <w:right w:val="none" w:sz="0" w:space="0" w:color="auto"/>
          </w:divBdr>
          <w:divsChild>
            <w:div w:id="1093934752">
              <w:marLeft w:val="0"/>
              <w:marRight w:val="0"/>
              <w:marTop w:val="0"/>
              <w:marBottom w:val="0"/>
              <w:divBdr>
                <w:top w:val="none" w:sz="0" w:space="0" w:color="auto"/>
                <w:left w:val="none" w:sz="0" w:space="0" w:color="auto"/>
                <w:bottom w:val="none" w:sz="0" w:space="0" w:color="auto"/>
                <w:right w:val="none" w:sz="0" w:space="0" w:color="auto"/>
              </w:divBdr>
            </w:div>
          </w:divsChild>
        </w:div>
        <w:div w:id="1809008053">
          <w:marLeft w:val="0"/>
          <w:marRight w:val="0"/>
          <w:marTop w:val="0"/>
          <w:marBottom w:val="0"/>
          <w:divBdr>
            <w:top w:val="none" w:sz="0" w:space="0" w:color="auto"/>
            <w:left w:val="none" w:sz="0" w:space="0" w:color="auto"/>
            <w:bottom w:val="none" w:sz="0" w:space="0" w:color="auto"/>
            <w:right w:val="none" w:sz="0" w:space="0" w:color="auto"/>
          </w:divBdr>
          <w:divsChild>
            <w:div w:id="111949230">
              <w:marLeft w:val="0"/>
              <w:marRight w:val="0"/>
              <w:marTop w:val="0"/>
              <w:marBottom w:val="0"/>
              <w:divBdr>
                <w:top w:val="none" w:sz="0" w:space="0" w:color="auto"/>
                <w:left w:val="none" w:sz="0" w:space="0" w:color="auto"/>
                <w:bottom w:val="none" w:sz="0" w:space="0" w:color="auto"/>
                <w:right w:val="none" w:sz="0" w:space="0" w:color="auto"/>
              </w:divBdr>
            </w:div>
          </w:divsChild>
        </w:div>
        <w:div w:id="1829007984">
          <w:marLeft w:val="0"/>
          <w:marRight w:val="0"/>
          <w:marTop w:val="0"/>
          <w:marBottom w:val="0"/>
          <w:divBdr>
            <w:top w:val="none" w:sz="0" w:space="0" w:color="auto"/>
            <w:left w:val="none" w:sz="0" w:space="0" w:color="auto"/>
            <w:bottom w:val="none" w:sz="0" w:space="0" w:color="auto"/>
            <w:right w:val="none" w:sz="0" w:space="0" w:color="auto"/>
          </w:divBdr>
          <w:divsChild>
            <w:div w:id="71245989">
              <w:marLeft w:val="0"/>
              <w:marRight w:val="0"/>
              <w:marTop w:val="0"/>
              <w:marBottom w:val="0"/>
              <w:divBdr>
                <w:top w:val="none" w:sz="0" w:space="0" w:color="auto"/>
                <w:left w:val="none" w:sz="0" w:space="0" w:color="auto"/>
                <w:bottom w:val="none" w:sz="0" w:space="0" w:color="auto"/>
                <w:right w:val="none" w:sz="0" w:space="0" w:color="auto"/>
              </w:divBdr>
            </w:div>
          </w:divsChild>
        </w:div>
        <w:div w:id="1898514659">
          <w:marLeft w:val="0"/>
          <w:marRight w:val="0"/>
          <w:marTop w:val="0"/>
          <w:marBottom w:val="0"/>
          <w:divBdr>
            <w:top w:val="none" w:sz="0" w:space="0" w:color="auto"/>
            <w:left w:val="none" w:sz="0" w:space="0" w:color="auto"/>
            <w:bottom w:val="none" w:sz="0" w:space="0" w:color="auto"/>
            <w:right w:val="none" w:sz="0" w:space="0" w:color="auto"/>
          </w:divBdr>
          <w:divsChild>
            <w:div w:id="2120028938">
              <w:marLeft w:val="0"/>
              <w:marRight w:val="0"/>
              <w:marTop w:val="0"/>
              <w:marBottom w:val="0"/>
              <w:divBdr>
                <w:top w:val="none" w:sz="0" w:space="0" w:color="auto"/>
                <w:left w:val="none" w:sz="0" w:space="0" w:color="auto"/>
                <w:bottom w:val="none" w:sz="0" w:space="0" w:color="auto"/>
                <w:right w:val="none" w:sz="0" w:space="0" w:color="auto"/>
              </w:divBdr>
            </w:div>
          </w:divsChild>
        </w:div>
        <w:div w:id="1943370733">
          <w:marLeft w:val="0"/>
          <w:marRight w:val="0"/>
          <w:marTop w:val="0"/>
          <w:marBottom w:val="0"/>
          <w:divBdr>
            <w:top w:val="none" w:sz="0" w:space="0" w:color="auto"/>
            <w:left w:val="none" w:sz="0" w:space="0" w:color="auto"/>
            <w:bottom w:val="none" w:sz="0" w:space="0" w:color="auto"/>
            <w:right w:val="none" w:sz="0" w:space="0" w:color="auto"/>
          </w:divBdr>
          <w:divsChild>
            <w:div w:id="17802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5151">
      <w:bodyDiv w:val="1"/>
      <w:marLeft w:val="0"/>
      <w:marRight w:val="0"/>
      <w:marTop w:val="0"/>
      <w:marBottom w:val="0"/>
      <w:divBdr>
        <w:top w:val="none" w:sz="0" w:space="0" w:color="auto"/>
        <w:left w:val="none" w:sz="0" w:space="0" w:color="auto"/>
        <w:bottom w:val="none" w:sz="0" w:space="0" w:color="auto"/>
        <w:right w:val="none" w:sz="0" w:space="0" w:color="auto"/>
      </w:divBdr>
      <w:divsChild>
        <w:div w:id="101533473">
          <w:marLeft w:val="0"/>
          <w:marRight w:val="0"/>
          <w:marTop w:val="0"/>
          <w:marBottom w:val="0"/>
          <w:divBdr>
            <w:top w:val="none" w:sz="0" w:space="0" w:color="auto"/>
            <w:left w:val="none" w:sz="0" w:space="0" w:color="auto"/>
            <w:bottom w:val="none" w:sz="0" w:space="0" w:color="auto"/>
            <w:right w:val="none" w:sz="0" w:space="0" w:color="auto"/>
          </w:divBdr>
        </w:div>
        <w:div w:id="662972195">
          <w:marLeft w:val="0"/>
          <w:marRight w:val="0"/>
          <w:marTop w:val="0"/>
          <w:marBottom w:val="0"/>
          <w:divBdr>
            <w:top w:val="none" w:sz="0" w:space="0" w:color="auto"/>
            <w:left w:val="none" w:sz="0" w:space="0" w:color="auto"/>
            <w:bottom w:val="none" w:sz="0" w:space="0" w:color="auto"/>
            <w:right w:val="none" w:sz="0" w:space="0" w:color="auto"/>
          </w:divBdr>
        </w:div>
        <w:div w:id="1211696189">
          <w:marLeft w:val="0"/>
          <w:marRight w:val="0"/>
          <w:marTop w:val="0"/>
          <w:marBottom w:val="0"/>
          <w:divBdr>
            <w:top w:val="none" w:sz="0" w:space="0" w:color="auto"/>
            <w:left w:val="none" w:sz="0" w:space="0" w:color="auto"/>
            <w:bottom w:val="none" w:sz="0" w:space="0" w:color="auto"/>
            <w:right w:val="none" w:sz="0" w:space="0" w:color="auto"/>
          </w:divBdr>
        </w:div>
      </w:divsChild>
    </w:div>
    <w:div w:id="1991012881">
      <w:bodyDiv w:val="1"/>
      <w:marLeft w:val="0"/>
      <w:marRight w:val="0"/>
      <w:marTop w:val="0"/>
      <w:marBottom w:val="0"/>
      <w:divBdr>
        <w:top w:val="none" w:sz="0" w:space="0" w:color="auto"/>
        <w:left w:val="none" w:sz="0" w:space="0" w:color="auto"/>
        <w:bottom w:val="none" w:sz="0" w:space="0" w:color="auto"/>
        <w:right w:val="none" w:sz="0" w:space="0" w:color="auto"/>
      </w:divBdr>
    </w:div>
    <w:div w:id="1996445169">
      <w:bodyDiv w:val="1"/>
      <w:marLeft w:val="0"/>
      <w:marRight w:val="0"/>
      <w:marTop w:val="0"/>
      <w:marBottom w:val="0"/>
      <w:divBdr>
        <w:top w:val="none" w:sz="0" w:space="0" w:color="auto"/>
        <w:left w:val="none" w:sz="0" w:space="0" w:color="auto"/>
        <w:bottom w:val="none" w:sz="0" w:space="0" w:color="auto"/>
        <w:right w:val="none" w:sz="0" w:space="0" w:color="auto"/>
      </w:divBdr>
    </w:div>
    <w:div w:id="2008822090">
      <w:bodyDiv w:val="1"/>
      <w:marLeft w:val="0"/>
      <w:marRight w:val="0"/>
      <w:marTop w:val="0"/>
      <w:marBottom w:val="0"/>
      <w:divBdr>
        <w:top w:val="none" w:sz="0" w:space="0" w:color="auto"/>
        <w:left w:val="none" w:sz="0" w:space="0" w:color="auto"/>
        <w:bottom w:val="none" w:sz="0" w:space="0" w:color="auto"/>
        <w:right w:val="none" w:sz="0" w:space="0" w:color="auto"/>
      </w:divBdr>
      <w:divsChild>
        <w:div w:id="72120695">
          <w:marLeft w:val="0"/>
          <w:marRight w:val="0"/>
          <w:marTop w:val="0"/>
          <w:marBottom w:val="0"/>
          <w:divBdr>
            <w:top w:val="none" w:sz="0" w:space="0" w:color="auto"/>
            <w:left w:val="none" w:sz="0" w:space="0" w:color="auto"/>
            <w:bottom w:val="none" w:sz="0" w:space="0" w:color="auto"/>
            <w:right w:val="none" w:sz="0" w:space="0" w:color="auto"/>
          </w:divBdr>
        </w:div>
        <w:div w:id="256910966">
          <w:marLeft w:val="0"/>
          <w:marRight w:val="0"/>
          <w:marTop w:val="0"/>
          <w:marBottom w:val="0"/>
          <w:divBdr>
            <w:top w:val="none" w:sz="0" w:space="0" w:color="auto"/>
            <w:left w:val="none" w:sz="0" w:space="0" w:color="auto"/>
            <w:bottom w:val="none" w:sz="0" w:space="0" w:color="auto"/>
            <w:right w:val="none" w:sz="0" w:space="0" w:color="auto"/>
          </w:divBdr>
        </w:div>
        <w:div w:id="1243300796">
          <w:marLeft w:val="0"/>
          <w:marRight w:val="0"/>
          <w:marTop w:val="0"/>
          <w:marBottom w:val="0"/>
          <w:divBdr>
            <w:top w:val="none" w:sz="0" w:space="0" w:color="auto"/>
            <w:left w:val="none" w:sz="0" w:space="0" w:color="auto"/>
            <w:bottom w:val="none" w:sz="0" w:space="0" w:color="auto"/>
            <w:right w:val="none" w:sz="0" w:space="0" w:color="auto"/>
          </w:divBdr>
        </w:div>
      </w:divsChild>
    </w:div>
    <w:div w:id="2072729025">
      <w:bodyDiv w:val="1"/>
      <w:marLeft w:val="0"/>
      <w:marRight w:val="0"/>
      <w:marTop w:val="0"/>
      <w:marBottom w:val="0"/>
      <w:divBdr>
        <w:top w:val="none" w:sz="0" w:space="0" w:color="auto"/>
        <w:left w:val="none" w:sz="0" w:space="0" w:color="auto"/>
        <w:bottom w:val="none" w:sz="0" w:space="0" w:color="auto"/>
        <w:right w:val="none" w:sz="0" w:space="0" w:color="auto"/>
      </w:divBdr>
      <w:divsChild>
        <w:div w:id="22093246">
          <w:marLeft w:val="0"/>
          <w:marRight w:val="0"/>
          <w:marTop w:val="0"/>
          <w:marBottom w:val="0"/>
          <w:divBdr>
            <w:top w:val="none" w:sz="0" w:space="0" w:color="auto"/>
            <w:left w:val="none" w:sz="0" w:space="0" w:color="auto"/>
            <w:bottom w:val="none" w:sz="0" w:space="0" w:color="auto"/>
            <w:right w:val="none" w:sz="0" w:space="0" w:color="auto"/>
          </w:divBdr>
        </w:div>
        <w:div w:id="41179165">
          <w:marLeft w:val="0"/>
          <w:marRight w:val="0"/>
          <w:marTop w:val="0"/>
          <w:marBottom w:val="0"/>
          <w:divBdr>
            <w:top w:val="none" w:sz="0" w:space="0" w:color="auto"/>
            <w:left w:val="none" w:sz="0" w:space="0" w:color="auto"/>
            <w:bottom w:val="none" w:sz="0" w:space="0" w:color="auto"/>
            <w:right w:val="none" w:sz="0" w:space="0" w:color="auto"/>
          </w:divBdr>
        </w:div>
        <w:div w:id="61029968">
          <w:marLeft w:val="0"/>
          <w:marRight w:val="0"/>
          <w:marTop w:val="0"/>
          <w:marBottom w:val="0"/>
          <w:divBdr>
            <w:top w:val="none" w:sz="0" w:space="0" w:color="auto"/>
            <w:left w:val="none" w:sz="0" w:space="0" w:color="auto"/>
            <w:bottom w:val="none" w:sz="0" w:space="0" w:color="auto"/>
            <w:right w:val="none" w:sz="0" w:space="0" w:color="auto"/>
          </w:divBdr>
          <w:divsChild>
            <w:div w:id="208687166">
              <w:marLeft w:val="0"/>
              <w:marRight w:val="0"/>
              <w:marTop w:val="0"/>
              <w:marBottom w:val="0"/>
              <w:divBdr>
                <w:top w:val="none" w:sz="0" w:space="0" w:color="auto"/>
                <w:left w:val="none" w:sz="0" w:space="0" w:color="auto"/>
                <w:bottom w:val="none" w:sz="0" w:space="0" w:color="auto"/>
                <w:right w:val="none" w:sz="0" w:space="0" w:color="auto"/>
              </w:divBdr>
            </w:div>
            <w:div w:id="1159617823">
              <w:marLeft w:val="0"/>
              <w:marRight w:val="0"/>
              <w:marTop w:val="0"/>
              <w:marBottom w:val="0"/>
              <w:divBdr>
                <w:top w:val="none" w:sz="0" w:space="0" w:color="auto"/>
                <w:left w:val="none" w:sz="0" w:space="0" w:color="auto"/>
                <w:bottom w:val="none" w:sz="0" w:space="0" w:color="auto"/>
                <w:right w:val="none" w:sz="0" w:space="0" w:color="auto"/>
              </w:divBdr>
            </w:div>
          </w:divsChild>
        </w:div>
        <w:div w:id="174157209">
          <w:marLeft w:val="0"/>
          <w:marRight w:val="0"/>
          <w:marTop w:val="0"/>
          <w:marBottom w:val="0"/>
          <w:divBdr>
            <w:top w:val="none" w:sz="0" w:space="0" w:color="auto"/>
            <w:left w:val="none" w:sz="0" w:space="0" w:color="auto"/>
            <w:bottom w:val="none" w:sz="0" w:space="0" w:color="auto"/>
            <w:right w:val="none" w:sz="0" w:space="0" w:color="auto"/>
          </w:divBdr>
          <w:divsChild>
            <w:div w:id="628243450">
              <w:marLeft w:val="0"/>
              <w:marRight w:val="0"/>
              <w:marTop w:val="0"/>
              <w:marBottom w:val="0"/>
              <w:divBdr>
                <w:top w:val="none" w:sz="0" w:space="0" w:color="auto"/>
                <w:left w:val="none" w:sz="0" w:space="0" w:color="auto"/>
                <w:bottom w:val="none" w:sz="0" w:space="0" w:color="auto"/>
                <w:right w:val="none" w:sz="0" w:space="0" w:color="auto"/>
              </w:divBdr>
            </w:div>
          </w:divsChild>
        </w:div>
        <w:div w:id="283077587">
          <w:marLeft w:val="0"/>
          <w:marRight w:val="0"/>
          <w:marTop w:val="0"/>
          <w:marBottom w:val="0"/>
          <w:divBdr>
            <w:top w:val="none" w:sz="0" w:space="0" w:color="auto"/>
            <w:left w:val="none" w:sz="0" w:space="0" w:color="auto"/>
            <w:bottom w:val="none" w:sz="0" w:space="0" w:color="auto"/>
            <w:right w:val="none" w:sz="0" w:space="0" w:color="auto"/>
          </w:divBdr>
          <w:divsChild>
            <w:div w:id="443689954">
              <w:marLeft w:val="0"/>
              <w:marRight w:val="0"/>
              <w:marTop w:val="0"/>
              <w:marBottom w:val="0"/>
              <w:divBdr>
                <w:top w:val="none" w:sz="0" w:space="0" w:color="auto"/>
                <w:left w:val="none" w:sz="0" w:space="0" w:color="auto"/>
                <w:bottom w:val="none" w:sz="0" w:space="0" w:color="auto"/>
                <w:right w:val="none" w:sz="0" w:space="0" w:color="auto"/>
              </w:divBdr>
            </w:div>
            <w:div w:id="653681875">
              <w:marLeft w:val="0"/>
              <w:marRight w:val="0"/>
              <w:marTop w:val="0"/>
              <w:marBottom w:val="0"/>
              <w:divBdr>
                <w:top w:val="none" w:sz="0" w:space="0" w:color="auto"/>
                <w:left w:val="none" w:sz="0" w:space="0" w:color="auto"/>
                <w:bottom w:val="none" w:sz="0" w:space="0" w:color="auto"/>
                <w:right w:val="none" w:sz="0" w:space="0" w:color="auto"/>
              </w:divBdr>
            </w:div>
            <w:div w:id="1317761997">
              <w:marLeft w:val="0"/>
              <w:marRight w:val="0"/>
              <w:marTop w:val="0"/>
              <w:marBottom w:val="0"/>
              <w:divBdr>
                <w:top w:val="none" w:sz="0" w:space="0" w:color="auto"/>
                <w:left w:val="none" w:sz="0" w:space="0" w:color="auto"/>
                <w:bottom w:val="none" w:sz="0" w:space="0" w:color="auto"/>
                <w:right w:val="none" w:sz="0" w:space="0" w:color="auto"/>
              </w:divBdr>
            </w:div>
            <w:div w:id="1815021162">
              <w:marLeft w:val="0"/>
              <w:marRight w:val="0"/>
              <w:marTop w:val="0"/>
              <w:marBottom w:val="0"/>
              <w:divBdr>
                <w:top w:val="none" w:sz="0" w:space="0" w:color="auto"/>
                <w:left w:val="none" w:sz="0" w:space="0" w:color="auto"/>
                <w:bottom w:val="none" w:sz="0" w:space="0" w:color="auto"/>
                <w:right w:val="none" w:sz="0" w:space="0" w:color="auto"/>
              </w:divBdr>
            </w:div>
          </w:divsChild>
        </w:div>
        <w:div w:id="602228080">
          <w:marLeft w:val="0"/>
          <w:marRight w:val="0"/>
          <w:marTop w:val="0"/>
          <w:marBottom w:val="0"/>
          <w:divBdr>
            <w:top w:val="none" w:sz="0" w:space="0" w:color="auto"/>
            <w:left w:val="none" w:sz="0" w:space="0" w:color="auto"/>
            <w:bottom w:val="none" w:sz="0" w:space="0" w:color="auto"/>
            <w:right w:val="none" w:sz="0" w:space="0" w:color="auto"/>
          </w:divBdr>
        </w:div>
        <w:div w:id="682706171">
          <w:marLeft w:val="0"/>
          <w:marRight w:val="0"/>
          <w:marTop w:val="0"/>
          <w:marBottom w:val="0"/>
          <w:divBdr>
            <w:top w:val="none" w:sz="0" w:space="0" w:color="auto"/>
            <w:left w:val="none" w:sz="0" w:space="0" w:color="auto"/>
            <w:bottom w:val="none" w:sz="0" w:space="0" w:color="auto"/>
            <w:right w:val="none" w:sz="0" w:space="0" w:color="auto"/>
          </w:divBdr>
          <w:divsChild>
            <w:div w:id="7754801">
              <w:marLeft w:val="0"/>
              <w:marRight w:val="0"/>
              <w:marTop w:val="0"/>
              <w:marBottom w:val="0"/>
              <w:divBdr>
                <w:top w:val="none" w:sz="0" w:space="0" w:color="auto"/>
                <w:left w:val="none" w:sz="0" w:space="0" w:color="auto"/>
                <w:bottom w:val="none" w:sz="0" w:space="0" w:color="auto"/>
                <w:right w:val="none" w:sz="0" w:space="0" w:color="auto"/>
              </w:divBdr>
            </w:div>
            <w:div w:id="1551721735">
              <w:marLeft w:val="0"/>
              <w:marRight w:val="0"/>
              <w:marTop w:val="0"/>
              <w:marBottom w:val="0"/>
              <w:divBdr>
                <w:top w:val="none" w:sz="0" w:space="0" w:color="auto"/>
                <w:left w:val="none" w:sz="0" w:space="0" w:color="auto"/>
                <w:bottom w:val="none" w:sz="0" w:space="0" w:color="auto"/>
                <w:right w:val="none" w:sz="0" w:space="0" w:color="auto"/>
              </w:divBdr>
            </w:div>
            <w:div w:id="1912234626">
              <w:marLeft w:val="0"/>
              <w:marRight w:val="0"/>
              <w:marTop w:val="0"/>
              <w:marBottom w:val="0"/>
              <w:divBdr>
                <w:top w:val="none" w:sz="0" w:space="0" w:color="auto"/>
                <w:left w:val="none" w:sz="0" w:space="0" w:color="auto"/>
                <w:bottom w:val="none" w:sz="0" w:space="0" w:color="auto"/>
                <w:right w:val="none" w:sz="0" w:space="0" w:color="auto"/>
              </w:divBdr>
            </w:div>
          </w:divsChild>
        </w:div>
        <w:div w:id="930966550">
          <w:marLeft w:val="0"/>
          <w:marRight w:val="0"/>
          <w:marTop w:val="0"/>
          <w:marBottom w:val="0"/>
          <w:divBdr>
            <w:top w:val="none" w:sz="0" w:space="0" w:color="auto"/>
            <w:left w:val="none" w:sz="0" w:space="0" w:color="auto"/>
            <w:bottom w:val="none" w:sz="0" w:space="0" w:color="auto"/>
            <w:right w:val="none" w:sz="0" w:space="0" w:color="auto"/>
          </w:divBdr>
          <w:divsChild>
            <w:div w:id="695237468">
              <w:marLeft w:val="0"/>
              <w:marRight w:val="0"/>
              <w:marTop w:val="0"/>
              <w:marBottom w:val="0"/>
              <w:divBdr>
                <w:top w:val="none" w:sz="0" w:space="0" w:color="auto"/>
                <w:left w:val="none" w:sz="0" w:space="0" w:color="auto"/>
                <w:bottom w:val="none" w:sz="0" w:space="0" w:color="auto"/>
                <w:right w:val="none" w:sz="0" w:space="0" w:color="auto"/>
              </w:divBdr>
            </w:div>
          </w:divsChild>
        </w:div>
        <w:div w:id="946693571">
          <w:marLeft w:val="0"/>
          <w:marRight w:val="0"/>
          <w:marTop w:val="0"/>
          <w:marBottom w:val="0"/>
          <w:divBdr>
            <w:top w:val="none" w:sz="0" w:space="0" w:color="auto"/>
            <w:left w:val="none" w:sz="0" w:space="0" w:color="auto"/>
            <w:bottom w:val="none" w:sz="0" w:space="0" w:color="auto"/>
            <w:right w:val="none" w:sz="0" w:space="0" w:color="auto"/>
          </w:divBdr>
          <w:divsChild>
            <w:div w:id="354617481">
              <w:marLeft w:val="0"/>
              <w:marRight w:val="0"/>
              <w:marTop w:val="0"/>
              <w:marBottom w:val="0"/>
              <w:divBdr>
                <w:top w:val="none" w:sz="0" w:space="0" w:color="auto"/>
                <w:left w:val="none" w:sz="0" w:space="0" w:color="auto"/>
                <w:bottom w:val="none" w:sz="0" w:space="0" w:color="auto"/>
                <w:right w:val="none" w:sz="0" w:space="0" w:color="auto"/>
              </w:divBdr>
            </w:div>
            <w:div w:id="1245841957">
              <w:marLeft w:val="0"/>
              <w:marRight w:val="0"/>
              <w:marTop w:val="0"/>
              <w:marBottom w:val="0"/>
              <w:divBdr>
                <w:top w:val="none" w:sz="0" w:space="0" w:color="auto"/>
                <w:left w:val="none" w:sz="0" w:space="0" w:color="auto"/>
                <w:bottom w:val="none" w:sz="0" w:space="0" w:color="auto"/>
                <w:right w:val="none" w:sz="0" w:space="0" w:color="auto"/>
              </w:divBdr>
            </w:div>
            <w:div w:id="1403873721">
              <w:marLeft w:val="0"/>
              <w:marRight w:val="0"/>
              <w:marTop w:val="0"/>
              <w:marBottom w:val="0"/>
              <w:divBdr>
                <w:top w:val="none" w:sz="0" w:space="0" w:color="auto"/>
                <w:left w:val="none" w:sz="0" w:space="0" w:color="auto"/>
                <w:bottom w:val="none" w:sz="0" w:space="0" w:color="auto"/>
                <w:right w:val="none" w:sz="0" w:space="0" w:color="auto"/>
              </w:divBdr>
            </w:div>
            <w:div w:id="1855803792">
              <w:marLeft w:val="0"/>
              <w:marRight w:val="0"/>
              <w:marTop w:val="0"/>
              <w:marBottom w:val="0"/>
              <w:divBdr>
                <w:top w:val="none" w:sz="0" w:space="0" w:color="auto"/>
                <w:left w:val="none" w:sz="0" w:space="0" w:color="auto"/>
                <w:bottom w:val="none" w:sz="0" w:space="0" w:color="auto"/>
                <w:right w:val="none" w:sz="0" w:space="0" w:color="auto"/>
              </w:divBdr>
            </w:div>
            <w:div w:id="1961060056">
              <w:marLeft w:val="0"/>
              <w:marRight w:val="0"/>
              <w:marTop w:val="0"/>
              <w:marBottom w:val="0"/>
              <w:divBdr>
                <w:top w:val="none" w:sz="0" w:space="0" w:color="auto"/>
                <w:left w:val="none" w:sz="0" w:space="0" w:color="auto"/>
                <w:bottom w:val="none" w:sz="0" w:space="0" w:color="auto"/>
                <w:right w:val="none" w:sz="0" w:space="0" w:color="auto"/>
              </w:divBdr>
            </w:div>
          </w:divsChild>
        </w:div>
        <w:div w:id="947272350">
          <w:marLeft w:val="0"/>
          <w:marRight w:val="0"/>
          <w:marTop w:val="0"/>
          <w:marBottom w:val="0"/>
          <w:divBdr>
            <w:top w:val="none" w:sz="0" w:space="0" w:color="auto"/>
            <w:left w:val="none" w:sz="0" w:space="0" w:color="auto"/>
            <w:bottom w:val="none" w:sz="0" w:space="0" w:color="auto"/>
            <w:right w:val="none" w:sz="0" w:space="0" w:color="auto"/>
          </w:divBdr>
          <w:divsChild>
            <w:div w:id="926771851">
              <w:marLeft w:val="0"/>
              <w:marRight w:val="0"/>
              <w:marTop w:val="0"/>
              <w:marBottom w:val="0"/>
              <w:divBdr>
                <w:top w:val="none" w:sz="0" w:space="0" w:color="auto"/>
                <w:left w:val="none" w:sz="0" w:space="0" w:color="auto"/>
                <w:bottom w:val="none" w:sz="0" w:space="0" w:color="auto"/>
                <w:right w:val="none" w:sz="0" w:space="0" w:color="auto"/>
              </w:divBdr>
            </w:div>
            <w:div w:id="1146356106">
              <w:marLeft w:val="0"/>
              <w:marRight w:val="0"/>
              <w:marTop w:val="0"/>
              <w:marBottom w:val="0"/>
              <w:divBdr>
                <w:top w:val="none" w:sz="0" w:space="0" w:color="auto"/>
                <w:left w:val="none" w:sz="0" w:space="0" w:color="auto"/>
                <w:bottom w:val="none" w:sz="0" w:space="0" w:color="auto"/>
                <w:right w:val="none" w:sz="0" w:space="0" w:color="auto"/>
              </w:divBdr>
            </w:div>
            <w:div w:id="1403523745">
              <w:marLeft w:val="0"/>
              <w:marRight w:val="0"/>
              <w:marTop w:val="0"/>
              <w:marBottom w:val="0"/>
              <w:divBdr>
                <w:top w:val="none" w:sz="0" w:space="0" w:color="auto"/>
                <w:left w:val="none" w:sz="0" w:space="0" w:color="auto"/>
                <w:bottom w:val="none" w:sz="0" w:space="0" w:color="auto"/>
                <w:right w:val="none" w:sz="0" w:space="0" w:color="auto"/>
              </w:divBdr>
            </w:div>
            <w:div w:id="1626231174">
              <w:marLeft w:val="0"/>
              <w:marRight w:val="0"/>
              <w:marTop w:val="0"/>
              <w:marBottom w:val="0"/>
              <w:divBdr>
                <w:top w:val="none" w:sz="0" w:space="0" w:color="auto"/>
                <w:left w:val="none" w:sz="0" w:space="0" w:color="auto"/>
                <w:bottom w:val="none" w:sz="0" w:space="0" w:color="auto"/>
                <w:right w:val="none" w:sz="0" w:space="0" w:color="auto"/>
              </w:divBdr>
            </w:div>
          </w:divsChild>
        </w:div>
        <w:div w:id="999046148">
          <w:marLeft w:val="0"/>
          <w:marRight w:val="0"/>
          <w:marTop w:val="0"/>
          <w:marBottom w:val="0"/>
          <w:divBdr>
            <w:top w:val="none" w:sz="0" w:space="0" w:color="auto"/>
            <w:left w:val="none" w:sz="0" w:space="0" w:color="auto"/>
            <w:bottom w:val="none" w:sz="0" w:space="0" w:color="auto"/>
            <w:right w:val="none" w:sz="0" w:space="0" w:color="auto"/>
          </w:divBdr>
          <w:divsChild>
            <w:div w:id="487404204">
              <w:marLeft w:val="0"/>
              <w:marRight w:val="0"/>
              <w:marTop w:val="0"/>
              <w:marBottom w:val="0"/>
              <w:divBdr>
                <w:top w:val="none" w:sz="0" w:space="0" w:color="auto"/>
                <w:left w:val="none" w:sz="0" w:space="0" w:color="auto"/>
                <w:bottom w:val="none" w:sz="0" w:space="0" w:color="auto"/>
                <w:right w:val="none" w:sz="0" w:space="0" w:color="auto"/>
              </w:divBdr>
            </w:div>
            <w:div w:id="1481536775">
              <w:marLeft w:val="0"/>
              <w:marRight w:val="0"/>
              <w:marTop w:val="0"/>
              <w:marBottom w:val="0"/>
              <w:divBdr>
                <w:top w:val="none" w:sz="0" w:space="0" w:color="auto"/>
                <w:left w:val="none" w:sz="0" w:space="0" w:color="auto"/>
                <w:bottom w:val="none" w:sz="0" w:space="0" w:color="auto"/>
                <w:right w:val="none" w:sz="0" w:space="0" w:color="auto"/>
              </w:divBdr>
            </w:div>
            <w:div w:id="1885291379">
              <w:marLeft w:val="0"/>
              <w:marRight w:val="0"/>
              <w:marTop w:val="0"/>
              <w:marBottom w:val="0"/>
              <w:divBdr>
                <w:top w:val="none" w:sz="0" w:space="0" w:color="auto"/>
                <w:left w:val="none" w:sz="0" w:space="0" w:color="auto"/>
                <w:bottom w:val="none" w:sz="0" w:space="0" w:color="auto"/>
                <w:right w:val="none" w:sz="0" w:space="0" w:color="auto"/>
              </w:divBdr>
            </w:div>
          </w:divsChild>
        </w:div>
        <w:div w:id="1097629144">
          <w:marLeft w:val="0"/>
          <w:marRight w:val="0"/>
          <w:marTop w:val="0"/>
          <w:marBottom w:val="0"/>
          <w:divBdr>
            <w:top w:val="none" w:sz="0" w:space="0" w:color="auto"/>
            <w:left w:val="none" w:sz="0" w:space="0" w:color="auto"/>
            <w:bottom w:val="none" w:sz="0" w:space="0" w:color="auto"/>
            <w:right w:val="none" w:sz="0" w:space="0" w:color="auto"/>
          </w:divBdr>
          <w:divsChild>
            <w:div w:id="15617740">
              <w:marLeft w:val="0"/>
              <w:marRight w:val="0"/>
              <w:marTop w:val="0"/>
              <w:marBottom w:val="0"/>
              <w:divBdr>
                <w:top w:val="none" w:sz="0" w:space="0" w:color="auto"/>
                <w:left w:val="none" w:sz="0" w:space="0" w:color="auto"/>
                <w:bottom w:val="none" w:sz="0" w:space="0" w:color="auto"/>
                <w:right w:val="none" w:sz="0" w:space="0" w:color="auto"/>
              </w:divBdr>
            </w:div>
            <w:div w:id="308365970">
              <w:marLeft w:val="0"/>
              <w:marRight w:val="0"/>
              <w:marTop w:val="0"/>
              <w:marBottom w:val="0"/>
              <w:divBdr>
                <w:top w:val="none" w:sz="0" w:space="0" w:color="auto"/>
                <w:left w:val="none" w:sz="0" w:space="0" w:color="auto"/>
                <w:bottom w:val="none" w:sz="0" w:space="0" w:color="auto"/>
                <w:right w:val="none" w:sz="0" w:space="0" w:color="auto"/>
              </w:divBdr>
            </w:div>
            <w:div w:id="858737272">
              <w:marLeft w:val="0"/>
              <w:marRight w:val="0"/>
              <w:marTop w:val="0"/>
              <w:marBottom w:val="0"/>
              <w:divBdr>
                <w:top w:val="none" w:sz="0" w:space="0" w:color="auto"/>
                <w:left w:val="none" w:sz="0" w:space="0" w:color="auto"/>
                <w:bottom w:val="none" w:sz="0" w:space="0" w:color="auto"/>
                <w:right w:val="none" w:sz="0" w:space="0" w:color="auto"/>
              </w:divBdr>
            </w:div>
            <w:div w:id="1599411083">
              <w:marLeft w:val="0"/>
              <w:marRight w:val="0"/>
              <w:marTop w:val="0"/>
              <w:marBottom w:val="0"/>
              <w:divBdr>
                <w:top w:val="none" w:sz="0" w:space="0" w:color="auto"/>
                <w:left w:val="none" w:sz="0" w:space="0" w:color="auto"/>
                <w:bottom w:val="none" w:sz="0" w:space="0" w:color="auto"/>
                <w:right w:val="none" w:sz="0" w:space="0" w:color="auto"/>
              </w:divBdr>
            </w:div>
          </w:divsChild>
        </w:div>
        <w:div w:id="1103568849">
          <w:marLeft w:val="0"/>
          <w:marRight w:val="0"/>
          <w:marTop w:val="0"/>
          <w:marBottom w:val="0"/>
          <w:divBdr>
            <w:top w:val="none" w:sz="0" w:space="0" w:color="auto"/>
            <w:left w:val="none" w:sz="0" w:space="0" w:color="auto"/>
            <w:bottom w:val="none" w:sz="0" w:space="0" w:color="auto"/>
            <w:right w:val="none" w:sz="0" w:space="0" w:color="auto"/>
          </w:divBdr>
          <w:divsChild>
            <w:div w:id="29230781">
              <w:marLeft w:val="0"/>
              <w:marRight w:val="0"/>
              <w:marTop w:val="0"/>
              <w:marBottom w:val="0"/>
              <w:divBdr>
                <w:top w:val="none" w:sz="0" w:space="0" w:color="auto"/>
                <w:left w:val="none" w:sz="0" w:space="0" w:color="auto"/>
                <w:bottom w:val="none" w:sz="0" w:space="0" w:color="auto"/>
                <w:right w:val="none" w:sz="0" w:space="0" w:color="auto"/>
              </w:divBdr>
            </w:div>
            <w:div w:id="54594359">
              <w:marLeft w:val="0"/>
              <w:marRight w:val="0"/>
              <w:marTop w:val="0"/>
              <w:marBottom w:val="0"/>
              <w:divBdr>
                <w:top w:val="none" w:sz="0" w:space="0" w:color="auto"/>
                <w:left w:val="none" w:sz="0" w:space="0" w:color="auto"/>
                <w:bottom w:val="none" w:sz="0" w:space="0" w:color="auto"/>
                <w:right w:val="none" w:sz="0" w:space="0" w:color="auto"/>
              </w:divBdr>
            </w:div>
            <w:div w:id="649485102">
              <w:marLeft w:val="0"/>
              <w:marRight w:val="0"/>
              <w:marTop w:val="0"/>
              <w:marBottom w:val="0"/>
              <w:divBdr>
                <w:top w:val="none" w:sz="0" w:space="0" w:color="auto"/>
                <w:left w:val="none" w:sz="0" w:space="0" w:color="auto"/>
                <w:bottom w:val="none" w:sz="0" w:space="0" w:color="auto"/>
                <w:right w:val="none" w:sz="0" w:space="0" w:color="auto"/>
              </w:divBdr>
            </w:div>
            <w:div w:id="805392756">
              <w:marLeft w:val="0"/>
              <w:marRight w:val="0"/>
              <w:marTop w:val="0"/>
              <w:marBottom w:val="0"/>
              <w:divBdr>
                <w:top w:val="none" w:sz="0" w:space="0" w:color="auto"/>
                <w:left w:val="none" w:sz="0" w:space="0" w:color="auto"/>
                <w:bottom w:val="none" w:sz="0" w:space="0" w:color="auto"/>
                <w:right w:val="none" w:sz="0" w:space="0" w:color="auto"/>
              </w:divBdr>
            </w:div>
            <w:div w:id="1680696935">
              <w:marLeft w:val="0"/>
              <w:marRight w:val="0"/>
              <w:marTop w:val="0"/>
              <w:marBottom w:val="0"/>
              <w:divBdr>
                <w:top w:val="none" w:sz="0" w:space="0" w:color="auto"/>
                <w:left w:val="none" w:sz="0" w:space="0" w:color="auto"/>
                <w:bottom w:val="none" w:sz="0" w:space="0" w:color="auto"/>
                <w:right w:val="none" w:sz="0" w:space="0" w:color="auto"/>
              </w:divBdr>
            </w:div>
          </w:divsChild>
        </w:div>
        <w:div w:id="1151823737">
          <w:marLeft w:val="0"/>
          <w:marRight w:val="0"/>
          <w:marTop w:val="0"/>
          <w:marBottom w:val="0"/>
          <w:divBdr>
            <w:top w:val="none" w:sz="0" w:space="0" w:color="auto"/>
            <w:left w:val="none" w:sz="0" w:space="0" w:color="auto"/>
            <w:bottom w:val="none" w:sz="0" w:space="0" w:color="auto"/>
            <w:right w:val="none" w:sz="0" w:space="0" w:color="auto"/>
          </w:divBdr>
          <w:divsChild>
            <w:div w:id="1266155599">
              <w:marLeft w:val="0"/>
              <w:marRight w:val="0"/>
              <w:marTop w:val="0"/>
              <w:marBottom w:val="0"/>
              <w:divBdr>
                <w:top w:val="none" w:sz="0" w:space="0" w:color="auto"/>
                <w:left w:val="none" w:sz="0" w:space="0" w:color="auto"/>
                <w:bottom w:val="none" w:sz="0" w:space="0" w:color="auto"/>
                <w:right w:val="none" w:sz="0" w:space="0" w:color="auto"/>
              </w:divBdr>
            </w:div>
            <w:div w:id="1760562886">
              <w:marLeft w:val="0"/>
              <w:marRight w:val="0"/>
              <w:marTop w:val="0"/>
              <w:marBottom w:val="0"/>
              <w:divBdr>
                <w:top w:val="none" w:sz="0" w:space="0" w:color="auto"/>
                <w:left w:val="none" w:sz="0" w:space="0" w:color="auto"/>
                <w:bottom w:val="none" w:sz="0" w:space="0" w:color="auto"/>
                <w:right w:val="none" w:sz="0" w:space="0" w:color="auto"/>
              </w:divBdr>
            </w:div>
          </w:divsChild>
        </w:div>
        <w:div w:id="1180437562">
          <w:marLeft w:val="0"/>
          <w:marRight w:val="0"/>
          <w:marTop w:val="0"/>
          <w:marBottom w:val="0"/>
          <w:divBdr>
            <w:top w:val="none" w:sz="0" w:space="0" w:color="auto"/>
            <w:left w:val="none" w:sz="0" w:space="0" w:color="auto"/>
            <w:bottom w:val="none" w:sz="0" w:space="0" w:color="auto"/>
            <w:right w:val="none" w:sz="0" w:space="0" w:color="auto"/>
          </w:divBdr>
          <w:divsChild>
            <w:div w:id="236672311">
              <w:marLeft w:val="0"/>
              <w:marRight w:val="0"/>
              <w:marTop w:val="0"/>
              <w:marBottom w:val="0"/>
              <w:divBdr>
                <w:top w:val="none" w:sz="0" w:space="0" w:color="auto"/>
                <w:left w:val="none" w:sz="0" w:space="0" w:color="auto"/>
                <w:bottom w:val="none" w:sz="0" w:space="0" w:color="auto"/>
                <w:right w:val="none" w:sz="0" w:space="0" w:color="auto"/>
              </w:divBdr>
            </w:div>
            <w:div w:id="448207005">
              <w:marLeft w:val="0"/>
              <w:marRight w:val="0"/>
              <w:marTop w:val="0"/>
              <w:marBottom w:val="0"/>
              <w:divBdr>
                <w:top w:val="none" w:sz="0" w:space="0" w:color="auto"/>
                <w:left w:val="none" w:sz="0" w:space="0" w:color="auto"/>
                <w:bottom w:val="none" w:sz="0" w:space="0" w:color="auto"/>
                <w:right w:val="none" w:sz="0" w:space="0" w:color="auto"/>
              </w:divBdr>
            </w:div>
            <w:div w:id="533621561">
              <w:marLeft w:val="0"/>
              <w:marRight w:val="0"/>
              <w:marTop w:val="0"/>
              <w:marBottom w:val="0"/>
              <w:divBdr>
                <w:top w:val="none" w:sz="0" w:space="0" w:color="auto"/>
                <w:left w:val="none" w:sz="0" w:space="0" w:color="auto"/>
                <w:bottom w:val="none" w:sz="0" w:space="0" w:color="auto"/>
                <w:right w:val="none" w:sz="0" w:space="0" w:color="auto"/>
              </w:divBdr>
            </w:div>
          </w:divsChild>
        </w:div>
        <w:div w:id="1300649772">
          <w:marLeft w:val="0"/>
          <w:marRight w:val="0"/>
          <w:marTop w:val="0"/>
          <w:marBottom w:val="0"/>
          <w:divBdr>
            <w:top w:val="none" w:sz="0" w:space="0" w:color="auto"/>
            <w:left w:val="none" w:sz="0" w:space="0" w:color="auto"/>
            <w:bottom w:val="none" w:sz="0" w:space="0" w:color="auto"/>
            <w:right w:val="none" w:sz="0" w:space="0" w:color="auto"/>
          </w:divBdr>
          <w:divsChild>
            <w:div w:id="58986057">
              <w:marLeft w:val="0"/>
              <w:marRight w:val="0"/>
              <w:marTop w:val="0"/>
              <w:marBottom w:val="0"/>
              <w:divBdr>
                <w:top w:val="none" w:sz="0" w:space="0" w:color="auto"/>
                <w:left w:val="none" w:sz="0" w:space="0" w:color="auto"/>
                <w:bottom w:val="none" w:sz="0" w:space="0" w:color="auto"/>
                <w:right w:val="none" w:sz="0" w:space="0" w:color="auto"/>
              </w:divBdr>
            </w:div>
            <w:div w:id="253437533">
              <w:marLeft w:val="0"/>
              <w:marRight w:val="0"/>
              <w:marTop w:val="0"/>
              <w:marBottom w:val="0"/>
              <w:divBdr>
                <w:top w:val="none" w:sz="0" w:space="0" w:color="auto"/>
                <w:left w:val="none" w:sz="0" w:space="0" w:color="auto"/>
                <w:bottom w:val="none" w:sz="0" w:space="0" w:color="auto"/>
                <w:right w:val="none" w:sz="0" w:space="0" w:color="auto"/>
              </w:divBdr>
            </w:div>
            <w:div w:id="1448309684">
              <w:marLeft w:val="0"/>
              <w:marRight w:val="0"/>
              <w:marTop w:val="0"/>
              <w:marBottom w:val="0"/>
              <w:divBdr>
                <w:top w:val="none" w:sz="0" w:space="0" w:color="auto"/>
                <w:left w:val="none" w:sz="0" w:space="0" w:color="auto"/>
                <w:bottom w:val="none" w:sz="0" w:space="0" w:color="auto"/>
                <w:right w:val="none" w:sz="0" w:space="0" w:color="auto"/>
              </w:divBdr>
            </w:div>
            <w:div w:id="2022732161">
              <w:marLeft w:val="0"/>
              <w:marRight w:val="0"/>
              <w:marTop w:val="0"/>
              <w:marBottom w:val="0"/>
              <w:divBdr>
                <w:top w:val="none" w:sz="0" w:space="0" w:color="auto"/>
                <w:left w:val="none" w:sz="0" w:space="0" w:color="auto"/>
                <w:bottom w:val="none" w:sz="0" w:space="0" w:color="auto"/>
                <w:right w:val="none" w:sz="0" w:space="0" w:color="auto"/>
              </w:divBdr>
            </w:div>
          </w:divsChild>
        </w:div>
        <w:div w:id="1380739071">
          <w:marLeft w:val="0"/>
          <w:marRight w:val="0"/>
          <w:marTop w:val="0"/>
          <w:marBottom w:val="0"/>
          <w:divBdr>
            <w:top w:val="none" w:sz="0" w:space="0" w:color="auto"/>
            <w:left w:val="none" w:sz="0" w:space="0" w:color="auto"/>
            <w:bottom w:val="none" w:sz="0" w:space="0" w:color="auto"/>
            <w:right w:val="none" w:sz="0" w:space="0" w:color="auto"/>
          </w:divBdr>
          <w:divsChild>
            <w:div w:id="592399621">
              <w:marLeft w:val="0"/>
              <w:marRight w:val="0"/>
              <w:marTop w:val="0"/>
              <w:marBottom w:val="0"/>
              <w:divBdr>
                <w:top w:val="none" w:sz="0" w:space="0" w:color="auto"/>
                <w:left w:val="none" w:sz="0" w:space="0" w:color="auto"/>
                <w:bottom w:val="none" w:sz="0" w:space="0" w:color="auto"/>
                <w:right w:val="none" w:sz="0" w:space="0" w:color="auto"/>
              </w:divBdr>
            </w:div>
            <w:div w:id="1370453945">
              <w:marLeft w:val="0"/>
              <w:marRight w:val="0"/>
              <w:marTop w:val="0"/>
              <w:marBottom w:val="0"/>
              <w:divBdr>
                <w:top w:val="none" w:sz="0" w:space="0" w:color="auto"/>
                <w:left w:val="none" w:sz="0" w:space="0" w:color="auto"/>
                <w:bottom w:val="none" w:sz="0" w:space="0" w:color="auto"/>
                <w:right w:val="none" w:sz="0" w:space="0" w:color="auto"/>
              </w:divBdr>
            </w:div>
            <w:div w:id="1619025397">
              <w:marLeft w:val="0"/>
              <w:marRight w:val="0"/>
              <w:marTop w:val="0"/>
              <w:marBottom w:val="0"/>
              <w:divBdr>
                <w:top w:val="none" w:sz="0" w:space="0" w:color="auto"/>
                <w:left w:val="none" w:sz="0" w:space="0" w:color="auto"/>
                <w:bottom w:val="none" w:sz="0" w:space="0" w:color="auto"/>
                <w:right w:val="none" w:sz="0" w:space="0" w:color="auto"/>
              </w:divBdr>
            </w:div>
          </w:divsChild>
        </w:div>
        <w:div w:id="1417019561">
          <w:marLeft w:val="0"/>
          <w:marRight w:val="0"/>
          <w:marTop w:val="0"/>
          <w:marBottom w:val="0"/>
          <w:divBdr>
            <w:top w:val="none" w:sz="0" w:space="0" w:color="auto"/>
            <w:left w:val="none" w:sz="0" w:space="0" w:color="auto"/>
            <w:bottom w:val="none" w:sz="0" w:space="0" w:color="auto"/>
            <w:right w:val="none" w:sz="0" w:space="0" w:color="auto"/>
          </w:divBdr>
          <w:divsChild>
            <w:div w:id="509297246">
              <w:marLeft w:val="0"/>
              <w:marRight w:val="0"/>
              <w:marTop w:val="0"/>
              <w:marBottom w:val="0"/>
              <w:divBdr>
                <w:top w:val="none" w:sz="0" w:space="0" w:color="auto"/>
                <w:left w:val="none" w:sz="0" w:space="0" w:color="auto"/>
                <w:bottom w:val="none" w:sz="0" w:space="0" w:color="auto"/>
                <w:right w:val="none" w:sz="0" w:space="0" w:color="auto"/>
              </w:divBdr>
            </w:div>
            <w:div w:id="1030882288">
              <w:marLeft w:val="0"/>
              <w:marRight w:val="0"/>
              <w:marTop w:val="0"/>
              <w:marBottom w:val="0"/>
              <w:divBdr>
                <w:top w:val="none" w:sz="0" w:space="0" w:color="auto"/>
                <w:left w:val="none" w:sz="0" w:space="0" w:color="auto"/>
                <w:bottom w:val="none" w:sz="0" w:space="0" w:color="auto"/>
                <w:right w:val="none" w:sz="0" w:space="0" w:color="auto"/>
              </w:divBdr>
            </w:div>
            <w:div w:id="1042362353">
              <w:marLeft w:val="0"/>
              <w:marRight w:val="0"/>
              <w:marTop w:val="0"/>
              <w:marBottom w:val="0"/>
              <w:divBdr>
                <w:top w:val="none" w:sz="0" w:space="0" w:color="auto"/>
                <w:left w:val="none" w:sz="0" w:space="0" w:color="auto"/>
                <w:bottom w:val="none" w:sz="0" w:space="0" w:color="auto"/>
                <w:right w:val="none" w:sz="0" w:space="0" w:color="auto"/>
              </w:divBdr>
            </w:div>
            <w:div w:id="1092702994">
              <w:marLeft w:val="0"/>
              <w:marRight w:val="0"/>
              <w:marTop w:val="0"/>
              <w:marBottom w:val="0"/>
              <w:divBdr>
                <w:top w:val="none" w:sz="0" w:space="0" w:color="auto"/>
                <w:left w:val="none" w:sz="0" w:space="0" w:color="auto"/>
                <w:bottom w:val="none" w:sz="0" w:space="0" w:color="auto"/>
                <w:right w:val="none" w:sz="0" w:space="0" w:color="auto"/>
              </w:divBdr>
            </w:div>
            <w:div w:id="1465348596">
              <w:marLeft w:val="0"/>
              <w:marRight w:val="0"/>
              <w:marTop w:val="0"/>
              <w:marBottom w:val="0"/>
              <w:divBdr>
                <w:top w:val="none" w:sz="0" w:space="0" w:color="auto"/>
                <w:left w:val="none" w:sz="0" w:space="0" w:color="auto"/>
                <w:bottom w:val="none" w:sz="0" w:space="0" w:color="auto"/>
                <w:right w:val="none" w:sz="0" w:space="0" w:color="auto"/>
              </w:divBdr>
            </w:div>
          </w:divsChild>
        </w:div>
        <w:div w:id="1485661247">
          <w:marLeft w:val="0"/>
          <w:marRight w:val="0"/>
          <w:marTop w:val="0"/>
          <w:marBottom w:val="0"/>
          <w:divBdr>
            <w:top w:val="none" w:sz="0" w:space="0" w:color="auto"/>
            <w:left w:val="none" w:sz="0" w:space="0" w:color="auto"/>
            <w:bottom w:val="none" w:sz="0" w:space="0" w:color="auto"/>
            <w:right w:val="none" w:sz="0" w:space="0" w:color="auto"/>
          </w:divBdr>
        </w:div>
        <w:div w:id="1570916131">
          <w:marLeft w:val="0"/>
          <w:marRight w:val="0"/>
          <w:marTop w:val="0"/>
          <w:marBottom w:val="0"/>
          <w:divBdr>
            <w:top w:val="none" w:sz="0" w:space="0" w:color="auto"/>
            <w:left w:val="none" w:sz="0" w:space="0" w:color="auto"/>
            <w:bottom w:val="none" w:sz="0" w:space="0" w:color="auto"/>
            <w:right w:val="none" w:sz="0" w:space="0" w:color="auto"/>
          </w:divBdr>
          <w:divsChild>
            <w:div w:id="797794677">
              <w:marLeft w:val="0"/>
              <w:marRight w:val="0"/>
              <w:marTop w:val="0"/>
              <w:marBottom w:val="0"/>
              <w:divBdr>
                <w:top w:val="none" w:sz="0" w:space="0" w:color="auto"/>
                <w:left w:val="none" w:sz="0" w:space="0" w:color="auto"/>
                <w:bottom w:val="none" w:sz="0" w:space="0" w:color="auto"/>
                <w:right w:val="none" w:sz="0" w:space="0" w:color="auto"/>
              </w:divBdr>
            </w:div>
            <w:div w:id="1357148969">
              <w:marLeft w:val="0"/>
              <w:marRight w:val="0"/>
              <w:marTop w:val="0"/>
              <w:marBottom w:val="0"/>
              <w:divBdr>
                <w:top w:val="none" w:sz="0" w:space="0" w:color="auto"/>
                <w:left w:val="none" w:sz="0" w:space="0" w:color="auto"/>
                <w:bottom w:val="none" w:sz="0" w:space="0" w:color="auto"/>
                <w:right w:val="none" w:sz="0" w:space="0" w:color="auto"/>
              </w:divBdr>
            </w:div>
            <w:div w:id="1646473280">
              <w:marLeft w:val="0"/>
              <w:marRight w:val="0"/>
              <w:marTop w:val="0"/>
              <w:marBottom w:val="0"/>
              <w:divBdr>
                <w:top w:val="none" w:sz="0" w:space="0" w:color="auto"/>
                <w:left w:val="none" w:sz="0" w:space="0" w:color="auto"/>
                <w:bottom w:val="none" w:sz="0" w:space="0" w:color="auto"/>
                <w:right w:val="none" w:sz="0" w:space="0" w:color="auto"/>
              </w:divBdr>
            </w:div>
          </w:divsChild>
        </w:div>
        <w:div w:id="1667199583">
          <w:marLeft w:val="0"/>
          <w:marRight w:val="0"/>
          <w:marTop w:val="0"/>
          <w:marBottom w:val="0"/>
          <w:divBdr>
            <w:top w:val="none" w:sz="0" w:space="0" w:color="auto"/>
            <w:left w:val="none" w:sz="0" w:space="0" w:color="auto"/>
            <w:bottom w:val="none" w:sz="0" w:space="0" w:color="auto"/>
            <w:right w:val="none" w:sz="0" w:space="0" w:color="auto"/>
          </w:divBdr>
          <w:divsChild>
            <w:div w:id="402873386">
              <w:marLeft w:val="0"/>
              <w:marRight w:val="0"/>
              <w:marTop w:val="0"/>
              <w:marBottom w:val="0"/>
              <w:divBdr>
                <w:top w:val="none" w:sz="0" w:space="0" w:color="auto"/>
                <w:left w:val="none" w:sz="0" w:space="0" w:color="auto"/>
                <w:bottom w:val="none" w:sz="0" w:space="0" w:color="auto"/>
                <w:right w:val="none" w:sz="0" w:space="0" w:color="auto"/>
              </w:divBdr>
            </w:div>
          </w:divsChild>
        </w:div>
        <w:div w:id="1859461498">
          <w:marLeft w:val="0"/>
          <w:marRight w:val="0"/>
          <w:marTop w:val="0"/>
          <w:marBottom w:val="0"/>
          <w:divBdr>
            <w:top w:val="none" w:sz="0" w:space="0" w:color="auto"/>
            <w:left w:val="none" w:sz="0" w:space="0" w:color="auto"/>
            <w:bottom w:val="none" w:sz="0" w:space="0" w:color="auto"/>
            <w:right w:val="none" w:sz="0" w:space="0" w:color="auto"/>
          </w:divBdr>
        </w:div>
        <w:div w:id="1860898409">
          <w:marLeft w:val="0"/>
          <w:marRight w:val="0"/>
          <w:marTop w:val="0"/>
          <w:marBottom w:val="0"/>
          <w:divBdr>
            <w:top w:val="none" w:sz="0" w:space="0" w:color="auto"/>
            <w:left w:val="none" w:sz="0" w:space="0" w:color="auto"/>
            <w:bottom w:val="none" w:sz="0" w:space="0" w:color="auto"/>
            <w:right w:val="none" w:sz="0" w:space="0" w:color="auto"/>
          </w:divBdr>
          <w:divsChild>
            <w:div w:id="73599600">
              <w:marLeft w:val="0"/>
              <w:marRight w:val="0"/>
              <w:marTop w:val="0"/>
              <w:marBottom w:val="0"/>
              <w:divBdr>
                <w:top w:val="none" w:sz="0" w:space="0" w:color="auto"/>
                <w:left w:val="none" w:sz="0" w:space="0" w:color="auto"/>
                <w:bottom w:val="none" w:sz="0" w:space="0" w:color="auto"/>
                <w:right w:val="none" w:sz="0" w:space="0" w:color="auto"/>
              </w:divBdr>
            </w:div>
            <w:div w:id="1055785523">
              <w:marLeft w:val="0"/>
              <w:marRight w:val="0"/>
              <w:marTop w:val="0"/>
              <w:marBottom w:val="0"/>
              <w:divBdr>
                <w:top w:val="none" w:sz="0" w:space="0" w:color="auto"/>
                <w:left w:val="none" w:sz="0" w:space="0" w:color="auto"/>
                <w:bottom w:val="none" w:sz="0" w:space="0" w:color="auto"/>
                <w:right w:val="none" w:sz="0" w:space="0" w:color="auto"/>
              </w:divBdr>
            </w:div>
            <w:div w:id="1858275231">
              <w:marLeft w:val="0"/>
              <w:marRight w:val="0"/>
              <w:marTop w:val="0"/>
              <w:marBottom w:val="0"/>
              <w:divBdr>
                <w:top w:val="none" w:sz="0" w:space="0" w:color="auto"/>
                <w:left w:val="none" w:sz="0" w:space="0" w:color="auto"/>
                <w:bottom w:val="none" w:sz="0" w:space="0" w:color="auto"/>
                <w:right w:val="none" w:sz="0" w:space="0" w:color="auto"/>
              </w:divBdr>
            </w:div>
            <w:div w:id="1906992705">
              <w:marLeft w:val="0"/>
              <w:marRight w:val="0"/>
              <w:marTop w:val="0"/>
              <w:marBottom w:val="0"/>
              <w:divBdr>
                <w:top w:val="none" w:sz="0" w:space="0" w:color="auto"/>
                <w:left w:val="none" w:sz="0" w:space="0" w:color="auto"/>
                <w:bottom w:val="none" w:sz="0" w:space="0" w:color="auto"/>
                <w:right w:val="none" w:sz="0" w:space="0" w:color="auto"/>
              </w:divBdr>
            </w:div>
            <w:div w:id="1973946722">
              <w:marLeft w:val="0"/>
              <w:marRight w:val="0"/>
              <w:marTop w:val="0"/>
              <w:marBottom w:val="0"/>
              <w:divBdr>
                <w:top w:val="none" w:sz="0" w:space="0" w:color="auto"/>
                <w:left w:val="none" w:sz="0" w:space="0" w:color="auto"/>
                <w:bottom w:val="none" w:sz="0" w:space="0" w:color="auto"/>
                <w:right w:val="none" w:sz="0" w:space="0" w:color="auto"/>
              </w:divBdr>
            </w:div>
          </w:divsChild>
        </w:div>
        <w:div w:id="1896313903">
          <w:marLeft w:val="0"/>
          <w:marRight w:val="0"/>
          <w:marTop w:val="0"/>
          <w:marBottom w:val="0"/>
          <w:divBdr>
            <w:top w:val="none" w:sz="0" w:space="0" w:color="auto"/>
            <w:left w:val="none" w:sz="0" w:space="0" w:color="auto"/>
            <w:bottom w:val="none" w:sz="0" w:space="0" w:color="auto"/>
            <w:right w:val="none" w:sz="0" w:space="0" w:color="auto"/>
          </w:divBdr>
          <w:divsChild>
            <w:div w:id="498811384">
              <w:marLeft w:val="0"/>
              <w:marRight w:val="0"/>
              <w:marTop w:val="0"/>
              <w:marBottom w:val="0"/>
              <w:divBdr>
                <w:top w:val="none" w:sz="0" w:space="0" w:color="auto"/>
                <w:left w:val="none" w:sz="0" w:space="0" w:color="auto"/>
                <w:bottom w:val="none" w:sz="0" w:space="0" w:color="auto"/>
                <w:right w:val="none" w:sz="0" w:space="0" w:color="auto"/>
              </w:divBdr>
            </w:div>
            <w:div w:id="632911102">
              <w:marLeft w:val="0"/>
              <w:marRight w:val="0"/>
              <w:marTop w:val="0"/>
              <w:marBottom w:val="0"/>
              <w:divBdr>
                <w:top w:val="none" w:sz="0" w:space="0" w:color="auto"/>
                <w:left w:val="none" w:sz="0" w:space="0" w:color="auto"/>
                <w:bottom w:val="none" w:sz="0" w:space="0" w:color="auto"/>
                <w:right w:val="none" w:sz="0" w:space="0" w:color="auto"/>
              </w:divBdr>
            </w:div>
            <w:div w:id="929314149">
              <w:marLeft w:val="0"/>
              <w:marRight w:val="0"/>
              <w:marTop w:val="0"/>
              <w:marBottom w:val="0"/>
              <w:divBdr>
                <w:top w:val="none" w:sz="0" w:space="0" w:color="auto"/>
                <w:left w:val="none" w:sz="0" w:space="0" w:color="auto"/>
                <w:bottom w:val="none" w:sz="0" w:space="0" w:color="auto"/>
                <w:right w:val="none" w:sz="0" w:space="0" w:color="auto"/>
              </w:divBdr>
            </w:div>
            <w:div w:id="1728913261">
              <w:marLeft w:val="0"/>
              <w:marRight w:val="0"/>
              <w:marTop w:val="0"/>
              <w:marBottom w:val="0"/>
              <w:divBdr>
                <w:top w:val="none" w:sz="0" w:space="0" w:color="auto"/>
                <w:left w:val="none" w:sz="0" w:space="0" w:color="auto"/>
                <w:bottom w:val="none" w:sz="0" w:space="0" w:color="auto"/>
                <w:right w:val="none" w:sz="0" w:space="0" w:color="auto"/>
              </w:divBdr>
            </w:div>
            <w:div w:id="1948004909">
              <w:marLeft w:val="0"/>
              <w:marRight w:val="0"/>
              <w:marTop w:val="0"/>
              <w:marBottom w:val="0"/>
              <w:divBdr>
                <w:top w:val="none" w:sz="0" w:space="0" w:color="auto"/>
                <w:left w:val="none" w:sz="0" w:space="0" w:color="auto"/>
                <w:bottom w:val="none" w:sz="0" w:space="0" w:color="auto"/>
                <w:right w:val="none" w:sz="0" w:space="0" w:color="auto"/>
              </w:divBdr>
            </w:div>
          </w:divsChild>
        </w:div>
        <w:div w:id="1936864980">
          <w:marLeft w:val="0"/>
          <w:marRight w:val="0"/>
          <w:marTop w:val="0"/>
          <w:marBottom w:val="0"/>
          <w:divBdr>
            <w:top w:val="none" w:sz="0" w:space="0" w:color="auto"/>
            <w:left w:val="none" w:sz="0" w:space="0" w:color="auto"/>
            <w:bottom w:val="none" w:sz="0" w:space="0" w:color="auto"/>
            <w:right w:val="none" w:sz="0" w:space="0" w:color="auto"/>
          </w:divBdr>
          <w:divsChild>
            <w:div w:id="393969181">
              <w:marLeft w:val="0"/>
              <w:marRight w:val="0"/>
              <w:marTop w:val="0"/>
              <w:marBottom w:val="0"/>
              <w:divBdr>
                <w:top w:val="none" w:sz="0" w:space="0" w:color="auto"/>
                <w:left w:val="none" w:sz="0" w:space="0" w:color="auto"/>
                <w:bottom w:val="none" w:sz="0" w:space="0" w:color="auto"/>
                <w:right w:val="none" w:sz="0" w:space="0" w:color="auto"/>
              </w:divBdr>
            </w:div>
            <w:div w:id="639455049">
              <w:marLeft w:val="0"/>
              <w:marRight w:val="0"/>
              <w:marTop w:val="0"/>
              <w:marBottom w:val="0"/>
              <w:divBdr>
                <w:top w:val="none" w:sz="0" w:space="0" w:color="auto"/>
                <w:left w:val="none" w:sz="0" w:space="0" w:color="auto"/>
                <w:bottom w:val="none" w:sz="0" w:space="0" w:color="auto"/>
                <w:right w:val="none" w:sz="0" w:space="0" w:color="auto"/>
              </w:divBdr>
            </w:div>
            <w:div w:id="906452311">
              <w:marLeft w:val="0"/>
              <w:marRight w:val="0"/>
              <w:marTop w:val="0"/>
              <w:marBottom w:val="0"/>
              <w:divBdr>
                <w:top w:val="none" w:sz="0" w:space="0" w:color="auto"/>
                <w:left w:val="none" w:sz="0" w:space="0" w:color="auto"/>
                <w:bottom w:val="none" w:sz="0" w:space="0" w:color="auto"/>
                <w:right w:val="none" w:sz="0" w:space="0" w:color="auto"/>
              </w:divBdr>
            </w:div>
            <w:div w:id="1074816629">
              <w:marLeft w:val="0"/>
              <w:marRight w:val="0"/>
              <w:marTop w:val="0"/>
              <w:marBottom w:val="0"/>
              <w:divBdr>
                <w:top w:val="none" w:sz="0" w:space="0" w:color="auto"/>
                <w:left w:val="none" w:sz="0" w:space="0" w:color="auto"/>
                <w:bottom w:val="none" w:sz="0" w:space="0" w:color="auto"/>
                <w:right w:val="none" w:sz="0" w:space="0" w:color="auto"/>
              </w:divBdr>
            </w:div>
            <w:div w:id="1865091591">
              <w:marLeft w:val="0"/>
              <w:marRight w:val="0"/>
              <w:marTop w:val="0"/>
              <w:marBottom w:val="0"/>
              <w:divBdr>
                <w:top w:val="none" w:sz="0" w:space="0" w:color="auto"/>
                <w:left w:val="none" w:sz="0" w:space="0" w:color="auto"/>
                <w:bottom w:val="none" w:sz="0" w:space="0" w:color="auto"/>
                <w:right w:val="none" w:sz="0" w:space="0" w:color="auto"/>
              </w:divBdr>
            </w:div>
          </w:divsChild>
        </w:div>
        <w:div w:id="1961641771">
          <w:marLeft w:val="0"/>
          <w:marRight w:val="0"/>
          <w:marTop w:val="0"/>
          <w:marBottom w:val="0"/>
          <w:divBdr>
            <w:top w:val="none" w:sz="0" w:space="0" w:color="auto"/>
            <w:left w:val="none" w:sz="0" w:space="0" w:color="auto"/>
            <w:bottom w:val="none" w:sz="0" w:space="0" w:color="auto"/>
            <w:right w:val="none" w:sz="0" w:space="0" w:color="auto"/>
          </w:divBdr>
          <w:divsChild>
            <w:div w:id="553083799">
              <w:marLeft w:val="0"/>
              <w:marRight w:val="0"/>
              <w:marTop w:val="0"/>
              <w:marBottom w:val="0"/>
              <w:divBdr>
                <w:top w:val="none" w:sz="0" w:space="0" w:color="auto"/>
                <w:left w:val="none" w:sz="0" w:space="0" w:color="auto"/>
                <w:bottom w:val="none" w:sz="0" w:space="0" w:color="auto"/>
                <w:right w:val="none" w:sz="0" w:space="0" w:color="auto"/>
              </w:divBdr>
            </w:div>
            <w:div w:id="994648862">
              <w:marLeft w:val="0"/>
              <w:marRight w:val="0"/>
              <w:marTop w:val="0"/>
              <w:marBottom w:val="0"/>
              <w:divBdr>
                <w:top w:val="none" w:sz="0" w:space="0" w:color="auto"/>
                <w:left w:val="none" w:sz="0" w:space="0" w:color="auto"/>
                <w:bottom w:val="none" w:sz="0" w:space="0" w:color="auto"/>
                <w:right w:val="none" w:sz="0" w:space="0" w:color="auto"/>
              </w:divBdr>
            </w:div>
            <w:div w:id="1162161478">
              <w:marLeft w:val="0"/>
              <w:marRight w:val="0"/>
              <w:marTop w:val="0"/>
              <w:marBottom w:val="0"/>
              <w:divBdr>
                <w:top w:val="none" w:sz="0" w:space="0" w:color="auto"/>
                <w:left w:val="none" w:sz="0" w:space="0" w:color="auto"/>
                <w:bottom w:val="none" w:sz="0" w:space="0" w:color="auto"/>
                <w:right w:val="none" w:sz="0" w:space="0" w:color="auto"/>
              </w:divBdr>
            </w:div>
            <w:div w:id="1246962671">
              <w:marLeft w:val="0"/>
              <w:marRight w:val="0"/>
              <w:marTop w:val="0"/>
              <w:marBottom w:val="0"/>
              <w:divBdr>
                <w:top w:val="none" w:sz="0" w:space="0" w:color="auto"/>
                <w:left w:val="none" w:sz="0" w:space="0" w:color="auto"/>
                <w:bottom w:val="none" w:sz="0" w:space="0" w:color="auto"/>
                <w:right w:val="none" w:sz="0" w:space="0" w:color="auto"/>
              </w:divBdr>
            </w:div>
            <w:div w:id="1507402814">
              <w:marLeft w:val="0"/>
              <w:marRight w:val="0"/>
              <w:marTop w:val="0"/>
              <w:marBottom w:val="0"/>
              <w:divBdr>
                <w:top w:val="none" w:sz="0" w:space="0" w:color="auto"/>
                <w:left w:val="none" w:sz="0" w:space="0" w:color="auto"/>
                <w:bottom w:val="none" w:sz="0" w:space="0" w:color="auto"/>
                <w:right w:val="none" w:sz="0" w:space="0" w:color="auto"/>
              </w:divBdr>
            </w:div>
          </w:divsChild>
        </w:div>
        <w:div w:id="2052068653">
          <w:marLeft w:val="0"/>
          <w:marRight w:val="0"/>
          <w:marTop w:val="0"/>
          <w:marBottom w:val="0"/>
          <w:divBdr>
            <w:top w:val="none" w:sz="0" w:space="0" w:color="auto"/>
            <w:left w:val="none" w:sz="0" w:space="0" w:color="auto"/>
            <w:bottom w:val="none" w:sz="0" w:space="0" w:color="auto"/>
            <w:right w:val="none" w:sz="0" w:space="0" w:color="auto"/>
          </w:divBdr>
          <w:divsChild>
            <w:div w:id="240255411">
              <w:marLeft w:val="0"/>
              <w:marRight w:val="0"/>
              <w:marTop w:val="0"/>
              <w:marBottom w:val="0"/>
              <w:divBdr>
                <w:top w:val="none" w:sz="0" w:space="0" w:color="auto"/>
                <w:left w:val="none" w:sz="0" w:space="0" w:color="auto"/>
                <w:bottom w:val="none" w:sz="0" w:space="0" w:color="auto"/>
                <w:right w:val="none" w:sz="0" w:space="0" w:color="auto"/>
              </w:divBdr>
            </w:div>
            <w:div w:id="255752081">
              <w:marLeft w:val="0"/>
              <w:marRight w:val="0"/>
              <w:marTop w:val="0"/>
              <w:marBottom w:val="0"/>
              <w:divBdr>
                <w:top w:val="none" w:sz="0" w:space="0" w:color="auto"/>
                <w:left w:val="none" w:sz="0" w:space="0" w:color="auto"/>
                <w:bottom w:val="none" w:sz="0" w:space="0" w:color="auto"/>
                <w:right w:val="none" w:sz="0" w:space="0" w:color="auto"/>
              </w:divBdr>
            </w:div>
            <w:div w:id="473567533">
              <w:marLeft w:val="0"/>
              <w:marRight w:val="0"/>
              <w:marTop w:val="0"/>
              <w:marBottom w:val="0"/>
              <w:divBdr>
                <w:top w:val="none" w:sz="0" w:space="0" w:color="auto"/>
                <w:left w:val="none" w:sz="0" w:space="0" w:color="auto"/>
                <w:bottom w:val="none" w:sz="0" w:space="0" w:color="auto"/>
                <w:right w:val="none" w:sz="0" w:space="0" w:color="auto"/>
              </w:divBdr>
            </w:div>
            <w:div w:id="807622968">
              <w:marLeft w:val="0"/>
              <w:marRight w:val="0"/>
              <w:marTop w:val="0"/>
              <w:marBottom w:val="0"/>
              <w:divBdr>
                <w:top w:val="none" w:sz="0" w:space="0" w:color="auto"/>
                <w:left w:val="none" w:sz="0" w:space="0" w:color="auto"/>
                <w:bottom w:val="none" w:sz="0" w:space="0" w:color="auto"/>
                <w:right w:val="none" w:sz="0" w:space="0" w:color="auto"/>
              </w:divBdr>
            </w:div>
            <w:div w:id="1126389533">
              <w:marLeft w:val="0"/>
              <w:marRight w:val="0"/>
              <w:marTop w:val="0"/>
              <w:marBottom w:val="0"/>
              <w:divBdr>
                <w:top w:val="none" w:sz="0" w:space="0" w:color="auto"/>
                <w:left w:val="none" w:sz="0" w:space="0" w:color="auto"/>
                <w:bottom w:val="none" w:sz="0" w:space="0" w:color="auto"/>
                <w:right w:val="none" w:sz="0" w:space="0" w:color="auto"/>
              </w:divBdr>
            </w:div>
          </w:divsChild>
        </w:div>
        <w:div w:id="2132934728">
          <w:marLeft w:val="0"/>
          <w:marRight w:val="0"/>
          <w:marTop w:val="0"/>
          <w:marBottom w:val="0"/>
          <w:divBdr>
            <w:top w:val="none" w:sz="0" w:space="0" w:color="auto"/>
            <w:left w:val="none" w:sz="0" w:space="0" w:color="auto"/>
            <w:bottom w:val="none" w:sz="0" w:space="0" w:color="auto"/>
            <w:right w:val="none" w:sz="0" w:space="0" w:color="auto"/>
          </w:divBdr>
          <w:divsChild>
            <w:div w:id="61761769">
              <w:marLeft w:val="0"/>
              <w:marRight w:val="0"/>
              <w:marTop w:val="0"/>
              <w:marBottom w:val="0"/>
              <w:divBdr>
                <w:top w:val="none" w:sz="0" w:space="0" w:color="auto"/>
                <w:left w:val="none" w:sz="0" w:space="0" w:color="auto"/>
                <w:bottom w:val="none" w:sz="0" w:space="0" w:color="auto"/>
                <w:right w:val="none" w:sz="0" w:space="0" w:color="auto"/>
              </w:divBdr>
            </w:div>
            <w:div w:id="195310203">
              <w:marLeft w:val="0"/>
              <w:marRight w:val="0"/>
              <w:marTop w:val="0"/>
              <w:marBottom w:val="0"/>
              <w:divBdr>
                <w:top w:val="none" w:sz="0" w:space="0" w:color="auto"/>
                <w:left w:val="none" w:sz="0" w:space="0" w:color="auto"/>
                <w:bottom w:val="none" w:sz="0" w:space="0" w:color="auto"/>
                <w:right w:val="none" w:sz="0" w:space="0" w:color="auto"/>
              </w:divBdr>
            </w:div>
            <w:div w:id="514030200">
              <w:marLeft w:val="0"/>
              <w:marRight w:val="0"/>
              <w:marTop w:val="0"/>
              <w:marBottom w:val="0"/>
              <w:divBdr>
                <w:top w:val="none" w:sz="0" w:space="0" w:color="auto"/>
                <w:left w:val="none" w:sz="0" w:space="0" w:color="auto"/>
                <w:bottom w:val="none" w:sz="0" w:space="0" w:color="auto"/>
                <w:right w:val="none" w:sz="0" w:space="0" w:color="auto"/>
              </w:divBdr>
            </w:div>
            <w:div w:id="1191262976">
              <w:marLeft w:val="0"/>
              <w:marRight w:val="0"/>
              <w:marTop w:val="0"/>
              <w:marBottom w:val="0"/>
              <w:divBdr>
                <w:top w:val="none" w:sz="0" w:space="0" w:color="auto"/>
                <w:left w:val="none" w:sz="0" w:space="0" w:color="auto"/>
                <w:bottom w:val="none" w:sz="0" w:space="0" w:color="auto"/>
                <w:right w:val="none" w:sz="0" w:space="0" w:color="auto"/>
              </w:divBdr>
            </w:div>
            <w:div w:id="17748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3260">
      <w:bodyDiv w:val="1"/>
      <w:marLeft w:val="0"/>
      <w:marRight w:val="0"/>
      <w:marTop w:val="0"/>
      <w:marBottom w:val="0"/>
      <w:divBdr>
        <w:top w:val="none" w:sz="0" w:space="0" w:color="auto"/>
        <w:left w:val="none" w:sz="0" w:space="0" w:color="auto"/>
        <w:bottom w:val="none" w:sz="0" w:space="0" w:color="auto"/>
        <w:right w:val="none" w:sz="0" w:space="0" w:color="auto"/>
      </w:divBdr>
      <w:divsChild>
        <w:div w:id="235214941">
          <w:marLeft w:val="0"/>
          <w:marRight w:val="0"/>
          <w:marTop w:val="0"/>
          <w:marBottom w:val="0"/>
          <w:divBdr>
            <w:top w:val="none" w:sz="0" w:space="0" w:color="auto"/>
            <w:left w:val="none" w:sz="0" w:space="0" w:color="auto"/>
            <w:bottom w:val="none" w:sz="0" w:space="0" w:color="auto"/>
            <w:right w:val="none" w:sz="0" w:space="0" w:color="auto"/>
          </w:divBdr>
        </w:div>
        <w:div w:id="370568656">
          <w:marLeft w:val="0"/>
          <w:marRight w:val="0"/>
          <w:marTop w:val="0"/>
          <w:marBottom w:val="0"/>
          <w:divBdr>
            <w:top w:val="none" w:sz="0" w:space="0" w:color="auto"/>
            <w:left w:val="none" w:sz="0" w:space="0" w:color="auto"/>
            <w:bottom w:val="none" w:sz="0" w:space="0" w:color="auto"/>
            <w:right w:val="none" w:sz="0" w:space="0" w:color="auto"/>
          </w:divBdr>
        </w:div>
        <w:div w:id="451364754">
          <w:marLeft w:val="0"/>
          <w:marRight w:val="0"/>
          <w:marTop w:val="0"/>
          <w:marBottom w:val="0"/>
          <w:divBdr>
            <w:top w:val="none" w:sz="0" w:space="0" w:color="auto"/>
            <w:left w:val="none" w:sz="0" w:space="0" w:color="auto"/>
            <w:bottom w:val="none" w:sz="0" w:space="0" w:color="auto"/>
            <w:right w:val="none" w:sz="0" w:space="0" w:color="auto"/>
          </w:divBdr>
        </w:div>
        <w:div w:id="669065414">
          <w:marLeft w:val="0"/>
          <w:marRight w:val="0"/>
          <w:marTop w:val="0"/>
          <w:marBottom w:val="0"/>
          <w:divBdr>
            <w:top w:val="none" w:sz="0" w:space="0" w:color="auto"/>
            <w:left w:val="none" w:sz="0" w:space="0" w:color="auto"/>
            <w:bottom w:val="none" w:sz="0" w:space="0" w:color="auto"/>
            <w:right w:val="none" w:sz="0" w:space="0" w:color="auto"/>
          </w:divBdr>
        </w:div>
        <w:div w:id="1155950392">
          <w:marLeft w:val="0"/>
          <w:marRight w:val="0"/>
          <w:marTop w:val="0"/>
          <w:marBottom w:val="0"/>
          <w:divBdr>
            <w:top w:val="none" w:sz="0" w:space="0" w:color="auto"/>
            <w:left w:val="none" w:sz="0" w:space="0" w:color="auto"/>
            <w:bottom w:val="none" w:sz="0" w:space="0" w:color="auto"/>
            <w:right w:val="none" w:sz="0" w:space="0" w:color="auto"/>
          </w:divBdr>
        </w:div>
        <w:div w:id="1376468057">
          <w:marLeft w:val="0"/>
          <w:marRight w:val="0"/>
          <w:marTop w:val="0"/>
          <w:marBottom w:val="0"/>
          <w:divBdr>
            <w:top w:val="none" w:sz="0" w:space="0" w:color="auto"/>
            <w:left w:val="none" w:sz="0" w:space="0" w:color="auto"/>
            <w:bottom w:val="none" w:sz="0" w:space="0" w:color="auto"/>
            <w:right w:val="none" w:sz="0" w:space="0" w:color="auto"/>
          </w:divBdr>
        </w:div>
        <w:div w:id="1652098084">
          <w:marLeft w:val="0"/>
          <w:marRight w:val="0"/>
          <w:marTop w:val="0"/>
          <w:marBottom w:val="0"/>
          <w:divBdr>
            <w:top w:val="none" w:sz="0" w:space="0" w:color="auto"/>
            <w:left w:val="none" w:sz="0" w:space="0" w:color="auto"/>
            <w:bottom w:val="none" w:sz="0" w:space="0" w:color="auto"/>
            <w:right w:val="none" w:sz="0" w:space="0" w:color="auto"/>
          </w:divBdr>
        </w:div>
        <w:div w:id="1734697915">
          <w:marLeft w:val="0"/>
          <w:marRight w:val="0"/>
          <w:marTop w:val="0"/>
          <w:marBottom w:val="0"/>
          <w:divBdr>
            <w:top w:val="none" w:sz="0" w:space="0" w:color="auto"/>
            <w:left w:val="none" w:sz="0" w:space="0" w:color="auto"/>
            <w:bottom w:val="none" w:sz="0" w:space="0" w:color="auto"/>
            <w:right w:val="none" w:sz="0" w:space="0" w:color="auto"/>
          </w:divBdr>
        </w:div>
        <w:div w:id="1880584860">
          <w:marLeft w:val="0"/>
          <w:marRight w:val="0"/>
          <w:marTop w:val="0"/>
          <w:marBottom w:val="0"/>
          <w:divBdr>
            <w:top w:val="none" w:sz="0" w:space="0" w:color="auto"/>
            <w:left w:val="none" w:sz="0" w:space="0" w:color="auto"/>
            <w:bottom w:val="none" w:sz="0" w:space="0" w:color="auto"/>
            <w:right w:val="none" w:sz="0" w:space="0" w:color="auto"/>
          </w:divBdr>
        </w:div>
        <w:div w:id="1961960003">
          <w:marLeft w:val="0"/>
          <w:marRight w:val="0"/>
          <w:marTop w:val="0"/>
          <w:marBottom w:val="0"/>
          <w:divBdr>
            <w:top w:val="none" w:sz="0" w:space="0" w:color="auto"/>
            <w:left w:val="none" w:sz="0" w:space="0" w:color="auto"/>
            <w:bottom w:val="none" w:sz="0" w:space="0" w:color="auto"/>
            <w:right w:val="none" w:sz="0" w:space="0" w:color="auto"/>
          </w:divBdr>
        </w:div>
        <w:div w:id="2009793713">
          <w:marLeft w:val="0"/>
          <w:marRight w:val="0"/>
          <w:marTop w:val="0"/>
          <w:marBottom w:val="0"/>
          <w:divBdr>
            <w:top w:val="none" w:sz="0" w:space="0" w:color="auto"/>
            <w:left w:val="none" w:sz="0" w:space="0" w:color="auto"/>
            <w:bottom w:val="none" w:sz="0" w:space="0" w:color="auto"/>
            <w:right w:val="none" w:sz="0" w:space="0" w:color="auto"/>
          </w:divBdr>
        </w:div>
        <w:div w:id="2028632076">
          <w:marLeft w:val="0"/>
          <w:marRight w:val="0"/>
          <w:marTop w:val="0"/>
          <w:marBottom w:val="0"/>
          <w:divBdr>
            <w:top w:val="none" w:sz="0" w:space="0" w:color="auto"/>
            <w:left w:val="none" w:sz="0" w:space="0" w:color="auto"/>
            <w:bottom w:val="none" w:sz="0" w:space="0" w:color="auto"/>
            <w:right w:val="none" w:sz="0" w:space="0" w:color="auto"/>
          </w:divBdr>
        </w:div>
      </w:divsChild>
    </w:div>
    <w:div w:id="213189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hyperlink" Target="https://imptob.sharepoint.com/sites/GSCE2EDataEnablement/Shared%20Documents/Forms/AllItems.aspx?csf=1&amp;web=1&amp;e=tAzaa3&amp;cid=502d7cbe%2Dbf32%2D43bc%2Db9f5%2D9e3587e9f7a6&amp;FolderCTID=0x01200059FC9BFBFBB6494B8EBC73D5ADE62583&amp;id=%2Fsites%2FGSCE2EDataEnablement%2FShared%20Documents%2FGeneral%2F99%2E%20%20Capgemini%20File%20Structure%2F07B%2E2%20E2E%20GSC%20Data%20Hub%20Deliverables&amp;viewid=75b032a6%2Dfb3c%2D40b5%2D8a7f%2Dd8e7282b921c"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imptob.sharepoint.com/:f:/r/sites/GSCE2EDataEnablement/Shared%20Documents/General/99.%20%20Capgemini%20File%20Structure/07B.2%20E2E%20GSC%20Data%20Hub%20Deliverables?csf=1&amp;web=1&amp;e=G9qn9l" TargetMode="Externa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yperlink" Target="https://imptob.sharepoint.com/:f:/r/sites/GSCE2EDataEnablement/Shared%20Documents/General/99.%20%20Capgemini%20File%20Structure/07B.2%20E2E%20GSC%20Data%20Hub%20Deliverables?csf=1&amp;web=1&amp;e=tAzaa3" TargetMode="External"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s://imptob.sharepoint.com/:f:/r/sites/GSCE2EDataEnablement/Shared%20Documents/General/99.%20%20Capgemini%20File%20Structure/07B.2%20E2E%20GSC%20Data%20Hub%20Deliverables?csf=1&amp;web=1&amp;e=tAzaa3" TargetMode="External" Id="rId16" /><Relationship Type="http://schemas.openxmlformats.org/officeDocument/2006/relationships/hyperlink" Target="https://imptob.sharepoint.com/:f:/r/sites/GSCE2EDataEnablement/Shared%20Documents/General/99.%20%20Capgemini%20File%20Structure/06.%20Build/MX%20Accelerator%20Documents?csf=1&amp;web=1&amp;e=y0aZwZ"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hyperlink" Target="https://imptob.sharepoint.com/:f:/r/sites/GSCE2EDataEnablement/Shared%20Documents/General/99.%20%20Capgemini%20File%20Structure/07B%20E2E%20BY%20Data%20Catalogue?csf=1&amp;web=1&amp;e=EaZQx6" TargetMode="External" Id="rId15" /><Relationship Type="http://schemas.openxmlformats.org/officeDocument/2006/relationships/hyperlink" Target="https://imptob.sharepoint.com/:f:/r/sites/E2EDemandForecastingSOP/Shared%20Documents/General/01%20Data%20Hub%20-%20Signed%20Off%20Documents/A.02%20Data%20Requirement%20and%20mapping?csf=1&amp;web=1&amp;e=fnQOh0"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https://imptob.sharepoint.com/:f:/r/sites/GSCE2EDataEnablement/Shared%20Documents/General/99.%20%20Capgemini%20File%20Structure/07B.2%20E2E%20GSC%20Data%20Hub%20Deliverables?csf=1&amp;web=1&amp;e=tAzaa3"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imptob.sharepoint.com/:f:/r/sites/GSCE2EDataEnablement/Shared%20Documents/General/99.%20%20Capgemini%20File%20Structure/07%20E2E%20DATA%20Workstream%20Docs%20Folder?csf=1&amp;web=1&amp;e=ySdSmO" TargetMode="External" Id="rId22" /><Relationship Type="http://schemas.microsoft.com/office/2011/relationships/people" Target="people.xml" Id="rId27" /><Relationship Type="http://schemas.openxmlformats.org/officeDocument/2006/relationships/glossaryDocument" Target="glossary/document.xml" Id="R47ed9caeed39480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1f10ffd-4374-4068-a30d-ce99231be1ed}"/>
      </w:docPartPr>
      <w:docPartBody>
        <w:p w14:paraId="1A3047AD">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SharedWithUsers xmlns="83d248ef-06e3-4789-b016-d26617756b43">
      <UserInfo>
        <DisplayName>Shamji, Joe</DisplayName>
        <AccountId>423</AccountId>
        <AccountType/>
      </UserInfo>
      <UserInfo>
        <DisplayName>Kapur, Lalit</DisplayName>
        <AccountId>115</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A80745-902D-4773-9106-D2648D646119}">
  <ds:schemaRefs>
    <ds:schemaRef ds:uri="http://purl.org/dc/elements/1.1/"/>
    <ds:schemaRef ds:uri="http://schemas.microsoft.com/office/2006/metadata/properties"/>
    <ds:schemaRef ds:uri="http://schemas.microsoft.com/office/2006/documentManagement/types"/>
    <ds:schemaRef ds:uri="http://purl.org/dc/terms/"/>
    <ds:schemaRef ds:uri="f6753bf3-9c5e-48d7-9c26-aec40496d20f"/>
    <ds:schemaRef ds:uri="http://purl.org/dc/dcmitype/"/>
    <ds:schemaRef ds:uri="http://schemas.openxmlformats.org/package/2006/metadata/core-properties"/>
    <ds:schemaRef ds:uri="http://schemas.microsoft.com/office/infopath/2007/PartnerControls"/>
    <ds:schemaRef ds:uri="83d248ef-06e3-4789-b016-d26617756b43"/>
    <ds:schemaRef ds:uri="http://www.w3.org/XML/1998/namespace"/>
  </ds:schemaRefs>
</ds:datastoreItem>
</file>

<file path=customXml/itemProps2.xml><?xml version="1.0" encoding="utf-8"?>
<ds:datastoreItem xmlns:ds="http://schemas.openxmlformats.org/officeDocument/2006/customXml" ds:itemID="{37099C47-5F23-4FBF-8FE6-06DE5887D5FE}">
  <ds:schemaRefs>
    <ds:schemaRef ds:uri="http://schemas.openxmlformats.org/officeDocument/2006/bibliography"/>
  </ds:schemaRefs>
</ds:datastoreItem>
</file>

<file path=customXml/itemProps3.xml><?xml version="1.0" encoding="utf-8"?>
<ds:datastoreItem xmlns:ds="http://schemas.openxmlformats.org/officeDocument/2006/customXml" ds:itemID="{F49E8A4B-0F16-4509-A280-BDE3AC6C5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E73365-ED36-462E-AB69-1100C43673F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Srinivas</dc:creator>
  <cp:keywords/>
  <dc:description/>
  <cp:lastModifiedBy>Vuttla, Rao</cp:lastModifiedBy>
  <cp:revision>1782</cp:revision>
  <dcterms:created xsi:type="dcterms:W3CDTF">2023-09-21T16:08:00Z</dcterms:created>
  <dcterms:modified xsi:type="dcterms:W3CDTF">2024-04-22T11:41:02Z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y fmtid="{D5CDD505-2E9C-101B-9397-08002B2CF9AE}" pid="4" name="MSIP_Label_d691d3c8-9621-407e-ab02-c0c3c52d7285_Enabled">
    <vt:lpwstr>true</vt:lpwstr>
  </property>
  <property fmtid="{D5CDD505-2E9C-101B-9397-08002B2CF9AE}" pid="5" name="MSIP_Label_d691d3c8-9621-407e-ab02-c0c3c52d7285_SetDate">
    <vt:lpwstr>2023-11-27T09:04:29Z</vt:lpwstr>
  </property>
  <property fmtid="{D5CDD505-2E9C-101B-9397-08002B2CF9AE}" pid="6" name="MSIP_Label_d691d3c8-9621-407e-ab02-c0c3c52d7285_Method">
    <vt:lpwstr>Privileged</vt:lpwstr>
  </property>
  <property fmtid="{D5CDD505-2E9C-101B-9397-08002B2CF9AE}" pid="7" name="MSIP_Label_d691d3c8-9621-407e-ab02-c0c3c52d7285_Name">
    <vt:lpwstr>General (Do Not Use)</vt:lpwstr>
  </property>
  <property fmtid="{D5CDD505-2E9C-101B-9397-08002B2CF9AE}" pid="8" name="MSIP_Label_d691d3c8-9621-407e-ab02-c0c3c52d7285_SiteId">
    <vt:lpwstr>d14c9c9a-6bb5-430f-99ff-6c2815b3a95e</vt:lpwstr>
  </property>
  <property fmtid="{D5CDD505-2E9C-101B-9397-08002B2CF9AE}" pid="9" name="MSIP_Label_d691d3c8-9621-407e-ab02-c0c3c52d7285_ActionId">
    <vt:lpwstr>e351e904-0569-4be9-a2bb-189ae6f7ee60</vt:lpwstr>
  </property>
  <property fmtid="{D5CDD505-2E9C-101B-9397-08002B2CF9AE}" pid="10" name="MSIP_Label_d691d3c8-9621-407e-ab02-c0c3c52d7285_ContentBits">
    <vt:lpwstr>0</vt:lpwstr>
  </property>
</Properties>
</file>