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36092" w:rsidRDefault="00336092" w14:paraId="535B9933" w14:textId="2A921016"/>
    <w:p w:rsidR="00BA1D2C" w:rsidRDefault="005D1CF4" w14:paraId="407FF23C" w14:textId="5EE87CEB">
      <w:r>
        <w:t xml:space="preserve">        </w:t>
      </w:r>
    </w:p>
    <w:p w:rsidR="00BA1D2C" w:rsidRDefault="00BA1D2C" w14:paraId="278A4CC9" w14:textId="77777777"/>
    <w:p w:rsidR="00BA1D2C" w:rsidRDefault="00BA1D2C" w14:paraId="251B33E3" w14:textId="267834AC"/>
    <w:p w:rsidR="00BA1D2C" w:rsidRDefault="00BA1D2C" w14:paraId="3254C72F" w14:textId="796A262B"/>
    <w:p w:rsidR="00BA1D2C" w:rsidP="00BA1D2C" w:rsidRDefault="00BA1D2C" w14:paraId="306AEA4A" w14:textId="77777777">
      <w:pPr>
        <w:rPr>
          <w:b/>
          <w:color w:val="548DD4"/>
          <w:sz w:val="56"/>
          <w:szCs w:val="56"/>
        </w:rPr>
      </w:pPr>
    </w:p>
    <w:p w:rsidRPr="009734F3" w:rsidR="00BA1D2C" w:rsidP="2C17465C" w:rsidRDefault="00F70EBD" w14:paraId="616827D0" w14:textId="5B726438">
      <w:pPr>
        <w:rPr>
          <w:b/>
          <w:bCs/>
          <w:color w:val="548DD4"/>
          <w:sz w:val="56"/>
          <w:szCs w:val="56"/>
        </w:rPr>
      </w:pPr>
      <w:r w:rsidRPr="2C17465C">
        <w:rPr>
          <w:b/>
          <w:bCs/>
          <w:color w:val="548DD4"/>
          <w:sz w:val="56"/>
          <w:szCs w:val="56"/>
        </w:rPr>
        <w:t>A0</w:t>
      </w:r>
      <w:r w:rsidRPr="2C17465C" w:rsidR="00B74D09">
        <w:rPr>
          <w:b/>
          <w:bCs/>
          <w:color w:val="548DD4"/>
          <w:sz w:val="56"/>
          <w:szCs w:val="56"/>
        </w:rPr>
        <w:t>2</w:t>
      </w:r>
      <w:r w:rsidRPr="2C17465C">
        <w:rPr>
          <w:b/>
          <w:bCs/>
          <w:color w:val="548DD4"/>
          <w:sz w:val="56"/>
          <w:szCs w:val="56"/>
        </w:rPr>
        <w:t xml:space="preserve"> </w:t>
      </w:r>
      <w:r w:rsidRPr="2C17465C" w:rsidR="00AE4E89">
        <w:rPr>
          <w:b/>
          <w:bCs/>
          <w:color w:val="548DD4"/>
          <w:sz w:val="56"/>
          <w:szCs w:val="56"/>
        </w:rPr>
        <w:t>Data Requirement and mapping Document</w:t>
      </w:r>
      <w:r w:rsidRPr="2C17465C" w:rsidR="00BA1D2C">
        <w:rPr>
          <w:b/>
          <w:bCs/>
          <w:color w:val="548DD4"/>
          <w:sz w:val="56"/>
          <w:szCs w:val="56"/>
        </w:rPr>
        <w:t xml:space="preserve"> </w:t>
      </w:r>
    </w:p>
    <w:p w:rsidRPr="009734F3" w:rsidR="00BA1D2C" w:rsidP="00BA1D2C" w:rsidRDefault="00BA1D2C" w14:paraId="73CC40E2" w14:textId="77777777">
      <w:pPr>
        <w:rPr>
          <w:b/>
          <w:sz w:val="44"/>
          <w:szCs w:val="44"/>
        </w:rPr>
      </w:pPr>
    </w:p>
    <w:p w:rsidRPr="009734F3" w:rsidR="00BA1D2C" w:rsidP="00BA1D2C" w:rsidRDefault="00F70EBD" w14:paraId="7DE214A2" w14:textId="7A0D6B5D">
      <w:pPr>
        <w:rPr>
          <w:sz w:val="44"/>
          <w:szCs w:val="44"/>
        </w:rPr>
      </w:pPr>
      <w:r>
        <w:rPr>
          <w:sz w:val="44"/>
          <w:szCs w:val="44"/>
        </w:rPr>
        <w:t>Project</w:t>
      </w:r>
      <w:r w:rsidRPr="009734F3" w:rsidR="00BA1D2C">
        <w:rPr>
          <w:sz w:val="44"/>
          <w:szCs w:val="44"/>
        </w:rPr>
        <w:t xml:space="preserve">: </w:t>
      </w:r>
      <w:r w:rsidR="001805EE">
        <w:rPr>
          <w:sz w:val="44"/>
          <w:szCs w:val="44"/>
        </w:rPr>
        <w:t>Data Enablement Strea</w:t>
      </w:r>
      <w:r w:rsidR="008C70D8">
        <w:rPr>
          <w:sz w:val="44"/>
          <w:szCs w:val="44"/>
        </w:rPr>
        <w:t>m</w:t>
      </w:r>
    </w:p>
    <w:p w:rsidR="00BA1D2C" w:rsidP="00BA1D2C" w:rsidRDefault="00BA1D2C" w14:paraId="653E98D7" w14:textId="0BE0E83D">
      <w:pPr>
        <w:rPr>
          <w:sz w:val="28"/>
          <w:szCs w:val="28"/>
        </w:rPr>
      </w:pPr>
      <w:r w:rsidRPr="009734F3">
        <w:rPr>
          <w:sz w:val="28"/>
          <w:szCs w:val="28"/>
        </w:rPr>
        <w:t xml:space="preserve">&lt;Project Number&gt; </w:t>
      </w:r>
    </w:p>
    <w:p w:rsidR="00D0667E" w:rsidP="00BA1D2C" w:rsidRDefault="00D0667E" w14:paraId="4E3A1286" w14:textId="24E57885">
      <w:pPr>
        <w:rPr>
          <w:sz w:val="28"/>
          <w:szCs w:val="28"/>
        </w:rPr>
      </w:pPr>
    </w:p>
    <w:p w:rsidR="00D0667E" w:rsidP="00BA1D2C" w:rsidRDefault="00D0667E" w14:paraId="124D57FE" w14:textId="3C355E4D">
      <w:pPr>
        <w:rPr>
          <w:sz w:val="28"/>
          <w:szCs w:val="28"/>
        </w:rPr>
      </w:pPr>
    </w:p>
    <w:p w:rsidRPr="00013B29" w:rsidR="00D0667E" w:rsidP="196E2674" w:rsidRDefault="00D0667E" w14:paraId="5E493647" w14:textId="0D7F91BB">
      <w:pPr>
        <w:pStyle w:val="BodyTextIndent"/>
        <w:ind w:left="0"/>
        <w:rPr>
          <w:rFonts w:cs="Arial"/>
          <w:lang w:val="en-AU"/>
        </w:rPr>
      </w:pPr>
      <w:r w:rsidRPr="196E2674" w:rsidR="00D0667E">
        <w:rPr>
          <w:rFonts w:cs="Arial"/>
          <w:b w:val="1"/>
          <w:bCs w:val="1"/>
          <w:lang w:val="en-AU"/>
        </w:rPr>
        <w:t>Origin/Author</w:t>
      </w:r>
      <w:r>
        <w:tab/>
      </w:r>
      <w:r w:rsidRPr="196E2674" w:rsidR="00D0667E">
        <w:rPr>
          <w:rFonts w:cs="Arial"/>
          <w:b w:val="1"/>
          <w:bCs w:val="1"/>
          <w:lang w:val="en-AU"/>
        </w:rPr>
        <w:t>:</w:t>
      </w:r>
      <w:r>
        <w:tab/>
      </w:r>
    </w:p>
    <w:p w:rsidRPr="00013B29" w:rsidR="00D0667E" w:rsidP="00D0667E" w:rsidRDefault="00D0667E" w14:paraId="39B43422" w14:textId="77777777">
      <w:pPr>
        <w:pStyle w:val="BodyTextIndent"/>
        <w:rPr>
          <w:rFonts w:cs="Arial"/>
        </w:rPr>
      </w:pPr>
    </w:p>
    <w:p w:rsidRPr="00013B29" w:rsidR="00D0667E" w:rsidP="00D0667E" w:rsidRDefault="00D0667E" w14:paraId="5140DD3C" w14:textId="77777777">
      <w:pPr>
        <w:pStyle w:val="BodyTextIndent"/>
        <w:ind w:left="0"/>
        <w:rPr>
          <w:rFonts w:cs="Arial"/>
        </w:rPr>
      </w:pPr>
      <w:r w:rsidRPr="00013B29">
        <w:rPr>
          <w:rFonts w:cs="Arial"/>
          <w:b/>
        </w:rPr>
        <w:t>Approved by</w:t>
      </w:r>
      <w:r w:rsidRPr="00013B29">
        <w:rPr>
          <w:rFonts w:cs="Arial"/>
        </w:rPr>
        <w:tab/>
      </w:r>
      <w:r w:rsidRPr="00013B29">
        <w:rPr>
          <w:rFonts w:cs="Arial"/>
          <w:b/>
        </w:rPr>
        <w:t>:</w:t>
      </w:r>
      <w:r w:rsidRPr="00013B29">
        <w:rPr>
          <w:rFonts w:cs="Arial"/>
          <w:b/>
          <w:bCs/>
        </w:rPr>
        <w:t xml:space="preserve"> </w:t>
      </w:r>
      <w:r w:rsidRPr="00013B29">
        <w:rPr>
          <w:rFonts w:cs="Arial"/>
        </w:rPr>
        <w:tab/>
      </w:r>
      <w:bookmarkStart w:name="bmkApproversName" w:id="0"/>
      <w:r w:rsidRPr="00013B29">
        <w:rPr>
          <w:rFonts w:cs="Arial"/>
        </w:rPr>
        <w:fldChar w:fldCharType="begin"/>
      </w:r>
      <w:r w:rsidRPr="00013B29">
        <w:rPr>
          <w:rFonts w:cs="Arial"/>
        </w:rPr>
        <w:instrText xml:space="preserve"> DOCPROPERTY  Approved_by  \* MERGEFORMAT </w:instrText>
      </w:r>
      <w:r w:rsidRPr="00013B29">
        <w:rPr>
          <w:rFonts w:cs="Arial"/>
        </w:rPr>
        <w:fldChar w:fldCharType="separate"/>
      </w:r>
      <w:r w:rsidRPr="00013B29">
        <w:rPr>
          <w:rFonts w:cs="Arial"/>
          <w:vanish/>
        </w:rPr>
        <w:t>not approved</w:t>
      </w:r>
      <w:r w:rsidRPr="00013B29">
        <w:rPr>
          <w:rFonts w:cs="Arial"/>
        </w:rPr>
        <w:fldChar w:fldCharType="end"/>
      </w:r>
      <w:bookmarkEnd w:id="0"/>
    </w:p>
    <w:p w:rsidRPr="00013B29" w:rsidR="00D0667E" w:rsidP="00D0667E" w:rsidRDefault="00D0667E" w14:paraId="40741B51" w14:textId="77777777">
      <w:pPr>
        <w:pStyle w:val="BodyTextIndent"/>
        <w:rPr>
          <w:rFonts w:cs="Arial"/>
        </w:rPr>
      </w:pPr>
    </w:p>
    <w:p w:rsidRPr="00013B29" w:rsidR="00D0667E" w:rsidP="00D0667E" w:rsidRDefault="00D0667E" w14:paraId="4148C812" w14:textId="4B16E79D">
      <w:pPr>
        <w:pStyle w:val="BodyTextIndent"/>
        <w:ind w:left="0"/>
        <w:rPr>
          <w:rFonts w:cs="Arial"/>
          <w:vanish/>
        </w:rPr>
      </w:pPr>
      <w:r w:rsidRPr="00013B29">
        <w:rPr>
          <w:rFonts w:cs="Arial"/>
          <w:b/>
        </w:rPr>
        <w:t>Date Approved:</w:t>
      </w:r>
      <w:r w:rsidRPr="00013B29">
        <w:rPr>
          <w:rFonts w:cs="Arial"/>
          <w:b/>
          <w:bCs/>
        </w:rPr>
        <w:t xml:space="preserve"> </w:t>
      </w:r>
      <w:r w:rsidRPr="00013B29">
        <w:rPr>
          <w:rFonts w:cs="Arial"/>
        </w:rPr>
        <w:tab/>
      </w:r>
      <w:bookmarkStart w:name="bmlApprovalDate" w:id="1"/>
      <w:bookmarkStart w:name="bmkApprovalDate" w:id="2"/>
      <w:r w:rsidRPr="00013B29">
        <w:rPr>
          <w:rFonts w:cs="Arial"/>
        </w:rPr>
        <w:fldChar w:fldCharType="begin"/>
      </w:r>
      <w:r w:rsidRPr="00013B29">
        <w:rPr>
          <w:rFonts w:cs="Arial"/>
        </w:rPr>
        <w:instrText xml:space="preserve"> DOCPROPERTY  Approval_Date  \* MERGEFORMAT </w:instrText>
      </w:r>
      <w:r w:rsidRPr="00013B29">
        <w:rPr>
          <w:rFonts w:cs="Arial"/>
        </w:rPr>
        <w:fldChar w:fldCharType="separate"/>
      </w:r>
      <w:r w:rsidRPr="00013B29">
        <w:rPr>
          <w:rFonts w:cs="Arial"/>
          <w:vanish/>
        </w:rPr>
        <w:t>n/a</w:t>
      </w:r>
      <w:r w:rsidRPr="00013B29">
        <w:rPr>
          <w:rFonts w:cs="Arial"/>
        </w:rPr>
        <w:fldChar w:fldCharType="end"/>
      </w:r>
      <w:bookmarkEnd w:id="1"/>
      <w:bookmarkEnd w:id="2"/>
    </w:p>
    <w:p w:rsidRPr="009734F3" w:rsidR="00D0667E" w:rsidP="00D0667E" w:rsidRDefault="00D0667E" w14:paraId="666F7E32" w14:textId="1812A6D9">
      <w:pPr>
        <w:rPr>
          <w:sz w:val="28"/>
          <w:szCs w:val="28"/>
        </w:rPr>
      </w:pPr>
    </w:p>
    <w:p w:rsidR="00BA1D2C" w:rsidRDefault="00BA1D2C" w14:paraId="7847467D" w14:textId="2D7D182C"/>
    <w:p w:rsidR="00715896" w:rsidRDefault="00715896" w14:paraId="33150842" w14:textId="48EA8F43"/>
    <w:p w:rsidR="00386C88" w:rsidRDefault="00386C88" w14:paraId="6986DB86" w14:textId="6F957B4D">
      <w:pPr>
        <w:spacing w:after="160" w:line="259" w:lineRule="auto"/>
      </w:pPr>
      <w:r>
        <w:br w:type="page"/>
      </w:r>
    </w:p>
    <w:p w:rsidR="00715896" w:rsidRDefault="00715896" w14:paraId="54A8294A" w14:textId="5244E083"/>
    <w:p w:rsidRPr="00FF6C0B" w:rsidR="00386C88" w:rsidRDefault="00B5378C" w14:paraId="3765D942" w14:textId="06F7CDCA">
      <w:pPr>
        <w:rPr>
          <w:b/>
          <w:bCs/>
        </w:rPr>
      </w:pPr>
      <w:r w:rsidRPr="00FF6C0B">
        <w:rPr>
          <w:b/>
          <w:bCs/>
        </w:rPr>
        <w:t>Document Purpose</w:t>
      </w:r>
    </w:p>
    <w:p w:rsidR="00B35319" w:rsidRDefault="00B35319" w14:paraId="6B9E5FE0" w14:textId="35D0F5A2"/>
    <w:p w:rsidR="503D71AE" w:rsidP="2C17465C" w:rsidRDefault="503D71AE" w14:paraId="15B00D39" w14:textId="23B735BE">
      <w:pPr>
        <w:jc w:val="both"/>
        <w:rPr>
          <w:rFonts w:eastAsia="Arial"/>
          <w:color w:val="000000" w:themeColor="text1"/>
        </w:rPr>
      </w:pPr>
      <w:r w:rsidRPr="2C17465C">
        <w:rPr>
          <w:rFonts w:eastAsia="Arial"/>
          <w:color w:val="000000" w:themeColor="text1"/>
          <w:lang w:val="en-US"/>
        </w:rPr>
        <w:t xml:space="preserve">This document represents Artifact </w:t>
      </w:r>
      <w:r w:rsidRPr="2C17465C">
        <w:rPr>
          <w:rFonts w:eastAsia="Arial"/>
          <w:b/>
          <w:bCs/>
          <w:i/>
          <w:iCs/>
          <w:color w:val="000000" w:themeColor="text1"/>
          <w:lang w:val="en-US"/>
        </w:rPr>
        <w:t>A.05</w:t>
      </w:r>
      <w:r w:rsidRPr="2C17465C">
        <w:rPr>
          <w:rFonts w:eastAsia="Arial"/>
          <w:b/>
          <w:bCs/>
          <w:i/>
          <w:iCs/>
          <w:lang w:val="en-US"/>
        </w:rPr>
        <w:t xml:space="preserve"> </w:t>
      </w:r>
      <w:r w:rsidRPr="2C17465C">
        <w:rPr>
          <w:rFonts w:eastAsia="Arial"/>
          <w:b/>
          <w:bCs/>
          <w:i/>
          <w:iCs/>
        </w:rPr>
        <w:t>Data Mapping and Model Document</w:t>
      </w:r>
      <w:r w:rsidRPr="2C17465C">
        <w:rPr>
          <w:rFonts w:eastAsia="Arial"/>
          <w:color w:val="000000" w:themeColor="text1"/>
          <w:lang w:val="en-US"/>
        </w:rPr>
        <w:t xml:space="preserve"> from Statement of Work #01731141 dated 8</w:t>
      </w:r>
      <w:r w:rsidRPr="2C17465C">
        <w:rPr>
          <w:rFonts w:eastAsia="Arial"/>
          <w:color w:val="000000" w:themeColor="text1"/>
          <w:sz w:val="16"/>
          <w:szCs w:val="16"/>
          <w:vertAlign w:val="superscript"/>
          <w:lang w:val="en-US"/>
        </w:rPr>
        <w:t>th</w:t>
      </w:r>
      <w:r w:rsidRPr="2C17465C">
        <w:rPr>
          <w:rFonts w:eastAsia="Arial"/>
          <w:color w:val="000000" w:themeColor="text1"/>
          <w:lang w:val="en-US"/>
        </w:rPr>
        <w:t xml:space="preserve"> Jun 2022.</w:t>
      </w:r>
      <w:r w:rsidRPr="2C17465C">
        <w:rPr>
          <w:rFonts w:eastAsia="Arial"/>
          <w:color w:val="000000" w:themeColor="text1"/>
        </w:rPr>
        <w:t xml:space="preserve"> </w:t>
      </w:r>
    </w:p>
    <w:p w:rsidR="2C17465C" w:rsidP="2C17465C" w:rsidRDefault="2C17465C" w14:paraId="7073F3A2" w14:textId="7BBF1388">
      <w:pPr>
        <w:jc w:val="both"/>
      </w:pPr>
    </w:p>
    <w:p w:rsidRPr="009734F3" w:rsidR="00B35319" w:rsidP="00B35319" w:rsidRDefault="00B35319" w14:paraId="4A07E3F9" w14:textId="2E13E7E8">
      <w:pPr>
        <w:jc w:val="both"/>
      </w:pPr>
      <w:r w:rsidRPr="009734F3">
        <w:t>The purpose of this document is</w:t>
      </w:r>
      <w:r w:rsidR="00A7127E">
        <w:t xml:space="preserve"> to provide</w:t>
      </w:r>
      <w:r w:rsidRPr="009734F3">
        <w:t xml:space="preserve"> </w:t>
      </w:r>
      <w:r w:rsidRPr="00A7127E" w:rsidR="00A7127E">
        <w:t>the mapping of data sources and flows to requirements</w:t>
      </w:r>
      <w:r w:rsidR="00040A24">
        <w:t xml:space="preserve"> at attribute level.</w:t>
      </w:r>
      <w:r w:rsidR="002C5D77">
        <w:t xml:space="preserve"> </w:t>
      </w:r>
      <w:r w:rsidR="00040A24">
        <w:t>It also includes any business rules/transformations to be applied to the data</w:t>
      </w:r>
      <w:r w:rsidR="00340D07">
        <w:t>.</w:t>
      </w:r>
    </w:p>
    <w:p w:rsidRPr="009734F3" w:rsidR="00B35319" w:rsidP="00B35319" w:rsidRDefault="00B35319" w14:paraId="2BC1B288" w14:textId="77777777">
      <w:pPr>
        <w:jc w:val="both"/>
      </w:pPr>
    </w:p>
    <w:p w:rsidR="00B5378C" w:rsidRDefault="00B5378C" w14:paraId="20AC0D10" w14:textId="5115E92D"/>
    <w:p w:rsidRPr="00F93E56" w:rsidR="00F93E56" w:rsidRDefault="00F93E56" w14:paraId="0D1E6E92" w14:textId="77777777">
      <w:pPr>
        <w:spacing w:after="160" w:line="259" w:lineRule="auto"/>
        <w:rPr>
          <w:b/>
          <w:bCs/>
        </w:rPr>
      </w:pPr>
      <w:r w:rsidRPr="00F93E56">
        <w:rPr>
          <w:b/>
          <w:bCs/>
        </w:rPr>
        <w:t>Audience</w:t>
      </w:r>
    </w:p>
    <w:tbl>
      <w:tblPr>
        <w:tblStyle w:val="TableGrid"/>
        <w:tblW w:w="0" w:type="auto"/>
        <w:tblLook w:val="04A0" w:firstRow="1" w:lastRow="0" w:firstColumn="1" w:lastColumn="0" w:noHBand="0" w:noVBand="1"/>
      </w:tblPr>
      <w:tblGrid>
        <w:gridCol w:w="2972"/>
        <w:gridCol w:w="6044"/>
      </w:tblGrid>
      <w:tr w:rsidR="00F93E56" w:rsidTr="773C37DC" w14:paraId="032C3FDD" w14:textId="77777777">
        <w:tc>
          <w:tcPr>
            <w:tcW w:w="2972" w:type="dxa"/>
            <w:shd w:val="clear" w:color="auto" w:fill="D5DCE4" w:themeFill="text2" w:themeFillTint="33"/>
            <w:tcMar/>
          </w:tcPr>
          <w:p w:rsidR="00F93E56" w:rsidP="00653139" w:rsidRDefault="00653139" w14:paraId="1160B105" w14:textId="5260E609">
            <w:pPr>
              <w:spacing w:line="259" w:lineRule="auto"/>
            </w:pPr>
            <w:r>
              <w:t>Group / Team / Stakeholder</w:t>
            </w:r>
          </w:p>
        </w:tc>
        <w:tc>
          <w:tcPr>
            <w:tcW w:w="6044" w:type="dxa"/>
            <w:shd w:val="clear" w:color="auto" w:fill="D5DCE4" w:themeFill="text2" w:themeFillTint="33"/>
            <w:tcMar/>
          </w:tcPr>
          <w:p w:rsidR="00F93E56" w:rsidP="00653139" w:rsidRDefault="00653139" w14:paraId="4573B67A" w14:textId="41F42D03">
            <w:pPr>
              <w:spacing w:line="259" w:lineRule="auto"/>
            </w:pPr>
            <w:r>
              <w:t>Focus Area</w:t>
            </w:r>
          </w:p>
        </w:tc>
      </w:tr>
      <w:tr w:rsidR="00F93E56" w:rsidTr="773C37DC" w14:paraId="38C45A98" w14:textId="77777777">
        <w:tc>
          <w:tcPr>
            <w:tcW w:w="2972" w:type="dxa"/>
            <w:tcMar/>
          </w:tcPr>
          <w:p w:rsidR="00F93E56" w:rsidP="00653139" w:rsidRDefault="00A76F9D" w14:paraId="539AB715" w14:textId="12ECE0E1">
            <w:pPr>
              <w:spacing w:line="259" w:lineRule="auto"/>
            </w:pPr>
            <w:r>
              <w:t>Technical Design Authority</w:t>
            </w:r>
          </w:p>
        </w:tc>
        <w:tc>
          <w:tcPr>
            <w:tcW w:w="6044" w:type="dxa"/>
            <w:tcMar/>
          </w:tcPr>
          <w:p w:rsidR="00F93E56" w:rsidP="00653139" w:rsidRDefault="004D3266" w14:paraId="716E8A81" w14:textId="4256CA10">
            <w:pPr>
              <w:spacing w:line="259" w:lineRule="auto"/>
            </w:pPr>
            <w:r>
              <w:t xml:space="preserve">Help </w:t>
            </w:r>
            <w:r w:rsidR="00AB3695">
              <w:t>validate</w:t>
            </w:r>
            <w:r>
              <w:t xml:space="preserve"> </w:t>
            </w:r>
            <w:r w:rsidR="009E55BB">
              <w:t xml:space="preserve">the integrity </w:t>
            </w:r>
            <w:r w:rsidR="00813329">
              <w:t xml:space="preserve">of the overall data flow </w:t>
            </w:r>
            <w:r w:rsidR="009E55BB">
              <w:t xml:space="preserve">and to </w:t>
            </w:r>
            <w:r w:rsidR="00AB3695">
              <w:t>ensure it</w:t>
            </w:r>
            <w:r w:rsidR="009E55BB">
              <w:t xml:space="preserve"> is aligned </w:t>
            </w:r>
            <w:r w:rsidR="00AB3695">
              <w:t xml:space="preserve">to </w:t>
            </w:r>
            <w:r w:rsidR="00057CB7">
              <w:t xml:space="preserve">the </w:t>
            </w:r>
            <w:r w:rsidR="00AB3695">
              <w:t xml:space="preserve">Imperial Brands </w:t>
            </w:r>
            <w:r w:rsidR="00813329">
              <w:t>data architecture</w:t>
            </w:r>
            <w:r w:rsidR="00057CB7">
              <w:t xml:space="preserve"> principles</w:t>
            </w:r>
            <w:r w:rsidR="00813329">
              <w:t>.</w:t>
            </w:r>
          </w:p>
        </w:tc>
      </w:tr>
      <w:tr w:rsidR="00F93E56" w:rsidTr="773C37DC" w14:paraId="670B33C5" w14:textId="77777777">
        <w:tc>
          <w:tcPr>
            <w:tcW w:w="2972" w:type="dxa"/>
            <w:tcMar/>
          </w:tcPr>
          <w:p w:rsidR="00F93E56" w:rsidP="00653139" w:rsidRDefault="00A76F9D" w14:paraId="5FD44A11" w14:textId="30BA7CAE">
            <w:pPr>
              <w:spacing w:line="259" w:lineRule="auto"/>
            </w:pPr>
            <w:r>
              <w:t>Engineering Team</w:t>
            </w:r>
          </w:p>
        </w:tc>
        <w:tc>
          <w:tcPr>
            <w:tcW w:w="6044" w:type="dxa"/>
            <w:tcMar/>
          </w:tcPr>
          <w:p w:rsidR="00F93E56" w:rsidP="00653139" w:rsidRDefault="00305BDE" w14:paraId="653A12B4" w14:textId="344C3557">
            <w:pPr>
              <w:spacing w:line="259" w:lineRule="auto"/>
            </w:pPr>
            <w:r>
              <w:t>Obtain</w:t>
            </w:r>
            <w:r w:rsidR="00057CB7">
              <w:t xml:space="preserve"> direct</w:t>
            </w:r>
            <w:r>
              <w:t>ion</w:t>
            </w:r>
            <w:r w:rsidR="00057CB7">
              <w:t xml:space="preserve"> </w:t>
            </w:r>
            <w:r>
              <w:t xml:space="preserve">as to the specific </w:t>
            </w:r>
            <w:r w:rsidR="006966AE">
              <w:t>data flow interfaces</w:t>
            </w:r>
            <w:r>
              <w:t xml:space="preserve"> </w:t>
            </w:r>
            <w:r w:rsidR="00801F79">
              <w:t>to be implemented.</w:t>
            </w:r>
          </w:p>
          <w:p w:rsidR="00801F79" w:rsidP="00653139" w:rsidRDefault="003C33A9" w14:paraId="6E2A47A3" w14:textId="24A33A2D">
            <w:pPr>
              <w:spacing w:line="259" w:lineRule="auto"/>
            </w:pPr>
            <w:r>
              <w:t xml:space="preserve">Understand how the various </w:t>
            </w:r>
            <w:r w:rsidR="008B4745">
              <w:t>datasets</w:t>
            </w:r>
            <w:r w:rsidR="00FA60F7">
              <w:t xml:space="preserve"> </w:t>
            </w:r>
            <w:r w:rsidR="001D3490">
              <w:t>flow through</w:t>
            </w:r>
            <w:r w:rsidR="00FA60F7">
              <w:t xml:space="preserve"> the </w:t>
            </w:r>
            <w:r w:rsidR="001D3490">
              <w:t>Data Platform</w:t>
            </w:r>
            <w:r w:rsidR="006B478F">
              <w:t>.</w:t>
            </w:r>
          </w:p>
        </w:tc>
      </w:tr>
      <w:tr w:rsidR="00F93E56" w:rsidTr="773C37DC" w14:paraId="4374EB02" w14:textId="77777777">
        <w:tc>
          <w:tcPr>
            <w:tcW w:w="2972" w:type="dxa"/>
            <w:tcMar/>
          </w:tcPr>
          <w:p w:rsidR="00F93E56" w:rsidP="00653139" w:rsidRDefault="00F60009" w14:paraId="33CDFAA3" w14:textId="498EE21C">
            <w:pPr>
              <w:spacing w:line="259" w:lineRule="auto"/>
            </w:pPr>
            <w:r>
              <w:t>Testing Services</w:t>
            </w:r>
          </w:p>
        </w:tc>
        <w:tc>
          <w:tcPr>
            <w:tcW w:w="6044" w:type="dxa"/>
            <w:tcMar/>
          </w:tcPr>
          <w:p w:rsidR="00F93E56" w:rsidP="00653139" w:rsidRDefault="006B478F" w14:paraId="0015128A" w14:textId="53D39D47">
            <w:pPr>
              <w:spacing w:line="259" w:lineRule="auto"/>
            </w:pPr>
            <w:r>
              <w:t xml:space="preserve">Help </w:t>
            </w:r>
            <w:r w:rsidR="00934D65">
              <w:t>the team assess the testing scope</w:t>
            </w:r>
            <w:r w:rsidR="009F7C15">
              <w:t>,</w:t>
            </w:r>
            <w:r w:rsidR="007E2031">
              <w:t xml:space="preserve"> enabling them to</w:t>
            </w:r>
            <w:r w:rsidR="009F7C15">
              <w:t xml:space="preserve"> produc</w:t>
            </w:r>
            <w:r w:rsidR="007E2031">
              <w:t>e</w:t>
            </w:r>
            <w:r w:rsidR="009F7C15">
              <w:t xml:space="preserve"> relevant test cases</w:t>
            </w:r>
            <w:r w:rsidR="00A2523C">
              <w:t xml:space="preserve"> and</w:t>
            </w:r>
            <w:r w:rsidR="009F7C15">
              <w:t xml:space="preserve"> test scripts</w:t>
            </w:r>
            <w:r w:rsidR="00A2523C">
              <w:t xml:space="preserve"> for </w:t>
            </w:r>
            <w:r w:rsidR="00851136">
              <w:t>integration</w:t>
            </w:r>
            <w:r w:rsidR="00046EFF">
              <w:t xml:space="preserve"> </w:t>
            </w:r>
            <w:r w:rsidR="00851136">
              <w:t>testing</w:t>
            </w:r>
            <w:r w:rsidR="002304FB">
              <w:t>.</w:t>
            </w:r>
          </w:p>
        </w:tc>
      </w:tr>
      <w:tr w:rsidR="00A76F9D" w:rsidTr="773C37DC" w14:paraId="17A5AC69" w14:textId="77777777">
        <w:tc>
          <w:tcPr>
            <w:tcW w:w="2972" w:type="dxa"/>
            <w:tcMar/>
          </w:tcPr>
          <w:p w:rsidR="00A76F9D" w:rsidP="00653139" w:rsidRDefault="007803C4" w14:paraId="11F091C4" w14:textId="37A659C6">
            <w:pPr>
              <w:spacing w:line="259" w:lineRule="auto"/>
            </w:pPr>
            <w:r>
              <w:t>Business Stakeholders</w:t>
            </w:r>
          </w:p>
        </w:tc>
        <w:tc>
          <w:tcPr>
            <w:tcW w:w="6044" w:type="dxa"/>
            <w:tcMar/>
          </w:tcPr>
          <w:p w:rsidR="00A76F9D" w:rsidP="00653139" w:rsidRDefault="007C4B9C" w14:paraId="5514BD0E" w14:textId="59356D3B">
            <w:pPr>
              <w:spacing w:line="259" w:lineRule="auto"/>
            </w:pPr>
            <w:r>
              <w:t xml:space="preserve">Understand </w:t>
            </w:r>
            <w:r w:rsidR="009E4F40">
              <w:t xml:space="preserve">how </w:t>
            </w:r>
            <w:r w:rsidR="00E94472">
              <w:t xml:space="preserve">the defined </w:t>
            </w:r>
            <w:r>
              <w:t>application and platform architecture</w:t>
            </w:r>
            <w:r w:rsidR="00B05446">
              <w:t xml:space="preserve"> described in this document</w:t>
            </w:r>
            <w:r w:rsidR="00CE5C9E">
              <w:t xml:space="preserve"> deliver their requirements.</w:t>
            </w:r>
          </w:p>
        </w:tc>
      </w:tr>
    </w:tbl>
    <w:p w:rsidR="773C37DC" w:rsidRDefault="773C37DC" w14:paraId="22FADE20" w14:textId="7D0DFB06"/>
    <w:p w:rsidR="00B35319" w:rsidRDefault="00B35319" w14:paraId="509F5670" w14:textId="006F74C1">
      <w:pPr>
        <w:spacing w:after="160" w:line="259" w:lineRule="auto"/>
      </w:pPr>
      <w:r>
        <w:br w:type="page"/>
      </w:r>
    </w:p>
    <w:p w:rsidR="00B35319" w:rsidRDefault="00B35319" w14:paraId="7BAF164F" w14:textId="77777777"/>
    <w:p w:rsidR="00F96047" w:rsidRDefault="000233E8" w14:paraId="59343E79" w14:textId="77777777">
      <w:pPr>
        <w:spacing w:after="160" w:line="259" w:lineRule="auto"/>
      </w:pPr>
      <w:r>
        <w:t>Document Control</w:t>
      </w:r>
    </w:p>
    <w:p w:rsidRPr="009734F3" w:rsidR="00F96047" w:rsidP="00F96047" w:rsidRDefault="00F96047" w14:paraId="444D8265" w14:textId="77777777">
      <w:r w:rsidRPr="009734F3">
        <w:t>This document will be owned and maintained by the groups and members listed below. All version management and future changes must involve the owners listed below.</w:t>
      </w:r>
    </w:p>
    <w:p w:rsidRPr="009734F3" w:rsidR="00F96047" w:rsidP="00F96047" w:rsidRDefault="00F96047" w14:paraId="6C903FBF" w14:textId="77777777"/>
    <w:tbl>
      <w:tblPr>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514"/>
        <w:gridCol w:w="5267"/>
      </w:tblGrid>
      <w:tr w:rsidRPr="009734F3" w:rsidR="00F96047" w:rsidTr="2C17465C" w14:paraId="075DF525" w14:textId="77777777">
        <w:tc>
          <w:tcPr>
            <w:tcW w:w="4514" w:type="dxa"/>
            <w:tcBorders>
              <w:top w:val="single" w:color="auto" w:sz="4" w:space="0"/>
              <w:left w:val="single" w:color="auto" w:sz="4" w:space="0"/>
              <w:bottom w:val="single" w:color="auto" w:sz="4" w:space="0"/>
              <w:right w:val="single" w:color="auto" w:sz="4" w:space="0"/>
            </w:tcBorders>
            <w:shd w:val="clear" w:color="auto" w:fill="E6E6E6"/>
          </w:tcPr>
          <w:p w:rsidRPr="009734F3" w:rsidR="00F96047" w:rsidP="00AF4835" w:rsidRDefault="00F96047" w14:paraId="74EA612B" w14:textId="77777777">
            <w:pPr>
              <w:rPr>
                <w:szCs w:val="24"/>
              </w:rPr>
            </w:pPr>
            <w:r w:rsidRPr="009734F3">
              <w:rPr>
                <w:szCs w:val="24"/>
              </w:rPr>
              <w:t>This Document Version</w:t>
            </w:r>
          </w:p>
        </w:tc>
        <w:tc>
          <w:tcPr>
            <w:tcW w:w="5267"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5E9EA648" w14:textId="77777777">
            <w:pPr>
              <w:rPr>
                <w:szCs w:val="24"/>
              </w:rPr>
            </w:pPr>
            <w:r w:rsidRPr="009734F3">
              <w:rPr>
                <w:szCs w:val="24"/>
              </w:rPr>
              <w:t>0.</w:t>
            </w:r>
            <w:r>
              <w:rPr>
                <w:szCs w:val="24"/>
              </w:rPr>
              <w:t>1</w:t>
            </w:r>
          </w:p>
        </w:tc>
      </w:tr>
      <w:tr w:rsidRPr="009734F3" w:rsidR="00F96047" w:rsidTr="2C17465C" w14:paraId="2E27CE61" w14:textId="77777777">
        <w:tc>
          <w:tcPr>
            <w:tcW w:w="4514" w:type="dxa"/>
            <w:tcBorders>
              <w:top w:val="single" w:color="auto" w:sz="4" w:space="0"/>
              <w:left w:val="single" w:color="auto" w:sz="4" w:space="0"/>
              <w:bottom w:val="single" w:color="auto" w:sz="4" w:space="0"/>
              <w:right w:val="single" w:color="auto" w:sz="4" w:space="0"/>
            </w:tcBorders>
            <w:shd w:val="clear" w:color="auto" w:fill="E6E6E6"/>
          </w:tcPr>
          <w:p w:rsidRPr="009734F3" w:rsidR="00F96047" w:rsidP="00AF4835" w:rsidRDefault="00F96047" w14:paraId="3A924FE1" w14:textId="77777777">
            <w:pPr>
              <w:rPr>
                <w:szCs w:val="24"/>
              </w:rPr>
            </w:pPr>
            <w:r w:rsidRPr="009734F3">
              <w:rPr>
                <w:szCs w:val="24"/>
              </w:rPr>
              <w:t>Author</w:t>
            </w:r>
          </w:p>
        </w:tc>
        <w:tc>
          <w:tcPr>
            <w:tcW w:w="5267" w:type="dxa"/>
            <w:tcBorders>
              <w:top w:val="single" w:color="auto" w:sz="4" w:space="0"/>
              <w:left w:val="single" w:color="auto" w:sz="4" w:space="0"/>
              <w:bottom w:val="single" w:color="auto" w:sz="4" w:space="0"/>
              <w:right w:val="single" w:color="auto" w:sz="4" w:space="0"/>
            </w:tcBorders>
          </w:tcPr>
          <w:p w:rsidRPr="009734F3" w:rsidR="00F96047" w:rsidP="00F96047" w:rsidRDefault="0EE256E0" w14:paraId="53C45619" w14:textId="3A036356">
            <w:r>
              <w:t>Harini</w:t>
            </w:r>
          </w:p>
        </w:tc>
      </w:tr>
      <w:tr w:rsidRPr="009734F3" w:rsidR="00F96047" w:rsidTr="2C17465C" w14:paraId="19651719" w14:textId="77777777">
        <w:trPr>
          <w:trHeight w:val="54"/>
        </w:trPr>
        <w:tc>
          <w:tcPr>
            <w:tcW w:w="4514" w:type="dxa"/>
            <w:tcBorders>
              <w:top w:val="single" w:color="auto" w:sz="4" w:space="0"/>
              <w:left w:val="single" w:color="auto" w:sz="4" w:space="0"/>
              <w:bottom w:val="single" w:color="auto" w:sz="4" w:space="0"/>
              <w:right w:val="single" w:color="auto" w:sz="4" w:space="0"/>
            </w:tcBorders>
            <w:shd w:val="clear" w:color="auto" w:fill="E6E6E6"/>
          </w:tcPr>
          <w:p w:rsidRPr="009734F3" w:rsidR="00F96047" w:rsidP="00AF4835" w:rsidRDefault="00F96047" w14:paraId="48253C26" w14:textId="77777777">
            <w:pPr>
              <w:rPr>
                <w:szCs w:val="24"/>
              </w:rPr>
            </w:pPr>
            <w:r w:rsidRPr="009734F3">
              <w:rPr>
                <w:szCs w:val="24"/>
              </w:rPr>
              <w:t>Date Issued</w:t>
            </w:r>
          </w:p>
        </w:tc>
        <w:tc>
          <w:tcPr>
            <w:tcW w:w="5267" w:type="dxa"/>
            <w:tcBorders>
              <w:top w:val="single" w:color="auto" w:sz="4" w:space="0"/>
              <w:left w:val="single" w:color="auto" w:sz="4" w:space="0"/>
              <w:bottom w:val="single" w:color="auto" w:sz="4" w:space="0"/>
              <w:right w:val="single" w:color="auto" w:sz="4" w:space="0"/>
            </w:tcBorders>
          </w:tcPr>
          <w:p w:rsidRPr="009734F3" w:rsidR="00F96047" w:rsidP="00AF4835" w:rsidRDefault="4298C479" w14:paraId="578160A2" w14:textId="3EA355FE">
            <w:r>
              <w:t>23 September 22</w:t>
            </w:r>
          </w:p>
        </w:tc>
      </w:tr>
    </w:tbl>
    <w:p w:rsidRPr="009734F3" w:rsidR="00F96047" w:rsidP="00F96047" w:rsidRDefault="00F96047" w14:paraId="5633D14E" w14:textId="77777777"/>
    <w:p w:rsidRPr="009734F3" w:rsidR="00F96047" w:rsidP="00F96047" w:rsidRDefault="00F96047" w14:paraId="1CF17228" w14:textId="77777777">
      <w:pPr>
        <w:pStyle w:val="Heading2"/>
        <w:numPr>
          <w:ilvl w:val="0"/>
          <w:numId w:val="0"/>
        </w:numPr>
        <w:ind w:left="-9"/>
      </w:pPr>
      <w:bookmarkStart w:name="_Toc30079938" w:id="3"/>
      <w:bookmarkStart w:name="_Toc30595717" w:id="4"/>
      <w:bookmarkStart w:name="_Toc71060150" w:id="5"/>
      <w:bookmarkStart w:name="_Toc115106378" w:id="6"/>
      <w:r w:rsidRPr="009734F3">
        <w:t>Amendment History</w:t>
      </w:r>
      <w:bookmarkEnd w:id="3"/>
      <w:bookmarkEnd w:id="4"/>
      <w:bookmarkEnd w:id="5"/>
      <w:bookmarkEnd w:id="6"/>
    </w:p>
    <w:p w:rsidRPr="009734F3" w:rsidR="00F96047" w:rsidP="00F96047" w:rsidRDefault="00F96047" w14:paraId="75B533AE"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bl>
      <w:tblPr>
        <w:tblW w:w="9781" w:type="dxa"/>
        <w:tblInd w:w="108"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6" w:space="0"/>
          <w:insideV w:val="single" w:color="000000" w:themeColor="text1" w:sz="6" w:space="0"/>
        </w:tblBorders>
        <w:tblLayout w:type="fixed"/>
        <w:tblLook w:val="0000" w:firstRow="0" w:lastRow="0" w:firstColumn="0" w:lastColumn="0" w:noHBand="0" w:noVBand="0"/>
      </w:tblPr>
      <w:tblGrid>
        <w:gridCol w:w="1018"/>
        <w:gridCol w:w="1560"/>
        <w:gridCol w:w="1984"/>
        <w:gridCol w:w="1985"/>
        <w:gridCol w:w="3234"/>
      </w:tblGrid>
      <w:tr w:rsidRPr="009734F3" w:rsidR="00F96047" w:rsidTr="0E270EA1" w14:paraId="481A3A41" w14:textId="77777777">
        <w:trPr>
          <w:trHeight w:val="485"/>
        </w:trPr>
        <w:tc>
          <w:tcPr>
            <w:tcW w:w="1018"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438CA188" w14:textId="77777777">
            <w:pPr>
              <w:pStyle w:val="CentredHeader"/>
              <w:rPr>
                <w:rFonts w:ascii="Arial" w:hAnsi="Arial" w:cs="Arial"/>
                <w:sz w:val="20"/>
                <w:szCs w:val="20"/>
                <w:lang w:val="en-AU"/>
              </w:rPr>
            </w:pPr>
            <w:r w:rsidRPr="009734F3">
              <w:rPr>
                <w:rFonts w:ascii="Arial" w:hAnsi="Arial" w:cs="Arial"/>
                <w:sz w:val="20"/>
                <w:szCs w:val="20"/>
                <w:lang w:val="en-AU"/>
              </w:rPr>
              <w:t>Version</w:t>
            </w:r>
          </w:p>
        </w:tc>
        <w:tc>
          <w:tcPr>
            <w:tcW w:w="1560"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051DBA0C" w14:textId="77777777">
            <w:pPr>
              <w:jc w:val="center"/>
              <w:rPr>
                <w:b/>
                <w:bCs/>
              </w:rPr>
            </w:pPr>
            <w:r w:rsidRPr="009734F3">
              <w:rPr>
                <w:b/>
                <w:bCs/>
              </w:rPr>
              <w:t>Date Created</w:t>
            </w:r>
          </w:p>
        </w:tc>
        <w:tc>
          <w:tcPr>
            <w:tcW w:w="1984"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60771774" w14:textId="77777777">
            <w:pPr>
              <w:jc w:val="center"/>
              <w:rPr>
                <w:b/>
                <w:bCs/>
              </w:rPr>
            </w:pPr>
            <w:r w:rsidRPr="009734F3">
              <w:rPr>
                <w:b/>
                <w:bCs/>
              </w:rPr>
              <w:t>Created/</w:t>
            </w:r>
          </w:p>
          <w:p w:rsidRPr="009734F3" w:rsidR="00F96047" w:rsidP="00AF4835" w:rsidRDefault="00F96047" w14:paraId="53CBA6B7" w14:textId="77777777">
            <w:pPr>
              <w:jc w:val="center"/>
              <w:rPr>
                <w:b/>
                <w:bCs/>
              </w:rPr>
            </w:pPr>
            <w:r w:rsidRPr="009734F3">
              <w:rPr>
                <w:b/>
                <w:bCs/>
              </w:rPr>
              <w:t>Amended By</w:t>
            </w:r>
          </w:p>
        </w:tc>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46C791B2" w14:textId="77777777">
            <w:pPr>
              <w:jc w:val="center"/>
              <w:rPr>
                <w:b/>
                <w:bCs/>
              </w:rPr>
            </w:pPr>
            <w:r w:rsidRPr="009734F3">
              <w:rPr>
                <w:b/>
                <w:bCs/>
              </w:rPr>
              <w:t>Approved/</w:t>
            </w:r>
          </w:p>
          <w:p w:rsidRPr="009734F3" w:rsidR="00F96047" w:rsidP="00AF4835" w:rsidRDefault="00F96047" w14:paraId="712D43FC" w14:textId="77777777">
            <w:pPr>
              <w:jc w:val="center"/>
              <w:rPr>
                <w:b/>
                <w:bCs/>
              </w:rPr>
            </w:pPr>
            <w:r w:rsidRPr="009734F3">
              <w:rPr>
                <w:b/>
                <w:bCs/>
              </w:rPr>
              <w:t>Reviewed by</w:t>
            </w:r>
          </w:p>
        </w:tc>
        <w:tc>
          <w:tcPr>
            <w:tcW w:w="3234"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70961115" w14:textId="77777777">
            <w:pPr>
              <w:jc w:val="center"/>
              <w:rPr>
                <w:b/>
                <w:bCs/>
              </w:rPr>
            </w:pPr>
            <w:r w:rsidRPr="009734F3">
              <w:rPr>
                <w:b/>
                <w:bCs/>
              </w:rPr>
              <w:t>Change Detail</w:t>
            </w:r>
          </w:p>
        </w:tc>
      </w:tr>
      <w:tr w:rsidRPr="009734F3" w:rsidR="00F96047" w:rsidTr="0E270EA1" w14:paraId="742B3F4A" w14:textId="77777777">
        <w:tc>
          <w:tcPr>
            <w:tcW w:w="1018" w:type="dxa"/>
            <w:tcBorders>
              <w:top w:val="single" w:color="auto" w:sz="4" w:space="0"/>
              <w:left w:val="single" w:color="auto" w:sz="4" w:space="0"/>
              <w:bottom w:val="single" w:color="auto" w:sz="4" w:space="0"/>
              <w:right w:val="single" w:color="auto" w:sz="4" w:space="0"/>
            </w:tcBorders>
          </w:tcPr>
          <w:p w:rsidRPr="009734F3" w:rsidR="00F96047" w:rsidP="2C17465C" w:rsidRDefault="28A620F5" w14:paraId="3139B18C" w14:textId="53546865">
            <w:pPr>
              <w:rPr>
                <w:highlight w:val="yellow"/>
              </w:rPr>
            </w:pPr>
            <w:r w:rsidRPr="2C17465C">
              <w:rPr>
                <w:highlight w:val="yellow"/>
              </w:rPr>
              <w:t>1.0</w:t>
            </w:r>
          </w:p>
        </w:tc>
        <w:tc>
          <w:tcPr>
            <w:tcW w:w="1560" w:type="dxa"/>
            <w:tcBorders>
              <w:top w:val="single" w:color="auto" w:sz="4" w:space="0"/>
              <w:left w:val="single" w:color="auto" w:sz="4" w:space="0"/>
              <w:bottom w:val="single" w:color="auto" w:sz="4" w:space="0"/>
              <w:right w:val="single" w:color="auto" w:sz="4" w:space="0"/>
            </w:tcBorders>
          </w:tcPr>
          <w:p w:rsidRPr="009734F3" w:rsidR="00F96047" w:rsidP="2C17465C" w:rsidRDefault="28A620F5" w14:paraId="0D5D0AD9" w14:textId="5CC3BBF0">
            <w:pPr>
              <w:rPr>
                <w:highlight w:val="yellow"/>
              </w:rPr>
            </w:pPr>
            <w:r w:rsidRPr="2C17465C">
              <w:rPr>
                <w:highlight w:val="yellow"/>
              </w:rPr>
              <w:t>16/09/22</w:t>
            </w:r>
          </w:p>
        </w:tc>
        <w:tc>
          <w:tcPr>
            <w:tcW w:w="1984" w:type="dxa"/>
            <w:tcBorders>
              <w:top w:val="single" w:color="auto" w:sz="4" w:space="0"/>
              <w:left w:val="single" w:color="auto" w:sz="4" w:space="0"/>
              <w:bottom w:val="single" w:color="auto" w:sz="4" w:space="0"/>
              <w:right w:val="single" w:color="auto" w:sz="4" w:space="0"/>
            </w:tcBorders>
          </w:tcPr>
          <w:p w:rsidRPr="009734F3" w:rsidR="00F96047" w:rsidP="2C17465C" w:rsidRDefault="28A620F5" w14:paraId="4575E925" w14:textId="06738BFF">
            <w:pPr>
              <w:rPr>
                <w:highlight w:val="yellow"/>
              </w:rPr>
            </w:pPr>
            <w:r w:rsidRPr="2C17465C">
              <w:rPr>
                <w:highlight w:val="yellow"/>
              </w:rPr>
              <w:t>Harini</w:t>
            </w:r>
          </w:p>
        </w:tc>
        <w:tc>
          <w:tcPr>
            <w:tcW w:w="1985"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577E00C3" w14:textId="77777777"/>
        </w:tc>
        <w:tc>
          <w:tcPr>
            <w:tcW w:w="3234" w:type="dxa"/>
            <w:tcBorders>
              <w:top w:val="single" w:color="auto" w:sz="4" w:space="0"/>
              <w:left w:val="single" w:color="auto" w:sz="4" w:space="0"/>
              <w:bottom w:val="single" w:color="auto" w:sz="4" w:space="0"/>
              <w:right w:val="single" w:color="auto" w:sz="4" w:space="0"/>
            </w:tcBorders>
          </w:tcPr>
          <w:p w:rsidRPr="009734F3" w:rsidR="00F96047" w:rsidP="00336D6C" w:rsidRDefault="00F96047" w14:paraId="17F02E41" w14:textId="38701097"/>
        </w:tc>
      </w:tr>
      <w:tr w:rsidRPr="009734F3" w:rsidR="00F96047" w:rsidTr="0E270EA1" w14:paraId="088ED2C1" w14:textId="77777777">
        <w:tc>
          <w:tcPr>
            <w:tcW w:w="1018"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3A27E541" w14:textId="77777777">
            <w:pPr>
              <w:pStyle w:val="Footer"/>
            </w:pPr>
          </w:p>
        </w:tc>
        <w:tc>
          <w:tcPr>
            <w:tcW w:w="1560"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2792D3B2" w14:textId="77777777"/>
        </w:tc>
        <w:tc>
          <w:tcPr>
            <w:tcW w:w="1984"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46D0086A" w14:textId="77777777"/>
        </w:tc>
        <w:tc>
          <w:tcPr>
            <w:tcW w:w="1985"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35DF9F8D" w14:textId="77777777"/>
        </w:tc>
        <w:tc>
          <w:tcPr>
            <w:tcW w:w="3234"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5EF8C447" w14:textId="77777777">
            <w:pPr>
              <w:ind w:left="360"/>
            </w:pPr>
          </w:p>
        </w:tc>
      </w:tr>
    </w:tbl>
    <w:p w:rsidR="00F96047" w:rsidP="0E270EA1" w:rsidRDefault="00F96047" w14:paraId="1F2972FF" w14:textId="2A910A9C"/>
    <w:p w:rsidRPr="009734F3" w:rsidR="00F96047" w:rsidP="00F96047" w:rsidRDefault="00F96047" w14:paraId="142D6F50" w14:textId="77777777">
      <w:pPr>
        <w:pStyle w:val="Heading2"/>
        <w:numPr>
          <w:ilvl w:val="0"/>
          <w:numId w:val="0"/>
        </w:numPr>
        <w:ind w:left="-9"/>
      </w:pPr>
      <w:bookmarkStart w:name="_Toc364600157" w:id="7"/>
      <w:bookmarkStart w:name="_Toc364776551" w:id="8"/>
      <w:bookmarkStart w:name="_Toc386879003" w:id="9"/>
      <w:bookmarkStart w:name="_Toc480631470" w:id="10"/>
      <w:bookmarkStart w:name="_Toc480631671" w:id="11"/>
      <w:bookmarkStart w:name="_Toc518182264" w:id="12"/>
      <w:bookmarkStart w:name="_Toc13285168" w:id="13"/>
      <w:bookmarkStart w:name="_Toc30079939" w:id="14"/>
      <w:bookmarkStart w:name="_Toc30595718" w:id="15"/>
      <w:bookmarkStart w:name="_Toc71060151" w:id="16"/>
      <w:bookmarkStart w:name="_Toc115106379" w:id="17"/>
      <w:r w:rsidRPr="009734F3">
        <w:t>Distribution</w:t>
      </w:r>
      <w:bookmarkEnd w:id="7"/>
      <w:bookmarkEnd w:id="8"/>
      <w:bookmarkEnd w:id="9"/>
      <w:bookmarkEnd w:id="10"/>
      <w:bookmarkEnd w:id="11"/>
      <w:bookmarkEnd w:id="12"/>
      <w:bookmarkEnd w:id="13"/>
      <w:bookmarkEnd w:id="14"/>
      <w:bookmarkEnd w:id="15"/>
      <w:bookmarkEnd w:id="16"/>
      <w:bookmarkEnd w:id="17"/>
    </w:p>
    <w:p w:rsidRPr="009734F3" w:rsidR="00F96047" w:rsidP="00F96047" w:rsidRDefault="00F96047" w14:paraId="2E141F43" w14:textId="77777777">
      <w:pPr>
        <w:rPr>
          <w:vanish/>
          <w:lang w:eastAsia="en-US"/>
        </w:rPr>
      </w:pPr>
      <w:r w:rsidRPr="009734F3">
        <w:rPr>
          <w:vanish/>
          <w:lang w:eastAsia="en-US"/>
        </w:rPr>
        <w:t>Put a copy on architecture intranet. Distribute a link to the following roles. You are not permitted to omit any role (except PM if not appointed yet):</w:t>
      </w:r>
    </w:p>
    <w:p w:rsidRPr="009734F3" w:rsidR="00F96047" w:rsidP="00F96047" w:rsidRDefault="00F96047" w14:paraId="550026F4" w14:textId="77777777">
      <w:pPr>
        <w:jc w:val="center"/>
      </w:pPr>
    </w:p>
    <w:tbl>
      <w:tblPr>
        <w:tblW w:w="9781" w:type="dxa"/>
        <w:tblInd w:w="10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3369"/>
        <w:gridCol w:w="6412"/>
      </w:tblGrid>
      <w:tr w:rsidRPr="009734F3" w:rsidR="00F96047" w:rsidTr="079EE3AA" w14:paraId="5AFC2A7B" w14:textId="77777777">
        <w:tc>
          <w:tcPr>
            <w:tcW w:w="3369" w:type="dxa"/>
            <w:tcBorders>
              <w:top w:val="single" w:color="auto" w:sz="6" w:space="0"/>
              <w:left w:val="single" w:color="auto" w:sz="6" w:space="0"/>
              <w:bottom w:val="single" w:color="auto" w:sz="6" w:space="0"/>
              <w:right w:val="single" w:color="auto" w:sz="6" w:space="0"/>
            </w:tcBorders>
            <w:shd w:val="clear" w:color="auto" w:fill="D0CECE" w:themeFill="background2" w:themeFillShade="E6"/>
          </w:tcPr>
          <w:p w:rsidRPr="0045762E" w:rsidR="00F96047" w:rsidP="00AF4835" w:rsidRDefault="0045762E" w14:paraId="4E155E23" w14:textId="670B7600">
            <w:pPr>
              <w:ind w:left="34" w:hanging="34"/>
              <w:rPr>
                <w:b/>
                <w:bCs/>
              </w:rPr>
            </w:pPr>
            <w:r w:rsidRPr="0045762E">
              <w:rPr>
                <w:b/>
                <w:bCs/>
              </w:rPr>
              <w:t>Recipient</w:t>
            </w:r>
          </w:p>
        </w:tc>
        <w:tc>
          <w:tcPr>
            <w:tcW w:w="6412" w:type="dxa"/>
            <w:tcBorders>
              <w:top w:val="single" w:color="auto" w:sz="6" w:space="0"/>
              <w:left w:val="single" w:color="auto" w:sz="6" w:space="0"/>
              <w:bottom w:val="single" w:color="auto" w:sz="6" w:space="0"/>
              <w:right w:val="single" w:color="auto" w:sz="6" w:space="0"/>
            </w:tcBorders>
            <w:shd w:val="clear" w:color="auto" w:fill="D0CECE" w:themeFill="background2" w:themeFillShade="E6"/>
          </w:tcPr>
          <w:p w:rsidRPr="0045762E" w:rsidR="00F96047" w:rsidP="00AF4835" w:rsidRDefault="0045762E" w14:paraId="24C95630" w14:textId="01A5412F">
            <w:pPr>
              <w:rPr>
                <w:b/>
                <w:bCs/>
              </w:rPr>
            </w:pPr>
            <w:r w:rsidRPr="0045762E">
              <w:rPr>
                <w:b/>
                <w:bCs/>
              </w:rPr>
              <w:t>Role</w:t>
            </w:r>
          </w:p>
        </w:tc>
      </w:tr>
      <w:tr w:rsidRPr="009734F3" w:rsidR="00F85A2C" w:rsidTr="079EE3AA" w14:paraId="1EB14F4A" w14:textId="77777777">
        <w:tc>
          <w:tcPr>
            <w:tcW w:w="3369" w:type="dxa"/>
            <w:tcBorders>
              <w:top w:val="single" w:color="auto" w:sz="6" w:space="0"/>
              <w:left w:val="single" w:color="auto" w:sz="6" w:space="0"/>
              <w:bottom w:val="single" w:color="auto" w:sz="6" w:space="0"/>
              <w:right w:val="single" w:color="auto" w:sz="6" w:space="0"/>
            </w:tcBorders>
          </w:tcPr>
          <w:p w:rsidRPr="003B4EB2" w:rsidR="00F85A2C" w:rsidP="00F85A2C" w:rsidRDefault="00F85A2C" w14:paraId="59482CB5" w14:textId="162360EA">
            <w:pPr>
              <w:ind w:left="34" w:hanging="34"/>
              <w:rPr>
                <w:rFonts w:asciiTheme="minorHAnsi" w:hAnsiTheme="minorHAnsi" w:cstheme="minorHAnsi"/>
                <w:sz w:val="22"/>
                <w:szCs w:val="22"/>
              </w:rPr>
            </w:pPr>
            <w:r w:rsidRPr="003B4EB2">
              <w:rPr>
                <w:rFonts w:asciiTheme="minorHAnsi" w:hAnsiTheme="minorHAnsi" w:cstheme="minorHAnsi"/>
                <w:sz w:val="22"/>
                <w:szCs w:val="22"/>
              </w:rPr>
              <w:t xml:space="preserve">Remi </w:t>
            </w:r>
            <w:proofErr w:type="spellStart"/>
            <w:r w:rsidRPr="003B4EB2">
              <w:rPr>
                <w:rFonts w:asciiTheme="minorHAnsi" w:hAnsiTheme="minorHAnsi" w:cstheme="minorHAnsi"/>
                <w:sz w:val="22"/>
                <w:szCs w:val="22"/>
              </w:rPr>
              <w:t>Guillon</w:t>
            </w:r>
            <w:proofErr w:type="spellEnd"/>
          </w:p>
        </w:tc>
        <w:tc>
          <w:tcPr>
            <w:tcW w:w="6412" w:type="dxa"/>
            <w:tcBorders>
              <w:top w:val="single" w:color="auto" w:sz="6" w:space="0"/>
              <w:left w:val="single" w:color="auto" w:sz="6" w:space="0"/>
              <w:bottom w:val="single" w:color="auto" w:sz="6" w:space="0"/>
              <w:right w:val="single" w:color="auto" w:sz="6" w:space="0"/>
            </w:tcBorders>
          </w:tcPr>
          <w:p w:rsidRPr="003B4EB2" w:rsidR="00F85A2C" w:rsidP="00F85A2C" w:rsidRDefault="00F85A2C" w14:paraId="40E7FBBD" w14:textId="6649B078">
            <w:pPr>
              <w:rPr>
                <w:rFonts w:asciiTheme="minorHAnsi" w:hAnsiTheme="minorHAnsi" w:cstheme="minorHAnsi"/>
                <w:sz w:val="22"/>
                <w:szCs w:val="22"/>
              </w:rPr>
            </w:pPr>
            <w:r w:rsidRPr="003B4EB2">
              <w:rPr>
                <w:rFonts w:asciiTheme="minorHAnsi" w:hAnsiTheme="minorHAnsi" w:cstheme="minorHAnsi"/>
                <w:sz w:val="22"/>
                <w:szCs w:val="22"/>
              </w:rPr>
              <w:t>Project Sponsor</w:t>
            </w:r>
          </w:p>
        </w:tc>
      </w:tr>
      <w:tr w:rsidRPr="009734F3" w:rsidR="005F2950" w:rsidTr="079EE3AA" w14:paraId="5A14A3E0" w14:textId="77777777">
        <w:tc>
          <w:tcPr>
            <w:tcW w:w="3369" w:type="dxa"/>
            <w:tcBorders>
              <w:top w:val="single" w:color="auto" w:sz="6" w:space="0"/>
              <w:left w:val="single" w:color="auto" w:sz="6" w:space="0"/>
              <w:bottom w:val="single" w:color="auto" w:sz="6" w:space="0"/>
              <w:right w:val="single" w:color="auto" w:sz="6" w:space="0"/>
            </w:tcBorders>
          </w:tcPr>
          <w:p w:rsidRPr="003B4EB2" w:rsidR="005F2950" w:rsidP="005F2950" w:rsidRDefault="005F2950" w14:paraId="32EFC07B" w14:textId="29346073">
            <w:pPr>
              <w:ind w:left="34" w:hanging="34"/>
              <w:rPr>
                <w:rFonts w:asciiTheme="minorHAnsi" w:hAnsiTheme="minorHAnsi" w:cstheme="minorHAnsi"/>
                <w:sz w:val="22"/>
                <w:szCs w:val="22"/>
              </w:rPr>
            </w:pPr>
            <w:r>
              <w:rPr>
                <w:rFonts w:ascii="Calibri" w:hAnsi="Calibri"/>
                <w:sz w:val="22"/>
                <w:szCs w:val="22"/>
              </w:rPr>
              <w:t>Steve Dickason</w:t>
            </w:r>
          </w:p>
        </w:tc>
        <w:tc>
          <w:tcPr>
            <w:tcW w:w="6412" w:type="dxa"/>
            <w:tcBorders>
              <w:top w:val="single" w:color="auto" w:sz="6" w:space="0"/>
              <w:left w:val="single" w:color="auto" w:sz="6" w:space="0"/>
              <w:bottom w:val="single" w:color="auto" w:sz="6" w:space="0"/>
              <w:right w:val="single" w:color="auto" w:sz="6" w:space="0"/>
            </w:tcBorders>
          </w:tcPr>
          <w:p w:rsidRPr="003B4EB2" w:rsidR="005F2950" w:rsidP="005F2950" w:rsidRDefault="005F2950" w14:paraId="32B80E98" w14:textId="5964DA27">
            <w:pPr>
              <w:rPr>
                <w:rFonts w:asciiTheme="minorHAnsi" w:hAnsiTheme="minorHAnsi" w:cstheme="minorHAnsi"/>
                <w:sz w:val="22"/>
                <w:szCs w:val="22"/>
              </w:rPr>
            </w:pPr>
            <w:r>
              <w:t>Head of Data Strategy, Governance &amp; Architecture</w:t>
            </w:r>
          </w:p>
        </w:tc>
      </w:tr>
      <w:tr w:rsidRPr="009734F3" w:rsidR="005F2950" w:rsidTr="079EE3AA" w14:paraId="0B5023A1" w14:textId="77777777">
        <w:tc>
          <w:tcPr>
            <w:tcW w:w="3369" w:type="dxa"/>
            <w:tcBorders>
              <w:top w:val="single" w:color="auto" w:sz="6" w:space="0"/>
              <w:left w:val="single" w:color="auto" w:sz="6" w:space="0"/>
              <w:bottom w:val="single" w:color="auto" w:sz="6" w:space="0"/>
              <w:right w:val="single" w:color="auto" w:sz="6" w:space="0"/>
            </w:tcBorders>
          </w:tcPr>
          <w:p w:rsidRPr="003B4EB2" w:rsidR="005F2950" w:rsidP="005F2950" w:rsidRDefault="005F2950" w14:paraId="3FD5040F" w14:textId="50819839">
            <w:pPr>
              <w:ind w:left="34" w:hanging="34"/>
              <w:rPr>
                <w:rFonts w:asciiTheme="minorHAnsi" w:hAnsiTheme="minorHAnsi" w:cstheme="minorHAnsi"/>
                <w:sz w:val="22"/>
                <w:szCs w:val="22"/>
              </w:rPr>
            </w:pPr>
            <w:r w:rsidRPr="003B4EB2">
              <w:rPr>
                <w:rFonts w:asciiTheme="minorHAnsi" w:hAnsiTheme="minorHAnsi" w:cstheme="minorHAnsi"/>
                <w:sz w:val="22"/>
                <w:szCs w:val="22"/>
              </w:rPr>
              <w:t xml:space="preserve">Erik Lenz </w:t>
            </w:r>
          </w:p>
        </w:tc>
        <w:tc>
          <w:tcPr>
            <w:tcW w:w="6412" w:type="dxa"/>
            <w:tcBorders>
              <w:top w:val="single" w:color="auto" w:sz="6" w:space="0"/>
              <w:left w:val="single" w:color="auto" w:sz="6" w:space="0"/>
              <w:bottom w:val="single" w:color="auto" w:sz="6" w:space="0"/>
              <w:right w:val="single" w:color="auto" w:sz="6" w:space="0"/>
            </w:tcBorders>
          </w:tcPr>
          <w:p w:rsidRPr="003B4EB2" w:rsidR="005F2950" w:rsidP="005F2950" w:rsidRDefault="005F2950" w14:paraId="6A098C16" w14:textId="16B9A876">
            <w:pPr>
              <w:rPr>
                <w:rFonts w:asciiTheme="minorHAnsi" w:hAnsiTheme="minorHAnsi" w:cstheme="minorHAnsi"/>
                <w:sz w:val="22"/>
                <w:szCs w:val="22"/>
              </w:rPr>
            </w:pPr>
            <w:r w:rsidRPr="003B4EB2">
              <w:rPr>
                <w:rFonts w:asciiTheme="minorHAnsi" w:hAnsiTheme="minorHAnsi" w:cstheme="minorHAnsi"/>
                <w:sz w:val="22"/>
                <w:szCs w:val="22"/>
              </w:rPr>
              <w:t>Head of Supply Chain Excellence</w:t>
            </w:r>
          </w:p>
        </w:tc>
      </w:tr>
      <w:tr w:rsidRPr="009734F3" w:rsidR="0027256F" w:rsidTr="079EE3AA" w14:paraId="4FFB7709" w14:textId="77777777">
        <w:tc>
          <w:tcPr>
            <w:tcW w:w="3369" w:type="dxa"/>
            <w:tcBorders>
              <w:top w:val="single" w:color="auto" w:sz="6" w:space="0"/>
              <w:left w:val="single" w:color="auto" w:sz="6" w:space="0"/>
              <w:bottom w:val="single" w:color="auto" w:sz="6" w:space="0"/>
              <w:right w:val="single" w:color="auto" w:sz="6" w:space="0"/>
            </w:tcBorders>
          </w:tcPr>
          <w:p w:rsidRPr="003B4EB2" w:rsidR="0027256F" w:rsidP="0027256F" w:rsidRDefault="0027256F" w14:paraId="22408885" w14:textId="014C4C02">
            <w:pPr>
              <w:ind w:left="34" w:hanging="34"/>
              <w:rPr>
                <w:rFonts w:asciiTheme="minorHAnsi" w:hAnsiTheme="minorHAnsi" w:cstheme="minorHAnsi"/>
                <w:sz w:val="22"/>
                <w:szCs w:val="22"/>
              </w:rPr>
            </w:pPr>
            <w:r w:rsidRPr="003B4EB2">
              <w:rPr>
                <w:rFonts w:asciiTheme="minorHAnsi" w:hAnsiTheme="minorHAnsi" w:cstheme="minorHAnsi"/>
                <w:sz w:val="22"/>
                <w:szCs w:val="22"/>
              </w:rPr>
              <w:t xml:space="preserve">Gunnar </w:t>
            </w:r>
            <w:proofErr w:type="spellStart"/>
            <w:r w:rsidRPr="003B4EB2">
              <w:rPr>
                <w:rFonts w:asciiTheme="minorHAnsi" w:hAnsiTheme="minorHAnsi" w:cstheme="minorHAnsi"/>
                <w:sz w:val="22"/>
                <w:szCs w:val="22"/>
              </w:rPr>
              <w:t>Glasneck</w:t>
            </w:r>
            <w:proofErr w:type="spellEnd"/>
          </w:p>
        </w:tc>
        <w:tc>
          <w:tcPr>
            <w:tcW w:w="6412" w:type="dxa"/>
            <w:tcBorders>
              <w:top w:val="single" w:color="auto" w:sz="6" w:space="0"/>
              <w:left w:val="single" w:color="auto" w:sz="6" w:space="0"/>
              <w:bottom w:val="single" w:color="auto" w:sz="6" w:space="0"/>
              <w:right w:val="single" w:color="auto" w:sz="6" w:space="0"/>
            </w:tcBorders>
          </w:tcPr>
          <w:p w:rsidRPr="003B4EB2" w:rsidR="0027256F" w:rsidP="0027256F" w:rsidRDefault="0027256F" w14:paraId="20C21063" w14:textId="670C9A54">
            <w:pPr>
              <w:rPr>
                <w:rFonts w:asciiTheme="minorHAnsi" w:hAnsiTheme="minorHAnsi" w:cstheme="minorHAnsi"/>
                <w:sz w:val="22"/>
                <w:szCs w:val="22"/>
              </w:rPr>
            </w:pPr>
            <w:r w:rsidRPr="003B4EB2">
              <w:rPr>
                <w:rFonts w:asciiTheme="minorHAnsi" w:hAnsiTheme="minorHAnsi" w:cstheme="minorHAnsi"/>
                <w:sz w:val="22"/>
                <w:szCs w:val="22"/>
              </w:rPr>
              <w:t>Head of Supply Chain Enablement</w:t>
            </w:r>
          </w:p>
        </w:tc>
      </w:tr>
      <w:tr w:rsidRPr="009734F3" w:rsidR="0027256F" w:rsidTr="079EE3AA" w14:paraId="6BE9C815" w14:textId="77777777">
        <w:tc>
          <w:tcPr>
            <w:tcW w:w="3369" w:type="dxa"/>
            <w:tcBorders>
              <w:top w:val="single" w:color="auto" w:sz="6" w:space="0"/>
              <w:left w:val="single" w:color="auto" w:sz="6" w:space="0"/>
              <w:bottom w:val="single" w:color="auto" w:sz="6" w:space="0"/>
              <w:right w:val="single" w:color="auto" w:sz="6" w:space="0"/>
            </w:tcBorders>
          </w:tcPr>
          <w:p w:rsidRPr="003B4EB2" w:rsidR="0027256F" w:rsidP="0027256F" w:rsidRDefault="0027256F" w14:paraId="76FFAC5B" w14:textId="4369B75D">
            <w:pPr>
              <w:ind w:left="34" w:hanging="34"/>
              <w:rPr>
                <w:rFonts w:asciiTheme="minorHAnsi" w:hAnsiTheme="minorHAnsi" w:cstheme="minorHAnsi"/>
                <w:sz w:val="22"/>
                <w:szCs w:val="22"/>
              </w:rPr>
            </w:pPr>
            <w:r>
              <w:rPr>
                <w:rFonts w:ascii="Calibri" w:hAnsi="Calibri"/>
                <w:sz w:val="22"/>
                <w:szCs w:val="22"/>
              </w:rPr>
              <w:t>May Halim</w:t>
            </w:r>
          </w:p>
        </w:tc>
        <w:tc>
          <w:tcPr>
            <w:tcW w:w="6412" w:type="dxa"/>
            <w:tcBorders>
              <w:top w:val="single" w:color="auto" w:sz="6" w:space="0"/>
              <w:left w:val="single" w:color="auto" w:sz="6" w:space="0"/>
              <w:bottom w:val="single" w:color="auto" w:sz="6" w:space="0"/>
              <w:right w:val="single" w:color="auto" w:sz="6" w:space="0"/>
            </w:tcBorders>
          </w:tcPr>
          <w:p w:rsidRPr="003B4EB2" w:rsidR="0027256F" w:rsidP="0027256F" w:rsidRDefault="0027256F" w14:paraId="49841A17" w14:textId="49AC31E4">
            <w:pPr>
              <w:rPr>
                <w:rFonts w:asciiTheme="minorHAnsi" w:hAnsiTheme="minorHAnsi" w:cstheme="minorHAnsi"/>
                <w:sz w:val="22"/>
                <w:szCs w:val="22"/>
              </w:rPr>
            </w:pPr>
            <w:r>
              <w:t>Head of IT Supply Chain Realisation, Sustainability &amp; Data</w:t>
            </w:r>
          </w:p>
        </w:tc>
      </w:tr>
      <w:tr w:rsidRPr="009734F3" w:rsidR="0027256F" w:rsidTr="079EE3AA" w14:paraId="60508AF1" w14:textId="77777777">
        <w:tc>
          <w:tcPr>
            <w:tcW w:w="3369" w:type="dxa"/>
            <w:tcBorders>
              <w:top w:val="single" w:color="auto" w:sz="6" w:space="0"/>
              <w:left w:val="single" w:color="auto" w:sz="6" w:space="0"/>
              <w:bottom w:val="single" w:color="auto" w:sz="6" w:space="0"/>
              <w:right w:val="single" w:color="auto" w:sz="6" w:space="0"/>
            </w:tcBorders>
          </w:tcPr>
          <w:p w:rsidRPr="003B4EB2" w:rsidR="0027256F" w:rsidP="0027256F" w:rsidRDefault="0027256F" w14:paraId="5D0B8E16" w14:textId="77538C62">
            <w:pPr>
              <w:ind w:left="34" w:hanging="34"/>
              <w:rPr>
                <w:rFonts w:asciiTheme="minorHAnsi" w:hAnsiTheme="minorHAnsi" w:cstheme="minorHAnsi"/>
                <w:sz w:val="22"/>
                <w:szCs w:val="22"/>
              </w:rPr>
            </w:pPr>
            <w:r w:rsidRPr="003B4EB2">
              <w:rPr>
                <w:rFonts w:asciiTheme="minorHAnsi" w:hAnsiTheme="minorHAnsi" w:cstheme="minorHAnsi"/>
                <w:sz w:val="22"/>
                <w:szCs w:val="22"/>
              </w:rPr>
              <w:t xml:space="preserve">Maciej </w:t>
            </w:r>
            <w:proofErr w:type="spellStart"/>
            <w:r w:rsidRPr="003B4EB2">
              <w:rPr>
                <w:rFonts w:asciiTheme="minorHAnsi" w:hAnsiTheme="minorHAnsi" w:cstheme="minorHAnsi"/>
                <w:sz w:val="22"/>
                <w:szCs w:val="22"/>
              </w:rPr>
              <w:t>Grebski</w:t>
            </w:r>
            <w:proofErr w:type="spellEnd"/>
          </w:p>
        </w:tc>
        <w:tc>
          <w:tcPr>
            <w:tcW w:w="6412" w:type="dxa"/>
            <w:tcBorders>
              <w:top w:val="single" w:color="auto" w:sz="6" w:space="0"/>
              <w:left w:val="single" w:color="auto" w:sz="6" w:space="0"/>
              <w:bottom w:val="single" w:color="auto" w:sz="6" w:space="0"/>
              <w:right w:val="single" w:color="auto" w:sz="6" w:space="0"/>
            </w:tcBorders>
          </w:tcPr>
          <w:p w:rsidRPr="003B4EB2" w:rsidR="0027256F" w:rsidP="0027256F" w:rsidRDefault="0027256F" w14:paraId="1F56CF04" w14:textId="5B3D941F">
            <w:pPr>
              <w:rPr>
                <w:rFonts w:asciiTheme="minorHAnsi" w:hAnsiTheme="minorHAnsi" w:cstheme="minorHAnsi"/>
                <w:sz w:val="22"/>
                <w:szCs w:val="22"/>
              </w:rPr>
            </w:pPr>
            <w:r w:rsidRPr="003B4EB2">
              <w:rPr>
                <w:rFonts w:asciiTheme="minorHAnsi" w:hAnsiTheme="minorHAnsi" w:cstheme="minorHAnsi"/>
                <w:sz w:val="22"/>
                <w:szCs w:val="22"/>
              </w:rPr>
              <w:t>Head of Demand Planning</w:t>
            </w:r>
          </w:p>
        </w:tc>
      </w:tr>
      <w:tr w:rsidRPr="009734F3" w:rsidR="0027256F" w:rsidTr="079EE3AA" w14:paraId="7A37A039" w14:textId="77777777">
        <w:tc>
          <w:tcPr>
            <w:tcW w:w="3369" w:type="dxa"/>
            <w:tcBorders>
              <w:top w:val="single" w:color="auto" w:sz="6" w:space="0"/>
              <w:left w:val="single" w:color="auto" w:sz="6" w:space="0"/>
              <w:bottom w:val="single" w:color="auto" w:sz="6" w:space="0"/>
              <w:right w:val="single" w:color="auto" w:sz="6" w:space="0"/>
            </w:tcBorders>
          </w:tcPr>
          <w:p w:rsidRPr="003B4EB2" w:rsidR="0027256F" w:rsidP="0027256F" w:rsidRDefault="0027256F" w14:paraId="333281F1" w14:textId="59639744">
            <w:pPr>
              <w:ind w:left="34" w:hanging="34"/>
              <w:rPr>
                <w:rFonts w:asciiTheme="minorHAnsi" w:hAnsiTheme="minorHAnsi" w:cstheme="minorHAnsi"/>
                <w:sz w:val="22"/>
                <w:szCs w:val="22"/>
              </w:rPr>
            </w:pPr>
            <w:r w:rsidRPr="003B4EB2">
              <w:rPr>
                <w:rFonts w:asciiTheme="minorHAnsi" w:hAnsiTheme="minorHAnsi" w:cstheme="minorHAnsi"/>
                <w:sz w:val="22"/>
                <w:szCs w:val="22"/>
              </w:rPr>
              <w:t xml:space="preserve">Patrice </w:t>
            </w:r>
            <w:proofErr w:type="spellStart"/>
            <w:r w:rsidRPr="003B4EB2">
              <w:rPr>
                <w:rFonts w:asciiTheme="minorHAnsi" w:hAnsiTheme="minorHAnsi" w:cstheme="minorHAnsi"/>
                <w:sz w:val="22"/>
                <w:szCs w:val="22"/>
              </w:rPr>
              <w:t>Gourlet</w:t>
            </w:r>
            <w:proofErr w:type="spellEnd"/>
          </w:p>
        </w:tc>
        <w:tc>
          <w:tcPr>
            <w:tcW w:w="6412" w:type="dxa"/>
            <w:tcBorders>
              <w:top w:val="single" w:color="auto" w:sz="6" w:space="0"/>
              <w:left w:val="single" w:color="auto" w:sz="6" w:space="0"/>
              <w:bottom w:val="single" w:color="auto" w:sz="6" w:space="0"/>
              <w:right w:val="single" w:color="auto" w:sz="6" w:space="0"/>
            </w:tcBorders>
          </w:tcPr>
          <w:p w:rsidRPr="003B4EB2" w:rsidR="0027256F" w:rsidP="0027256F" w:rsidRDefault="0027256F" w14:paraId="33AFCC26" w14:textId="5CAEE2C5">
            <w:pPr>
              <w:rPr>
                <w:rFonts w:asciiTheme="minorHAnsi" w:hAnsiTheme="minorHAnsi" w:cstheme="minorHAnsi"/>
                <w:sz w:val="22"/>
                <w:szCs w:val="22"/>
              </w:rPr>
            </w:pPr>
            <w:r w:rsidRPr="003B4EB2">
              <w:rPr>
                <w:rFonts w:asciiTheme="minorHAnsi" w:hAnsiTheme="minorHAnsi" w:cstheme="minorHAnsi"/>
                <w:sz w:val="22"/>
                <w:szCs w:val="22"/>
              </w:rPr>
              <w:t>Head of Data Architecture</w:t>
            </w:r>
          </w:p>
        </w:tc>
      </w:tr>
      <w:tr w:rsidRPr="009734F3" w:rsidR="0045762E" w:rsidTr="079EE3AA" w14:paraId="4BAAC3C8" w14:textId="77777777">
        <w:tc>
          <w:tcPr>
            <w:tcW w:w="3369" w:type="dxa"/>
            <w:tcBorders>
              <w:top w:val="single" w:color="auto" w:sz="6" w:space="0"/>
              <w:left w:val="single" w:color="auto" w:sz="6" w:space="0"/>
              <w:bottom w:val="single" w:color="auto" w:sz="6" w:space="0"/>
              <w:right w:val="single" w:color="auto" w:sz="6" w:space="0"/>
            </w:tcBorders>
          </w:tcPr>
          <w:p w:rsidRPr="003B4EB2" w:rsidR="0045762E" w:rsidP="0045762E" w:rsidRDefault="0045762E" w14:paraId="4450ECC8" w14:textId="7FE8A962">
            <w:pPr>
              <w:ind w:left="34" w:hanging="34"/>
              <w:rPr>
                <w:rFonts w:asciiTheme="minorHAnsi" w:hAnsiTheme="minorHAnsi" w:cstheme="minorHAnsi"/>
                <w:sz w:val="22"/>
                <w:szCs w:val="22"/>
              </w:rPr>
            </w:pPr>
            <w:r w:rsidRPr="003B4EB2">
              <w:rPr>
                <w:rFonts w:asciiTheme="minorHAnsi" w:hAnsiTheme="minorHAnsi" w:cstheme="minorHAnsi"/>
                <w:sz w:val="22"/>
                <w:szCs w:val="22"/>
              </w:rPr>
              <w:t>Javier Romero Blazquez</w:t>
            </w:r>
          </w:p>
        </w:tc>
        <w:tc>
          <w:tcPr>
            <w:tcW w:w="6412" w:type="dxa"/>
            <w:tcBorders>
              <w:top w:val="single" w:color="auto" w:sz="6" w:space="0"/>
              <w:left w:val="single" w:color="auto" w:sz="6" w:space="0"/>
              <w:bottom w:val="single" w:color="auto" w:sz="6" w:space="0"/>
              <w:right w:val="single" w:color="auto" w:sz="6" w:space="0"/>
            </w:tcBorders>
          </w:tcPr>
          <w:p w:rsidRPr="003B4EB2" w:rsidR="0045762E" w:rsidP="0045762E" w:rsidRDefault="0045762E" w14:paraId="6F989576" w14:textId="1BB70AC4">
            <w:pPr>
              <w:rPr>
                <w:rFonts w:asciiTheme="minorHAnsi" w:hAnsiTheme="minorHAnsi" w:cstheme="minorHAnsi"/>
                <w:sz w:val="22"/>
                <w:szCs w:val="22"/>
              </w:rPr>
            </w:pPr>
            <w:r w:rsidRPr="003B4EB2">
              <w:rPr>
                <w:rFonts w:asciiTheme="minorHAnsi" w:hAnsiTheme="minorHAnsi" w:cstheme="minorHAnsi"/>
                <w:sz w:val="22"/>
                <w:szCs w:val="22"/>
              </w:rPr>
              <w:t>Head of Data Platforms</w:t>
            </w:r>
          </w:p>
        </w:tc>
      </w:tr>
      <w:tr w:rsidRPr="009734F3" w:rsidR="00F96047" w:rsidTr="079EE3AA" w14:paraId="13D5F400" w14:textId="77777777">
        <w:tc>
          <w:tcPr>
            <w:tcW w:w="3369" w:type="dxa"/>
            <w:tcBorders>
              <w:top w:val="single" w:color="auto" w:sz="6" w:space="0"/>
              <w:left w:val="single" w:color="auto" w:sz="6" w:space="0"/>
              <w:bottom w:val="single" w:color="auto" w:sz="6" w:space="0"/>
              <w:right w:val="single" w:color="auto" w:sz="6" w:space="0"/>
            </w:tcBorders>
          </w:tcPr>
          <w:p w:rsidRPr="003B4EB2" w:rsidR="00F96047" w:rsidP="00AF4835" w:rsidRDefault="00574DDB" w14:paraId="01FC78EB" w14:textId="00670E87">
            <w:pPr>
              <w:rPr>
                <w:rFonts w:asciiTheme="minorHAnsi" w:hAnsiTheme="minorHAnsi" w:cstheme="minorHAnsi"/>
                <w:sz w:val="22"/>
                <w:szCs w:val="22"/>
              </w:rPr>
            </w:pPr>
            <w:r w:rsidRPr="003B4EB2">
              <w:rPr>
                <w:rFonts w:asciiTheme="minorHAnsi" w:hAnsiTheme="minorHAnsi" w:cstheme="minorHAnsi"/>
                <w:sz w:val="22"/>
                <w:szCs w:val="22"/>
              </w:rPr>
              <w:t>Katar</w:t>
            </w:r>
            <w:r w:rsidR="005A0D8B">
              <w:rPr>
                <w:rFonts w:asciiTheme="minorHAnsi" w:hAnsiTheme="minorHAnsi" w:cstheme="minorHAnsi"/>
                <w:sz w:val="22"/>
                <w:szCs w:val="22"/>
              </w:rPr>
              <w:t>zy</w:t>
            </w:r>
            <w:r w:rsidRPr="003B4EB2">
              <w:rPr>
                <w:rFonts w:asciiTheme="minorHAnsi" w:hAnsiTheme="minorHAnsi" w:cstheme="minorHAnsi"/>
                <w:sz w:val="22"/>
                <w:szCs w:val="22"/>
              </w:rPr>
              <w:t xml:space="preserve">na </w:t>
            </w:r>
            <w:proofErr w:type="spellStart"/>
            <w:r w:rsidRPr="003B4EB2">
              <w:rPr>
                <w:rFonts w:asciiTheme="minorHAnsi" w:hAnsiTheme="minorHAnsi" w:cstheme="minorHAnsi"/>
                <w:sz w:val="22"/>
                <w:szCs w:val="22"/>
              </w:rPr>
              <w:t>Michalowska</w:t>
            </w:r>
            <w:proofErr w:type="spellEnd"/>
          </w:p>
        </w:tc>
        <w:tc>
          <w:tcPr>
            <w:tcW w:w="6412" w:type="dxa"/>
            <w:tcBorders>
              <w:top w:val="single" w:color="auto" w:sz="6" w:space="0"/>
              <w:left w:val="single" w:color="auto" w:sz="6" w:space="0"/>
              <w:bottom w:val="single" w:color="auto" w:sz="6" w:space="0"/>
              <w:right w:val="single" w:color="auto" w:sz="6" w:space="0"/>
            </w:tcBorders>
          </w:tcPr>
          <w:p w:rsidRPr="003B4EB2" w:rsidR="00F96047" w:rsidP="00AF4835" w:rsidRDefault="008F20AD" w14:paraId="4DB780D3" w14:textId="0298F5F3">
            <w:pPr>
              <w:rPr>
                <w:rFonts w:asciiTheme="minorHAnsi" w:hAnsiTheme="minorHAnsi" w:cstheme="minorHAnsi"/>
                <w:b/>
                <w:bCs/>
                <w:sz w:val="22"/>
                <w:szCs w:val="22"/>
              </w:rPr>
            </w:pPr>
            <w:r w:rsidRPr="003B4EB2">
              <w:rPr>
                <w:rFonts w:asciiTheme="minorHAnsi" w:hAnsiTheme="minorHAnsi" w:cstheme="minorHAnsi"/>
                <w:sz w:val="22"/>
                <w:szCs w:val="22"/>
              </w:rPr>
              <w:t>Pro</w:t>
            </w:r>
            <w:r w:rsidRPr="003B4EB2" w:rsidR="004A7809">
              <w:rPr>
                <w:rFonts w:asciiTheme="minorHAnsi" w:hAnsiTheme="minorHAnsi" w:cstheme="minorHAnsi"/>
                <w:sz w:val="22"/>
                <w:szCs w:val="22"/>
              </w:rPr>
              <w:t>ject</w:t>
            </w:r>
            <w:r w:rsidRPr="003B4EB2">
              <w:rPr>
                <w:rFonts w:asciiTheme="minorHAnsi" w:hAnsiTheme="minorHAnsi" w:cstheme="minorHAnsi"/>
                <w:sz w:val="22"/>
                <w:szCs w:val="22"/>
              </w:rPr>
              <w:t xml:space="preserve"> Manager</w:t>
            </w:r>
          </w:p>
        </w:tc>
      </w:tr>
      <w:tr w:rsidRPr="009734F3" w:rsidR="00F96047" w:rsidTr="079EE3AA" w14:paraId="13E5B655" w14:textId="77777777">
        <w:tc>
          <w:tcPr>
            <w:tcW w:w="3369" w:type="dxa"/>
            <w:tcBorders>
              <w:top w:val="single" w:color="auto" w:sz="6" w:space="0"/>
              <w:left w:val="single" w:color="auto" w:sz="6" w:space="0"/>
              <w:bottom w:val="single" w:color="auto" w:sz="6" w:space="0"/>
              <w:right w:val="single" w:color="auto" w:sz="6" w:space="0"/>
            </w:tcBorders>
          </w:tcPr>
          <w:p w:rsidRPr="003B4EB2" w:rsidR="00F96047" w:rsidP="00AF4835" w:rsidRDefault="00A72FBA" w14:paraId="11FE6A36" w14:textId="65F1CE0D">
            <w:pPr>
              <w:rPr>
                <w:rFonts w:asciiTheme="minorHAnsi" w:hAnsiTheme="minorHAnsi" w:cstheme="minorHAnsi"/>
                <w:sz w:val="22"/>
                <w:szCs w:val="22"/>
              </w:rPr>
            </w:pPr>
            <w:r w:rsidRPr="003B4EB2">
              <w:rPr>
                <w:rFonts w:asciiTheme="minorHAnsi" w:hAnsiTheme="minorHAnsi" w:cstheme="minorHAnsi"/>
                <w:sz w:val="22"/>
                <w:szCs w:val="22"/>
              </w:rPr>
              <w:t>Lalit</w:t>
            </w:r>
            <w:r w:rsidRPr="003B4EB2" w:rsidR="00D67736">
              <w:rPr>
                <w:rFonts w:asciiTheme="minorHAnsi" w:hAnsiTheme="minorHAnsi" w:cstheme="minorHAnsi"/>
                <w:sz w:val="22"/>
                <w:szCs w:val="22"/>
              </w:rPr>
              <w:t xml:space="preserve"> Kapur</w:t>
            </w:r>
          </w:p>
        </w:tc>
        <w:tc>
          <w:tcPr>
            <w:tcW w:w="6412" w:type="dxa"/>
            <w:tcBorders>
              <w:top w:val="single" w:color="auto" w:sz="6" w:space="0"/>
              <w:left w:val="single" w:color="auto" w:sz="6" w:space="0"/>
              <w:bottom w:val="single" w:color="auto" w:sz="6" w:space="0"/>
              <w:right w:val="single" w:color="auto" w:sz="6" w:space="0"/>
            </w:tcBorders>
          </w:tcPr>
          <w:p w:rsidRPr="003B4EB2" w:rsidR="00F96047" w:rsidP="00AF4835" w:rsidRDefault="00D67736" w14:paraId="683D54A9" w14:textId="380FE6AD">
            <w:pPr>
              <w:rPr>
                <w:rFonts w:asciiTheme="minorHAnsi" w:hAnsiTheme="minorHAnsi" w:cstheme="minorHAnsi"/>
                <w:sz w:val="22"/>
                <w:szCs w:val="22"/>
              </w:rPr>
            </w:pPr>
            <w:r w:rsidRPr="003B4EB2">
              <w:rPr>
                <w:rFonts w:asciiTheme="minorHAnsi" w:hAnsiTheme="minorHAnsi" w:cstheme="minorHAnsi"/>
                <w:sz w:val="22"/>
                <w:szCs w:val="22"/>
              </w:rPr>
              <w:t>Data</w:t>
            </w:r>
            <w:r w:rsidRPr="003B4EB2" w:rsidR="00A72FBA">
              <w:rPr>
                <w:rFonts w:asciiTheme="minorHAnsi" w:hAnsiTheme="minorHAnsi" w:cstheme="minorHAnsi"/>
                <w:sz w:val="22"/>
                <w:szCs w:val="22"/>
              </w:rPr>
              <w:t xml:space="preserve"> Project Manager</w:t>
            </w:r>
          </w:p>
        </w:tc>
      </w:tr>
      <w:tr w:rsidRPr="009734F3" w:rsidR="00F96047" w:rsidTr="079EE3AA" w14:paraId="70D9DFA2" w14:textId="77777777">
        <w:tc>
          <w:tcPr>
            <w:tcW w:w="3369" w:type="dxa"/>
            <w:tcBorders>
              <w:top w:val="single" w:color="auto" w:sz="6" w:space="0"/>
              <w:left w:val="single" w:color="auto" w:sz="6" w:space="0"/>
              <w:bottom w:val="single" w:color="auto" w:sz="6" w:space="0"/>
              <w:right w:val="single" w:color="auto" w:sz="6" w:space="0"/>
            </w:tcBorders>
          </w:tcPr>
          <w:p w:rsidRPr="003B4EB2" w:rsidR="00F96047" w:rsidP="00AF4835" w:rsidRDefault="00A72FBA" w14:paraId="6E9093AC" w14:textId="35EF4DC4">
            <w:pPr>
              <w:ind w:left="34" w:hanging="34"/>
              <w:rPr>
                <w:rFonts w:asciiTheme="minorHAnsi" w:hAnsiTheme="minorHAnsi" w:cstheme="minorHAnsi"/>
                <w:sz w:val="22"/>
                <w:szCs w:val="22"/>
              </w:rPr>
            </w:pPr>
            <w:proofErr w:type="spellStart"/>
            <w:r w:rsidRPr="003B4EB2">
              <w:rPr>
                <w:rFonts w:asciiTheme="minorHAnsi" w:hAnsiTheme="minorHAnsi" w:cstheme="minorHAnsi"/>
                <w:sz w:val="22"/>
                <w:szCs w:val="22"/>
              </w:rPr>
              <w:t>Les</w:t>
            </w:r>
            <w:r w:rsidRPr="003B4EB2" w:rsidR="00EA6C09">
              <w:rPr>
                <w:rFonts w:asciiTheme="minorHAnsi" w:hAnsiTheme="minorHAnsi" w:cstheme="minorHAnsi"/>
                <w:sz w:val="22"/>
                <w:szCs w:val="22"/>
              </w:rPr>
              <w:t>ya</w:t>
            </w:r>
            <w:proofErr w:type="spellEnd"/>
            <w:r w:rsidRPr="003B4EB2" w:rsidR="00EA6C09">
              <w:rPr>
                <w:rFonts w:asciiTheme="minorHAnsi" w:hAnsiTheme="minorHAnsi" w:cstheme="minorHAnsi"/>
                <w:sz w:val="22"/>
                <w:szCs w:val="22"/>
              </w:rPr>
              <w:t xml:space="preserve"> </w:t>
            </w:r>
            <w:proofErr w:type="spellStart"/>
            <w:r w:rsidRPr="003B4EB2" w:rsidR="00EA6C09">
              <w:rPr>
                <w:rFonts w:asciiTheme="minorHAnsi" w:hAnsiTheme="minorHAnsi" w:cstheme="minorHAnsi"/>
                <w:sz w:val="22"/>
                <w:szCs w:val="22"/>
              </w:rPr>
              <w:t>Toryany</w:t>
            </w:r>
            <w:r w:rsidR="00C975E5">
              <w:rPr>
                <w:rFonts w:asciiTheme="minorHAnsi" w:hAnsiTheme="minorHAnsi" w:cstheme="minorHAnsi"/>
                <w:sz w:val="22"/>
                <w:szCs w:val="22"/>
              </w:rPr>
              <w:t>k</w:t>
            </w:r>
            <w:proofErr w:type="spellEnd"/>
          </w:p>
        </w:tc>
        <w:tc>
          <w:tcPr>
            <w:tcW w:w="6412" w:type="dxa"/>
            <w:tcBorders>
              <w:top w:val="single" w:color="auto" w:sz="6" w:space="0"/>
              <w:left w:val="single" w:color="auto" w:sz="6" w:space="0"/>
              <w:bottom w:val="single" w:color="auto" w:sz="6" w:space="0"/>
              <w:right w:val="single" w:color="auto" w:sz="6" w:space="0"/>
            </w:tcBorders>
          </w:tcPr>
          <w:p w:rsidRPr="003B4EB2" w:rsidR="00F96047" w:rsidP="00AF4835" w:rsidRDefault="00611CF4" w14:paraId="3B7E218D" w14:textId="433ADC1C">
            <w:pPr>
              <w:rPr>
                <w:rFonts w:asciiTheme="minorHAnsi" w:hAnsiTheme="minorHAnsi" w:cstheme="minorHAnsi"/>
                <w:sz w:val="22"/>
                <w:szCs w:val="22"/>
              </w:rPr>
            </w:pPr>
            <w:r w:rsidRPr="003B4EB2">
              <w:rPr>
                <w:rFonts w:asciiTheme="minorHAnsi" w:hAnsiTheme="minorHAnsi" w:cstheme="minorHAnsi"/>
                <w:sz w:val="22"/>
                <w:szCs w:val="22"/>
              </w:rPr>
              <w:t>Demand Planning Transformation Manager</w:t>
            </w:r>
          </w:p>
        </w:tc>
      </w:tr>
      <w:tr w:rsidRPr="009734F3" w:rsidR="003D7764" w:rsidTr="079EE3AA" w14:paraId="7E9E0CF9" w14:textId="77777777">
        <w:tc>
          <w:tcPr>
            <w:tcW w:w="3369" w:type="dxa"/>
            <w:tcBorders>
              <w:top w:val="single" w:color="auto" w:sz="6" w:space="0"/>
              <w:left w:val="single" w:color="auto" w:sz="6" w:space="0"/>
              <w:bottom w:val="single" w:color="auto" w:sz="6" w:space="0"/>
              <w:right w:val="single" w:color="auto" w:sz="6" w:space="0"/>
            </w:tcBorders>
          </w:tcPr>
          <w:p w:rsidR="003D7764" w:rsidP="00AF4835" w:rsidRDefault="00C76F72" w14:paraId="1DF94D8B" w14:textId="3CD14873">
            <w:pPr>
              <w:rPr>
                <w:rFonts w:ascii="Calibri" w:hAnsi="Calibri"/>
                <w:sz w:val="22"/>
                <w:szCs w:val="22"/>
              </w:rPr>
            </w:pPr>
            <w:r>
              <w:rPr>
                <w:rFonts w:ascii="Calibri" w:hAnsi="Calibri"/>
                <w:sz w:val="22"/>
                <w:szCs w:val="22"/>
              </w:rPr>
              <w:t>Moham</w:t>
            </w:r>
            <w:r w:rsidR="000F69AE">
              <w:rPr>
                <w:rFonts w:ascii="Calibri" w:hAnsi="Calibri"/>
                <w:sz w:val="22"/>
                <w:szCs w:val="22"/>
              </w:rPr>
              <w:t>ed Khalifa</w:t>
            </w:r>
          </w:p>
        </w:tc>
        <w:tc>
          <w:tcPr>
            <w:tcW w:w="6412" w:type="dxa"/>
            <w:tcBorders>
              <w:top w:val="single" w:color="auto" w:sz="6" w:space="0"/>
              <w:left w:val="single" w:color="auto" w:sz="6" w:space="0"/>
              <w:bottom w:val="single" w:color="auto" w:sz="6" w:space="0"/>
              <w:right w:val="single" w:color="auto" w:sz="6" w:space="0"/>
            </w:tcBorders>
          </w:tcPr>
          <w:p w:rsidR="003D7764" w:rsidP="00AF4835" w:rsidRDefault="005D157F" w14:paraId="00209FC6" w14:textId="10FEBDF7">
            <w:r>
              <w:t>IT Business Partner</w:t>
            </w:r>
          </w:p>
        </w:tc>
      </w:tr>
      <w:tr w:rsidRPr="009734F3" w:rsidR="003D7764" w:rsidTr="079EE3AA" w14:paraId="68C374CF" w14:textId="77777777">
        <w:tc>
          <w:tcPr>
            <w:tcW w:w="3369" w:type="dxa"/>
            <w:tcBorders>
              <w:top w:val="single" w:color="auto" w:sz="6" w:space="0"/>
              <w:left w:val="single" w:color="auto" w:sz="6" w:space="0"/>
              <w:bottom w:val="single" w:color="auto" w:sz="6" w:space="0"/>
              <w:right w:val="single" w:color="auto" w:sz="6" w:space="0"/>
            </w:tcBorders>
          </w:tcPr>
          <w:p w:rsidR="003D7764" w:rsidP="00AF4835" w:rsidRDefault="003D7764" w14:paraId="1064A672" w14:textId="77777777">
            <w:pPr>
              <w:rPr>
                <w:rFonts w:ascii="Calibri" w:hAnsi="Calibri"/>
                <w:sz w:val="22"/>
                <w:szCs w:val="22"/>
              </w:rPr>
            </w:pPr>
          </w:p>
        </w:tc>
        <w:tc>
          <w:tcPr>
            <w:tcW w:w="6412" w:type="dxa"/>
            <w:tcBorders>
              <w:top w:val="single" w:color="auto" w:sz="6" w:space="0"/>
              <w:left w:val="single" w:color="auto" w:sz="6" w:space="0"/>
              <w:bottom w:val="single" w:color="auto" w:sz="6" w:space="0"/>
              <w:right w:val="single" w:color="auto" w:sz="6" w:space="0"/>
            </w:tcBorders>
          </w:tcPr>
          <w:p w:rsidR="003D7764" w:rsidP="00AF4835" w:rsidRDefault="003D7764" w14:paraId="00521A31" w14:textId="77777777"/>
        </w:tc>
      </w:tr>
    </w:tbl>
    <w:p w:rsidR="079EE3AA" w:rsidRDefault="079EE3AA" w14:paraId="61412EE7" w14:textId="15D8AA4A"/>
    <w:p w:rsidRPr="009734F3" w:rsidR="00F96047" w:rsidP="00F96047" w:rsidRDefault="00F96047" w14:paraId="161E4E89" w14:textId="77777777">
      <w:pPr>
        <w:pStyle w:val="Heading2"/>
        <w:numPr>
          <w:ilvl w:val="0"/>
          <w:numId w:val="0"/>
        </w:numPr>
        <w:ind w:left="-9"/>
      </w:pPr>
      <w:bookmarkStart w:name="_Toc480631469" w:id="18"/>
      <w:bookmarkStart w:name="_Toc480631670" w:id="19"/>
      <w:bookmarkStart w:name="_Toc518182263" w:id="20"/>
      <w:bookmarkStart w:name="_Toc13285170" w:id="21"/>
      <w:bookmarkStart w:name="_Toc30079940" w:id="22"/>
      <w:bookmarkStart w:name="_Toc30595719" w:id="23"/>
      <w:bookmarkStart w:name="_Toc71060152" w:id="24"/>
      <w:bookmarkStart w:name="_Toc115106380" w:id="25"/>
      <w:r w:rsidRPr="009734F3">
        <w:t>Document Sign-Off</w:t>
      </w:r>
      <w:bookmarkEnd w:id="18"/>
      <w:bookmarkEnd w:id="19"/>
      <w:bookmarkEnd w:id="20"/>
      <w:bookmarkEnd w:id="21"/>
      <w:bookmarkEnd w:id="22"/>
      <w:bookmarkEnd w:id="23"/>
      <w:bookmarkEnd w:id="24"/>
      <w:bookmarkEnd w:id="25"/>
    </w:p>
    <w:p w:rsidRPr="009734F3" w:rsidR="00F96047" w:rsidP="00F96047" w:rsidRDefault="00F96047" w14:paraId="23B79A04" w14:textId="77777777">
      <w:r w:rsidRPr="009734F3">
        <w:t>Where relevant this document has been received and reviewed by the following people. Sign off via email to the solution architect indicates the document has been reviewed and the proposed solution is acceptable for the sections indicated.</w:t>
      </w:r>
    </w:p>
    <w:p w:rsidRPr="009734F3" w:rsidR="00F96047" w:rsidP="00F96047" w:rsidRDefault="00F96047" w14:paraId="559C406D" w14:textId="77777777"/>
    <w:tbl>
      <w:tblPr>
        <w:tblW w:w="981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650"/>
        <w:gridCol w:w="2631"/>
        <w:gridCol w:w="1276"/>
        <w:gridCol w:w="2127"/>
        <w:gridCol w:w="2126"/>
      </w:tblGrid>
      <w:tr w:rsidRPr="009734F3" w:rsidR="00F96047" w:rsidTr="68382329" w14:paraId="727B9093" w14:textId="77777777">
        <w:tc>
          <w:tcPr>
            <w:tcW w:w="1650"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66607F8B"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Name</w:t>
            </w:r>
          </w:p>
        </w:tc>
        <w:tc>
          <w:tcPr>
            <w:tcW w:w="2631"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1F09F18E"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Role</w:t>
            </w:r>
          </w:p>
        </w:tc>
        <w:tc>
          <w:tcPr>
            <w:tcW w:w="1276"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5B84AA4D"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Date received</w:t>
            </w:r>
          </w:p>
        </w:tc>
        <w:tc>
          <w:tcPr>
            <w:tcW w:w="2127"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0B864463"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Approving sections</w:t>
            </w:r>
          </w:p>
        </w:tc>
        <w:tc>
          <w:tcPr>
            <w:tcW w:w="2126" w:type="dxa"/>
            <w:tcBorders>
              <w:top w:val="single" w:color="auto" w:sz="4" w:space="0"/>
              <w:left w:val="single" w:color="auto" w:sz="4" w:space="0"/>
              <w:bottom w:val="single" w:color="auto" w:sz="4" w:space="0"/>
              <w:right w:val="single" w:color="auto" w:sz="4" w:space="0"/>
            </w:tcBorders>
            <w:shd w:val="clear" w:color="auto" w:fill="FFFFFF" w:themeFill="background1"/>
          </w:tcPr>
          <w:p w:rsidR="00F96047" w:rsidP="00AF4835" w:rsidRDefault="00F96047" w14:paraId="38FA3978" w14:textId="20389C4D">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Pr>
                <w:b/>
                <w:bCs/>
              </w:rPr>
              <w:t xml:space="preserve">Signoff </w:t>
            </w:r>
          </w:p>
        </w:tc>
      </w:tr>
      <w:tr w:rsidRPr="009734F3" w:rsidR="00F96047" w:rsidTr="68382329" w14:paraId="06B129A0" w14:textId="77777777">
        <w:tc>
          <w:tcPr>
            <w:tcW w:w="1650" w:type="dxa"/>
            <w:tcBorders>
              <w:top w:val="single" w:color="auto" w:sz="4" w:space="0"/>
              <w:left w:val="single" w:color="auto" w:sz="4" w:space="0"/>
              <w:bottom w:val="single" w:color="auto" w:sz="4" w:space="0"/>
              <w:right w:val="single" w:color="auto" w:sz="4" w:space="0"/>
            </w:tcBorders>
          </w:tcPr>
          <w:p w:rsidR="00E27736" w:rsidP="00E27736" w:rsidRDefault="00E27736" w14:paraId="53A32E07"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rFonts w:asciiTheme="minorHAnsi" w:hAnsiTheme="minorHAnsi" w:cstheme="minorHAnsi"/>
                <w:sz w:val="22"/>
                <w:szCs w:val="22"/>
              </w:rPr>
            </w:pPr>
            <w:r w:rsidRPr="003B4EB2">
              <w:rPr>
                <w:rFonts w:asciiTheme="minorHAnsi" w:hAnsiTheme="minorHAnsi" w:cstheme="minorHAnsi"/>
                <w:sz w:val="22"/>
                <w:szCs w:val="22"/>
              </w:rPr>
              <w:t>Erik Lenz</w:t>
            </w:r>
          </w:p>
          <w:p w:rsidRPr="009734F3" w:rsidR="00F96047" w:rsidP="00AF4835" w:rsidRDefault="00F96047" w14:paraId="09664B65" w14:textId="6D2F88E2">
            <w:pPr>
              <w:tabs>
                <w:tab w:val="left" w:pos="-2621"/>
                <w:tab w:val="left" w:pos="-1901"/>
                <w:tab w:val="left" w:pos="-1181"/>
                <w:tab w:val="left" w:pos="-461"/>
                <w:tab w:val="left" w:pos="259"/>
                <w:tab w:val="left" w:pos="1318"/>
              </w:tabs>
              <w:ind w:right="5"/>
            </w:pPr>
          </w:p>
        </w:tc>
        <w:tc>
          <w:tcPr>
            <w:tcW w:w="2631" w:type="dxa"/>
            <w:tcBorders>
              <w:top w:val="single" w:color="auto" w:sz="4" w:space="0"/>
              <w:left w:val="single" w:color="auto" w:sz="4" w:space="0"/>
              <w:bottom w:val="single" w:color="auto" w:sz="4" w:space="0"/>
              <w:right w:val="single" w:color="auto" w:sz="4" w:space="0"/>
            </w:tcBorders>
          </w:tcPr>
          <w:p w:rsidRPr="009734F3" w:rsidR="00F96047" w:rsidP="00AF4835" w:rsidRDefault="00E27736" w14:paraId="34671C10" w14:textId="63457351">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Head of Supply Chain Excellence</w:t>
            </w:r>
          </w:p>
        </w:tc>
        <w:tc>
          <w:tcPr>
            <w:tcW w:w="1276" w:type="dxa"/>
            <w:tcBorders>
              <w:top w:val="single" w:color="auto" w:sz="4" w:space="0"/>
              <w:left w:val="single" w:color="auto" w:sz="4" w:space="0"/>
              <w:bottom w:val="single" w:color="auto" w:sz="4" w:space="0"/>
              <w:right w:val="single" w:color="auto" w:sz="4" w:space="0"/>
            </w:tcBorders>
          </w:tcPr>
          <w:p w:rsidRPr="009734F3" w:rsidR="00F96047" w:rsidP="68382329" w:rsidRDefault="47AF3F3A" w14:paraId="72AC5864" w14:textId="483EB16D">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23/09/2022</w:t>
            </w:r>
          </w:p>
        </w:tc>
        <w:tc>
          <w:tcPr>
            <w:tcW w:w="2127"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58C7F893" w14:textId="65EDAAAC">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Pr="009734F3" w:rsidR="00F96047" w:rsidP="68382329" w:rsidRDefault="47AF3F3A" w14:paraId="0A98102C" w14:textId="1B7DAD32">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30/09/2022</w:t>
            </w:r>
          </w:p>
        </w:tc>
      </w:tr>
      <w:tr w:rsidRPr="009734F3" w:rsidR="00F96047" w:rsidTr="68382329" w14:paraId="640E7409" w14:textId="77777777">
        <w:tc>
          <w:tcPr>
            <w:tcW w:w="1650" w:type="dxa"/>
            <w:tcBorders>
              <w:top w:val="single" w:color="auto" w:sz="4" w:space="0"/>
              <w:left w:val="single" w:color="auto" w:sz="4" w:space="0"/>
              <w:bottom w:val="single" w:color="auto" w:sz="4" w:space="0"/>
              <w:right w:val="single" w:color="auto" w:sz="4" w:space="0"/>
            </w:tcBorders>
          </w:tcPr>
          <w:p w:rsidRPr="009734F3" w:rsidR="00E27736" w:rsidP="00AF4835" w:rsidRDefault="00E27736" w14:paraId="55969718" w14:textId="5D9798DC">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 xml:space="preserve">Gunnar </w:t>
            </w:r>
            <w:proofErr w:type="spellStart"/>
            <w:r w:rsidRPr="003B4EB2">
              <w:rPr>
                <w:rFonts w:asciiTheme="minorHAnsi" w:hAnsiTheme="minorHAnsi" w:cstheme="minorHAnsi"/>
                <w:sz w:val="22"/>
                <w:szCs w:val="22"/>
              </w:rPr>
              <w:t>Glasneck</w:t>
            </w:r>
            <w:proofErr w:type="spellEnd"/>
          </w:p>
        </w:tc>
        <w:tc>
          <w:tcPr>
            <w:tcW w:w="2631" w:type="dxa"/>
            <w:tcBorders>
              <w:top w:val="single" w:color="auto" w:sz="4" w:space="0"/>
              <w:left w:val="single" w:color="auto" w:sz="4" w:space="0"/>
              <w:bottom w:val="single" w:color="auto" w:sz="4" w:space="0"/>
              <w:right w:val="single" w:color="auto" w:sz="4" w:space="0"/>
            </w:tcBorders>
          </w:tcPr>
          <w:p w:rsidRPr="009734F3" w:rsidR="00F96047" w:rsidP="00AF4835" w:rsidRDefault="00E27736" w14:paraId="0D2F67DC" w14:textId="279F8E6E">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Head of Supply Chain Enablement</w:t>
            </w:r>
          </w:p>
        </w:tc>
        <w:tc>
          <w:tcPr>
            <w:tcW w:w="1276" w:type="dxa"/>
            <w:tcBorders>
              <w:top w:val="single" w:color="auto" w:sz="4" w:space="0"/>
              <w:left w:val="single" w:color="auto" w:sz="4" w:space="0"/>
              <w:bottom w:val="single" w:color="auto" w:sz="4" w:space="0"/>
              <w:right w:val="single" w:color="auto" w:sz="4" w:space="0"/>
            </w:tcBorders>
          </w:tcPr>
          <w:p w:rsidRPr="009734F3" w:rsidR="00F96047" w:rsidP="68382329" w:rsidRDefault="36A76BC0" w14:paraId="6EB02B3A" w14:textId="573235F2">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23/09/2022</w:t>
            </w:r>
          </w:p>
        </w:tc>
        <w:tc>
          <w:tcPr>
            <w:tcW w:w="2127"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777734C5" w14:textId="0F5147B6">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Pr="009734F3" w:rsidR="00F96047" w:rsidP="68382329" w:rsidRDefault="36A76BC0" w14:paraId="030ED534" w14:textId="16A7D5B6">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30/09/2022</w:t>
            </w:r>
          </w:p>
          <w:p w:rsidRPr="009734F3" w:rsidR="00F96047" w:rsidP="68382329" w:rsidRDefault="00F96047" w14:paraId="33306E91" w14:textId="42D7B15B">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r>
      <w:tr w:rsidRPr="009734F3" w:rsidR="00F96047" w:rsidTr="68382329" w14:paraId="2C0CA0CD" w14:textId="77777777">
        <w:tc>
          <w:tcPr>
            <w:tcW w:w="1650" w:type="dxa"/>
            <w:tcBorders>
              <w:top w:val="single" w:color="auto" w:sz="4" w:space="0"/>
              <w:left w:val="single" w:color="auto" w:sz="4" w:space="0"/>
              <w:bottom w:val="single" w:color="auto" w:sz="4" w:space="0"/>
              <w:right w:val="single" w:color="auto" w:sz="4" w:space="0"/>
            </w:tcBorders>
          </w:tcPr>
          <w:p w:rsidRPr="009734F3" w:rsidR="00F96047" w:rsidP="00AF4835" w:rsidRDefault="00E27736" w14:paraId="1986626D" w14:textId="442361FF">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 xml:space="preserve">Patrice </w:t>
            </w:r>
            <w:proofErr w:type="spellStart"/>
            <w:r w:rsidRPr="003B4EB2">
              <w:rPr>
                <w:rFonts w:asciiTheme="minorHAnsi" w:hAnsiTheme="minorHAnsi" w:cstheme="minorHAnsi"/>
                <w:sz w:val="22"/>
                <w:szCs w:val="22"/>
              </w:rPr>
              <w:t>Gourlet</w:t>
            </w:r>
            <w:proofErr w:type="spellEnd"/>
          </w:p>
        </w:tc>
        <w:tc>
          <w:tcPr>
            <w:tcW w:w="2631" w:type="dxa"/>
            <w:tcBorders>
              <w:top w:val="single" w:color="auto" w:sz="4" w:space="0"/>
              <w:left w:val="single" w:color="auto" w:sz="4" w:space="0"/>
              <w:bottom w:val="single" w:color="auto" w:sz="4" w:space="0"/>
              <w:right w:val="single" w:color="auto" w:sz="4" w:space="0"/>
            </w:tcBorders>
          </w:tcPr>
          <w:p w:rsidRPr="009734F3" w:rsidR="00F96047" w:rsidP="00AF4835" w:rsidRDefault="00E27736" w14:paraId="537AAB51" w14:textId="4669E194">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Head of Data Architecture</w:t>
            </w:r>
          </w:p>
        </w:tc>
        <w:tc>
          <w:tcPr>
            <w:tcW w:w="1276" w:type="dxa"/>
            <w:tcBorders>
              <w:top w:val="single" w:color="auto" w:sz="4" w:space="0"/>
              <w:left w:val="single" w:color="auto" w:sz="4" w:space="0"/>
              <w:bottom w:val="single" w:color="auto" w:sz="4" w:space="0"/>
              <w:right w:val="single" w:color="auto" w:sz="4" w:space="0"/>
            </w:tcBorders>
          </w:tcPr>
          <w:p w:rsidRPr="009734F3" w:rsidR="00F96047" w:rsidP="68382329" w:rsidRDefault="42A321F2" w14:paraId="240B135A" w14:textId="496CAD97">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23/09/2022</w:t>
            </w:r>
          </w:p>
        </w:tc>
        <w:tc>
          <w:tcPr>
            <w:tcW w:w="2127"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57F21DC3" w14:textId="3C38C9C3">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Pr="009734F3" w:rsidR="00F96047" w:rsidP="68382329" w:rsidRDefault="42A321F2" w14:paraId="7E6CB946" w14:textId="16A7D5B6">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30/09/2022</w:t>
            </w:r>
          </w:p>
        </w:tc>
      </w:tr>
      <w:tr w:rsidRPr="009734F3" w:rsidR="00F96047" w:rsidTr="68382329" w14:paraId="0B79B837" w14:textId="77777777">
        <w:tc>
          <w:tcPr>
            <w:tcW w:w="1650" w:type="dxa"/>
            <w:tcBorders>
              <w:top w:val="single" w:color="auto" w:sz="4" w:space="0"/>
              <w:left w:val="single" w:color="auto" w:sz="4" w:space="0"/>
              <w:bottom w:val="single" w:color="auto" w:sz="4" w:space="0"/>
              <w:right w:val="single" w:color="auto" w:sz="4" w:space="0"/>
            </w:tcBorders>
          </w:tcPr>
          <w:p w:rsidRPr="009734F3" w:rsidR="00F96047" w:rsidP="00AF4835" w:rsidRDefault="00E27736" w14:paraId="7B81A160" w14:textId="5FFA01C2">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Javier Romero Blazquez</w:t>
            </w:r>
          </w:p>
        </w:tc>
        <w:tc>
          <w:tcPr>
            <w:tcW w:w="2631" w:type="dxa"/>
            <w:tcBorders>
              <w:top w:val="single" w:color="auto" w:sz="4" w:space="0"/>
              <w:left w:val="single" w:color="auto" w:sz="4" w:space="0"/>
              <w:bottom w:val="single" w:color="auto" w:sz="4" w:space="0"/>
              <w:right w:val="single" w:color="auto" w:sz="4" w:space="0"/>
            </w:tcBorders>
          </w:tcPr>
          <w:p w:rsidRPr="009734F3" w:rsidR="00F96047" w:rsidP="00AF4835" w:rsidRDefault="00E27736" w14:paraId="3718D5F6" w14:textId="001FA5E2">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Head of Data Platforms</w:t>
            </w:r>
          </w:p>
        </w:tc>
        <w:tc>
          <w:tcPr>
            <w:tcW w:w="1276" w:type="dxa"/>
            <w:tcBorders>
              <w:top w:val="single" w:color="auto" w:sz="4" w:space="0"/>
              <w:left w:val="single" w:color="auto" w:sz="4" w:space="0"/>
              <w:bottom w:val="single" w:color="auto" w:sz="4" w:space="0"/>
              <w:right w:val="single" w:color="auto" w:sz="4" w:space="0"/>
            </w:tcBorders>
          </w:tcPr>
          <w:p w:rsidR="68382329" w:rsidP="68382329" w:rsidRDefault="68382329" w14:paraId="6373E3F8" w14:textId="496CAD97">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23/09/2022</w:t>
            </w:r>
          </w:p>
        </w:tc>
        <w:tc>
          <w:tcPr>
            <w:tcW w:w="2127" w:type="dxa"/>
            <w:tcBorders>
              <w:top w:val="single" w:color="auto" w:sz="4" w:space="0"/>
              <w:left w:val="single" w:color="auto" w:sz="4" w:space="0"/>
              <w:bottom w:val="single" w:color="auto" w:sz="4" w:space="0"/>
              <w:right w:val="single" w:color="auto" w:sz="4" w:space="0"/>
            </w:tcBorders>
          </w:tcPr>
          <w:p w:rsidR="68382329" w:rsidP="68382329" w:rsidRDefault="68382329" w14:paraId="389AB4BD" w14:textId="3C38C9C3">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68382329" w:rsidP="68382329" w:rsidRDefault="68382329" w14:paraId="5A2ED767" w14:textId="16A7D5B6">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30/09/2022</w:t>
            </w:r>
          </w:p>
        </w:tc>
      </w:tr>
      <w:tr w:rsidR="0E270EA1" w:rsidTr="68382329" w14:paraId="08A0FD9F" w14:textId="77777777">
        <w:tc>
          <w:tcPr>
            <w:tcW w:w="1650" w:type="dxa"/>
            <w:tcBorders>
              <w:top w:val="single" w:color="auto" w:sz="4" w:space="0"/>
              <w:left w:val="single" w:color="auto" w:sz="4" w:space="0"/>
              <w:bottom w:val="single" w:color="auto" w:sz="4" w:space="0"/>
              <w:right w:val="single" w:color="auto" w:sz="4" w:space="0"/>
            </w:tcBorders>
          </w:tcPr>
          <w:p w:rsidR="5AC108BD" w:rsidP="0E270EA1" w:rsidRDefault="5AC108BD" w14:paraId="19D19F82" w14:textId="39B3D03A">
            <w:pPr>
              <w:rPr>
                <w:rFonts w:asciiTheme="minorHAnsi" w:hAnsiTheme="minorHAnsi" w:cstheme="minorBidi"/>
                <w:sz w:val="22"/>
                <w:szCs w:val="22"/>
              </w:rPr>
            </w:pPr>
            <w:proofErr w:type="spellStart"/>
            <w:r w:rsidRPr="0E270EA1">
              <w:rPr>
                <w:rFonts w:asciiTheme="minorHAnsi" w:hAnsiTheme="minorHAnsi" w:cstheme="minorBidi"/>
                <w:sz w:val="22"/>
                <w:szCs w:val="22"/>
              </w:rPr>
              <w:t>Lesya</w:t>
            </w:r>
            <w:proofErr w:type="spellEnd"/>
            <w:r w:rsidRPr="0E270EA1">
              <w:rPr>
                <w:rFonts w:asciiTheme="minorHAnsi" w:hAnsiTheme="minorHAnsi" w:cstheme="minorBidi"/>
                <w:sz w:val="22"/>
                <w:szCs w:val="22"/>
              </w:rPr>
              <w:t xml:space="preserve"> </w:t>
            </w:r>
            <w:proofErr w:type="spellStart"/>
            <w:r w:rsidRPr="0E270EA1">
              <w:rPr>
                <w:rFonts w:asciiTheme="minorHAnsi" w:hAnsiTheme="minorHAnsi" w:cstheme="minorBidi"/>
                <w:sz w:val="22"/>
                <w:szCs w:val="22"/>
              </w:rPr>
              <w:t>Toryanyk</w:t>
            </w:r>
            <w:proofErr w:type="spellEnd"/>
            <w:r w:rsidRPr="0E270EA1">
              <w:rPr>
                <w:rFonts w:asciiTheme="minorHAnsi" w:hAnsiTheme="minorHAnsi" w:cstheme="minorBidi"/>
                <w:sz w:val="22"/>
                <w:szCs w:val="22"/>
              </w:rPr>
              <w:t xml:space="preserve">  </w:t>
            </w:r>
          </w:p>
        </w:tc>
        <w:tc>
          <w:tcPr>
            <w:tcW w:w="2631" w:type="dxa"/>
            <w:tcBorders>
              <w:top w:val="single" w:color="auto" w:sz="4" w:space="0"/>
              <w:left w:val="single" w:color="auto" w:sz="4" w:space="0"/>
              <w:bottom w:val="single" w:color="auto" w:sz="4" w:space="0"/>
              <w:right w:val="single" w:color="auto" w:sz="4" w:space="0"/>
            </w:tcBorders>
          </w:tcPr>
          <w:p w:rsidR="5AC108BD" w:rsidP="0E270EA1" w:rsidRDefault="5AC108BD" w14:paraId="7AE3C553" w14:textId="433ADC1C">
            <w:pPr>
              <w:rPr>
                <w:rFonts w:asciiTheme="minorHAnsi" w:hAnsiTheme="minorHAnsi" w:cstheme="minorBidi"/>
                <w:sz w:val="22"/>
                <w:szCs w:val="22"/>
              </w:rPr>
            </w:pPr>
            <w:r w:rsidRPr="0E270EA1">
              <w:rPr>
                <w:rFonts w:asciiTheme="minorHAnsi" w:hAnsiTheme="minorHAnsi" w:cstheme="minorBidi"/>
                <w:sz w:val="22"/>
                <w:szCs w:val="22"/>
              </w:rPr>
              <w:t>Demand Planning Transformation Manager</w:t>
            </w:r>
          </w:p>
          <w:p w:rsidR="0E270EA1" w:rsidP="0E270EA1" w:rsidRDefault="0E270EA1" w14:paraId="3C428DAA" w14:textId="40729020">
            <w:pPr>
              <w:rPr>
                <w:rFonts w:asciiTheme="minorHAnsi" w:hAnsiTheme="minorHAnsi" w:cstheme="minorBidi"/>
                <w:sz w:val="22"/>
                <w:szCs w:val="22"/>
              </w:rPr>
            </w:pPr>
          </w:p>
        </w:tc>
        <w:tc>
          <w:tcPr>
            <w:tcW w:w="1276" w:type="dxa"/>
            <w:tcBorders>
              <w:top w:val="single" w:color="auto" w:sz="4" w:space="0"/>
              <w:left w:val="single" w:color="auto" w:sz="4" w:space="0"/>
              <w:bottom w:val="single" w:color="auto" w:sz="4" w:space="0"/>
              <w:right w:val="single" w:color="auto" w:sz="4" w:space="0"/>
            </w:tcBorders>
          </w:tcPr>
          <w:p w:rsidR="0E270EA1" w:rsidP="0E270EA1" w:rsidRDefault="4BE0F732" w14:paraId="0552627D" w14:textId="15049B31">
            <w:r>
              <w:t>23/09/2022</w:t>
            </w:r>
          </w:p>
        </w:tc>
        <w:tc>
          <w:tcPr>
            <w:tcW w:w="2127" w:type="dxa"/>
            <w:tcBorders>
              <w:top w:val="single" w:color="auto" w:sz="4" w:space="0"/>
              <w:left w:val="single" w:color="auto" w:sz="4" w:space="0"/>
              <w:bottom w:val="single" w:color="auto" w:sz="4" w:space="0"/>
              <w:right w:val="single" w:color="auto" w:sz="4" w:space="0"/>
            </w:tcBorders>
          </w:tcPr>
          <w:p w:rsidR="0E270EA1" w:rsidP="0E270EA1" w:rsidRDefault="0E270EA1" w14:paraId="4B61BB52" w14:textId="6FC777EF"/>
        </w:tc>
        <w:tc>
          <w:tcPr>
            <w:tcW w:w="2126" w:type="dxa"/>
            <w:tcBorders>
              <w:top w:val="single" w:color="auto" w:sz="4" w:space="0"/>
              <w:left w:val="single" w:color="auto" w:sz="4" w:space="0"/>
              <w:bottom w:val="single" w:color="auto" w:sz="4" w:space="0"/>
              <w:right w:val="single" w:color="auto" w:sz="4" w:space="0"/>
            </w:tcBorders>
          </w:tcPr>
          <w:p w:rsidR="0E270EA1" w:rsidP="0E270EA1" w:rsidRDefault="4BE0F732" w14:paraId="5DCFEEDE" w14:textId="68729ECE">
            <w:r>
              <w:t>29/09/2022</w:t>
            </w:r>
          </w:p>
        </w:tc>
      </w:tr>
    </w:tbl>
    <w:p w:rsidR="079EE3AA" w:rsidRDefault="079EE3AA" w14:paraId="717F1707" w14:textId="5EFDC21E"/>
    <w:p w:rsidRPr="009734F3" w:rsidR="00F96047" w:rsidP="00F96047" w:rsidRDefault="00F96047" w14:paraId="7F51DEEF"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p w:rsidR="00C2399E" w:rsidRDefault="00C2399E" w14:paraId="26DBA981" w14:textId="78302D6E">
      <w:pPr>
        <w:spacing w:after="160" w:line="259" w:lineRule="auto"/>
      </w:pPr>
    </w:p>
    <w:p w:rsidR="00C2399E" w:rsidP="00F96047" w:rsidRDefault="00C2399E" w14:paraId="3E4FA03D" w14:textId="693013DC">
      <w:pPr>
        <w:spacing w:after="160" w:line="259" w:lineRule="auto"/>
      </w:pPr>
    </w:p>
    <w:p w:rsidRPr="00FD3946" w:rsidR="004A5205" w:rsidP="00F96047" w:rsidRDefault="004A5205" w14:paraId="7476BDB4" w14:textId="3F808E92">
      <w:pPr>
        <w:spacing w:after="160" w:line="259" w:lineRule="auto"/>
        <w:rPr>
          <w:b/>
          <w:bCs/>
        </w:rPr>
      </w:pPr>
      <w:r w:rsidRPr="00FD3946">
        <w:rPr>
          <w:b/>
          <w:bCs/>
        </w:rPr>
        <w:t>Table Of Contents</w:t>
      </w:r>
    </w:p>
    <w:sdt>
      <w:sdtPr>
        <w:rPr>
          <w:rFonts w:ascii="Arial" w:hAnsi="Arial" w:eastAsia="Times New Roman" w:cs="Arial"/>
          <w:color w:val="auto"/>
          <w:sz w:val="20"/>
          <w:szCs w:val="20"/>
          <w:lang w:val="en-AU" w:eastAsia="en-AU"/>
        </w:rPr>
        <w:id w:val="1034310949"/>
        <w:docPartObj>
          <w:docPartGallery w:val="Table of Contents"/>
          <w:docPartUnique/>
        </w:docPartObj>
      </w:sdtPr>
      <w:sdtEndPr>
        <w:rPr>
          <w:rFonts w:ascii="Arial" w:hAnsi="Arial" w:eastAsia="Times New Roman" w:cs="Arial"/>
          <w:b w:val="1"/>
          <w:bCs w:val="1"/>
          <w:noProof/>
          <w:color w:val="auto"/>
          <w:sz w:val="20"/>
          <w:szCs w:val="20"/>
          <w:lang w:val="en-AU" w:eastAsia="en-AU"/>
        </w:rPr>
      </w:sdtEndPr>
      <w:sdtContent>
        <w:p w:rsidR="003B4F79" w:rsidRDefault="003B4F79" w14:paraId="02509456" w14:textId="4E3D4029">
          <w:pPr>
            <w:pStyle w:val="TOCHeading"/>
          </w:pPr>
          <w:r>
            <w:t>Contents</w:t>
          </w:r>
        </w:p>
        <w:p w:rsidR="005A057C" w:rsidRDefault="003B4F79" w14:paraId="47FDEF2F" w14:textId="4618AF2D">
          <w:pPr>
            <w:pStyle w:val="TOC2"/>
            <w:tabs>
              <w:tab w:val="right" w:leader="dot" w:pos="9016"/>
            </w:tabs>
            <w:rPr>
              <w:rFonts w:asciiTheme="minorHAnsi" w:hAnsiTheme="minorHAnsi" w:eastAsiaTheme="minorEastAsia" w:cstheme="minorBidi"/>
              <w:noProof/>
              <w:sz w:val="22"/>
              <w:szCs w:val="22"/>
              <w:lang w:val="en-GB" w:eastAsia="en-GB"/>
            </w:rPr>
          </w:pPr>
          <w:r>
            <w:fldChar w:fldCharType="begin"/>
          </w:r>
          <w:r>
            <w:instrText xml:space="preserve"> TOC \o "1-3" \h \z \u </w:instrText>
          </w:r>
          <w:r>
            <w:fldChar w:fldCharType="separate"/>
          </w:r>
          <w:hyperlink w:history="1" w:anchor="_Toc115106378">
            <w:r w:rsidRPr="00EF30E7" w:rsidR="005A057C">
              <w:rPr>
                <w:rStyle w:val="Hyperlink"/>
                <w:noProof/>
              </w:rPr>
              <w:t>Amendment History</w:t>
            </w:r>
            <w:r w:rsidR="005A057C">
              <w:rPr>
                <w:noProof/>
                <w:webHidden/>
              </w:rPr>
              <w:tab/>
            </w:r>
            <w:r w:rsidR="005A057C">
              <w:rPr>
                <w:noProof/>
                <w:webHidden/>
              </w:rPr>
              <w:fldChar w:fldCharType="begin"/>
            </w:r>
            <w:r w:rsidR="005A057C">
              <w:rPr>
                <w:noProof/>
                <w:webHidden/>
              </w:rPr>
              <w:instrText xml:space="preserve"> PAGEREF _Toc115106378 \h </w:instrText>
            </w:r>
            <w:r w:rsidR="005A057C">
              <w:rPr>
                <w:noProof/>
                <w:webHidden/>
              </w:rPr>
            </w:r>
            <w:r w:rsidR="005A057C">
              <w:rPr>
                <w:noProof/>
                <w:webHidden/>
              </w:rPr>
              <w:fldChar w:fldCharType="separate"/>
            </w:r>
            <w:r w:rsidR="005A057C">
              <w:rPr>
                <w:noProof/>
                <w:webHidden/>
              </w:rPr>
              <w:t>3</w:t>
            </w:r>
            <w:r w:rsidR="005A057C">
              <w:rPr>
                <w:noProof/>
                <w:webHidden/>
              </w:rPr>
              <w:fldChar w:fldCharType="end"/>
            </w:r>
          </w:hyperlink>
        </w:p>
        <w:p w:rsidR="005A057C" w:rsidRDefault="007F2A3E" w14:paraId="73CDAD1F" w14:textId="3B50E5DD">
          <w:pPr>
            <w:pStyle w:val="TOC2"/>
            <w:tabs>
              <w:tab w:val="right" w:leader="dot" w:pos="9016"/>
            </w:tabs>
            <w:rPr>
              <w:rFonts w:asciiTheme="minorHAnsi" w:hAnsiTheme="minorHAnsi" w:eastAsiaTheme="minorEastAsia" w:cstheme="minorBidi"/>
              <w:noProof/>
              <w:sz w:val="22"/>
              <w:szCs w:val="22"/>
              <w:lang w:val="en-GB" w:eastAsia="en-GB"/>
            </w:rPr>
          </w:pPr>
          <w:hyperlink w:history="1" w:anchor="_Toc115106379">
            <w:r w:rsidRPr="00EF30E7" w:rsidR="005A057C">
              <w:rPr>
                <w:rStyle w:val="Hyperlink"/>
                <w:noProof/>
              </w:rPr>
              <w:t>Distribution</w:t>
            </w:r>
            <w:r w:rsidR="005A057C">
              <w:rPr>
                <w:noProof/>
                <w:webHidden/>
              </w:rPr>
              <w:tab/>
            </w:r>
            <w:r w:rsidR="005A057C">
              <w:rPr>
                <w:noProof/>
                <w:webHidden/>
              </w:rPr>
              <w:fldChar w:fldCharType="begin"/>
            </w:r>
            <w:r w:rsidR="005A057C">
              <w:rPr>
                <w:noProof/>
                <w:webHidden/>
              </w:rPr>
              <w:instrText xml:space="preserve"> PAGEREF _Toc115106379 \h </w:instrText>
            </w:r>
            <w:r w:rsidR="005A057C">
              <w:rPr>
                <w:noProof/>
                <w:webHidden/>
              </w:rPr>
            </w:r>
            <w:r w:rsidR="005A057C">
              <w:rPr>
                <w:noProof/>
                <w:webHidden/>
              </w:rPr>
              <w:fldChar w:fldCharType="separate"/>
            </w:r>
            <w:r w:rsidR="005A057C">
              <w:rPr>
                <w:noProof/>
                <w:webHidden/>
              </w:rPr>
              <w:t>3</w:t>
            </w:r>
            <w:r w:rsidR="005A057C">
              <w:rPr>
                <w:noProof/>
                <w:webHidden/>
              </w:rPr>
              <w:fldChar w:fldCharType="end"/>
            </w:r>
          </w:hyperlink>
        </w:p>
        <w:p w:rsidR="005A057C" w:rsidRDefault="007F2A3E" w14:paraId="3477704E" w14:textId="2068E5D5">
          <w:pPr>
            <w:pStyle w:val="TOC2"/>
            <w:tabs>
              <w:tab w:val="right" w:leader="dot" w:pos="9016"/>
            </w:tabs>
            <w:rPr>
              <w:rFonts w:asciiTheme="minorHAnsi" w:hAnsiTheme="minorHAnsi" w:eastAsiaTheme="minorEastAsia" w:cstheme="minorBidi"/>
              <w:noProof/>
              <w:sz w:val="22"/>
              <w:szCs w:val="22"/>
              <w:lang w:val="en-GB" w:eastAsia="en-GB"/>
            </w:rPr>
          </w:pPr>
          <w:hyperlink w:history="1" w:anchor="_Toc115106380">
            <w:r w:rsidRPr="00EF30E7" w:rsidR="005A057C">
              <w:rPr>
                <w:rStyle w:val="Hyperlink"/>
                <w:noProof/>
              </w:rPr>
              <w:t>Document Sign-Off</w:t>
            </w:r>
            <w:r w:rsidR="005A057C">
              <w:rPr>
                <w:noProof/>
                <w:webHidden/>
              </w:rPr>
              <w:tab/>
            </w:r>
            <w:r w:rsidR="005A057C">
              <w:rPr>
                <w:noProof/>
                <w:webHidden/>
              </w:rPr>
              <w:fldChar w:fldCharType="begin"/>
            </w:r>
            <w:r w:rsidR="005A057C">
              <w:rPr>
                <w:noProof/>
                <w:webHidden/>
              </w:rPr>
              <w:instrText xml:space="preserve"> PAGEREF _Toc115106380 \h </w:instrText>
            </w:r>
            <w:r w:rsidR="005A057C">
              <w:rPr>
                <w:noProof/>
                <w:webHidden/>
              </w:rPr>
            </w:r>
            <w:r w:rsidR="005A057C">
              <w:rPr>
                <w:noProof/>
                <w:webHidden/>
              </w:rPr>
              <w:fldChar w:fldCharType="separate"/>
            </w:r>
            <w:r w:rsidR="005A057C">
              <w:rPr>
                <w:noProof/>
                <w:webHidden/>
              </w:rPr>
              <w:t>3</w:t>
            </w:r>
            <w:r w:rsidR="005A057C">
              <w:rPr>
                <w:noProof/>
                <w:webHidden/>
              </w:rPr>
              <w:fldChar w:fldCharType="end"/>
            </w:r>
          </w:hyperlink>
        </w:p>
        <w:p w:rsidR="005A057C" w:rsidRDefault="007F2A3E" w14:paraId="651C257E" w14:textId="7C562ACB">
          <w:pPr>
            <w:pStyle w:val="TOC1"/>
            <w:tabs>
              <w:tab w:val="left" w:pos="400"/>
              <w:tab w:val="right" w:leader="dot" w:pos="9016"/>
            </w:tabs>
            <w:rPr>
              <w:rFonts w:asciiTheme="minorHAnsi" w:hAnsiTheme="minorHAnsi" w:eastAsiaTheme="minorEastAsia" w:cstheme="minorBidi"/>
              <w:noProof/>
              <w:sz w:val="22"/>
              <w:szCs w:val="22"/>
              <w:lang w:val="en-GB" w:eastAsia="en-GB"/>
            </w:rPr>
          </w:pPr>
          <w:hyperlink w:history="1" w:anchor="_Toc115106381">
            <w:r w:rsidRPr="00EF30E7" w:rsidR="005A057C">
              <w:rPr>
                <w:rStyle w:val="Hyperlink"/>
                <w:noProof/>
              </w:rPr>
              <w:t>1.</w:t>
            </w:r>
            <w:r w:rsidR="005A057C">
              <w:rPr>
                <w:rFonts w:asciiTheme="minorHAnsi" w:hAnsiTheme="minorHAnsi" w:eastAsiaTheme="minorEastAsia" w:cstheme="minorBidi"/>
                <w:noProof/>
                <w:sz w:val="22"/>
                <w:szCs w:val="22"/>
                <w:lang w:val="en-GB" w:eastAsia="en-GB"/>
              </w:rPr>
              <w:tab/>
            </w:r>
            <w:r w:rsidRPr="00EF30E7" w:rsidR="005A057C">
              <w:rPr>
                <w:rStyle w:val="Hyperlink"/>
                <w:noProof/>
              </w:rPr>
              <w:t>Background &amp; Scope</w:t>
            </w:r>
            <w:r w:rsidR="005A057C">
              <w:rPr>
                <w:noProof/>
                <w:webHidden/>
              </w:rPr>
              <w:tab/>
            </w:r>
            <w:r w:rsidR="005A057C">
              <w:rPr>
                <w:noProof/>
                <w:webHidden/>
              </w:rPr>
              <w:fldChar w:fldCharType="begin"/>
            </w:r>
            <w:r w:rsidR="005A057C">
              <w:rPr>
                <w:noProof/>
                <w:webHidden/>
              </w:rPr>
              <w:instrText xml:space="preserve"> PAGEREF _Toc115106381 \h </w:instrText>
            </w:r>
            <w:r w:rsidR="005A057C">
              <w:rPr>
                <w:noProof/>
                <w:webHidden/>
              </w:rPr>
            </w:r>
            <w:r w:rsidR="005A057C">
              <w:rPr>
                <w:noProof/>
                <w:webHidden/>
              </w:rPr>
              <w:fldChar w:fldCharType="separate"/>
            </w:r>
            <w:r w:rsidR="005A057C">
              <w:rPr>
                <w:noProof/>
                <w:webHidden/>
              </w:rPr>
              <w:t>5</w:t>
            </w:r>
            <w:r w:rsidR="005A057C">
              <w:rPr>
                <w:noProof/>
                <w:webHidden/>
              </w:rPr>
              <w:fldChar w:fldCharType="end"/>
            </w:r>
          </w:hyperlink>
        </w:p>
        <w:p w:rsidR="005A057C" w:rsidRDefault="007F2A3E" w14:paraId="03D745B8" w14:textId="4C993171">
          <w:pPr>
            <w:pStyle w:val="TOC1"/>
            <w:tabs>
              <w:tab w:val="left" w:pos="400"/>
              <w:tab w:val="right" w:leader="dot" w:pos="9016"/>
            </w:tabs>
            <w:rPr>
              <w:rFonts w:asciiTheme="minorHAnsi" w:hAnsiTheme="minorHAnsi" w:eastAsiaTheme="minorEastAsia" w:cstheme="minorBidi"/>
              <w:noProof/>
              <w:sz w:val="22"/>
              <w:szCs w:val="22"/>
              <w:lang w:val="en-GB" w:eastAsia="en-GB"/>
            </w:rPr>
          </w:pPr>
          <w:hyperlink w:history="1" w:anchor="_Toc115106382">
            <w:r w:rsidRPr="00EF30E7" w:rsidR="005A057C">
              <w:rPr>
                <w:rStyle w:val="Hyperlink"/>
                <w:noProof/>
              </w:rPr>
              <w:t>2.</w:t>
            </w:r>
            <w:r w:rsidR="005A057C">
              <w:rPr>
                <w:rFonts w:asciiTheme="minorHAnsi" w:hAnsiTheme="minorHAnsi" w:eastAsiaTheme="minorEastAsia" w:cstheme="minorBidi"/>
                <w:noProof/>
                <w:sz w:val="22"/>
                <w:szCs w:val="22"/>
                <w:lang w:val="en-GB" w:eastAsia="en-GB"/>
              </w:rPr>
              <w:tab/>
            </w:r>
            <w:r w:rsidRPr="00EF30E7" w:rsidR="005A057C">
              <w:rPr>
                <w:rStyle w:val="Hyperlink"/>
                <w:noProof/>
              </w:rPr>
              <w:t>Data Mapping</w:t>
            </w:r>
            <w:r w:rsidR="005A057C">
              <w:rPr>
                <w:noProof/>
                <w:webHidden/>
              </w:rPr>
              <w:tab/>
            </w:r>
            <w:r w:rsidR="005A057C">
              <w:rPr>
                <w:noProof/>
                <w:webHidden/>
              </w:rPr>
              <w:fldChar w:fldCharType="begin"/>
            </w:r>
            <w:r w:rsidR="005A057C">
              <w:rPr>
                <w:noProof/>
                <w:webHidden/>
              </w:rPr>
              <w:instrText xml:space="preserve"> PAGEREF _Toc115106382 \h </w:instrText>
            </w:r>
            <w:r w:rsidR="005A057C">
              <w:rPr>
                <w:noProof/>
                <w:webHidden/>
              </w:rPr>
            </w:r>
            <w:r w:rsidR="005A057C">
              <w:rPr>
                <w:noProof/>
                <w:webHidden/>
              </w:rPr>
              <w:fldChar w:fldCharType="separate"/>
            </w:r>
            <w:r w:rsidR="005A057C">
              <w:rPr>
                <w:noProof/>
                <w:webHidden/>
              </w:rPr>
              <w:t>6</w:t>
            </w:r>
            <w:r w:rsidR="005A057C">
              <w:rPr>
                <w:noProof/>
                <w:webHidden/>
              </w:rPr>
              <w:fldChar w:fldCharType="end"/>
            </w:r>
          </w:hyperlink>
        </w:p>
        <w:p w:rsidR="005A057C" w:rsidRDefault="007F2A3E" w14:paraId="749A4961" w14:textId="74CC462E">
          <w:pPr>
            <w:pStyle w:val="TOC2"/>
            <w:tabs>
              <w:tab w:val="left" w:pos="880"/>
              <w:tab w:val="right" w:leader="dot" w:pos="9016"/>
            </w:tabs>
            <w:rPr>
              <w:rFonts w:asciiTheme="minorHAnsi" w:hAnsiTheme="minorHAnsi" w:eastAsiaTheme="minorEastAsia" w:cstheme="minorBidi"/>
              <w:noProof/>
              <w:sz w:val="22"/>
              <w:szCs w:val="22"/>
              <w:lang w:val="en-GB" w:eastAsia="en-GB"/>
            </w:rPr>
          </w:pPr>
          <w:hyperlink w:history="1" w:anchor="_Toc115106383">
            <w:r w:rsidRPr="00EF30E7" w:rsidR="005A057C">
              <w:rPr>
                <w:rStyle w:val="Hyperlink"/>
                <w:noProof/>
              </w:rPr>
              <w:t>2.1.</w:t>
            </w:r>
            <w:r w:rsidR="005A057C">
              <w:rPr>
                <w:rFonts w:asciiTheme="minorHAnsi" w:hAnsiTheme="minorHAnsi" w:eastAsiaTheme="minorEastAsia" w:cstheme="minorBidi"/>
                <w:noProof/>
                <w:sz w:val="22"/>
                <w:szCs w:val="22"/>
                <w:lang w:val="en-GB" w:eastAsia="en-GB"/>
              </w:rPr>
              <w:tab/>
            </w:r>
            <w:r w:rsidRPr="00EF30E7" w:rsidR="005A057C">
              <w:rPr>
                <w:rStyle w:val="Hyperlink"/>
                <w:noProof/>
              </w:rPr>
              <w:t>Datasets Overview</w:t>
            </w:r>
            <w:r w:rsidR="005A057C">
              <w:rPr>
                <w:noProof/>
                <w:webHidden/>
              </w:rPr>
              <w:tab/>
            </w:r>
            <w:r w:rsidR="005A057C">
              <w:rPr>
                <w:noProof/>
                <w:webHidden/>
              </w:rPr>
              <w:fldChar w:fldCharType="begin"/>
            </w:r>
            <w:r w:rsidR="005A057C">
              <w:rPr>
                <w:noProof/>
                <w:webHidden/>
              </w:rPr>
              <w:instrText xml:space="preserve"> PAGEREF _Toc115106383 \h </w:instrText>
            </w:r>
            <w:r w:rsidR="005A057C">
              <w:rPr>
                <w:noProof/>
                <w:webHidden/>
              </w:rPr>
            </w:r>
            <w:r w:rsidR="005A057C">
              <w:rPr>
                <w:noProof/>
                <w:webHidden/>
              </w:rPr>
              <w:fldChar w:fldCharType="separate"/>
            </w:r>
            <w:r w:rsidR="005A057C">
              <w:rPr>
                <w:noProof/>
                <w:webHidden/>
              </w:rPr>
              <w:t>6</w:t>
            </w:r>
            <w:r w:rsidR="005A057C">
              <w:rPr>
                <w:noProof/>
                <w:webHidden/>
              </w:rPr>
              <w:fldChar w:fldCharType="end"/>
            </w:r>
          </w:hyperlink>
        </w:p>
        <w:p w:rsidR="005A057C" w:rsidRDefault="007F2A3E" w14:paraId="5DFE0E84" w14:textId="5EFDCC40">
          <w:pPr>
            <w:pStyle w:val="TOC2"/>
            <w:tabs>
              <w:tab w:val="left" w:pos="880"/>
              <w:tab w:val="right" w:leader="dot" w:pos="9016"/>
            </w:tabs>
            <w:rPr>
              <w:rFonts w:asciiTheme="minorHAnsi" w:hAnsiTheme="minorHAnsi" w:eastAsiaTheme="minorEastAsia" w:cstheme="minorBidi"/>
              <w:noProof/>
              <w:sz w:val="22"/>
              <w:szCs w:val="22"/>
              <w:lang w:val="en-GB" w:eastAsia="en-GB"/>
            </w:rPr>
          </w:pPr>
          <w:hyperlink w:history="1" w:anchor="_Toc115106384">
            <w:r w:rsidRPr="00EF30E7" w:rsidR="005A057C">
              <w:rPr>
                <w:rStyle w:val="Hyperlink"/>
                <w:noProof/>
              </w:rPr>
              <w:t>2.2.</w:t>
            </w:r>
            <w:r w:rsidR="005A057C">
              <w:rPr>
                <w:rFonts w:asciiTheme="minorHAnsi" w:hAnsiTheme="minorHAnsi" w:eastAsiaTheme="minorEastAsia" w:cstheme="minorBidi"/>
                <w:noProof/>
                <w:sz w:val="22"/>
                <w:szCs w:val="22"/>
                <w:lang w:val="en-GB" w:eastAsia="en-GB"/>
              </w:rPr>
              <w:tab/>
            </w:r>
            <w:r w:rsidRPr="00EF30E7" w:rsidR="005A057C">
              <w:rPr>
                <w:rStyle w:val="Hyperlink"/>
                <w:noProof/>
              </w:rPr>
              <w:t>Sales Data</w:t>
            </w:r>
            <w:r w:rsidR="005A057C">
              <w:rPr>
                <w:noProof/>
                <w:webHidden/>
              </w:rPr>
              <w:tab/>
            </w:r>
            <w:r w:rsidR="005A057C">
              <w:rPr>
                <w:noProof/>
                <w:webHidden/>
              </w:rPr>
              <w:fldChar w:fldCharType="begin"/>
            </w:r>
            <w:r w:rsidR="005A057C">
              <w:rPr>
                <w:noProof/>
                <w:webHidden/>
              </w:rPr>
              <w:instrText xml:space="preserve"> PAGEREF _Toc115106384 \h </w:instrText>
            </w:r>
            <w:r w:rsidR="005A057C">
              <w:rPr>
                <w:noProof/>
                <w:webHidden/>
              </w:rPr>
            </w:r>
            <w:r w:rsidR="005A057C">
              <w:rPr>
                <w:noProof/>
                <w:webHidden/>
              </w:rPr>
              <w:fldChar w:fldCharType="separate"/>
            </w:r>
            <w:r w:rsidR="005A057C">
              <w:rPr>
                <w:noProof/>
                <w:webHidden/>
              </w:rPr>
              <w:t>6</w:t>
            </w:r>
            <w:r w:rsidR="005A057C">
              <w:rPr>
                <w:noProof/>
                <w:webHidden/>
              </w:rPr>
              <w:fldChar w:fldCharType="end"/>
            </w:r>
          </w:hyperlink>
        </w:p>
        <w:p w:rsidR="005A057C" w:rsidRDefault="007F2A3E" w14:paraId="767FB697" w14:textId="7BCC41DE">
          <w:pPr>
            <w:pStyle w:val="TOC2"/>
            <w:tabs>
              <w:tab w:val="left" w:pos="880"/>
              <w:tab w:val="right" w:leader="dot" w:pos="9016"/>
            </w:tabs>
            <w:rPr>
              <w:rFonts w:asciiTheme="minorHAnsi" w:hAnsiTheme="minorHAnsi" w:eastAsiaTheme="minorEastAsia" w:cstheme="minorBidi"/>
              <w:noProof/>
              <w:sz w:val="22"/>
              <w:szCs w:val="22"/>
              <w:lang w:val="en-GB" w:eastAsia="en-GB"/>
            </w:rPr>
          </w:pPr>
          <w:hyperlink w:history="1" w:anchor="_Toc115106385">
            <w:r w:rsidRPr="00EF30E7" w:rsidR="005A057C">
              <w:rPr>
                <w:rStyle w:val="Hyperlink"/>
                <w:noProof/>
              </w:rPr>
              <w:t>2.3.</w:t>
            </w:r>
            <w:r w:rsidR="005A057C">
              <w:rPr>
                <w:rFonts w:asciiTheme="minorHAnsi" w:hAnsiTheme="minorHAnsi" w:eastAsiaTheme="minorEastAsia" w:cstheme="minorBidi"/>
                <w:noProof/>
                <w:sz w:val="22"/>
                <w:szCs w:val="22"/>
                <w:lang w:val="en-GB" w:eastAsia="en-GB"/>
              </w:rPr>
              <w:tab/>
            </w:r>
            <w:r w:rsidRPr="00EF30E7" w:rsidR="005A057C">
              <w:rPr>
                <w:rStyle w:val="Hyperlink"/>
                <w:noProof/>
              </w:rPr>
              <w:t>Master Data</w:t>
            </w:r>
            <w:r w:rsidR="005A057C">
              <w:rPr>
                <w:noProof/>
                <w:webHidden/>
              </w:rPr>
              <w:tab/>
            </w:r>
            <w:r w:rsidR="005A057C">
              <w:rPr>
                <w:noProof/>
                <w:webHidden/>
              </w:rPr>
              <w:fldChar w:fldCharType="begin"/>
            </w:r>
            <w:r w:rsidR="005A057C">
              <w:rPr>
                <w:noProof/>
                <w:webHidden/>
              </w:rPr>
              <w:instrText xml:space="preserve"> PAGEREF _Toc115106385 \h </w:instrText>
            </w:r>
            <w:r w:rsidR="005A057C">
              <w:rPr>
                <w:noProof/>
                <w:webHidden/>
              </w:rPr>
            </w:r>
            <w:r w:rsidR="005A057C">
              <w:rPr>
                <w:noProof/>
                <w:webHidden/>
              </w:rPr>
              <w:fldChar w:fldCharType="separate"/>
            </w:r>
            <w:r w:rsidR="005A057C">
              <w:rPr>
                <w:noProof/>
                <w:webHidden/>
              </w:rPr>
              <w:t>7</w:t>
            </w:r>
            <w:r w:rsidR="005A057C">
              <w:rPr>
                <w:noProof/>
                <w:webHidden/>
              </w:rPr>
              <w:fldChar w:fldCharType="end"/>
            </w:r>
          </w:hyperlink>
        </w:p>
        <w:p w:rsidR="005A057C" w:rsidRDefault="007F2A3E" w14:paraId="1C8CBA7D" w14:textId="7524BF5C">
          <w:pPr>
            <w:pStyle w:val="TOC2"/>
            <w:tabs>
              <w:tab w:val="left" w:pos="880"/>
              <w:tab w:val="right" w:leader="dot" w:pos="9016"/>
            </w:tabs>
            <w:rPr>
              <w:rFonts w:asciiTheme="minorHAnsi" w:hAnsiTheme="minorHAnsi" w:eastAsiaTheme="minorEastAsia" w:cstheme="minorBidi"/>
              <w:noProof/>
              <w:sz w:val="22"/>
              <w:szCs w:val="22"/>
              <w:lang w:val="en-GB" w:eastAsia="en-GB"/>
            </w:rPr>
          </w:pPr>
          <w:hyperlink w:history="1" w:anchor="_Toc115106386">
            <w:r w:rsidRPr="00EF30E7" w:rsidR="005A057C">
              <w:rPr>
                <w:rStyle w:val="Hyperlink"/>
                <w:noProof/>
              </w:rPr>
              <w:t>2.4.</w:t>
            </w:r>
            <w:r w:rsidR="005A057C">
              <w:rPr>
                <w:rFonts w:asciiTheme="minorHAnsi" w:hAnsiTheme="minorHAnsi" w:eastAsiaTheme="minorEastAsia" w:cstheme="minorBidi"/>
                <w:noProof/>
                <w:sz w:val="22"/>
                <w:szCs w:val="22"/>
                <w:lang w:val="en-GB" w:eastAsia="en-GB"/>
              </w:rPr>
              <w:tab/>
            </w:r>
            <w:r w:rsidRPr="00EF30E7" w:rsidR="005A057C">
              <w:rPr>
                <w:rStyle w:val="Hyperlink"/>
                <w:noProof/>
              </w:rPr>
              <w:t>Reference Data</w:t>
            </w:r>
            <w:r w:rsidR="005A057C">
              <w:rPr>
                <w:noProof/>
                <w:webHidden/>
              </w:rPr>
              <w:tab/>
            </w:r>
            <w:r w:rsidR="005A057C">
              <w:rPr>
                <w:noProof/>
                <w:webHidden/>
              </w:rPr>
              <w:fldChar w:fldCharType="begin"/>
            </w:r>
            <w:r w:rsidR="005A057C">
              <w:rPr>
                <w:noProof/>
                <w:webHidden/>
              </w:rPr>
              <w:instrText xml:space="preserve"> PAGEREF _Toc115106386 \h </w:instrText>
            </w:r>
            <w:r w:rsidR="005A057C">
              <w:rPr>
                <w:noProof/>
                <w:webHidden/>
              </w:rPr>
            </w:r>
            <w:r w:rsidR="005A057C">
              <w:rPr>
                <w:noProof/>
                <w:webHidden/>
              </w:rPr>
              <w:fldChar w:fldCharType="separate"/>
            </w:r>
            <w:r w:rsidR="005A057C">
              <w:rPr>
                <w:noProof/>
                <w:webHidden/>
              </w:rPr>
              <w:t>7</w:t>
            </w:r>
            <w:r w:rsidR="005A057C">
              <w:rPr>
                <w:noProof/>
                <w:webHidden/>
              </w:rPr>
              <w:fldChar w:fldCharType="end"/>
            </w:r>
          </w:hyperlink>
        </w:p>
        <w:p w:rsidR="005A057C" w:rsidRDefault="007F2A3E" w14:paraId="5DDB1C29" w14:textId="72C94427">
          <w:pPr>
            <w:pStyle w:val="TOC2"/>
            <w:tabs>
              <w:tab w:val="left" w:pos="880"/>
              <w:tab w:val="right" w:leader="dot" w:pos="9016"/>
            </w:tabs>
            <w:rPr>
              <w:rFonts w:asciiTheme="minorHAnsi" w:hAnsiTheme="minorHAnsi" w:eastAsiaTheme="minorEastAsia" w:cstheme="minorBidi"/>
              <w:noProof/>
              <w:sz w:val="22"/>
              <w:szCs w:val="22"/>
              <w:lang w:val="en-GB" w:eastAsia="en-GB"/>
            </w:rPr>
          </w:pPr>
          <w:hyperlink w:history="1" w:anchor="_Toc115106387">
            <w:r w:rsidRPr="00EF30E7" w:rsidR="005A057C">
              <w:rPr>
                <w:rStyle w:val="Hyperlink"/>
                <w:noProof/>
              </w:rPr>
              <w:t>2.5.</w:t>
            </w:r>
            <w:r w:rsidR="005A057C">
              <w:rPr>
                <w:rFonts w:asciiTheme="minorHAnsi" w:hAnsiTheme="minorHAnsi" w:eastAsiaTheme="minorEastAsia" w:cstheme="minorBidi"/>
                <w:noProof/>
                <w:sz w:val="22"/>
                <w:szCs w:val="22"/>
                <w:lang w:val="en-GB" w:eastAsia="en-GB"/>
              </w:rPr>
              <w:tab/>
            </w:r>
            <w:r w:rsidRPr="00EF30E7" w:rsidR="005A057C">
              <w:rPr>
                <w:rStyle w:val="Hyperlink"/>
                <w:noProof/>
              </w:rPr>
              <w:t>Demand Driver Data</w:t>
            </w:r>
            <w:r w:rsidR="005A057C">
              <w:rPr>
                <w:noProof/>
                <w:webHidden/>
              </w:rPr>
              <w:tab/>
            </w:r>
            <w:r w:rsidR="005A057C">
              <w:rPr>
                <w:noProof/>
                <w:webHidden/>
              </w:rPr>
              <w:fldChar w:fldCharType="begin"/>
            </w:r>
            <w:r w:rsidR="005A057C">
              <w:rPr>
                <w:noProof/>
                <w:webHidden/>
              </w:rPr>
              <w:instrText xml:space="preserve"> PAGEREF _Toc115106387 \h </w:instrText>
            </w:r>
            <w:r w:rsidR="005A057C">
              <w:rPr>
                <w:noProof/>
                <w:webHidden/>
              </w:rPr>
            </w:r>
            <w:r w:rsidR="005A057C">
              <w:rPr>
                <w:noProof/>
                <w:webHidden/>
              </w:rPr>
              <w:fldChar w:fldCharType="separate"/>
            </w:r>
            <w:r w:rsidR="005A057C">
              <w:rPr>
                <w:noProof/>
                <w:webHidden/>
              </w:rPr>
              <w:t>8</w:t>
            </w:r>
            <w:r w:rsidR="005A057C">
              <w:rPr>
                <w:noProof/>
                <w:webHidden/>
              </w:rPr>
              <w:fldChar w:fldCharType="end"/>
            </w:r>
          </w:hyperlink>
        </w:p>
        <w:p w:rsidR="005A057C" w:rsidRDefault="007F2A3E" w14:paraId="39D42710" w14:textId="6F682B6C">
          <w:pPr>
            <w:pStyle w:val="TOC2"/>
            <w:tabs>
              <w:tab w:val="left" w:pos="880"/>
              <w:tab w:val="right" w:leader="dot" w:pos="9016"/>
            </w:tabs>
            <w:rPr>
              <w:rFonts w:asciiTheme="minorHAnsi" w:hAnsiTheme="minorHAnsi" w:eastAsiaTheme="minorEastAsia" w:cstheme="minorBidi"/>
              <w:noProof/>
              <w:sz w:val="22"/>
              <w:szCs w:val="22"/>
              <w:lang w:val="en-GB" w:eastAsia="en-GB"/>
            </w:rPr>
          </w:pPr>
          <w:hyperlink w:history="1" w:anchor="_Toc115106388">
            <w:r w:rsidRPr="00EF30E7" w:rsidR="005A057C">
              <w:rPr>
                <w:rStyle w:val="Hyperlink"/>
                <w:noProof/>
              </w:rPr>
              <w:t>2.6.</w:t>
            </w:r>
            <w:r w:rsidR="005A057C">
              <w:rPr>
                <w:rFonts w:asciiTheme="minorHAnsi" w:hAnsiTheme="minorHAnsi" w:eastAsiaTheme="minorEastAsia" w:cstheme="minorBidi"/>
                <w:noProof/>
                <w:sz w:val="22"/>
                <w:szCs w:val="22"/>
                <w:lang w:val="en-GB" w:eastAsia="en-GB"/>
              </w:rPr>
              <w:tab/>
            </w:r>
            <w:r w:rsidRPr="00EF30E7" w:rsidR="005A057C">
              <w:rPr>
                <w:rStyle w:val="Hyperlink"/>
                <w:noProof/>
              </w:rPr>
              <w:t>Forecast Data</w:t>
            </w:r>
            <w:r w:rsidR="005A057C">
              <w:rPr>
                <w:noProof/>
                <w:webHidden/>
              </w:rPr>
              <w:tab/>
            </w:r>
            <w:r w:rsidR="005A057C">
              <w:rPr>
                <w:noProof/>
                <w:webHidden/>
              </w:rPr>
              <w:fldChar w:fldCharType="begin"/>
            </w:r>
            <w:r w:rsidR="005A057C">
              <w:rPr>
                <w:noProof/>
                <w:webHidden/>
              </w:rPr>
              <w:instrText xml:space="preserve"> PAGEREF _Toc115106388 \h </w:instrText>
            </w:r>
            <w:r w:rsidR="005A057C">
              <w:rPr>
                <w:noProof/>
                <w:webHidden/>
              </w:rPr>
            </w:r>
            <w:r w:rsidR="005A057C">
              <w:rPr>
                <w:noProof/>
                <w:webHidden/>
              </w:rPr>
              <w:fldChar w:fldCharType="separate"/>
            </w:r>
            <w:r w:rsidR="005A057C">
              <w:rPr>
                <w:noProof/>
                <w:webHidden/>
              </w:rPr>
              <w:t>10</w:t>
            </w:r>
            <w:r w:rsidR="005A057C">
              <w:rPr>
                <w:noProof/>
                <w:webHidden/>
              </w:rPr>
              <w:fldChar w:fldCharType="end"/>
            </w:r>
          </w:hyperlink>
        </w:p>
        <w:p w:rsidR="005A057C" w:rsidRDefault="007F2A3E" w14:paraId="1AEB664F" w14:textId="3F629910">
          <w:pPr>
            <w:pStyle w:val="TOC2"/>
            <w:tabs>
              <w:tab w:val="left" w:pos="880"/>
              <w:tab w:val="right" w:leader="dot" w:pos="9016"/>
            </w:tabs>
            <w:rPr>
              <w:rFonts w:asciiTheme="minorHAnsi" w:hAnsiTheme="minorHAnsi" w:eastAsiaTheme="minorEastAsia" w:cstheme="minorBidi"/>
              <w:noProof/>
              <w:sz w:val="22"/>
              <w:szCs w:val="22"/>
              <w:lang w:val="en-GB" w:eastAsia="en-GB"/>
            </w:rPr>
          </w:pPr>
          <w:hyperlink w:history="1" w:anchor="_Toc115106389">
            <w:r w:rsidRPr="00EF30E7" w:rsidR="005A057C">
              <w:rPr>
                <w:rStyle w:val="Hyperlink"/>
                <w:noProof/>
              </w:rPr>
              <w:t>2.7.</w:t>
            </w:r>
            <w:r w:rsidR="005A057C">
              <w:rPr>
                <w:rFonts w:asciiTheme="minorHAnsi" w:hAnsiTheme="minorHAnsi" w:eastAsiaTheme="minorEastAsia" w:cstheme="minorBidi"/>
                <w:noProof/>
                <w:sz w:val="22"/>
                <w:szCs w:val="22"/>
                <w:lang w:val="en-GB" w:eastAsia="en-GB"/>
              </w:rPr>
              <w:tab/>
            </w:r>
            <w:r w:rsidRPr="00EF30E7" w:rsidR="005A057C">
              <w:rPr>
                <w:rStyle w:val="Hyperlink"/>
                <w:noProof/>
              </w:rPr>
              <w:t>Forecast Amended Data</w:t>
            </w:r>
            <w:r w:rsidR="005A057C">
              <w:rPr>
                <w:noProof/>
                <w:webHidden/>
              </w:rPr>
              <w:tab/>
            </w:r>
            <w:r w:rsidR="005A057C">
              <w:rPr>
                <w:noProof/>
                <w:webHidden/>
              </w:rPr>
              <w:fldChar w:fldCharType="begin"/>
            </w:r>
            <w:r w:rsidR="005A057C">
              <w:rPr>
                <w:noProof/>
                <w:webHidden/>
              </w:rPr>
              <w:instrText xml:space="preserve"> PAGEREF _Toc115106389 \h </w:instrText>
            </w:r>
            <w:r w:rsidR="005A057C">
              <w:rPr>
                <w:noProof/>
                <w:webHidden/>
              </w:rPr>
            </w:r>
            <w:r w:rsidR="005A057C">
              <w:rPr>
                <w:noProof/>
                <w:webHidden/>
              </w:rPr>
              <w:fldChar w:fldCharType="separate"/>
            </w:r>
            <w:r w:rsidR="005A057C">
              <w:rPr>
                <w:noProof/>
                <w:webHidden/>
              </w:rPr>
              <w:t>10</w:t>
            </w:r>
            <w:r w:rsidR="005A057C">
              <w:rPr>
                <w:noProof/>
                <w:webHidden/>
              </w:rPr>
              <w:fldChar w:fldCharType="end"/>
            </w:r>
          </w:hyperlink>
        </w:p>
        <w:p w:rsidR="005A057C" w:rsidRDefault="007F2A3E" w14:paraId="53C0A1D7" w14:textId="6D19962D">
          <w:pPr>
            <w:pStyle w:val="TOC1"/>
            <w:tabs>
              <w:tab w:val="left" w:pos="400"/>
              <w:tab w:val="right" w:leader="dot" w:pos="9016"/>
            </w:tabs>
            <w:rPr>
              <w:rFonts w:asciiTheme="minorHAnsi" w:hAnsiTheme="minorHAnsi" w:eastAsiaTheme="minorEastAsia" w:cstheme="minorBidi"/>
              <w:noProof/>
              <w:sz w:val="22"/>
              <w:szCs w:val="22"/>
              <w:lang w:val="en-GB" w:eastAsia="en-GB"/>
            </w:rPr>
          </w:pPr>
          <w:hyperlink w:history="1" w:anchor="_Toc115106390">
            <w:r w:rsidRPr="00EF30E7" w:rsidR="005A057C">
              <w:rPr>
                <w:rStyle w:val="Hyperlink"/>
                <w:noProof/>
              </w:rPr>
              <w:t>3.</w:t>
            </w:r>
            <w:r w:rsidR="005A057C">
              <w:rPr>
                <w:rFonts w:asciiTheme="minorHAnsi" w:hAnsiTheme="minorHAnsi" w:eastAsiaTheme="minorEastAsia" w:cstheme="minorBidi"/>
                <w:noProof/>
                <w:sz w:val="22"/>
                <w:szCs w:val="22"/>
                <w:lang w:val="en-GB" w:eastAsia="en-GB"/>
              </w:rPr>
              <w:tab/>
            </w:r>
            <w:r w:rsidRPr="00EF30E7" w:rsidR="005A057C">
              <w:rPr>
                <w:rStyle w:val="Hyperlink"/>
                <w:noProof/>
              </w:rPr>
              <w:t>Appendix</w:t>
            </w:r>
            <w:r w:rsidR="005A057C">
              <w:rPr>
                <w:noProof/>
                <w:webHidden/>
              </w:rPr>
              <w:tab/>
            </w:r>
            <w:r w:rsidR="005A057C">
              <w:rPr>
                <w:noProof/>
                <w:webHidden/>
              </w:rPr>
              <w:fldChar w:fldCharType="begin"/>
            </w:r>
            <w:r w:rsidR="005A057C">
              <w:rPr>
                <w:noProof/>
                <w:webHidden/>
              </w:rPr>
              <w:instrText xml:space="preserve"> PAGEREF _Toc115106390 \h </w:instrText>
            </w:r>
            <w:r w:rsidR="005A057C">
              <w:rPr>
                <w:noProof/>
                <w:webHidden/>
              </w:rPr>
            </w:r>
            <w:r w:rsidR="005A057C">
              <w:rPr>
                <w:noProof/>
                <w:webHidden/>
              </w:rPr>
              <w:fldChar w:fldCharType="separate"/>
            </w:r>
            <w:r w:rsidR="005A057C">
              <w:rPr>
                <w:noProof/>
                <w:webHidden/>
              </w:rPr>
              <w:t>11</w:t>
            </w:r>
            <w:r w:rsidR="005A057C">
              <w:rPr>
                <w:noProof/>
                <w:webHidden/>
              </w:rPr>
              <w:fldChar w:fldCharType="end"/>
            </w:r>
          </w:hyperlink>
        </w:p>
        <w:p w:rsidR="005A057C" w:rsidRDefault="007F2A3E" w14:paraId="200D9757" w14:textId="7790DF25">
          <w:pPr>
            <w:pStyle w:val="TOC2"/>
            <w:tabs>
              <w:tab w:val="left" w:pos="880"/>
              <w:tab w:val="right" w:leader="dot" w:pos="9016"/>
            </w:tabs>
            <w:rPr>
              <w:rFonts w:asciiTheme="minorHAnsi" w:hAnsiTheme="minorHAnsi" w:eastAsiaTheme="minorEastAsia" w:cstheme="minorBidi"/>
              <w:noProof/>
              <w:sz w:val="22"/>
              <w:szCs w:val="22"/>
              <w:lang w:val="en-GB" w:eastAsia="en-GB"/>
            </w:rPr>
          </w:pPr>
          <w:hyperlink w:history="1" w:anchor="_Toc115106391">
            <w:r w:rsidRPr="00EF30E7" w:rsidR="005A057C">
              <w:rPr>
                <w:rStyle w:val="Hyperlink"/>
                <w:noProof/>
              </w:rPr>
              <w:t>3.1.</w:t>
            </w:r>
            <w:r w:rsidR="005A057C">
              <w:rPr>
                <w:rFonts w:asciiTheme="minorHAnsi" w:hAnsiTheme="minorHAnsi" w:eastAsiaTheme="minorEastAsia" w:cstheme="minorBidi"/>
                <w:noProof/>
                <w:sz w:val="22"/>
                <w:szCs w:val="22"/>
                <w:lang w:val="en-GB" w:eastAsia="en-GB"/>
              </w:rPr>
              <w:tab/>
            </w:r>
            <w:r w:rsidRPr="00EF30E7" w:rsidR="005A057C">
              <w:rPr>
                <w:rStyle w:val="Hyperlink"/>
                <w:noProof/>
              </w:rPr>
              <w:t>Glossary Of Terms</w:t>
            </w:r>
            <w:r w:rsidR="005A057C">
              <w:rPr>
                <w:noProof/>
                <w:webHidden/>
              </w:rPr>
              <w:tab/>
            </w:r>
            <w:r w:rsidR="005A057C">
              <w:rPr>
                <w:noProof/>
                <w:webHidden/>
              </w:rPr>
              <w:fldChar w:fldCharType="begin"/>
            </w:r>
            <w:r w:rsidR="005A057C">
              <w:rPr>
                <w:noProof/>
                <w:webHidden/>
              </w:rPr>
              <w:instrText xml:space="preserve"> PAGEREF _Toc115106391 \h </w:instrText>
            </w:r>
            <w:r w:rsidR="005A057C">
              <w:rPr>
                <w:noProof/>
                <w:webHidden/>
              </w:rPr>
            </w:r>
            <w:r w:rsidR="005A057C">
              <w:rPr>
                <w:noProof/>
                <w:webHidden/>
              </w:rPr>
              <w:fldChar w:fldCharType="separate"/>
            </w:r>
            <w:r w:rsidR="005A057C">
              <w:rPr>
                <w:noProof/>
                <w:webHidden/>
              </w:rPr>
              <w:t>11</w:t>
            </w:r>
            <w:r w:rsidR="005A057C">
              <w:rPr>
                <w:noProof/>
                <w:webHidden/>
              </w:rPr>
              <w:fldChar w:fldCharType="end"/>
            </w:r>
          </w:hyperlink>
        </w:p>
        <w:p w:rsidR="003B4F79" w:rsidRDefault="003B4F79" w14:paraId="6857473C" w14:textId="0BCD9371">
          <w:r>
            <w:rPr>
              <w:b/>
              <w:bCs/>
              <w:noProof/>
            </w:rPr>
            <w:fldChar w:fldCharType="end"/>
          </w:r>
          <w:r w:rsidR="005A057C">
            <w:rPr>
              <w:b/>
              <w:bCs/>
              <w:noProof/>
            </w:rPr>
            <w:t xml:space="preserve"> </w:t>
          </w:r>
        </w:p>
      </w:sdtContent>
    </w:sdt>
    <w:p w:rsidR="000C64EB" w:rsidP="00C41512" w:rsidRDefault="03DB0523" w14:paraId="5968F2F2" w14:textId="6DD13363">
      <w:pPr>
        <w:pStyle w:val="Heading1"/>
      </w:pPr>
      <w:bookmarkStart w:name="_Toc115106381" w:id="26"/>
      <w:r>
        <w:t>Background</w:t>
      </w:r>
      <w:r w:rsidR="3C908CD0">
        <w:t xml:space="preserve"> &amp; </w:t>
      </w:r>
      <w:r w:rsidR="2B27396B">
        <w:t>Scope</w:t>
      </w:r>
      <w:bookmarkEnd w:id="26"/>
    </w:p>
    <w:p w:rsidR="00515689" w:rsidRDefault="00515689" w14:paraId="3C36F340" w14:textId="77777777">
      <w:pPr>
        <w:spacing w:after="160" w:line="259" w:lineRule="auto"/>
      </w:pPr>
    </w:p>
    <w:p w:rsidR="001262D4" w:rsidRDefault="00515689" w14:paraId="12B137D1" w14:textId="77777777">
      <w:pPr>
        <w:spacing w:after="160" w:line="259" w:lineRule="auto"/>
      </w:pPr>
      <w:r>
        <w:t xml:space="preserve">Within Imperial Brands </w:t>
      </w:r>
      <w:r w:rsidR="007B44AE">
        <w:t xml:space="preserve">there is a </w:t>
      </w:r>
      <w:r w:rsidR="009F24ED">
        <w:t xml:space="preserve">need for a Data Hub to underpin the objective </w:t>
      </w:r>
      <w:r w:rsidR="006B54B9">
        <w:t xml:space="preserve">of </w:t>
      </w:r>
      <w:r w:rsidR="00105AAA">
        <w:t xml:space="preserve">providing </w:t>
      </w:r>
      <w:r w:rsidR="00B11DB5">
        <w:t>a central data repository for manag</w:t>
      </w:r>
      <w:r w:rsidR="00153D0B">
        <w:t xml:space="preserve">ing and integrating </w:t>
      </w:r>
      <w:r w:rsidR="001262D4">
        <w:t>corporate data assets.</w:t>
      </w:r>
    </w:p>
    <w:p w:rsidR="00D94215" w:rsidRDefault="56364748" w14:paraId="70D92300" w14:textId="17CE21D3">
      <w:pPr>
        <w:spacing w:after="160" w:line="259" w:lineRule="auto"/>
      </w:pPr>
      <w:r>
        <w:t xml:space="preserve">The vision of the Data Hub is to be a global </w:t>
      </w:r>
      <w:r w:rsidR="4768E433">
        <w:t xml:space="preserve">data platform </w:t>
      </w:r>
      <w:r w:rsidR="7BD53D02">
        <w:t>for</w:t>
      </w:r>
      <w:r w:rsidR="4768E433">
        <w:t xml:space="preserve"> unify data integration </w:t>
      </w:r>
      <w:r w:rsidR="41A0DC37">
        <w:t>activities</w:t>
      </w:r>
      <w:r w:rsidR="5059A392">
        <w:t>, provide</w:t>
      </w:r>
      <w:r w:rsidR="4AB52108">
        <w:t xml:space="preserve"> </w:t>
      </w:r>
      <w:r w:rsidR="5059A392">
        <w:t xml:space="preserve">modern </w:t>
      </w:r>
      <w:r w:rsidR="4AB52108">
        <w:t>processing capabilities</w:t>
      </w:r>
      <w:r w:rsidR="5F856A01">
        <w:t xml:space="preserve"> on a flexible cloud-based platform</w:t>
      </w:r>
      <w:r w:rsidR="55E1ECF3">
        <w:t>.</w:t>
      </w:r>
      <w:r w:rsidR="0D78252A">
        <w:t xml:space="preserve"> This initial project </w:t>
      </w:r>
      <w:r w:rsidR="6E381F61">
        <w:t xml:space="preserve">delivers the hub for the specific case of </w:t>
      </w:r>
      <w:commentRangeStart w:id="27"/>
      <w:r w:rsidR="6E381F61">
        <w:t xml:space="preserve">Demand </w:t>
      </w:r>
      <w:r w:rsidR="460CBA53">
        <w:t>Forecasting</w:t>
      </w:r>
      <w:r w:rsidR="6E381F61">
        <w:t>.</w:t>
      </w:r>
      <w:commentRangeEnd w:id="27"/>
      <w:r>
        <w:rPr>
          <w:rStyle w:val="CommentReference"/>
        </w:rPr>
        <w:commentReference w:id="27"/>
      </w:r>
    </w:p>
    <w:p w:rsidR="619C0A88" w:rsidP="7E07A093" w:rsidRDefault="00DE5DCC" w14:paraId="57762130" w14:textId="146CD04B">
      <w:pPr>
        <w:spacing w:line="257" w:lineRule="auto"/>
      </w:pPr>
      <w:r w:rsidRPr="009734F3">
        <w:t>The purpose of this document is</w:t>
      </w:r>
      <w:r>
        <w:t xml:space="preserve"> to provide</w:t>
      </w:r>
      <w:r w:rsidRPr="009734F3">
        <w:t xml:space="preserve"> </w:t>
      </w:r>
      <w:r w:rsidRPr="00A7127E">
        <w:t>the mapping of data sources and flows to requirements</w:t>
      </w:r>
      <w:r>
        <w:t xml:space="preserve"> at attribute level. It also includes any business rules/transformations to be applied to the data</w:t>
      </w:r>
      <w:r w:rsidRPr="7E07A093" w:rsidR="619C0A88">
        <w:rPr>
          <w:rFonts w:eastAsia="Arial"/>
        </w:rPr>
        <w:t>.</w:t>
      </w:r>
    </w:p>
    <w:p w:rsidR="619C0A88" w:rsidP="7E07A093" w:rsidRDefault="619C0A88" w14:paraId="6596C1B7" w14:textId="7E7E94B6">
      <w:pPr>
        <w:spacing w:line="257" w:lineRule="auto"/>
      </w:pPr>
      <w:r w:rsidRPr="7E07A093">
        <w:rPr>
          <w:rFonts w:eastAsia="Arial"/>
        </w:rPr>
        <w:t>The document follows the completion of the</w:t>
      </w:r>
      <w:r w:rsidRPr="00D84374" w:rsidR="00D84374">
        <w:rPr>
          <w:rFonts w:eastAsia="Arial"/>
        </w:rPr>
        <w:t xml:space="preserve"> A05 Data Mapping and Model Document</w:t>
      </w:r>
      <w:r w:rsidRPr="7E07A093">
        <w:rPr>
          <w:rFonts w:eastAsia="Arial"/>
        </w:rPr>
        <w:t xml:space="preserve"> which helped inform </w:t>
      </w:r>
      <w:r w:rsidR="00D84374">
        <w:t>high-level data flows of datasets flowing into and out of the Data Hub and how the data will be structured</w:t>
      </w:r>
      <w:r w:rsidRPr="7E07A093">
        <w:rPr>
          <w:rFonts w:eastAsia="Arial"/>
        </w:rPr>
        <w:t>.</w:t>
      </w:r>
    </w:p>
    <w:p w:rsidR="619C0A88" w:rsidP="7E07A093" w:rsidRDefault="619C0A88" w14:paraId="5A3C3763" w14:textId="2473308F">
      <w:pPr>
        <w:spacing w:line="257" w:lineRule="auto"/>
      </w:pPr>
      <w:r w:rsidRPr="7E07A093">
        <w:rPr>
          <w:rFonts w:eastAsia="Arial"/>
        </w:rPr>
        <w:t xml:space="preserve">This document provides </w:t>
      </w:r>
      <w:r w:rsidR="00AA0860">
        <w:rPr>
          <w:rFonts w:eastAsia="Arial"/>
        </w:rPr>
        <w:t>data mapping for the data flows in-line with</w:t>
      </w:r>
      <w:r w:rsidRPr="7E07A093">
        <w:rPr>
          <w:rFonts w:eastAsia="Arial"/>
        </w:rPr>
        <w:t xml:space="preserve"> the following documents:</w:t>
      </w:r>
    </w:p>
    <w:p w:rsidR="619C0A88" w:rsidP="7E07A093" w:rsidRDefault="004F7728" w14:paraId="243A69F9" w14:textId="78CFC0F3">
      <w:pPr>
        <w:pStyle w:val="ListParagraph"/>
        <w:numPr>
          <w:ilvl w:val="0"/>
          <w:numId w:val="1"/>
        </w:numPr>
        <w:rPr>
          <w:rFonts w:eastAsia="Arial"/>
        </w:rPr>
      </w:pPr>
      <w:r w:rsidRPr="00D84374">
        <w:rPr>
          <w:rFonts w:eastAsia="Arial"/>
        </w:rPr>
        <w:t>A05 Data Mapping and Model Document</w:t>
      </w:r>
      <w:r w:rsidRPr="7E07A093" w:rsidR="619C0A88">
        <w:rPr>
          <w:rFonts w:eastAsia="Arial"/>
        </w:rPr>
        <w:t xml:space="preserve">: which </w:t>
      </w:r>
      <w:r>
        <w:rPr>
          <w:rFonts w:eastAsia="Arial"/>
        </w:rPr>
        <w:t>contains</w:t>
      </w:r>
      <w:r w:rsidRPr="7E07A093" w:rsidR="619C0A88">
        <w:rPr>
          <w:rFonts w:eastAsia="Arial"/>
        </w:rPr>
        <w:t xml:space="preserve"> </w:t>
      </w:r>
      <w:r>
        <w:t>high-level data flows of datasets flowing into and out of the Data Hub and how the data will be structured within the Data Hub</w:t>
      </w:r>
      <w:r w:rsidRPr="7E07A093" w:rsidR="619C0A88">
        <w:rPr>
          <w:rFonts w:eastAsia="Arial"/>
        </w:rPr>
        <w:t>.</w:t>
      </w:r>
    </w:p>
    <w:p w:rsidR="619C0A88" w:rsidP="001A399A" w:rsidRDefault="619C0A88" w14:paraId="7DD926B8" w14:textId="1E012A19">
      <w:pPr>
        <w:pStyle w:val="ListParagraph"/>
        <w:numPr>
          <w:ilvl w:val="0"/>
          <w:numId w:val="1"/>
        </w:numPr>
        <w:spacing w:after="160" w:line="259" w:lineRule="auto"/>
        <w:rPr>
          <w:rFonts w:eastAsia="Arial"/>
        </w:rPr>
      </w:pPr>
      <w:r w:rsidRPr="001A399A">
        <w:rPr>
          <w:rFonts w:eastAsia="Arial"/>
        </w:rPr>
        <w:t>D05 Solution Design Document: which will describe the technical solution design and architecture of the Data Hub.</w:t>
      </w:r>
    </w:p>
    <w:p w:rsidR="7E07A093" w:rsidRDefault="7E07A093" w14:paraId="78BC1E8F" w14:textId="55F83675">
      <w:ins w:author="Samudre, Swapnil" w:date="2024-02-05T14:02:55.801Z" w:id="1000118689">
        <w:r w:rsidR="3B9C99A1">
          <w:t>0</w:t>
        </w:r>
      </w:ins>
      <w:r>
        <w:br w:type="page"/>
      </w:r>
    </w:p>
    <w:p w:rsidRPr="009025F4" w:rsidR="000C64EB" w:rsidP="009025F4" w:rsidRDefault="1AFCFDDF" w14:paraId="33A9EED3" w14:textId="5DAA4315">
      <w:pPr>
        <w:pStyle w:val="Heading1"/>
      </w:pPr>
      <w:bookmarkStart w:name="_Toc115106382" w:id="28"/>
      <w:r w:rsidRPr="009025F4">
        <w:t xml:space="preserve">Data </w:t>
      </w:r>
      <w:r w:rsidR="00647C84">
        <w:t>Mapping</w:t>
      </w:r>
      <w:bookmarkEnd w:id="28"/>
    </w:p>
    <w:p w:rsidR="00CF7D57" w:rsidRDefault="00CF7D57" w14:paraId="218B9C42" w14:textId="77777777">
      <w:pPr>
        <w:spacing w:after="160" w:line="259" w:lineRule="auto"/>
      </w:pPr>
    </w:p>
    <w:p w:rsidR="00C177CF" w:rsidP="00FD5BE4" w:rsidRDefault="00777052" w14:paraId="42D3D480" w14:textId="0C403F96">
      <w:pPr>
        <w:pStyle w:val="Heading2"/>
        <w:ind w:left="709"/>
      </w:pPr>
      <w:bookmarkStart w:name="_Toc115106383" w:id="29"/>
      <w:r>
        <w:t>Datasets</w:t>
      </w:r>
      <w:r w:rsidR="00C177CF">
        <w:t xml:space="preserve"> Overview</w:t>
      </w:r>
      <w:bookmarkEnd w:id="29"/>
    </w:p>
    <w:p w:rsidRPr="005928BD" w:rsidR="005928BD" w:rsidP="005928BD" w:rsidRDefault="005928BD" w14:paraId="757D7271" w14:textId="77777777">
      <w:pPr>
        <w:rPr>
          <w:lang w:val="en-GB" w:eastAsia="en-US"/>
        </w:rPr>
      </w:pPr>
    </w:p>
    <w:p w:rsidR="007321DF" w:rsidP="007321DF" w:rsidRDefault="00777052" w14:paraId="0F4D066E" w14:textId="186BABC3">
      <w:pPr>
        <w:spacing w:after="160" w:line="259" w:lineRule="auto"/>
        <w:ind w:left="360"/>
      </w:pPr>
      <w:r>
        <w:t xml:space="preserve">Below </w:t>
      </w:r>
      <w:r w:rsidR="00083109">
        <w:t>is</w:t>
      </w:r>
      <w:r>
        <w:t xml:space="preserve"> the </w:t>
      </w:r>
      <w:r w:rsidR="008D6F6F">
        <w:t>list of</w:t>
      </w:r>
      <w:r w:rsidR="007321DF">
        <w:t xml:space="preserve"> </w:t>
      </w:r>
      <w:r w:rsidR="00374575">
        <w:t>datasets part of Data Hub.</w:t>
      </w:r>
    </w:p>
    <w:p w:rsidR="009F7D52" w:rsidP="0031552D" w:rsidRDefault="004C6DF4" w14:paraId="171A677D" w14:textId="4B97977D">
      <w:pPr>
        <w:pStyle w:val="ListParagraph"/>
        <w:numPr>
          <w:ilvl w:val="0"/>
          <w:numId w:val="3"/>
        </w:numPr>
        <w:spacing w:after="160" w:line="259" w:lineRule="auto"/>
      </w:pPr>
      <w:r>
        <w:t>Sales Data</w:t>
      </w:r>
      <w:r w:rsidR="00914D4C">
        <w:t xml:space="preserve">  </w:t>
      </w:r>
    </w:p>
    <w:p w:rsidR="004C6DF4" w:rsidP="0031552D" w:rsidRDefault="004C6DF4" w14:paraId="59868061" w14:textId="6A7EEF1F">
      <w:pPr>
        <w:pStyle w:val="ListParagraph"/>
        <w:numPr>
          <w:ilvl w:val="0"/>
          <w:numId w:val="3"/>
        </w:numPr>
        <w:spacing w:after="160" w:line="259" w:lineRule="auto"/>
      </w:pPr>
      <w:r>
        <w:t>Master Data</w:t>
      </w:r>
      <w:r w:rsidR="00914D4C">
        <w:t xml:space="preserve">  </w:t>
      </w:r>
    </w:p>
    <w:p w:rsidR="004C6DF4" w:rsidP="0031552D" w:rsidRDefault="004C6DF4" w14:paraId="3A471C12" w14:textId="5C31E041">
      <w:pPr>
        <w:pStyle w:val="ListParagraph"/>
        <w:numPr>
          <w:ilvl w:val="0"/>
          <w:numId w:val="3"/>
        </w:numPr>
        <w:spacing w:after="160" w:line="259" w:lineRule="auto"/>
      </w:pPr>
      <w:r>
        <w:t>Reference Data</w:t>
      </w:r>
      <w:r w:rsidR="00914D4C">
        <w:t xml:space="preserve"> </w:t>
      </w:r>
    </w:p>
    <w:p w:rsidR="004C6DF4" w:rsidP="0031552D" w:rsidRDefault="004C6DF4" w14:paraId="6F6C9F69" w14:textId="6DC25CAC">
      <w:pPr>
        <w:pStyle w:val="ListParagraph"/>
        <w:numPr>
          <w:ilvl w:val="0"/>
          <w:numId w:val="3"/>
        </w:numPr>
        <w:spacing w:after="160" w:line="259" w:lineRule="auto"/>
      </w:pPr>
      <w:r>
        <w:t>Demand Driver Data</w:t>
      </w:r>
      <w:r w:rsidR="00914D4C">
        <w:t xml:space="preserve"> </w:t>
      </w:r>
    </w:p>
    <w:p w:rsidR="00F044D6" w:rsidP="0031552D" w:rsidRDefault="00D96CEA" w14:paraId="31CC3B36" w14:textId="3C44AE5A">
      <w:pPr>
        <w:pStyle w:val="ListParagraph"/>
        <w:numPr>
          <w:ilvl w:val="0"/>
          <w:numId w:val="3"/>
        </w:numPr>
        <w:spacing w:after="160" w:line="259" w:lineRule="auto"/>
      </w:pPr>
      <w:r>
        <w:t>Forecast Data</w:t>
      </w:r>
      <w:r w:rsidR="00914D4C">
        <w:t xml:space="preserve"> </w:t>
      </w:r>
      <w:bookmarkStart w:name="_Toc113462401" w:id="30"/>
      <w:bookmarkStart w:name="_Toc113530754" w:id="31"/>
      <w:bookmarkStart w:name="_Toc113618095" w:id="32"/>
      <w:bookmarkEnd w:id="30"/>
      <w:bookmarkEnd w:id="31"/>
      <w:bookmarkEnd w:id="32"/>
    </w:p>
    <w:p w:rsidR="009B20E8" w:rsidP="0031552D" w:rsidRDefault="009B20E8" w14:paraId="31E18125" w14:textId="37A103BB">
      <w:pPr>
        <w:pStyle w:val="ListParagraph"/>
        <w:numPr>
          <w:ilvl w:val="0"/>
          <w:numId w:val="3"/>
        </w:numPr>
        <w:spacing w:after="160" w:line="259" w:lineRule="auto"/>
      </w:pPr>
      <w:r>
        <w:t>Forecast Amended</w:t>
      </w:r>
    </w:p>
    <w:p w:rsidR="00F044D6" w:rsidP="00F044D6" w:rsidRDefault="00F044D6" w14:paraId="742131E5" w14:textId="77777777">
      <w:pPr>
        <w:pStyle w:val="ListParagraph"/>
        <w:spacing w:after="160" w:line="259" w:lineRule="auto"/>
      </w:pPr>
    </w:p>
    <w:p w:rsidR="00FC1B97" w:rsidP="00F044D6" w:rsidRDefault="009A2744" w14:paraId="694382C7" w14:textId="03086541">
      <w:pPr>
        <w:pStyle w:val="ListParagraph"/>
        <w:spacing w:after="160" w:line="259" w:lineRule="auto"/>
      </w:pPr>
      <w:r>
        <w:t>Below is the link to the mapping document that provides the list of attributes and the rules to transform data from data sources to the format defined by Noodle.</w:t>
      </w:r>
    </w:p>
    <w:p w:rsidRPr="009C2B61" w:rsidR="009A2744" w:rsidP="009A2744" w:rsidRDefault="0033262C" w14:paraId="383E4721" w14:textId="03BE142D">
      <w:pPr>
        <w:rPr>
          <w:b/>
          <w:bCs/>
          <w:lang w:val="en-GB" w:eastAsia="en-US"/>
        </w:rPr>
      </w:pPr>
      <w:r>
        <w:rPr>
          <w:lang w:val="en-GB" w:eastAsia="en-US"/>
        </w:rPr>
        <w:tab/>
      </w:r>
      <w:hyperlink w:history="1" r:id="rId15">
        <w:r w:rsidRPr="24837E4F" w:rsidR="700735F0">
          <w:rPr>
            <w:rStyle w:val="Hyperlink"/>
            <w:b/>
            <w:bCs/>
            <w:lang w:val="en-GB" w:eastAsia="en-US"/>
          </w:rPr>
          <w:t>A02 Data Requirement and mapping</w:t>
        </w:r>
      </w:hyperlink>
    </w:p>
    <w:p w:rsidRPr="009A2744" w:rsidR="009A2744" w:rsidP="009A2744" w:rsidRDefault="009A2744" w14:paraId="322A0846" w14:textId="77777777">
      <w:pPr>
        <w:rPr>
          <w:lang w:val="en-GB" w:eastAsia="en-US"/>
        </w:rPr>
      </w:pPr>
    </w:p>
    <w:p w:rsidR="003264F3" w:rsidP="00FD5BE4" w:rsidRDefault="11AF634B" w14:paraId="1A12D3BB" w14:textId="18B1CC39">
      <w:pPr>
        <w:pStyle w:val="Heading2"/>
        <w:ind w:left="709"/>
      </w:pPr>
      <w:bookmarkStart w:name="_Toc115106384" w:id="33"/>
      <w:r>
        <w:t>Sales Data</w:t>
      </w:r>
      <w:bookmarkEnd w:id="33"/>
    </w:p>
    <w:p w:rsidRPr="005928BD" w:rsidR="005928BD" w:rsidP="005928BD" w:rsidRDefault="005928BD" w14:paraId="4D7E2DF3" w14:textId="77777777">
      <w:pPr>
        <w:rPr>
          <w:lang w:val="en-GB" w:eastAsia="en-US"/>
        </w:rPr>
      </w:pPr>
    </w:p>
    <w:p w:rsidR="00DA55CF" w:rsidP="005928BD" w:rsidRDefault="00E7325B" w14:paraId="0CA7A2B4" w14:textId="2B9F4ACC">
      <w:pPr>
        <w:ind w:left="360"/>
      </w:pPr>
      <w:r>
        <w:t xml:space="preserve">Below </w:t>
      </w:r>
      <w:r w:rsidR="00083109">
        <w:t>is</w:t>
      </w:r>
      <w:r>
        <w:t xml:space="preserve"> the </w:t>
      </w:r>
      <w:r w:rsidR="00663671">
        <w:t xml:space="preserve">list of </w:t>
      </w:r>
      <w:r>
        <w:t>datasets part of Sales data.</w:t>
      </w:r>
    </w:p>
    <w:p w:rsidR="00021B4A" w:rsidP="005928BD" w:rsidRDefault="00021B4A" w14:paraId="190541E3" w14:textId="77777777">
      <w:pPr>
        <w:ind w:left="360"/>
      </w:pPr>
    </w:p>
    <w:p w:rsidR="005E0F7B" w:rsidP="0031552D" w:rsidRDefault="00DA55CF" w14:paraId="0FB91950" w14:textId="288BA93C">
      <w:pPr>
        <w:pStyle w:val="ListParagraph"/>
        <w:numPr>
          <w:ilvl w:val="0"/>
          <w:numId w:val="4"/>
        </w:numPr>
      </w:pPr>
      <w:r>
        <w:t>Sell-In</w:t>
      </w:r>
      <w:r w:rsidR="006F5162">
        <w:t xml:space="preserve"> dataset: </w:t>
      </w:r>
      <w:r w:rsidR="00F65747">
        <w:t>Historic sales data and orders data as a base of the demand forecast</w:t>
      </w:r>
      <w:r w:rsidR="00C401AF">
        <w:t>. Data for all the markets available in APO would be sourced from APO.</w:t>
      </w:r>
      <w:r w:rsidR="00670947">
        <w:t xml:space="preserve"> </w:t>
      </w:r>
      <w:r w:rsidR="007668A2">
        <w:t>Within APO, shipment data would be provided to noodle to generate forecast.</w:t>
      </w:r>
      <w:r w:rsidR="0888FC83">
        <w:t xml:space="preserve"> The Sell-In data for Algeria would be sourced from HIVE in addition to the APO data.</w:t>
      </w:r>
    </w:p>
    <w:p w:rsidR="00E45097" w:rsidP="00E45097" w:rsidRDefault="00E45097" w14:paraId="75D20829" w14:textId="77777777">
      <w:pPr>
        <w:pStyle w:val="ListParagraph"/>
      </w:pPr>
    </w:p>
    <w:p w:rsidR="00E45097" w:rsidP="0031552D" w:rsidRDefault="00DA55CF" w14:paraId="4EC149E2" w14:textId="01AC0E8A">
      <w:pPr>
        <w:pStyle w:val="ListParagraph"/>
        <w:numPr>
          <w:ilvl w:val="0"/>
          <w:numId w:val="4"/>
        </w:numPr>
      </w:pPr>
      <w:r>
        <w:t>Sell-Out</w:t>
      </w:r>
      <w:r w:rsidR="0025345A">
        <w:t xml:space="preserve"> (Scan)</w:t>
      </w:r>
      <w:r w:rsidR="00342F15">
        <w:t xml:space="preserve"> </w:t>
      </w:r>
      <w:r w:rsidR="006F5162">
        <w:t xml:space="preserve">dataset: </w:t>
      </w:r>
      <w:r w:rsidR="0025345A">
        <w:t>Historic sales data</w:t>
      </w:r>
      <w:r w:rsidR="00031C20">
        <w:t xml:space="preserve"> available as Report on Trade/ scan data. Report on Trade data is available for UK &amp; Ireland. Channel data </w:t>
      </w:r>
      <w:r w:rsidR="007F624E">
        <w:t>is</w:t>
      </w:r>
      <w:r w:rsidR="0025345A">
        <w:t xml:space="preserve"> available for UK</w:t>
      </w:r>
      <w:r w:rsidR="00031C20">
        <w:t xml:space="preserve"> &amp;</w:t>
      </w:r>
      <w:r w:rsidR="0025345A">
        <w:t xml:space="preserve"> Australia</w:t>
      </w:r>
      <w:r w:rsidR="00622EBA">
        <w:t>.</w:t>
      </w:r>
    </w:p>
    <w:p w:rsidR="00E45097" w:rsidP="00E45097" w:rsidRDefault="00E45097" w14:paraId="683C3991" w14:textId="77777777">
      <w:pPr>
        <w:pStyle w:val="ListParagraph"/>
      </w:pPr>
    </w:p>
    <w:p w:rsidR="00DA55CF" w:rsidP="00E45097" w:rsidRDefault="00031C20" w14:paraId="3405F002" w14:textId="158FF546">
      <w:pPr>
        <w:pStyle w:val="ListParagraph"/>
      </w:pPr>
      <w:r>
        <w:t xml:space="preserve"> </w:t>
      </w:r>
    </w:p>
    <w:p w:rsidR="003E52B0" w:rsidP="0031552D" w:rsidRDefault="00DA55CF" w14:paraId="21E60C6C" w14:textId="4C0E6EDF">
      <w:pPr>
        <w:pStyle w:val="ListParagraph"/>
        <w:numPr>
          <w:ilvl w:val="0"/>
          <w:numId w:val="4"/>
        </w:numPr>
      </w:pPr>
      <w:r>
        <w:t>Sell-Through</w:t>
      </w:r>
      <w:r w:rsidR="00342F15">
        <w:t xml:space="preserve"> </w:t>
      </w:r>
      <w:r w:rsidR="006F5162">
        <w:t xml:space="preserve">dataset: </w:t>
      </w:r>
      <w:r w:rsidRPr="00C3224E" w:rsidR="00C3224E">
        <w:t>Historic sales data</w:t>
      </w:r>
      <w:r w:rsidR="00C3224E">
        <w:t xml:space="preserve"> provided by local markets</w:t>
      </w:r>
      <w:r w:rsidR="008E29A3">
        <w:t>, except for France which is available in Hive.</w:t>
      </w:r>
    </w:p>
    <w:p w:rsidR="00E45097" w:rsidP="00E45097" w:rsidRDefault="00E45097" w14:paraId="60C036A7" w14:textId="77777777">
      <w:pPr>
        <w:pStyle w:val="ListParagraph"/>
      </w:pPr>
    </w:p>
    <w:p w:rsidR="00E7325B" w:rsidP="0031552D" w:rsidRDefault="00E7325B" w14:paraId="57CB030D" w14:textId="48FD961C">
      <w:pPr>
        <w:pStyle w:val="ListParagraph"/>
        <w:numPr>
          <w:ilvl w:val="0"/>
          <w:numId w:val="4"/>
        </w:numPr>
      </w:pPr>
      <w:r>
        <w:t xml:space="preserve">Distributor’s </w:t>
      </w:r>
      <w:r w:rsidR="00F65747">
        <w:t>Stock:</w:t>
      </w:r>
      <w:r w:rsidR="00F13ED7">
        <w:t xml:space="preserve"> </w:t>
      </w:r>
      <w:r w:rsidR="00F51712">
        <w:t>The closing stock at end of month/week provided by local markets</w:t>
      </w:r>
      <w:r w:rsidR="008E29A3">
        <w:t>, except for France which is available in Hive.</w:t>
      </w:r>
    </w:p>
    <w:p w:rsidR="00E45097" w:rsidP="00E45097" w:rsidRDefault="00E45097" w14:paraId="68E52680" w14:textId="77777777">
      <w:pPr>
        <w:pStyle w:val="ListParagraph"/>
      </w:pPr>
    </w:p>
    <w:p w:rsidR="006B1AA5" w:rsidP="00E45097" w:rsidRDefault="006B1AA5" w14:paraId="43477193" w14:textId="77777777">
      <w:pPr>
        <w:pStyle w:val="ListParagraph"/>
        <w:sectPr w:rsidR="006B1AA5">
          <w:headerReference w:type="default" r:id="rId16"/>
          <w:footerReference w:type="default" r:id="rId17"/>
          <w:pgSz w:w="11906" w:h="16838" w:orient="portrait"/>
          <w:pgMar w:top="1440" w:right="1440" w:bottom="1440" w:left="1440" w:header="708" w:footer="708" w:gutter="0"/>
          <w:cols w:space="708"/>
          <w:docGrid w:linePitch="360"/>
        </w:sectPr>
      </w:pPr>
    </w:p>
    <w:p w:rsidR="00E45097" w:rsidP="00E45097" w:rsidRDefault="00E45097" w14:paraId="43748A29" w14:textId="77777777">
      <w:pPr>
        <w:pStyle w:val="ListParagraph"/>
      </w:pPr>
    </w:p>
    <w:p w:rsidR="00D31EDD" w:rsidP="0031552D" w:rsidRDefault="00DA55CF" w14:paraId="73DADA51" w14:textId="61B37D38">
      <w:pPr>
        <w:pStyle w:val="ListParagraph"/>
        <w:numPr>
          <w:ilvl w:val="0"/>
          <w:numId w:val="4"/>
        </w:numPr>
      </w:pPr>
      <w:r>
        <w:t>Market Size</w:t>
      </w:r>
      <w:r w:rsidR="00342F15">
        <w:t xml:space="preserve"> </w:t>
      </w:r>
      <w:r w:rsidR="006F5162">
        <w:t xml:space="preserve">dataset: </w:t>
      </w:r>
      <w:r w:rsidR="00E423D4">
        <w:t>Historic market size volumes to produce forecast for MSS process (market size &amp; share)</w:t>
      </w:r>
    </w:p>
    <w:p w:rsidR="00D31EDD" w:rsidP="00D31EDD" w:rsidRDefault="00D31EDD" w14:paraId="5E0C1590" w14:textId="192362E0">
      <w:pPr>
        <w:pStyle w:val="ListParagraph"/>
      </w:pPr>
    </w:p>
    <w:p w:rsidR="2C17465C" w:rsidP="2C17465C" w:rsidRDefault="2C17465C" w14:paraId="3D1BD1EB" w14:textId="77777777">
      <w:pPr>
        <w:pStyle w:val="ListParagraph"/>
      </w:pPr>
    </w:p>
    <w:p w:rsidR="00CC1A4C" w:rsidP="2C17465C" w:rsidRDefault="00CC1A4C" w14:paraId="2C6AACAF" w14:textId="487E6BE8">
      <w:pPr>
        <w:pStyle w:val="ListParagraph"/>
        <w:rPr>
          <w:b/>
          <w:bCs/>
        </w:rPr>
      </w:pPr>
      <w:r w:rsidRPr="2C17465C">
        <w:rPr>
          <w:b/>
          <w:bCs/>
        </w:rPr>
        <w:t xml:space="preserve">Additional </w:t>
      </w:r>
      <w:r w:rsidRPr="2C17465C" w:rsidR="6AE83E25">
        <w:rPr>
          <w:b/>
          <w:bCs/>
        </w:rPr>
        <w:t>R</w:t>
      </w:r>
      <w:r w:rsidRPr="2C17465C">
        <w:rPr>
          <w:b/>
          <w:bCs/>
        </w:rPr>
        <w:t>eferences:</w:t>
      </w:r>
    </w:p>
    <w:p w:rsidR="00CC1A4C" w:rsidP="00D31EDD" w:rsidRDefault="00CC1A4C" w14:paraId="0E06FF82" w14:textId="77777777">
      <w:pPr>
        <w:pStyle w:val="ListParagraph"/>
      </w:pPr>
    </w:p>
    <w:p w:rsidR="00EE05CF" w:rsidP="0031552D" w:rsidRDefault="00EE05CF" w14:paraId="7D94EEE2" w14:textId="02D22568">
      <w:pPr>
        <w:pStyle w:val="ListParagraph"/>
        <w:numPr>
          <w:ilvl w:val="0"/>
          <w:numId w:val="13"/>
        </w:numPr>
      </w:pPr>
      <w:r>
        <w:t xml:space="preserve">Below </w:t>
      </w:r>
      <w:r w:rsidR="00936FA8">
        <w:t>link</w:t>
      </w:r>
      <w:r>
        <w:t xml:space="preserve"> contains the list of datasets and the applicable markets for each dataset.</w:t>
      </w:r>
    </w:p>
    <w:p w:rsidR="00EE05CF" w:rsidP="00D31EDD" w:rsidRDefault="00EE05CF" w14:paraId="2487B3E1" w14:textId="3B396D8E">
      <w:pPr>
        <w:pStyle w:val="ListParagraph"/>
      </w:pPr>
    </w:p>
    <w:p w:rsidR="007A166E" w:rsidP="00CC1A4C" w:rsidRDefault="007F2A3E" w14:paraId="252CB029" w14:textId="70E77463">
      <w:pPr>
        <w:pStyle w:val="ListParagraph"/>
        <w:ind w:firstLine="360"/>
      </w:pPr>
      <w:hyperlink w:history="1" r:id="rId18">
        <w:proofErr w:type="spellStart"/>
        <w:r w:rsidRPr="009B5951" w:rsidR="009B5951">
          <w:rPr>
            <w:rStyle w:val="Hyperlink"/>
          </w:rPr>
          <w:t>GTT_data</w:t>
        </w:r>
        <w:r w:rsidRPr="009B5951" w:rsidR="009B5951">
          <w:rPr>
            <w:rStyle w:val="Hyperlink"/>
          </w:rPr>
          <w:softHyphen/>
        </w:r>
        <w:r w:rsidRPr="009B5951" w:rsidR="009B5951">
          <w:rPr>
            <w:rStyle w:val="Hyperlink"/>
          </w:rPr>
          <w:softHyphen/>
          <w:t>_requirements</w:t>
        </w:r>
        <w:proofErr w:type="spellEnd"/>
      </w:hyperlink>
    </w:p>
    <w:p w:rsidR="00CC1A4C" w:rsidP="00CC1A4C" w:rsidRDefault="00CC1A4C" w14:paraId="7A68F179" w14:textId="5868BA5E"/>
    <w:p w:rsidR="00CC1A4C" w:rsidP="0031552D" w:rsidRDefault="00CC1A4C" w14:paraId="44C28D9A" w14:textId="195E1185">
      <w:pPr>
        <w:pStyle w:val="ListParagraph"/>
        <w:numPr>
          <w:ilvl w:val="0"/>
          <w:numId w:val="13"/>
        </w:numPr>
      </w:pPr>
      <w:r>
        <w:t>Link to Sample datasets</w:t>
      </w:r>
    </w:p>
    <w:p w:rsidR="00CC1A4C" w:rsidP="00CC1A4C" w:rsidRDefault="00CC1A4C" w14:paraId="48D2CA12" w14:textId="599EFB90">
      <w:pPr>
        <w:pStyle w:val="ListParagraph"/>
        <w:ind w:left="1080"/>
      </w:pPr>
    </w:p>
    <w:p w:rsidR="00CC1A4C" w:rsidP="00CC1A4C" w:rsidRDefault="007F2A3E" w14:paraId="4325BA26" w14:textId="4ADE9F9D">
      <w:pPr>
        <w:pStyle w:val="ListParagraph"/>
        <w:ind w:left="1080"/>
      </w:pPr>
      <w:hyperlink w:history="1" r:id="rId19">
        <w:proofErr w:type="spellStart"/>
        <w:r w:rsidRPr="00CE4A74" w:rsidR="00CE4A74">
          <w:rPr>
            <w:rStyle w:val="Hyperlink"/>
          </w:rPr>
          <w:t>Sales_sample_data</w:t>
        </w:r>
        <w:proofErr w:type="spellEnd"/>
      </w:hyperlink>
    </w:p>
    <w:p w:rsidR="00101D54" w:rsidP="00637385" w:rsidRDefault="00101D54" w14:paraId="29ED8E17" w14:textId="146AF2C7"/>
    <w:p w:rsidR="002778FF" w:rsidP="00637385" w:rsidRDefault="002778FF" w14:paraId="65F08A24" w14:textId="57F07CB7"/>
    <w:p w:rsidR="002778FF" w:rsidP="00637385" w:rsidRDefault="002778FF" w14:paraId="3FED5910" w14:textId="073ED495"/>
    <w:p w:rsidR="006B1AA5" w:rsidP="00637385" w:rsidRDefault="006B1AA5" w14:paraId="106E1A85" w14:textId="6AFC113E"/>
    <w:p w:rsidRPr="00637385" w:rsidR="006B1AA5" w:rsidP="00637385" w:rsidRDefault="006B1AA5" w14:paraId="632E68D0" w14:textId="77777777"/>
    <w:p w:rsidR="003264F3" w:rsidP="00D92B23" w:rsidRDefault="0078A977" w14:paraId="2CE775E9" w14:textId="222A1474">
      <w:pPr>
        <w:pStyle w:val="Heading2"/>
        <w:ind w:left="284" w:firstLine="0"/>
      </w:pPr>
      <w:bookmarkStart w:name="_Toc115106385" w:id="34"/>
      <w:r>
        <w:t>Master Data</w:t>
      </w:r>
      <w:bookmarkEnd w:id="34"/>
    </w:p>
    <w:p w:rsidRPr="00442FBE" w:rsidR="00442FBE" w:rsidP="00442FBE" w:rsidRDefault="00442FBE" w14:paraId="0383E4AE" w14:textId="77777777">
      <w:pPr>
        <w:rPr>
          <w:lang w:val="en-GB" w:eastAsia="en-US"/>
        </w:rPr>
      </w:pPr>
    </w:p>
    <w:p w:rsidR="00442FBE" w:rsidP="00442FBE" w:rsidRDefault="00442FBE" w14:paraId="4615EA71" w14:textId="0DE8CE1A">
      <w:pPr>
        <w:ind w:left="360"/>
      </w:pPr>
      <w:r>
        <w:t>Below is the</w:t>
      </w:r>
      <w:r w:rsidR="00663671">
        <w:t xml:space="preserve"> list of</w:t>
      </w:r>
      <w:r>
        <w:t xml:space="preserve"> datasets part of </w:t>
      </w:r>
      <w:commentRangeStart w:id="35"/>
      <w:r w:rsidR="00663671">
        <w:t>Master</w:t>
      </w:r>
      <w:r>
        <w:t xml:space="preserve"> </w:t>
      </w:r>
      <w:r w:rsidR="53560114">
        <w:t>data. (</w:t>
      </w:r>
      <w:r w:rsidR="0C6439D0">
        <w:t xml:space="preserve">Below </w:t>
      </w:r>
      <w:r w:rsidR="59386556">
        <w:t>mentioned dataset names are as per the Noodle definitions of master data)</w:t>
      </w:r>
      <w:commentRangeEnd w:id="35"/>
      <w:r>
        <w:rPr>
          <w:rStyle w:val="CommentReference"/>
        </w:rPr>
        <w:commentReference w:id="35"/>
      </w:r>
    </w:p>
    <w:p w:rsidR="00442FBE" w:rsidP="0031552D" w:rsidRDefault="004D25F6" w14:paraId="51CFC1AC" w14:textId="3C88D152">
      <w:pPr>
        <w:pStyle w:val="ListParagraph"/>
        <w:numPr>
          <w:ilvl w:val="0"/>
          <w:numId w:val="9"/>
        </w:numPr>
      </w:pPr>
      <w:bookmarkStart w:name="OLE_LINK1" w:id="36"/>
      <w:r w:rsidRPr="004D25F6">
        <w:t>Item Master</w:t>
      </w:r>
      <w:r w:rsidR="00442FBE">
        <w:t xml:space="preserve"> dataset</w:t>
      </w:r>
      <w:r w:rsidR="00BF030B">
        <w:t xml:space="preserve">: </w:t>
      </w:r>
      <w:r w:rsidRPr="00BF030B" w:rsidR="00BF030B">
        <w:t>Captures key attributes of items sold by Imperial Brands.</w:t>
      </w:r>
    </w:p>
    <w:p w:rsidR="00442FBE" w:rsidP="0031552D" w:rsidRDefault="004D25F6" w14:paraId="2A45CE69" w14:textId="6D19DDFB">
      <w:pPr>
        <w:pStyle w:val="ListParagraph"/>
        <w:numPr>
          <w:ilvl w:val="0"/>
          <w:numId w:val="9"/>
        </w:numPr>
      </w:pPr>
      <w:r w:rsidRPr="004D25F6">
        <w:t>Node Master</w:t>
      </w:r>
      <w:r w:rsidR="00442FBE">
        <w:t xml:space="preserve"> dataset</w:t>
      </w:r>
      <w:r w:rsidR="00BF030B">
        <w:t xml:space="preserve">: </w:t>
      </w:r>
      <w:r w:rsidRPr="00BF030B" w:rsidR="00BF030B">
        <w:t>Captures key attributes of ship-from locations at Imperial Brands along with mapping of ship-from location to sold-to market.</w:t>
      </w:r>
    </w:p>
    <w:p w:rsidR="00442FBE" w:rsidP="0031552D" w:rsidRDefault="004D25F6" w14:paraId="530C4D56" w14:textId="4182E8AC">
      <w:pPr>
        <w:pStyle w:val="ListParagraph"/>
        <w:numPr>
          <w:ilvl w:val="0"/>
          <w:numId w:val="9"/>
        </w:numPr>
      </w:pPr>
      <w:r>
        <w:t>Planning ID In-scope List</w:t>
      </w:r>
      <w:r w:rsidR="00442FBE">
        <w:t xml:space="preserve"> dataset</w:t>
      </w:r>
      <w:r w:rsidR="00BF030B">
        <w:t>:</w:t>
      </w:r>
      <w:r w:rsidR="2F340743">
        <w:t xml:space="preserve"> The</w:t>
      </w:r>
      <w:ins w:author="Tangirala, Harini" w:date="2022-09-27T07:51:00Z" w:id="37">
        <w:r w:rsidR="2F340743">
          <w:t xml:space="preserve"> </w:t>
        </w:r>
      </w:ins>
      <w:r w:rsidR="00BF030B">
        <w:t>list which captures the mapping of items to markets that need Noodle forecast.</w:t>
      </w:r>
    </w:p>
    <w:p w:rsidR="00442FBE" w:rsidP="0031552D" w:rsidRDefault="004D25F6" w14:paraId="19FFC91E" w14:textId="71BCDF52">
      <w:pPr>
        <w:pStyle w:val="ListParagraph"/>
        <w:numPr>
          <w:ilvl w:val="0"/>
          <w:numId w:val="9"/>
        </w:numPr>
      </w:pPr>
      <w:r>
        <w:t>Node Mapping dataset</w:t>
      </w:r>
      <w:r w:rsidR="00BF030B">
        <w:t xml:space="preserve">: </w:t>
      </w:r>
      <w:r w:rsidR="270451F7">
        <w:t xml:space="preserve">The </w:t>
      </w:r>
      <w:r w:rsidR="00BF030B">
        <w:t>list which captures the mapping of ship-from location to an aggregated level planning-ship-from location by market.</w:t>
      </w:r>
    </w:p>
    <w:p w:rsidR="00442FBE" w:rsidP="0031552D" w:rsidRDefault="004D25F6" w14:paraId="04D33475" w14:textId="60EA4758">
      <w:pPr>
        <w:pStyle w:val="ListParagraph"/>
        <w:numPr>
          <w:ilvl w:val="0"/>
          <w:numId w:val="9"/>
        </w:numPr>
      </w:pPr>
      <w:r>
        <w:t>Market Code Description</w:t>
      </w:r>
      <w:r w:rsidR="00442FBE">
        <w:t xml:space="preserve"> dataset</w:t>
      </w:r>
      <w:r w:rsidR="00831EBC">
        <w:t xml:space="preserve">: </w:t>
      </w:r>
      <w:r w:rsidR="0A366148">
        <w:t xml:space="preserve">The </w:t>
      </w:r>
      <w:r w:rsidR="00831EBC">
        <w:t>list which captures the name/description for each market code as defined by Imperial.</w:t>
      </w:r>
    </w:p>
    <w:bookmarkEnd w:id="36"/>
    <w:p w:rsidRPr="00D92B23" w:rsidR="00D92B23" w:rsidP="00D92B23" w:rsidRDefault="00D92B23" w14:paraId="1A61C9C7" w14:textId="77777777">
      <w:pPr>
        <w:rPr>
          <w:lang w:val="en-GB" w:eastAsia="en-US"/>
        </w:rPr>
      </w:pPr>
    </w:p>
    <w:p w:rsidRPr="00FC17C6" w:rsidR="00422E5A" w:rsidP="00B57B41" w:rsidRDefault="00422E5A" w14:paraId="64727FB7" w14:textId="77777777">
      <w:pPr>
        <w:ind w:left="360"/>
        <w:rPr>
          <w:lang w:val="en-GB" w:eastAsia="en-US"/>
        </w:rPr>
      </w:pPr>
    </w:p>
    <w:p w:rsidR="009E3B67" w:rsidP="00D92B23" w:rsidRDefault="009E3B67" w14:paraId="3F67FAF8" w14:textId="15135A6B">
      <w:pPr>
        <w:pStyle w:val="Heading2"/>
        <w:ind w:left="426" w:hanging="141"/>
      </w:pPr>
      <w:bookmarkStart w:name="_Toc115106386" w:id="38"/>
      <w:r>
        <w:t>Reference Data</w:t>
      </w:r>
      <w:bookmarkEnd w:id="38"/>
      <w:r>
        <w:t xml:space="preserve"> </w:t>
      </w:r>
    </w:p>
    <w:p w:rsidR="00FC17C6" w:rsidP="00FC17C6" w:rsidRDefault="00FC17C6" w14:paraId="1EECFFAB" w14:textId="6B213095">
      <w:pPr>
        <w:rPr>
          <w:lang w:val="en-GB" w:eastAsia="en-US"/>
        </w:rPr>
      </w:pPr>
    </w:p>
    <w:p w:rsidR="00746472" w:rsidP="00746472" w:rsidRDefault="00DE6807" w14:paraId="7351A7B5" w14:textId="7E0DA9EB">
      <w:pPr>
        <w:ind w:left="360"/>
      </w:pPr>
      <w:r>
        <w:t xml:space="preserve">Below </w:t>
      </w:r>
      <w:r w:rsidR="0007176F">
        <w:t>is</w:t>
      </w:r>
      <w:r>
        <w:t xml:space="preserve"> the list of</w:t>
      </w:r>
      <w:r w:rsidR="00746472">
        <w:t xml:space="preserve"> </w:t>
      </w:r>
      <w:r w:rsidR="00D17782">
        <w:t>Reference</w:t>
      </w:r>
      <w:r w:rsidR="00746472">
        <w:t xml:space="preserve"> data schemas:</w:t>
      </w:r>
    </w:p>
    <w:p w:rsidR="004216DB" w:rsidP="00746472" w:rsidRDefault="004216DB" w14:paraId="4AC64DDF" w14:textId="34A63E87">
      <w:pPr>
        <w:ind w:left="360"/>
      </w:pPr>
    </w:p>
    <w:p w:rsidR="004216DB" w:rsidP="0031552D" w:rsidRDefault="00506A1F" w14:paraId="68B984B3" w14:textId="0030A651">
      <w:pPr>
        <w:pStyle w:val="ListParagraph"/>
        <w:numPr>
          <w:ilvl w:val="0"/>
          <w:numId w:val="5"/>
        </w:numPr>
      </w:pPr>
      <w:r>
        <w:t>PSKU</w:t>
      </w:r>
      <w:r w:rsidR="004216DB">
        <w:t xml:space="preserve"> Mapping</w:t>
      </w:r>
      <w:r w:rsidR="00BA16A3">
        <w:t xml:space="preserve"> </w:t>
      </w:r>
      <w:r w:rsidR="004007ED">
        <w:t>dataset: This mapping document contains Planning SKU for multiple data sets. For Historic data, PSKU is added to the data files. For Operational data, PSKU is obtained based on SSKU or RSKU or Brand Pack variant, as applicable.</w:t>
      </w:r>
    </w:p>
    <w:p w:rsidRPr="004007ED" w:rsidR="00295DD4" w:rsidP="00295DD4" w:rsidRDefault="00295DD4" w14:paraId="07613884" w14:textId="3F413BE2">
      <w:pPr>
        <w:pStyle w:val="ListParagraph"/>
        <w:rPr>
          <w:lang w:val="en-GB" w:eastAsia="en-US"/>
        </w:rPr>
      </w:pPr>
    </w:p>
    <w:p w:rsidR="00295DD4" w:rsidP="0031552D" w:rsidRDefault="00295DD4" w14:paraId="210EAC01" w14:textId="5F1F8BB0">
      <w:pPr>
        <w:pStyle w:val="ListParagraph"/>
        <w:numPr>
          <w:ilvl w:val="1"/>
          <w:numId w:val="8"/>
        </w:numPr>
        <w:rPr>
          <w:lang w:val="en-GB" w:eastAsia="en-US"/>
        </w:rPr>
      </w:pPr>
      <w:r>
        <w:rPr>
          <w:lang w:val="en-GB" w:eastAsia="en-US"/>
        </w:rPr>
        <w:t>For Pricing demand drivers, Join based on</w:t>
      </w:r>
      <w:r w:rsidR="006C7366">
        <w:rPr>
          <w:lang w:val="en-GB" w:eastAsia="en-US"/>
        </w:rPr>
        <w:t xml:space="preserve"> </w:t>
      </w:r>
      <w:r w:rsidRPr="00295DD4">
        <w:rPr>
          <w:lang w:val="en-GB" w:eastAsia="en-US"/>
        </w:rPr>
        <w:t>BRANDPACK_VARIANT_RETAIL_SALES</w:t>
      </w:r>
      <w:r>
        <w:rPr>
          <w:lang w:val="en-GB" w:eastAsia="en-US"/>
        </w:rPr>
        <w:t xml:space="preserve"> to get PSKU</w:t>
      </w:r>
    </w:p>
    <w:p w:rsidRPr="00B2591B" w:rsidR="006C7366" w:rsidP="0031552D" w:rsidRDefault="00B2591B" w14:paraId="583EC7C3" w14:textId="0112A109">
      <w:pPr>
        <w:pStyle w:val="ListParagraph"/>
        <w:numPr>
          <w:ilvl w:val="1"/>
          <w:numId w:val="8"/>
        </w:numPr>
        <w:rPr>
          <w:lang w:val="en-GB" w:eastAsia="en-US"/>
        </w:rPr>
      </w:pPr>
      <w:r>
        <w:rPr>
          <w:lang w:val="en-GB" w:eastAsia="en-US"/>
        </w:rPr>
        <w:t xml:space="preserve">For Sell-Out (Scan data), join based on </w:t>
      </w:r>
      <w:r w:rsidRPr="00B2591B">
        <w:rPr>
          <w:lang w:val="en-GB" w:eastAsia="en-US"/>
        </w:rPr>
        <w:t>BRANDPACKVARIANT_SCAN_DATA_GB_IE for UK and IRELAND data to get PSKU</w:t>
      </w:r>
    </w:p>
    <w:p w:rsidR="00B2591B" w:rsidP="0031552D" w:rsidRDefault="00B2591B" w14:paraId="4B5CE922" w14:textId="0E694D5F">
      <w:pPr>
        <w:pStyle w:val="ListParagraph"/>
        <w:numPr>
          <w:ilvl w:val="1"/>
          <w:numId w:val="8"/>
        </w:numPr>
        <w:rPr>
          <w:lang w:val="en-GB" w:eastAsia="en-US"/>
        </w:rPr>
      </w:pPr>
      <w:r>
        <w:rPr>
          <w:lang w:val="en-GB" w:eastAsia="en-US"/>
        </w:rPr>
        <w:t xml:space="preserve">For Sell-Out (Scan data), join based on </w:t>
      </w:r>
      <w:r w:rsidRPr="00B2591B">
        <w:rPr>
          <w:lang w:val="en-GB" w:eastAsia="en-US"/>
        </w:rPr>
        <w:t>BRANDPACKVARIANT_SCAN_DATA_AU_NZ for Australia and New Zealand</w:t>
      </w:r>
      <w:r>
        <w:rPr>
          <w:lang w:val="en-GB" w:eastAsia="en-US"/>
        </w:rPr>
        <w:t xml:space="preserve"> data to get PSKU</w:t>
      </w:r>
    </w:p>
    <w:p w:rsidRPr="0004228A" w:rsidR="000F6864" w:rsidP="0031552D" w:rsidRDefault="000F6864" w14:paraId="78C9DB92" w14:textId="3BDD90B3">
      <w:pPr>
        <w:pStyle w:val="ListParagraph"/>
        <w:numPr>
          <w:ilvl w:val="1"/>
          <w:numId w:val="8"/>
        </w:numPr>
        <w:rPr>
          <w:lang w:val="en-GB" w:eastAsia="en-US"/>
        </w:rPr>
      </w:pPr>
      <w:r w:rsidRPr="0004228A">
        <w:rPr>
          <w:lang w:val="en-GB" w:eastAsia="en-US"/>
        </w:rPr>
        <w:t>SELL_THROUGH_PSKU</w:t>
      </w:r>
      <w:r w:rsidRPr="0004228A" w:rsidR="00B2346E">
        <w:rPr>
          <w:lang w:val="en-GB" w:eastAsia="en-US"/>
        </w:rPr>
        <w:t xml:space="preserve"> for Sell through and Distributor’s Stock</w:t>
      </w:r>
    </w:p>
    <w:p w:rsidRPr="0004228A" w:rsidR="00CF7BE0" w:rsidP="0031552D" w:rsidRDefault="00CF7BE0" w14:paraId="3F28AF64" w14:textId="383D1E51">
      <w:pPr>
        <w:pStyle w:val="ListParagraph"/>
        <w:numPr>
          <w:ilvl w:val="1"/>
          <w:numId w:val="8"/>
        </w:numPr>
        <w:rPr>
          <w:lang w:val="en-GB" w:eastAsia="en-US"/>
        </w:rPr>
      </w:pPr>
      <w:r w:rsidRPr="079EE3AA">
        <w:rPr>
          <w:lang w:val="en-GB" w:eastAsia="en-US"/>
        </w:rPr>
        <w:t>For all other datasets, join based on SSKU/RSKU to get PSKU</w:t>
      </w:r>
    </w:p>
    <w:p w:rsidRPr="0004228A" w:rsidR="006C3CAC" w:rsidP="006C3CAC" w:rsidRDefault="006C3CAC" w14:paraId="171ECC3B" w14:textId="77777777">
      <w:pPr>
        <w:pStyle w:val="ListParagraph"/>
        <w:rPr>
          <w:lang w:val="en-GB" w:eastAsia="en-US"/>
        </w:rPr>
      </w:pPr>
    </w:p>
    <w:p w:rsidR="004216DB" w:rsidP="0031552D" w:rsidRDefault="5CA7F4F1" w14:paraId="70D3238B" w14:textId="7B4570DF">
      <w:pPr>
        <w:pStyle w:val="ListParagraph"/>
        <w:numPr>
          <w:ilvl w:val="0"/>
          <w:numId w:val="5"/>
        </w:numPr>
      </w:pPr>
      <w:r>
        <w:t>Unit of Measure</w:t>
      </w:r>
      <w:r w:rsidR="7F30EF9A">
        <w:t xml:space="preserve"> dataset</w:t>
      </w:r>
      <w:r w:rsidR="77A0D854">
        <w:t xml:space="preserve">: This is part of </w:t>
      </w:r>
      <w:proofErr w:type="spellStart"/>
      <w:r w:rsidR="77A0D854">
        <w:t>item_master</w:t>
      </w:r>
      <w:proofErr w:type="spellEnd"/>
      <w:r w:rsidR="77A0D854">
        <w:t xml:space="preserve"> data and </w:t>
      </w:r>
      <w:bookmarkStart w:name="_Int_3c71VXXk" w:id="39"/>
      <w:r w:rsidR="22CF19AF">
        <w:t>would not</w:t>
      </w:r>
      <w:bookmarkEnd w:id="39"/>
      <w:r w:rsidR="77A0D854">
        <w:t xml:space="preserve"> be a separate mapping table/document. </w:t>
      </w:r>
      <w:commentRangeStart w:id="40"/>
      <w:r w:rsidR="77A0D854">
        <w:t>The Base Unit of Measure</w:t>
      </w:r>
      <w:r w:rsidR="5BD4B069">
        <w:t xml:space="preserve"> (e.g., KG &amp; TS)</w:t>
      </w:r>
      <w:r w:rsidR="77A0D854">
        <w:t xml:space="preserve"> is derived based on Planning Item id where Unit of Measure is not available in the Source data.</w:t>
      </w:r>
      <w:commentRangeEnd w:id="40"/>
      <w:r>
        <w:rPr>
          <w:rStyle w:val="CommentReference"/>
        </w:rPr>
        <w:commentReference w:id="40"/>
      </w:r>
    </w:p>
    <w:p w:rsidR="006C3CAC" w:rsidP="006C3CAC" w:rsidRDefault="006C3CAC" w14:paraId="3FB2E300" w14:textId="77777777">
      <w:pPr>
        <w:pStyle w:val="ListParagraph"/>
      </w:pPr>
    </w:p>
    <w:p w:rsidRPr="00931F3A" w:rsidR="00477CB4" w:rsidP="0031552D" w:rsidRDefault="61C1E767" w14:paraId="73A2413A" w14:textId="49742EAC">
      <w:pPr>
        <w:pStyle w:val="ListParagraph"/>
        <w:numPr>
          <w:ilvl w:val="0"/>
          <w:numId w:val="5"/>
        </w:numPr>
        <w:rPr>
          <w:lang w:val="en-GB" w:eastAsia="en-US"/>
        </w:rPr>
      </w:pPr>
      <w:r>
        <w:t>Planning Market mappi</w:t>
      </w:r>
      <w:r w:rsidR="2104D092">
        <w:t>ng</w:t>
      </w:r>
      <w:r w:rsidR="3DA112D0">
        <w:t xml:space="preserve"> </w:t>
      </w:r>
      <w:r w:rsidR="7F30EF9A">
        <w:t xml:space="preserve">dataset: </w:t>
      </w:r>
      <w:r w:rsidR="77A0D854">
        <w:t xml:space="preserve">This mapping document provides information about the list of markets and their </w:t>
      </w:r>
      <w:r w:rsidR="05A3FF10">
        <w:t>Planning Market Code</w:t>
      </w:r>
      <w:r w:rsidR="77A0D854">
        <w:t xml:space="preserve">. The </w:t>
      </w:r>
      <w:r w:rsidR="1853FE23">
        <w:t>Planning Market</w:t>
      </w:r>
      <w:r w:rsidR="77A0D854">
        <w:t xml:space="preserve"> code for various data sets is derived as below:</w:t>
      </w:r>
    </w:p>
    <w:p w:rsidRPr="00931F3A" w:rsidR="00931F3A" w:rsidP="00931F3A" w:rsidRDefault="00931F3A" w14:paraId="535E7A2B" w14:textId="77777777">
      <w:pPr>
        <w:pStyle w:val="ListParagraph"/>
        <w:rPr>
          <w:lang w:val="en-GB" w:eastAsia="en-US"/>
        </w:rPr>
      </w:pPr>
    </w:p>
    <w:p w:rsidRPr="004007ED" w:rsidR="004007ED" w:rsidP="0031552D" w:rsidRDefault="004007ED" w14:paraId="570012D9" w14:textId="3979D262">
      <w:pPr>
        <w:pStyle w:val="ListParagraph"/>
        <w:numPr>
          <w:ilvl w:val="1"/>
          <w:numId w:val="7"/>
        </w:numPr>
        <w:rPr>
          <w:lang w:val="en-GB" w:eastAsia="en-US"/>
        </w:rPr>
      </w:pPr>
      <w:r w:rsidRPr="2C17465C">
        <w:rPr>
          <w:lang w:val="en-GB" w:eastAsia="en-US"/>
        </w:rPr>
        <w:t xml:space="preserve">For Sell-In data from </w:t>
      </w:r>
      <w:bookmarkStart w:name="_Int_UgciGcWF" w:id="41"/>
      <w:r w:rsidRPr="2C17465C">
        <w:rPr>
          <w:lang w:val="en-GB" w:eastAsia="en-US"/>
        </w:rPr>
        <w:t>APO</w:t>
      </w:r>
      <w:bookmarkEnd w:id="41"/>
      <w:r w:rsidRPr="2C17465C">
        <w:rPr>
          <w:lang w:val="en-GB" w:eastAsia="en-US"/>
        </w:rPr>
        <w:t xml:space="preserve">, get </w:t>
      </w:r>
      <w:r w:rsidRPr="4B971DC8" w:rsidR="29D04475">
        <w:rPr>
          <w:lang w:val="en-GB" w:eastAsia="en-US"/>
        </w:rPr>
        <w:t>Planning</w:t>
      </w:r>
      <w:r w:rsidRPr="2C17465C">
        <w:rPr>
          <w:lang w:val="en-GB" w:eastAsia="en-US"/>
        </w:rPr>
        <w:t xml:space="preserve"> market code based on APO Market</w:t>
      </w:r>
    </w:p>
    <w:p w:rsidRPr="004007ED" w:rsidR="004007ED" w:rsidP="0031552D" w:rsidRDefault="004007ED" w14:paraId="38DFFE53" w14:textId="402B3B3E">
      <w:pPr>
        <w:pStyle w:val="ListParagraph"/>
        <w:numPr>
          <w:ilvl w:val="1"/>
          <w:numId w:val="7"/>
        </w:numPr>
        <w:rPr>
          <w:lang w:val="en-GB" w:eastAsia="en-US"/>
        </w:rPr>
      </w:pPr>
      <w:r w:rsidRPr="004007ED">
        <w:rPr>
          <w:lang w:val="en-GB" w:eastAsia="en-US"/>
        </w:rPr>
        <w:t xml:space="preserve">For MSS (Market Size and Share), get </w:t>
      </w:r>
      <w:r w:rsidRPr="4149C1AB" w:rsidR="7659645D">
        <w:rPr>
          <w:lang w:val="en-GB" w:eastAsia="en-US"/>
        </w:rPr>
        <w:t>Planning</w:t>
      </w:r>
      <w:r w:rsidRPr="4149C1AB">
        <w:rPr>
          <w:lang w:val="en-GB" w:eastAsia="en-US"/>
        </w:rPr>
        <w:t xml:space="preserve"> </w:t>
      </w:r>
      <w:r w:rsidRPr="004007ED">
        <w:rPr>
          <w:lang w:val="en-GB" w:eastAsia="en-US"/>
        </w:rPr>
        <w:t>market code based on ‘Market size country’ (if available), otherwise ‘Planning market’</w:t>
      </w:r>
    </w:p>
    <w:p w:rsidRPr="004007ED" w:rsidR="004007ED" w:rsidP="0031552D" w:rsidRDefault="004007ED" w14:paraId="042C9AC9" w14:textId="47C8998C">
      <w:pPr>
        <w:pStyle w:val="ListParagraph"/>
        <w:numPr>
          <w:ilvl w:val="1"/>
          <w:numId w:val="7"/>
        </w:numPr>
        <w:rPr>
          <w:lang w:val="en-GB" w:eastAsia="en-US"/>
        </w:rPr>
      </w:pPr>
      <w:r w:rsidRPr="004007ED">
        <w:rPr>
          <w:lang w:val="en-GB" w:eastAsia="en-US"/>
        </w:rPr>
        <w:t xml:space="preserve">For Macro economic data, get market </w:t>
      </w:r>
      <w:r w:rsidRPr="20E9BDFF" w:rsidR="524462F3">
        <w:rPr>
          <w:lang w:val="en-GB" w:eastAsia="en-US"/>
        </w:rPr>
        <w:t xml:space="preserve">Planning Market </w:t>
      </w:r>
      <w:r w:rsidRPr="20E9BDFF">
        <w:rPr>
          <w:lang w:val="en-GB" w:eastAsia="en-US"/>
        </w:rPr>
        <w:t>code</w:t>
      </w:r>
      <w:r w:rsidRPr="004007ED">
        <w:rPr>
          <w:lang w:val="en-GB" w:eastAsia="en-US"/>
        </w:rPr>
        <w:t xml:space="preserve"> based on ‘Macroeconomic data source’ (if available), otherwise ‘Planning market’</w:t>
      </w:r>
    </w:p>
    <w:p w:rsidRPr="004007ED" w:rsidR="004007ED" w:rsidP="0031552D" w:rsidRDefault="004007ED" w14:paraId="3E3AC253" w14:textId="72C3E0B8">
      <w:pPr>
        <w:pStyle w:val="ListParagraph"/>
        <w:numPr>
          <w:ilvl w:val="1"/>
          <w:numId w:val="7"/>
        </w:numPr>
        <w:rPr>
          <w:lang w:val="en-GB" w:eastAsia="en-US"/>
        </w:rPr>
      </w:pPr>
      <w:r w:rsidRPr="004007ED">
        <w:rPr>
          <w:lang w:val="en-GB" w:eastAsia="en-US"/>
        </w:rPr>
        <w:t xml:space="preserve">For Pricing drivers, get </w:t>
      </w:r>
      <w:r w:rsidRPr="4615AAEA" w:rsidR="648BA25B">
        <w:rPr>
          <w:lang w:val="en-GB" w:eastAsia="en-US"/>
        </w:rPr>
        <w:t xml:space="preserve">Planning </w:t>
      </w:r>
      <w:r w:rsidRPr="004007ED">
        <w:rPr>
          <w:lang w:val="en-GB" w:eastAsia="en-US"/>
        </w:rPr>
        <w:t>market code based on ‘Retail sales data (Nielsen)’ if available), otherwise ‘Planning market’</w:t>
      </w:r>
    </w:p>
    <w:p w:rsidR="00931F3A" w:rsidP="0031552D" w:rsidRDefault="004007ED" w14:paraId="2A7E891A" w14:textId="22256A37">
      <w:pPr>
        <w:pStyle w:val="ListParagraph"/>
        <w:numPr>
          <w:ilvl w:val="1"/>
          <w:numId w:val="7"/>
        </w:numPr>
        <w:rPr>
          <w:lang w:val="en-GB" w:eastAsia="en-US"/>
        </w:rPr>
      </w:pPr>
      <w:r w:rsidRPr="004007ED">
        <w:rPr>
          <w:lang w:val="en-GB" w:eastAsia="en-US"/>
        </w:rPr>
        <w:t xml:space="preserve">For all other sources, get </w:t>
      </w:r>
      <w:r w:rsidRPr="0FABE954" w:rsidR="4CBF9B97">
        <w:rPr>
          <w:lang w:val="en-GB" w:eastAsia="en-US"/>
        </w:rPr>
        <w:t>Planning</w:t>
      </w:r>
      <w:r w:rsidRPr="0FABE954">
        <w:rPr>
          <w:lang w:val="en-GB" w:eastAsia="en-US"/>
        </w:rPr>
        <w:t xml:space="preserve"> </w:t>
      </w:r>
      <w:r w:rsidRPr="004007ED">
        <w:rPr>
          <w:lang w:val="en-GB" w:eastAsia="en-US"/>
        </w:rPr>
        <w:t>market code based on Planning Market</w:t>
      </w:r>
    </w:p>
    <w:p w:rsidR="00DA2714" w:rsidP="00DA2714" w:rsidRDefault="00DA2714" w14:paraId="4DCBCFFB" w14:textId="4FFFEAAE">
      <w:pPr>
        <w:pStyle w:val="ListParagraph"/>
        <w:rPr>
          <w:lang w:val="en-GB" w:eastAsia="en-US"/>
        </w:rPr>
      </w:pPr>
    </w:p>
    <w:p w:rsidR="00A41A3B" w:rsidP="00DA2714" w:rsidRDefault="00A41A3B" w14:paraId="2B2671DB" w14:textId="44C5E19E">
      <w:pPr>
        <w:pStyle w:val="ListParagraph"/>
        <w:rPr>
          <w:lang w:val="en-GB" w:eastAsia="en-US"/>
        </w:rPr>
      </w:pPr>
    </w:p>
    <w:p w:rsidR="00A41A3B" w:rsidP="2C17465C" w:rsidRDefault="00A41A3B" w14:paraId="127E07C5" w14:textId="3907EA0B">
      <w:pPr>
        <w:pStyle w:val="ListParagraph"/>
        <w:rPr>
          <w:b/>
          <w:bCs/>
          <w:lang w:val="en-GB" w:eastAsia="en-US"/>
        </w:rPr>
      </w:pPr>
      <w:r w:rsidRPr="2C17465C">
        <w:rPr>
          <w:b/>
          <w:bCs/>
          <w:lang w:val="en-GB" w:eastAsia="en-US"/>
        </w:rPr>
        <w:t xml:space="preserve">Additional </w:t>
      </w:r>
      <w:r w:rsidRPr="2C17465C" w:rsidR="14A45E74">
        <w:rPr>
          <w:b/>
          <w:bCs/>
          <w:lang w:val="en-GB" w:eastAsia="en-US"/>
        </w:rPr>
        <w:t>R</w:t>
      </w:r>
      <w:r w:rsidRPr="2C17465C">
        <w:rPr>
          <w:b/>
          <w:bCs/>
          <w:lang w:val="en-GB" w:eastAsia="en-US"/>
        </w:rPr>
        <w:t>efe</w:t>
      </w:r>
      <w:r w:rsidRPr="2C17465C" w:rsidR="40BDAB44">
        <w:rPr>
          <w:b/>
          <w:bCs/>
          <w:lang w:val="en-GB" w:eastAsia="en-US"/>
        </w:rPr>
        <w:t>re</w:t>
      </w:r>
      <w:r w:rsidRPr="2C17465C">
        <w:rPr>
          <w:b/>
          <w:bCs/>
          <w:lang w:val="en-GB" w:eastAsia="en-US"/>
        </w:rPr>
        <w:t>nces:</w:t>
      </w:r>
    </w:p>
    <w:p w:rsidR="00A41A3B" w:rsidP="00DA2714" w:rsidRDefault="00A41A3B" w14:paraId="53D3712C" w14:textId="77777777">
      <w:pPr>
        <w:pStyle w:val="ListParagraph"/>
        <w:rPr>
          <w:lang w:val="en-GB" w:eastAsia="en-US"/>
        </w:rPr>
      </w:pPr>
    </w:p>
    <w:p w:rsidR="00DA2714" w:rsidP="0031552D" w:rsidRDefault="00DA2714" w14:paraId="27DAFC17" w14:textId="45F158F2">
      <w:pPr>
        <w:pStyle w:val="ListParagraph"/>
        <w:numPr>
          <w:ilvl w:val="0"/>
          <w:numId w:val="12"/>
        </w:numPr>
        <w:rPr>
          <w:lang w:val="en-GB" w:eastAsia="en-US"/>
        </w:rPr>
      </w:pPr>
      <w:r>
        <w:rPr>
          <w:lang w:val="en-GB" w:eastAsia="en-US"/>
        </w:rPr>
        <w:t xml:space="preserve">Link to </w:t>
      </w:r>
      <w:r w:rsidR="00981CEC">
        <w:rPr>
          <w:lang w:val="en-GB" w:eastAsia="en-US"/>
        </w:rPr>
        <w:t>mapping</w:t>
      </w:r>
      <w:r>
        <w:rPr>
          <w:lang w:val="en-GB" w:eastAsia="en-US"/>
        </w:rPr>
        <w:t xml:space="preserve"> d</w:t>
      </w:r>
      <w:r w:rsidR="00981CEC">
        <w:rPr>
          <w:lang w:val="en-GB" w:eastAsia="en-US"/>
        </w:rPr>
        <w:t>ocuments</w:t>
      </w:r>
      <w:r>
        <w:rPr>
          <w:lang w:val="en-GB" w:eastAsia="en-US"/>
        </w:rPr>
        <w:t xml:space="preserve">: </w:t>
      </w:r>
      <w:hyperlink w:history="1" r:id="rId20">
        <w:r w:rsidRPr="00DA2714">
          <w:rPr>
            <w:rStyle w:val="Hyperlink"/>
            <w:lang w:val="en-GB" w:eastAsia="en-US"/>
          </w:rPr>
          <w:t>Reference data samples</w:t>
        </w:r>
      </w:hyperlink>
    </w:p>
    <w:p w:rsidRPr="00FC17C6" w:rsidR="00DA2714" w:rsidP="00DA2714" w:rsidRDefault="00DA2714" w14:paraId="1290032A" w14:textId="77777777">
      <w:pPr>
        <w:pStyle w:val="ListParagraph"/>
        <w:rPr>
          <w:lang w:val="en-GB" w:eastAsia="en-US"/>
        </w:rPr>
      </w:pPr>
    </w:p>
    <w:p w:rsidR="00CF404F" w:rsidP="00CF404F" w:rsidRDefault="00CF404F" w14:paraId="0EF051A5" w14:textId="77777777">
      <w:pPr>
        <w:pStyle w:val="Heading2"/>
        <w:numPr>
          <w:ilvl w:val="0"/>
          <w:numId w:val="0"/>
        </w:numPr>
        <w:ind w:left="283"/>
      </w:pPr>
    </w:p>
    <w:p w:rsidR="009E3B67" w:rsidP="00D92B23" w:rsidRDefault="009E3B67" w14:paraId="1C878071" w14:textId="49D5176B">
      <w:pPr>
        <w:pStyle w:val="Heading2"/>
        <w:ind w:left="-284" w:firstLine="567"/>
      </w:pPr>
      <w:bookmarkStart w:name="_Toc115106387" w:id="42"/>
      <w:r>
        <w:t>Demand Driver Data</w:t>
      </w:r>
      <w:bookmarkEnd w:id="42"/>
      <w:r>
        <w:t xml:space="preserve"> </w:t>
      </w:r>
    </w:p>
    <w:p w:rsidR="00E86EFE" w:rsidP="00E86EFE" w:rsidRDefault="00E86EFE" w14:paraId="46C5E91E" w14:textId="2D1B3298">
      <w:pPr>
        <w:rPr>
          <w:lang w:val="en-GB" w:eastAsia="en-US"/>
        </w:rPr>
      </w:pPr>
    </w:p>
    <w:p w:rsidR="00FC17C6" w:rsidP="00E86EFE" w:rsidRDefault="00FA7705" w14:paraId="2C767DB3" w14:textId="31423B76">
      <w:pPr>
        <w:ind w:left="360"/>
      </w:pPr>
      <w:r>
        <w:t xml:space="preserve">Below </w:t>
      </w:r>
      <w:r w:rsidR="00F6344C">
        <w:t>is</w:t>
      </w:r>
      <w:r>
        <w:t xml:space="preserve"> the list of</w:t>
      </w:r>
      <w:r w:rsidR="00E86EFE">
        <w:t xml:space="preserve"> </w:t>
      </w:r>
      <w:r w:rsidR="00A76784">
        <w:t>Demand Planning</w:t>
      </w:r>
      <w:r w:rsidR="00E86EFE">
        <w:t xml:space="preserve"> </w:t>
      </w:r>
      <w:r>
        <w:t xml:space="preserve">driver </w:t>
      </w:r>
      <w:r w:rsidR="00E86EFE">
        <w:t>data schemas:</w:t>
      </w:r>
    </w:p>
    <w:p w:rsidR="00C94268" w:rsidP="00E86EFE" w:rsidRDefault="00C94268" w14:paraId="606BA344" w14:textId="1C63466A">
      <w:pPr>
        <w:ind w:left="360"/>
      </w:pPr>
    </w:p>
    <w:p w:rsidR="00B63932" w:rsidP="0031552D" w:rsidRDefault="00B63932" w14:paraId="50091A66" w14:textId="5F9935D4">
      <w:pPr>
        <w:pStyle w:val="ListParagraph"/>
        <w:numPr>
          <w:ilvl w:val="0"/>
          <w:numId w:val="6"/>
        </w:numPr>
        <w:rPr>
          <w:lang w:val="en-GB" w:eastAsia="en-US"/>
        </w:rPr>
      </w:pPr>
      <w:r w:rsidRPr="00B63932">
        <w:rPr>
          <w:lang w:val="en-GB" w:eastAsia="en-US"/>
        </w:rPr>
        <w:t xml:space="preserve">Stock Days dataset: </w:t>
      </w:r>
      <w:r w:rsidRPr="00B05D93" w:rsidR="00B05D93">
        <w:rPr>
          <w:lang w:val="en-GB" w:eastAsia="en-US"/>
        </w:rPr>
        <w:t>Measurement of the inventory coverage in days based on the customer's (</w:t>
      </w:r>
      <w:r w:rsidRPr="00B05D93" w:rsidR="00E77E29">
        <w:rPr>
          <w:lang w:val="en-GB" w:eastAsia="en-US"/>
        </w:rPr>
        <w:t>i.e.,</w:t>
      </w:r>
      <w:r w:rsidRPr="00B05D93" w:rsidR="00B05D93">
        <w:rPr>
          <w:lang w:val="en-GB" w:eastAsia="en-US"/>
        </w:rPr>
        <w:t xml:space="preserve"> especially Distributor) inventory holdings.</w:t>
      </w:r>
      <w:r w:rsidR="00B05D93">
        <w:rPr>
          <w:lang w:val="en-GB" w:eastAsia="en-US"/>
        </w:rPr>
        <w:t xml:space="preserve"> </w:t>
      </w:r>
    </w:p>
    <w:p w:rsidR="00B05D93" w:rsidP="00B05D93" w:rsidRDefault="00B05D93" w14:paraId="47CEB3B6" w14:textId="2F2E9121">
      <w:pPr>
        <w:pStyle w:val="ListParagraph"/>
        <w:rPr>
          <w:lang w:val="en-GB" w:eastAsia="en-US"/>
        </w:rPr>
      </w:pPr>
    </w:p>
    <w:p w:rsidR="00B05D93" w:rsidP="00B05D93" w:rsidRDefault="001D63A6" w14:paraId="35F6E1FE" w14:textId="2341659E">
      <w:pPr>
        <w:pStyle w:val="ListParagraph"/>
        <w:rPr>
          <w:lang w:val="en-GB" w:eastAsia="en-US"/>
        </w:rPr>
      </w:pPr>
      <w:r w:rsidRPr="001D63A6">
        <w:rPr>
          <w:lang w:val="en-GB" w:eastAsia="en-US"/>
        </w:rPr>
        <w:t>Stock days = Stock/average daily sell through for the last 3 months</w:t>
      </w:r>
    </w:p>
    <w:p w:rsidR="001D63A6" w:rsidP="00B05D93" w:rsidRDefault="001D63A6" w14:paraId="1EE4122D" w14:textId="77777777">
      <w:pPr>
        <w:pStyle w:val="ListParagraph"/>
        <w:rPr>
          <w:lang w:val="en-GB" w:eastAsia="en-US"/>
        </w:rPr>
      </w:pPr>
    </w:p>
    <w:p w:rsidR="00B05D93" w:rsidP="00B05D93" w:rsidRDefault="00B05D93" w14:paraId="461FC2E7" w14:textId="20219816">
      <w:pPr>
        <w:pStyle w:val="ListParagraph"/>
        <w:rPr>
          <w:lang w:val="en-GB" w:eastAsia="en-US"/>
        </w:rPr>
      </w:pPr>
      <w:commentRangeStart w:id="43"/>
      <w:r w:rsidRPr="079EE3AA">
        <w:rPr>
          <w:lang w:val="en-GB" w:eastAsia="en-US"/>
        </w:rPr>
        <w:t>This is a generic formula with few exceptions. Datahub would use above mentioned formula to calculate stock days for markets where stock actuals are available. For Markets where stock is an estimate or markets with a different calculation would be manually uploaded by GSC Data Scientist team.</w:t>
      </w:r>
      <w:r w:rsidRPr="079EE3AA" w:rsidR="008563E5">
        <w:rPr>
          <w:lang w:val="en-GB" w:eastAsia="en-US"/>
        </w:rPr>
        <w:t xml:space="preserve"> The additional references section has list of markets and</w:t>
      </w:r>
      <w:r w:rsidRPr="079EE3AA" w:rsidR="004B10F0">
        <w:rPr>
          <w:lang w:val="en-GB" w:eastAsia="en-US"/>
        </w:rPr>
        <w:t xml:space="preserve"> details of whether stock days must be calculated using above formula in Datahub for a market.</w:t>
      </w:r>
      <w:commentRangeEnd w:id="43"/>
      <w:r>
        <w:rPr>
          <w:rStyle w:val="CommentReference"/>
        </w:rPr>
        <w:commentReference w:id="43"/>
      </w:r>
    </w:p>
    <w:p w:rsidR="00B05D93" w:rsidP="00B05D93" w:rsidRDefault="00B05D93" w14:paraId="0494B54B" w14:textId="57FBC128">
      <w:pPr>
        <w:pStyle w:val="ListParagraph"/>
        <w:rPr>
          <w:lang w:val="en-GB" w:eastAsia="en-US"/>
        </w:rPr>
      </w:pPr>
    </w:p>
    <w:p w:rsidR="00B05D93" w:rsidP="00B05D93" w:rsidRDefault="00B05D93" w14:paraId="18FD68CF" w14:textId="5A9925EB">
      <w:pPr>
        <w:pStyle w:val="ListParagraph"/>
        <w:rPr>
          <w:lang w:val="en-GB" w:eastAsia="en-US"/>
        </w:rPr>
      </w:pPr>
    </w:p>
    <w:p w:rsidR="00C94268" w:rsidP="0031552D" w:rsidRDefault="00816D64" w14:paraId="27911AC3" w14:textId="21218BBC">
      <w:pPr>
        <w:pStyle w:val="ListParagraph"/>
        <w:numPr>
          <w:ilvl w:val="0"/>
          <w:numId w:val="6"/>
        </w:numPr>
        <w:rPr>
          <w:lang w:val="en-GB" w:eastAsia="en-US"/>
        </w:rPr>
      </w:pPr>
      <w:r>
        <w:rPr>
          <w:lang w:val="en-GB" w:eastAsia="en-US"/>
        </w:rPr>
        <w:t>Market Consumption</w:t>
      </w:r>
      <w:r w:rsidR="00BA16A3">
        <w:rPr>
          <w:lang w:val="en-GB" w:eastAsia="en-US"/>
        </w:rPr>
        <w:t xml:space="preserve"> dataset:</w:t>
      </w:r>
      <w:r w:rsidR="00B40054">
        <w:rPr>
          <w:lang w:val="en-GB" w:eastAsia="en-US"/>
        </w:rPr>
        <w:t xml:space="preserve"> </w:t>
      </w:r>
      <w:r w:rsidRPr="00D3371E" w:rsidR="00D3371E">
        <w:rPr>
          <w:lang w:val="en-GB" w:eastAsia="en-US"/>
        </w:rPr>
        <w:t>Total Market consumption per category (UoM: Cigarette - sticks, EVP - values)</w:t>
      </w:r>
      <w:r w:rsidR="00D3371E">
        <w:rPr>
          <w:lang w:val="en-GB" w:eastAsia="en-US"/>
        </w:rPr>
        <w:t>. For this the Market Size and Share (MSS) data would be used. Each month, latest file from HIVE would be used as source.</w:t>
      </w:r>
    </w:p>
    <w:p w:rsidR="00D3371E" w:rsidP="00D3371E" w:rsidRDefault="00D3371E" w14:paraId="665CBE33" w14:textId="77777777">
      <w:pPr>
        <w:pStyle w:val="ListParagraph"/>
        <w:rPr>
          <w:lang w:val="en-GB" w:eastAsia="en-US"/>
        </w:rPr>
      </w:pPr>
    </w:p>
    <w:p w:rsidR="00B63932" w:rsidP="0031552D" w:rsidRDefault="00B63932" w14:paraId="0191407A" w14:textId="08EC8991">
      <w:pPr>
        <w:pStyle w:val="ListParagraph"/>
        <w:numPr>
          <w:ilvl w:val="0"/>
          <w:numId w:val="6"/>
        </w:numPr>
        <w:rPr>
          <w:lang w:val="en-GB" w:eastAsia="en-US"/>
        </w:rPr>
      </w:pPr>
      <w:r>
        <w:rPr>
          <w:lang w:val="en-GB" w:eastAsia="en-US"/>
        </w:rPr>
        <w:t>Product Consumption dataset:</w:t>
      </w:r>
      <w:r w:rsidR="00FF7366">
        <w:rPr>
          <w:lang w:val="en-GB" w:eastAsia="en-US"/>
        </w:rPr>
        <w:t xml:space="preserve"> </w:t>
      </w:r>
      <w:r w:rsidRPr="00FF7366" w:rsidR="00FF7366">
        <w:rPr>
          <w:lang w:val="en-GB" w:eastAsia="en-US"/>
        </w:rPr>
        <w:t>Displaying the consumer sales volume in weekly or monthly bucket to support with seasonality and trend analysis.</w:t>
      </w:r>
    </w:p>
    <w:p w:rsidR="00FF7366" w:rsidP="00FF7366" w:rsidRDefault="00FF7366" w14:paraId="6F23B58D" w14:textId="35761125">
      <w:pPr>
        <w:pStyle w:val="ListParagraph"/>
        <w:rPr>
          <w:lang w:val="en-GB" w:eastAsia="en-US"/>
        </w:rPr>
      </w:pPr>
    </w:p>
    <w:p w:rsidR="00FF7366" w:rsidP="00FF7366" w:rsidRDefault="00FF7366" w14:paraId="0D7C8446" w14:textId="30FC0BA1">
      <w:pPr>
        <w:pStyle w:val="ListParagraph"/>
        <w:rPr>
          <w:lang w:val="en-GB" w:eastAsia="en-US"/>
        </w:rPr>
      </w:pPr>
      <w:r>
        <w:rPr>
          <w:lang w:val="en-GB" w:eastAsia="en-US"/>
        </w:rPr>
        <w:t>To predict Sell-In, below datasets are used as drivers.</w:t>
      </w:r>
    </w:p>
    <w:p w:rsidR="00FF7366" w:rsidP="0031552D" w:rsidRDefault="00FF7366" w14:paraId="5815425A" w14:textId="64132AEE">
      <w:pPr>
        <w:pStyle w:val="ListParagraph"/>
        <w:numPr>
          <w:ilvl w:val="0"/>
          <w:numId w:val="14"/>
        </w:numPr>
        <w:rPr>
          <w:lang w:val="en-GB" w:eastAsia="en-US"/>
        </w:rPr>
      </w:pPr>
      <w:r>
        <w:rPr>
          <w:lang w:val="en-GB" w:eastAsia="en-US"/>
        </w:rPr>
        <w:t xml:space="preserve">For </w:t>
      </w:r>
      <w:r w:rsidR="006D1686">
        <w:rPr>
          <w:lang w:val="en-GB" w:eastAsia="en-US"/>
        </w:rPr>
        <w:t>UK, Ireland</w:t>
      </w:r>
      <w:r>
        <w:rPr>
          <w:lang w:val="en-GB" w:eastAsia="en-US"/>
        </w:rPr>
        <w:t xml:space="preserve">, Australia &amp; New </w:t>
      </w:r>
      <w:r w:rsidR="00CE37C5">
        <w:rPr>
          <w:lang w:val="en-GB" w:eastAsia="en-US"/>
        </w:rPr>
        <w:t>Zealand:</w:t>
      </w:r>
      <w:r>
        <w:rPr>
          <w:lang w:val="en-GB" w:eastAsia="en-US"/>
        </w:rPr>
        <w:t xml:space="preserve"> Sell Out (Scan data) </w:t>
      </w:r>
    </w:p>
    <w:p w:rsidRPr="00FF7366" w:rsidR="00FF7366" w:rsidP="0031552D" w:rsidRDefault="00FF7366" w14:paraId="59FAE2DB" w14:textId="18C2EA3A">
      <w:pPr>
        <w:pStyle w:val="ListParagraph"/>
        <w:numPr>
          <w:ilvl w:val="0"/>
          <w:numId w:val="14"/>
        </w:numPr>
        <w:rPr>
          <w:lang w:val="en-GB" w:eastAsia="en-US"/>
        </w:rPr>
      </w:pPr>
      <w:r>
        <w:rPr>
          <w:lang w:val="en-GB" w:eastAsia="en-US"/>
        </w:rPr>
        <w:t>For Other Countries: Sell through/ Retail Audit</w:t>
      </w:r>
    </w:p>
    <w:p w:rsidR="00FF7366" w:rsidP="00FF7366" w:rsidRDefault="00FF7366" w14:paraId="756642F5" w14:textId="5056E685">
      <w:pPr>
        <w:pStyle w:val="ListParagraph"/>
        <w:rPr>
          <w:lang w:val="en-GB" w:eastAsia="en-US"/>
        </w:rPr>
      </w:pPr>
    </w:p>
    <w:p w:rsidR="00FF7366" w:rsidP="00FF7366" w:rsidRDefault="00FF7366" w14:paraId="30D65DA6" w14:textId="54C31096">
      <w:pPr>
        <w:pStyle w:val="ListParagraph"/>
        <w:rPr>
          <w:lang w:val="en-GB" w:eastAsia="en-US"/>
        </w:rPr>
      </w:pPr>
      <w:r>
        <w:rPr>
          <w:lang w:val="en-GB" w:eastAsia="en-US"/>
        </w:rPr>
        <w:t>The Retail Audit Scan data would be provided by GSC data scientist team. For other datasets, Noodle would use the forecast generated by them,</w:t>
      </w:r>
    </w:p>
    <w:p w:rsidR="00FF7366" w:rsidP="00FF7366" w:rsidRDefault="00FF7366" w14:paraId="0F13175A" w14:textId="77777777">
      <w:pPr>
        <w:pStyle w:val="ListParagraph"/>
        <w:rPr>
          <w:lang w:val="en-GB" w:eastAsia="en-US"/>
        </w:rPr>
      </w:pPr>
    </w:p>
    <w:p w:rsidR="00816D64" w:rsidP="0031552D" w:rsidRDefault="00B63932" w14:paraId="733DBCAA" w14:textId="2CE8CDF2">
      <w:pPr>
        <w:pStyle w:val="ListParagraph"/>
        <w:numPr>
          <w:ilvl w:val="0"/>
          <w:numId w:val="6"/>
        </w:numPr>
        <w:rPr>
          <w:lang w:val="en-GB" w:eastAsia="en-US"/>
        </w:rPr>
      </w:pPr>
      <w:r w:rsidRPr="2C17465C">
        <w:rPr>
          <w:lang w:val="en-GB" w:eastAsia="en-US"/>
        </w:rPr>
        <w:t>Weighted Average Market Price dataset:</w:t>
      </w:r>
      <w:r w:rsidRPr="2C17465C" w:rsidR="00321507">
        <w:rPr>
          <w:lang w:val="en-GB" w:eastAsia="en-US"/>
        </w:rPr>
        <w:t xml:space="preserve"> Displaying the weighted average market (</w:t>
      </w:r>
      <w:r w:rsidRPr="2C17465C" w:rsidR="1F01AF02">
        <w:rPr>
          <w:lang w:val="en-GB" w:eastAsia="en-US"/>
        </w:rPr>
        <w:t>i.e.,</w:t>
      </w:r>
      <w:r w:rsidRPr="2C17465C" w:rsidR="00321507">
        <w:rPr>
          <w:lang w:val="en-GB" w:eastAsia="en-US"/>
        </w:rPr>
        <w:t xml:space="preserve"> category) price to check the correlation with the actual sales history trend</w:t>
      </w:r>
    </w:p>
    <w:p w:rsidR="00321507" w:rsidP="00321507" w:rsidRDefault="00321507" w14:paraId="5D38122F" w14:textId="65D807C3">
      <w:pPr>
        <w:pStyle w:val="ListParagraph"/>
        <w:rPr>
          <w:lang w:val="en-GB" w:eastAsia="en-US"/>
        </w:rPr>
      </w:pPr>
    </w:p>
    <w:p w:rsidRPr="00321507" w:rsidR="00321507" w:rsidP="00321507" w:rsidRDefault="0013490D" w14:paraId="2D99B686" w14:textId="4FB82FEB">
      <w:pPr>
        <w:pStyle w:val="ListParagraph"/>
        <w:rPr>
          <w:lang w:val="en-GB" w:eastAsia="en-US"/>
        </w:rPr>
      </w:pPr>
      <w:r>
        <w:rPr>
          <w:lang w:val="en-GB" w:eastAsia="en-US"/>
        </w:rPr>
        <w:t>#</w:t>
      </w:r>
      <w:r w:rsidR="00B32202">
        <w:rPr>
          <w:lang w:val="en-GB" w:eastAsia="en-US"/>
        </w:rPr>
        <w:t>4:</w:t>
      </w:r>
      <w:r w:rsidRPr="00321507" w:rsidR="00B32202">
        <w:rPr>
          <w:lang w:val="en-GB" w:eastAsia="en-US"/>
        </w:rPr>
        <w:t xml:space="preserve"> Weighted</w:t>
      </w:r>
      <w:r w:rsidRPr="00321507" w:rsidR="00321507">
        <w:rPr>
          <w:lang w:val="en-GB" w:eastAsia="en-US"/>
        </w:rPr>
        <w:t xml:space="preserve"> Average Market Price (FMC)</w:t>
      </w:r>
      <w:r w:rsidR="00321507">
        <w:rPr>
          <w:lang w:val="en-GB" w:eastAsia="en-US"/>
        </w:rPr>
        <w:t xml:space="preserve"> = </w:t>
      </w:r>
      <w:r w:rsidRPr="00321507" w:rsidR="00321507">
        <w:rPr>
          <w:lang w:val="en-GB" w:eastAsia="en-US"/>
        </w:rPr>
        <w:t>Sum of Retail Value (Local) for FMC/ Sum of Volumes (BU) for FMC</w:t>
      </w:r>
    </w:p>
    <w:p w:rsidR="00321507" w:rsidP="00321507" w:rsidRDefault="00321507" w14:paraId="69021F25" w14:textId="743EEE8B">
      <w:pPr>
        <w:pStyle w:val="ListParagraph"/>
        <w:rPr>
          <w:lang w:val="en-GB" w:eastAsia="en-US"/>
        </w:rPr>
      </w:pPr>
      <w:r w:rsidRPr="00321507">
        <w:rPr>
          <w:lang w:val="en-GB" w:eastAsia="en-US"/>
        </w:rPr>
        <w:t>FMC filter: Product group = cigarettes</w:t>
      </w:r>
    </w:p>
    <w:p w:rsidR="00321507" w:rsidP="00321507" w:rsidRDefault="00321507" w14:paraId="32C8FC93" w14:textId="77777777">
      <w:pPr>
        <w:pStyle w:val="ListParagraph"/>
        <w:rPr>
          <w:lang w:val="en-GB" w:eastAsia="en-US"/>
        </w:rPr>
      </w:pPr>
    </w:p>
    <w:p w:rsidRPr="00321507" w:rsidR="00321507" w:rsidP="00321507" w:rsidRDefault="0013490D" w14:paraId="75E601BF" w14:textId="62895C9A">
      <w:pPr>
        <w:pStyle w:val="ListParagraph"/>
        <w:rPr>
          <w:lang w:val="en-GB" w:eastAsia="en-US"/>
        </w:rPr>
      </w:pPr>
      <w:r>
        <w:rPr>
          <w:lang w:val="en-GB" w:eastAsia="en-US"/>
        </w:rPr>
        <w:t xml:space="preserve">#4a: </w:t>
      </w:r>
      <w:r w:rsidRPr="00321507" w:rsidR="00321507">
        <w:rPr>
          <w:lang w:val="en-GB" w:eastAsia="en-US"/>
        </w:rPr>
        <w:t>Weighted Average Market Price (FCT)</w:t>
      </w:r>
      <w:r w:rsidR="00321507">
        <w:rPr>
          <w:lang w:val="en-GB" w:eastAsia="en-US"/>
        </w:rPr>
        <w:t xml:space="preserve"> = </w:t>
      </w:r>
      <w:r w:rsidRPr="00321507" w:rsidR="00321507">
        <w:rPr>
          <w:lang w:val="en-GB" w:eastAsia="en-US"/>
        </w:rPr>
        <w:t>Sum of Retail Value (Local) for FCT/ Sum of Volumes (BU) for FCT</w:t>
      </w:r>
    </w:p>
    <w:p w:rsidR="00321507" w:rsidP="00321507" w:rsidRDefault="00321507" w14:paraId="2D524E4C" w14:textId="13DDF39A">
      <w:pPr>
        <w:pStyle w:val="ListParagraph"/>
        <w:rPr>
          <w:lang w:val="en-GB" w:eastAsia="en-US"/>
        </w:rPr>
      </w:pPr>
      <w:r w:rsidRPr="00321507">
        <w:rPr>
          <w:lang w:val="en-GB" w:eastAsia="en-US"/>
        </w:rPr>
        <w:t>FCT filter: Product Group = RYO/MYO</w:t>
      </w:r>
    </w:p>
    <w:p w:rsidR="00321507" w:rsidP="00321507" w:rsidRDefault="00321507" w14:paraId="52628C08" w14:textId="77777777">
      <w:pPr>
        <w:pStyle w:val="ListParagraph"/>
        <w:rPr>
          <w:lang w:val="en-GB" w:eastAsia="en-US"/>
        </w:rPr>
      </w:pPr>
    </w:p>
    <w:p w:rsidR="00664477" w:rsidP="0031552D" w:rsidRDefault="00B63932" w14:paraId="39D6D7BC" w14:textId="06713513">
      <w:pPr>
        <w:pStyle w:val="ListParagraph"/>
        <w:numPr>
          <w:ilvl w:val="0"/>
          <w:numId w:val="6"/>
        </w:numPr>
        <w:rPr>
          <w:lang w:val="en-GB" w:eastAsia="en-US"/>
        </w:rPr>
      </w:pPr>
      <w:r w:rsidRPr="00B63932">
        <w:rPr>
          <w:lang w:val="en-GB" w:eastAsia="en-US"/>
        </w:rPr>
        <w:t>Weighted Average Product Price</w:t>
      </w:r>
      <w:r>
        <w:rPr>
          <w:lang w:val="en-GB" w:eastAsia="en-US"/>
        </w:rPr>
        <w:t xml:space="preserve"> dataset:</w:t>
      </w:r>
      <w:r w:rsidR="00664477">
        <w:rPr>
          <w:lang w:val="en-GB" w:eastAsia="en-US"/>
        </w:rPr>
        <w:t xml:space="preserve"> </w:t>
      </w:r>
      <w:r w:rsidRPr="00664477" w:rsidR="00664477">
        <w:rPr>
          <w:lang w:val="en-GB" w:eastAsia="en-US"/>
        </w:rPr>
        <w:t>Displaying the weighted average product price to check the correlation with the actual sales history trend</w:t>
      </w:r>
    </w:p>
    <w:p w:rsidR="00664477" w:rsidP="00664477" w:rsidRDefault="00664477" w14:paraId="400DDA7E" w14:textId="0915194C">
      <w:pPr>
        <w:pStyle w:val="ListParagraph"/>
        <w:rPr>
          <w:lang w:val="en-GB" w:eastAsia="en-US"/>
        </w:rPr>
      </w:pPr>
    </w:p>
    <w:p w:rsidRPr="00664477" w:rsidR="00664477" w:rsidP="00664477" w:rsidRDefault="0013490D" w14:paraId="1E1BE759" w14:textId="0FC7D899">
      <w:pPr>
        <w:pStyle w:val="ListParagraph"/>
        <w:rPr>
          <w:lang w:val="en-GB" w:eastAsia="en-US"/>
        </w:rPr>
      </w:pPr>
      <w:r>
        <w:rPr>
          <w:lang w:val="en-GB" w:eastAsia="en-US"/>
        </w:rPr>
        <w:t xml:space="preserve">#5: </w:t>
      </w:r>
      <w:r w:rsidRPr="00664477" w:rsidR="00664477">
        <w:rPr>
          <w:lang w:val="en-GB" w:eastAsia="en-US"/>
        </w:rPr>
        <w:t>Weighted Average Product Price (FMC)</w:t>
      </w:r>
      <w:r w:rsidR="00664477">
        <w:rPr>
          <w:lang w:val="en-GB" w:eastAsia="en-US"/>
        </w:rPr>
        <w:t xml:space="preserve"> = </w:t>
      </w:r>
      <w:r w:rsidRPr="00664477" w:rsidR="00664477">
        <w:rPr>
          <w:lang w:val="en-GB" w:eastAsia="en-US"/>
        </w:rPr>
        <w:t>Retail Value (Local) for FMC/ Volume (BU) for FMC * 20</w:t>
      </w:r>
    </w:p>
    <w:p w:rsidR="00664477" w:rsidP="00664477" w:rsidRDefault="00664477" w14:paraId="75CE3B76" w14:textId="60428E00">
      <w:pPr>
        <w:pStyle w:val="ListParagraph"/>
        <w:rPr>
          <w:lang w:val="en-GB" w:eastAsia="en-US"/>
        </w:rPr>
      </w:pPr>
      <w:r w:rsidRPr="00664477">
        <w:rPr>
          <w:lang w:val="en-GB" w:eastAsia="en-US"/>
        </w:rPr>
        <w:t>FMC filter: Product group = cigarettes</w:t>
      </w:r>
    </w:p>
    <w:p w:rsidR="00664477" w:rsidP="00664477" w:rsidRDefault="00664477" w14:paraId="744E6F3D" w14:textId="000E5DD1">
      <w:pPr>
        <w:pStyle w:val="ListParagraph"/>
        <w:rPr>
          <w:lang w:val="en-GB" w:eastAsia="en-US"/>
        </w:rPr>
      </w:pPr>
    </w:p>
    <w:p w:rsidRPr="00664477" w:rsidR="00664477" w:rsidP="00664477" w:rsidRDefault="0013490D" w14:paraId="4BB899D8" w14:textId="72CE8CC2">
      <w:pPr>
        <w:pStyle w:val="ListParagraph"/>
        <w:rPr>
          <w:lang w:val="en-GB" w:eastAsia="en-US"/>
        </w:rPr>
      </w:pPr>
      <w:r>
        <w:rPr>
          <w:lang w:val="en-GB" w:eastAsia="en-US"/>
        </w:rPr>
        <w:t xml:space="preserve">#5a: </w:t>
      </w:r>
      <w:r w:rsidRPr="00664477" w:rsidR="00664477">
        <w:rPr>
          <w:lang w:val="en-GB" w:eastAsia="en-US"/>
        </w:rPr>
        <w:t>Weighted Average Product Price (FCT)</w:t>
      </w:r>
      <w:r w:rsidR="00664477">
        <w:rPr>
          <w:lang w:val="en-GB" w:eastAsia="en-US"/>
        </w:rPr>
        <w:t xml:space="preserve"> = </w:t>
      </w:r>
      <w:r w:rsidRPr="00664477" w:rsidR="00664477">
        <w:rPr>
          <w:lang w:val="en-GB" w:eastAsia="en-US"/>
        </w:rPr>
        <w:t xml:space="preserve">Retail Value (Local) for FCT/ Volume (BU) for FCT * </w:t>
      </w:r>
      <w:r w:rsidR="00664477">
        <w:rPr>
          <w:lang w:val="en-GB" w:eastAsia="en-US"/>
        </w:rPr>
        <w:t>3</w:t>
      </w:r>
      <w:r w:rsidRPr="00664477" w:rsidR="00664477">
        <w:rPr>
          <w:lang w:val="en-GB" w:eastAsia="en-US"/>
        </w:rPr>
        <w:t>0</w:t>
      </w:r>
    </w:p>
    <w:p w:rsidR="00664477" w:rsidP="00664477" w:rsidRDefault="00664477" w14:paraId="4231C8B5" w14:textId="03F2D661">
      <w:pPr>
        <w:pStyle w:val="ListParagraph"/>
        <w:rPr>
          <w:lang w:val="en-GB" w:eastAsia="en-US"/>
        </w:rPr>
      </w:pPr>
      <w:r w:rsidRPr="00664477">
        <w:rPr>
          <w:lang w:val="en-GB" w:eastAsia="en-US"/>
        </w:rPr>
        <w:t>FCT filter: Product Group = RYO/MYO</w:t>
      </w:r>
    </w:p>
    <w:p w:rsidR="00664477" w:rsidP="00664477" w:rsidRDefault="00664477" w14:paraId="1859BF1C" w14:textId="46055CE1">
      <w:pPr>
        <w:pStyle w:val="ListParagraph"/>
        <w:rPr>
          <w:lang w:val="en-GB" w:eastAsia="en-US"/>
        </w:rPr>
      </w:pPr>
    </w:p>
    <w:p w:rsidR="00664477" w:rsidP="00664477" w:rsidRDefault="00664477" w14:paraId="56C8F70F" w14:textId="77777777">
      <w:pPr>
        <w:pStyle w:val="ListParagraph"/>
        <w:rPr>
          <w:lang w:val="en-GB" w:eastAsia="en-US"/>
        </w:rPr>
      </w:pPr>
    </w:p>
    <w:p w:rsidRPr="00664477" w:rsidR="00664477" w:rsidP="00664477" w:rsidRDefault="00664477" w14:paraId="53CCCDE6" w14:textId="77777777">
      <w:pPr>
        <w:pStyle w:val="ListParagraph"/>
        <w:rPr>
          <w:lang w:val="en-GB" w:eastAsia="en-US"/>
        </w:rPr>
      </w:pPr>
    </w:p>
    <w:p w:rsidR="004B5909" w:rsidP="0031552D" w:rsidRDefault="00B63932" w14:paraId="4534C348" w14:textId="795CA27D">
      <w:pPr>
        <w:pStyle w:val="ListParagraph"/>
        <w:numPr>
          <w:ilvl w:val="0"/>
          <w:numId w:val="6"/>
        </w:numPr>
        <w:rPr>
          <w:lang w:val="en-GB" w:eastAsia="en-US"/>
        </w:rPr>
      </w:pPr>
      <w:r>
        <w:rPr>
          <w:lang w:val="en-GB" w:eastAsia="en-US"/>
        </w:rPr>
        <w:t xml:space="preserve">Price Gap 1 (Calculated) dataset: </w:t>
      </w:r>
      <w:r w:rsidR="004B5909">
        <w:rPr>
          <w:lang w:val="en-GB" w:eastAsia="en-US"/>
        </w:rPr>
        <w:t>Price Gap1 has below subcategories:</w:t>
      </w:r>
    </w:p>
    <w:p w:rsidR="004B5909" w:rsidP="004B5909" w:rsidRDefault="004B5909" w14:paraId="39FDF5BA" w14:textId="77777777">
      <w:pPr>
        <w:pStyle w:val="ListParagraph"/>
        <w:rPr>
          <w:lang w:val="en-GB" w:eastAsia="en-US"/>
        </w:rPr>
      </w:pPr>
    </w:p>
    <w:p w:rsidR="004B5909" w:rsidP="004B5909" w:rsidRDefault="004B5909" w14:paraId="54456F98" w14:textId="71D28B6B">
      <w:pPr>
        <w:pStyle w:val="ListParagraph"/>
        <w:rPr>
          <w:lang w:val="en-GB" w:eastAsia="en-US"/>
        </w:rPr>
      </w:pPr>
      <w:r>
        <w:rPr>
          <w:lang w:val="en-GB" w:eastAsia="en-US"/>
        </w:rPr>
        <w:t xml:space="preserve">#6: </w:t>
      </w:r>
      <w:r w:rsidRPr="004B5909">
        <w:rPr>
          <w:lang w:val="en-GB" w:eastAsia="en-US"/>
        </w:rPr>
        <w:t>Price gap 1 - Delta between Weighted Average Product price (FCT) and Weighted Average Market Price of same category (FCT)</w:t>
      </w:r>
    </w:p>
    <w:p w:rsidR="004B5909" w:rsidP="004B5909" w:rsidRDefault="004B5909" w14:paraId="6E527DD9" w14:textId="77777777">
      <w:pPr>
        <w:pStyle w:val="ListParagraph"/>
        <w:rPr>
          <w:lang w:val="en-GB" w:eastAsia="en-US"/>
        </w:rPr>
      </w:pPr>
    </w:p>
    <w:p w:rsidR="004B5909" w:rsidP="004B5909" w:rsidRDefault="004B5909" w14:paraId="1CB17128" w14:textId="0819684F">
      <w:pPr>
        <w:pStyle w:val="ListParagraph"/>
        <w:rPr>
          <w:lang w:val="en-GB" w:eastAsia="en-US"/>
        </w:rPr>
      </w:pPr>
      <w:r w:rsidRPr="2C17465C">
        <w:rPr>
          <w:lang w:val="en-GB" w:eastAsia="en-US"/>
        </w:rPr>
        <w:t xml:space="preserve">#6a: Price gap 1 - Delta between Weighted Average Product price (FCT) and Weighted Average Market Price of </w:t>
      </w:r>
      <w:bookmarkStart w:name="_Int_uCIiorIL" w:id="44"/>
      <w:proofErr w:type="gramStart"/>
      <w:r w:rsidRPr="2C17465C">
        <w:rPr>
          <w:lang w:val="en-GB" w:eastAsia="en-US"/>
        </w:rPr>
        <w:t>other</w:t>
      </w:r>
      <w:bookmarkEnd w:id="44"/>
      <w:proofErr w:type="gramEnd"/>
      <w:r w:rsidRPr="2C17465C">
        <w:rPr>
          <w:lang w:val="en-GB" w:eastAsia="en-US"/>
        </w:rPr>
        <w:t xml:space="preserve"> category (FMC)</w:t>
      </w:r>
    </w:p>
    <w:p w:rsidR="004B5909" w:rsidP="004B5909" w:rsidRDefault="004B5909" w14:paraId="05F9570D" w14:textId="77777777">
      <w:pPr>
        <w:pStyle w:val="ListParagraph"/>
        <w:rPr>
          <w:lang w:val="en-GB" w:eastAsia="en-US"/>
        </w:rPr>
      </w:pPr>
    </w:p>
    <w:p w:rsidR="004B5909" w:rsidP="004B5909" w:rsidRDefault="004B5909" w14:paraId="6302D6C1" w14:textId="27731BAC">
      <w:pPr>
        <w:pStyle w:val="ListParagraph"/>
        <w:rPr>
          <w:lang w:val="en-GB" w:eastAsia="en-US"/>
        </w:rPr>
      </w:pPr>
      <w:r>
        <w:rPr>
          <w:lang w:val="en-GB" w:eastAsia="en-US"/>
        </w:rPr>
        <w:t xml:space="preserve">#6b: </w:t>
      </w:r>
      <w:r w:rsidRPr="004B5909">
        <w:rPr>
          <w:lang w:val="en-GB" w:eastAsia="en-US"/>
        </w:rPr>
        <w:t>Price gap 1 - Delta between Weighted Average Product price (FCT) and Weighted Average Market Price of other market</w:t>
      </w:r>
    </w:p>
    <w:p w:rsidR="004B5909" w:rsidP="004B5909" w:rsidRDefault="004B5909" w14:paraId="4AAC3777" w14:textId="77777777">
      <w:pPr>
        <w:pStyle w:val="ListParagraph"/>
        <w:rPr>
          <w:lang w:val="en-GB" w:eastAsia="en-US"/>
        </w:rPr>
      </w:pPr>
    </w:p>
    <w:p w:rsidR="004B5909" w:rsidP="004B5909" w:rsidRDefault="004B5909" w14:paraId="05FC286F" w14:textId="498D3EBA">
      <w:pPr>
        <w:pStyle w:val="ListParagraph"/>
        <w:rPr>
          <w:lang w:val="en-GB" w:eastAsia="en-US"/>
        </w:rPr>
      </w:pPr>
      <w:r w:rsidRPr="2C17465C">
        <w:rPr>
          <w:lang w:val="en-GB" w:eastAsia="en-US"/>
        </w:rPr>
        <w:t xml:space="preserve">#6c: Price gap 1 - Delta between Weighted Average Market Price (FCT) and Weighted Average Market Price of </w:t>
      </w:r>
      <w:bookmarkStart w:name="_Int_ZXK32Q1p" w:id="45"/>
      <w:proofErr w:type="gramStart"/>
      <w:r w:rsidRPr="2C17465C">
        <w:rPr>
          <w:lang w:val="en-GB" w:eastAsia="en-US"/>
        </w:rPr>
        <w:t>other</w:t>
      </w:r>
      <w:bookmarkEnd w:id="45"/>
      <w:proofErr w:type="gramEnd"/>
      <w:r w:rsidRPr="2C17465C">
        <w:rPr>
          <w:lang w:val="en-GB" w:eastAsia="en-US"/>
        </w:rPr>
        <w:t xml:space="preserve"> category (FMC)</w:t>
      </w:r>
    </w:p>
    <w:p w:rsidR="004B5909" w:rsidP="004B5909" w:rsidRDefault="004B5909" w14:paraId="551202E7" w14:textId="77777777">
      <w:pPr>
        <w:pStyle w:val="ListParagraph"/>
        <w:rPr>
          <w:lang w:val="en-GB" w:eastAsia="en-US"/>
        </w:rPr>
      </w:pPr>
    </w:p>
    <w:p w:rsidR="004B5909" w:rsidP="004B5909" w:rsidRDefault="004B5909" w14:paraId="3A31B4EA" w14:textId="4BD8BE86">
      <w:pPr>
        <w:pStyle w:val="ListParagraph"/>
        <w:rPr>
          <w:lang w:val="en-GB" w:eastAsia="en-US"/>
        </w:rPr>
      </w:pPr>
      <w:r>
        <w:rPr>
          <w:lang w:val="en-GB" w:eastAsia="en-US"/>
        </w:rPr>
        <w:t xml:space="preserve">#6d: </w:t>
      </w:r>
      <w:r w:rsidRPr="004B5909">
        <w:rPr>
          <w:lang w:val="en-GB" w:eastAsia="en-US"/>
        </w:rPr>
        <w:t>Price gap 1 - Delta between Weighted Average Market Price (FCT) and Weighted Average Market Price of other Market</w:t>
      </w:r>
    </w:p>
    <w:p w:rsidR="004B5909" w:rsidP="004B5909" w:rsidRDefault="004B5909" w14:paraId="7FE7AEE9" w14:textId="77777777">
      <w:pPr>
        <w:pStyle w:val="ListParagraph"/>
        <w:rPr>
          <w:lang w:val="en-GB" w:eastAsia="en-US"/>
        </w:rPr>
      </w:pPr>
    </w:p>
    <w:p w:rsidR="004B5909" w:rsidP="004B5909" w:rsidRDefault="004B5909" w14:paraId="61B7C1B3" w14:textId="77777777">
      <w:pPr>
        <w:pStyle w:val="ListParagraph"/>
        <w:rPr>
          <w:lang w:val="en-GB" w:eastAsia="en-US"/>
        </w:rPr>
      </w:pPr>
    </w:p>
    <w:p w:rsidR="00B63932" w:rsidP="004B5909" w:rsidRDefault="004B5909" w14:paraId="113DBB30" w14:textId="762E1A66">
      <w:pPr>
        <w:pStyle w:val="ListParagraph"/>
        <w:rPr>
          <w:lang w:val="en-GB" w:eastAsia="en-US"/>
        </w:rPr>
      </w:pPr>
      <w:r>
        <w:rPr>
          <w:lang w:val="en-GB" w:eastAsia="en-US"/>
        </w:rPr>
        <w:t xml:space="preserve"> </w:t>
      </w:r>
    </w:p>
    <w:p w:rsidR="00B63932" w:rsidP="0031552D" w:rsidRDefault="00B63932" w14:paraId="0842CBF9" w14:textId="76F94375">
      <w:pPr>
        <w:pStyle w:val="ListParagraph"/>
        <w:numPr>
          <w:ilvl w:val="0"/>
          <w:numId w:val="6"/>
        </w:numPr>
        <w:rPr>
          <w:lang w:val="en-GB" w:eastAsia="en-US"/>
        </w:rPr>
      </w:pPr>
      <w:r>
        <w:rPr>
          <w:lang w:val="en-GB" w:eastAsia="en-US"/>
        </w:rPr>
        <w:t xml:space="preserve">Price Gap 2 (Calculated) dataset: </w:t>
      </w:r>
      <w:r w:rsidRPr="00B63F7C" w:rsidR="00B63F7C">
        <w:rPr>
          <w:lang w:val="en-GB" w:eastAsia="en-US"/>
        </w:rPr>
        <w:t>Delta between Weighted Average Product Price (FMC/FCT) and Weighted Average Competitors Set Price</w:t>
      </w:r>
    </w:p>
    <w:p w:rsidR="00B63F7C" w:rsidP="00B63F7C" w:rsidRDefault="00B63F7C" w14:paraId="539DD8F6" w14:textId="69994023">
      <w:pPr>
        <w:pStyle w:val="ListParagraph"/>
        <w:rPr>
          <w:lang w:val="en-GB" w:eastAsia="en-US"/>
        </w:rPr>
      </w:pPr>
    </w:p>
    <w:p w:rsidRPr="00147F9C" w:rsidR="00B63F7C" w:rsidP="00147F9C" w:rsidRDefault="00147F9C" w14:paraId="373E78B3" w14:textId="2304C276">
      <w:pPr>
        <w:ind w:left="720"/>
        <w:rPr>
          <w:lang w:val="en-GB" w:eastAsia="en-US"/>
        </w:rPr>
      </w:pPr>
      <w:r>
        <w:rPr>
          <w:lang w:val="en-GB" w:eastAsia="en-US"/>
        </w:rPr>
        <w:t>*</w:t>
      </w:r>
      <w:r w:rsidRPr="00B63F7C">
        <w:rPr>
          <w:lang w:val="en-GB" w:eastAsia="en-US"/>
        </w:rPr>
        <w:t xml:space="preserve">Competitors Set </w:t>
      </w:r>
      <w:r>
        <w:rPr>
          <w:lang w:val="en-GB" w:eastAsia="en-US"/>
        </w:rPr>
        <w:t>is data filtered out by</w:t>
      </w:r>
      <w:r w:rsidRPr="00147F9C">
        <w:rPr>
          <w:lang w:val="en-GB" w:eastAsia="en-US"/>
        </w:rPr>
        <w:t xml:space="preserve"> holding company </w:t>
      </w:r>
      <w:r>
        <w:rPr>
          <w:lang w:val="en-GB" w:eastAsia="en-US"/>
        </w:rPr>
        <w:t>other than</w:t>
      </w:r>
      <w:r w:rsidRPr="00147F9C">
        <w:rPr>
          <w:lang w:val="en-GB" w:eastAsia="en-US"/>
        </w:rPr>
        <w:t xml:space="preserve"> Imperial </w:t>
      </w:r>
      <w:r w:rsidRPr="00147F9C" w:rsidR="00795F81">
        <w:rPr>
          <w:lang w:val="en-GB" w:eastAsia="en-US"/>
        </w:rPr>
        <w:t>Brands (</w:t>
      </w:r>
      <w:r w:rsidRPr="00147F9C" w:rsidR="00B26CAF">
        <w:rPr>
          <w:lang w:val="en-GB" w:eastAsia="en-US"/>
        </w:rPr>
        <w:t>other</w:t>
      </w:r>
      <w:r w:rsidRPr="00147F9C">
        <w:rPr>
          <w:lang w:val="en-GB" w:eastAsia="en-US"/>
        </w:rPr>
        <w:t xml:space="preserve"> than UK)</w:t>
      </w:r>
    </w:p>
    <w:p w:rsidRPr="00C94268" w:rsidR="00147F9C" w:rsidP="00B63F7C" w:rsidRDefault="00147F9C" w14:paraId="5B4D171B" w14:textId="77777777">
      <w:pPr>
        <w:pStyle w:val="ListParagraph"/>
        <w:rPr>
          <w:lang w:val="en-GB" w:eastAsia="en-US"/>
        </w:rPr>
      </w:pPr>
    </w:p>
    <w:p w:rsidR="00B63932" w:rsidP="0031552D" w:rsidRDefault="00B63932" w14:paraId="2D2ED931" w14:textId="7D913181">
      <w:pPr>
        <w:pStyle w:val="ListParagraph"/>
        <w:numPr>
          <w:ilvl w:val="0"/>
          <w:numId w:val="6"/>
        </w:numPr>
        <w:rPr>
          <w:lang w:val="en-GB" w:eastAsia="en-US"/>
        </w:rPr>
      </w:pPr>
      <w:r>
        <w:rPr>
          <w:lang w:val="en-GB" w:eastAsia="en-US"/>
        </w:rPr>
        <w:t>Delivery Days</w:t>
      </w:r>
      <w:r w:rsidRPr="00BA16A3">
        <w:rPr>
          <w:lang w:val="en-GB" w:eastAsia="en-US"/>
        </w:rPr>
        <w:t xml:space="preserve"> </w:t>
      </w:r>
      <w:r>
        <w:rPr>
          <w:lang w:val="en-GB" w:eastAsia="en-US"/>
        </w:rPr>
        <w:t xml:space="preserve">dataset: </w:t>
      </w:r>
      <w:r w:rsidRPr="00B26CAF" w:rsidR="00B26CAF">
        <w:rPr>
          <w:lang w:val="en-GB" w:eastAsia="en-US"/>
        </w:rPr>
        <w:t>Displaying the numbers of working / delivery days within the month (</w:t>
      </w:r>
      <w:r w:rsidRPr="00B26CAF" w:rsidR="00795F81">
        <w:rPr>
          <w:lang w:val="en-GB" w:eastAsia="en-US"/>
        </w:rPr>
        <w:t>i.e.,</w:t>
      </w:r>
      <w:r w:rsidRPr="00B26CAF" w:rsidR="00B26CAF">
        <w:rPr>
          <w:lang w:val="en-GB" w:eastAsia="en-US"/>
        </w:rPr>
        <w:t xml:space="preserve"> excluding holidays, weekends)</w:t>
      </w:r>
    </w:p>
    <w:p w:rsidR="00B26CAF" w:rsidP="00B26CAF" w:rsidRDefault="00B26CAF" w14:paraId="04A1F063" w14:textId="538FC31B">
      <w:pPr>
        <w:pStyle w:val="ListParagraph"/>
        <w:rPr>
          <w:lang w:val="en-GB" w:eastAsia="en-US"/>
        </w:rPr>
      </w:pPr>
    </w:p>
    <w:p w:rsidR="00B26CAF" w:rsidP="0031552D" w:rsidRDefault="00647E27" w14:paraId="4D3CC50A" w14:textId="485591F5">
      <w:pPr>
        <w:pStyle w:val="ListParagraph"/>
        <w:numPr>
          <w:ilvl w:val="0"/>
          <w:numId w:val="15"/>
        </w:numPr>
        <w:rPr>
          <w:lang w:val="en-GB" w:eastAsia="en-US"/>
        </w:rPr>
      </w:pPr>
      <w:r>
        <w:rPr>
          <w:lang w:val="en-GB" w:eastAsia="en-US"/>
        </w:rPr>
        <w:t xml:space="preserve">Delivery </w:t>
      </w:r>
      <w:r w:rsidR="00795F81">
        <w:rPr>
          <w:lang w:val="en-GB" w:eastAsia="en-US"/>
        </w:rPr>
        <w:t>Days =</w:t>
      </w:r>
      <w:r w:rsidRPr="00647E27">
        <w:rPr>
          <w:lang w:val="en-GB" w:eastAsia="en-US"/>
        </w:rPr>
        <w:t xml:space="preserve"> Working days - Holidays - WH Closure (</w:t>
      </w:r>
      <w:r w:rsidRPr="00647E27" w:rsidR="00FC5D94">
        <w:rPr>
          <w:lang w:val="en-GB" w:eastAsia="en-US"/>
        </w:rPr>
        <w:t>i.e.,</w:t>
      </w:r>
      <w:r w:rsidRPr="00647E27">
        <w:rPr>
          <w:lang w:val="en-GB" w:eastAsia="en-US"/>
        </w:rPr>
        <w:t xml:space="preserve"> internal business decisions)</w:t>
      </w:r>
    </w:p>
    <w:p w:rsidR="00B26CAF" w:rsidP="00B26CAF" w:rsidRDefault="00B26CAF" w14:paraId="0E738CF8" w14:textId="77777777">
      <w:pPr>
        <w:pStyle w:val="ListParagraph"/>
        <w:rPr>
          <w:lang w:val="en-GB" w:eastAsia="en-US"/>
        </w:rPr>
      </w:pPr>
    </w:p>
    <w:p w:rsidR="00B63932" w:rsidP="0031552D" w:rsidRDefault="00B63932" w14:paraId="60852998" w14:textId="712E8D83">
      <w:pPr>
        <w:pStyle w:val="ListParagraph"/>
        <w:numPr>
          <w:ilvl w:val="0"/>
          <w:numId w:val="6"/>
        </w:numPr>
        <w:rPr>
          <w:lang w:val="en-GB" w:eastAsia="en-US"/>
        </w:rPr>
      </w:pPr>
      <w:r>
        <w:rPr>
          <w:lang w:val="en-GB" w:eastAsia="en-US"/>
        </w:rPr>
        <w:t xml:space="preserve">Covid dataset: </w:t>
      </w:r>
      <w:r w:rsidRPr="00647E27" w:rsidR="00647E27">
        <w:rPr>
          <w:lang w:val="en-GB" w:eastAsia="en-US"/>
        </w:rPr>
        <w:t>Displaying the impact of pandemics (</w:t>
      </w:r>
      <w:r w:rsidRPr="00647E27" w:rsidR="00795F81">
        <w:rPr>
          <w:lang w:val="en-GB" w:eastAsia="en-US"/>
        </w:rPr>
        <w:t>i.e.,</w:t>
      </w:r>
      <w:r w:rsidRPr="00647E27" w:rsidR="00647E27">
        <w:rPr>
          <w:lang w:val="en-GB" w:eastAsia="en-US"/>
        </w:rPr>
        <w:t xml:space="preserve"> COVID) on the border closures and travellers.</w:t>
      </w:r>
    </w:p>
    <w:p w:rsidRPr="00BE1D79" w:rsidR="00795F81" w:rsidP="00BE1D79" w:rsidRDefault="00795F81" w14:paraId="28A26709" w14:textId="785B7CD1">
      <w:pPr>
        <w:rPr>
          <w:lang w:val="en-GB" w:eastAsia="en-US"/>
        </w:rPr>
      </w:pPr>
    </w:p>
    <w:p w:rsidR="00795F81" w:rsidP="00795F81" w:rsidRDefault="00795F81" w14:paraId="30DBAF62" w14:textId="77777777">
      <w:pPr>
        <w:pStyle w:val="ListParagraph"/>
        <w:rPr>
          <w:lang w:val="en-GB" w:eastAsia="en-US"/>
        </w:rPr>
      </w:pPr>
    </w:p>
    <w:p w:rsidR="00B63932" w:rsidP="0031552D" w:rsidRDefault="00B63932" w14:paraId="720EA438" w14:textId="5C151568">
      <w:pPr>
        <w:pStyle w:val="ListParagraph"/>
        <w:numPr>
          <w:ilvl w:val="0"/>
          <w:numId w:val="6"/>
        </w:numPr>
        <w:rPr>
          <w:lang w:val="en-GB" w:eastAsia="en-US"/>
        </w:rPr>
      </w:pPr>
      <w:r>
        <w:rPr>
          <w:lang w:val="en-GB" w:eastAsia="en-US"/>
        </w:rPr>
        <w:t xml:space="preserve">Adult Population dataset: </w:t>
      </w:r>
      <w:r w:rsidR="00BE1D79">
        <w:rPr>
          <w:lang w:val="en-GB" w:eastAsia="en-US"/>
        </w:rPr>
        <w:t>T</w:t>
      </w:r>
      <w:r w:rsidRPr="00BE1D79" w:rsidR="00BE1D79">
        <w:rPr>
          <w:lang w:val="en-GB" w:eastAsia="en-US"/>
        </w:rPr>
        <w:t>he total adult population per country</w:t>
      </w:r>
    </w:p>
    <w:p w:rsidR="00B63932" w:rsidP="0031552D" w:rsidRDefault="00B63932" w14:paraId="0F8E48A2" w14:textId="2075DC75">
      <w:pPr>
        <w:pStyle w:val="ListParagraph"/>
        <w:numPr>
          <w:ilvl w:val="0"/>
          <w:numId w:val="6"/>
        </w:numPr>
        <w:rPr>
          <w:lang w:val="en-GB" w:eastAsia="en-US"/>
        </w:rPr>
      </w:pPr>
      <w:r>
        <w:rPr>
          <w:lang w:val="en-GB" w:eastAsia="en-US"/>
        </w:rPr>
        <w:t>Real GDP dataset:</w:t>
      </w:r>
      <w:r w:rsidR="006F3FC6">
        <w:rPr>
          <w:lang w:val="en-GB" w:eastAsia="en-US"/>
        </w:rPr>
        <w:t xml:space="preserve"> T</w:t>
      </w:r>
      <w:r w:rsidRPr="006F3FC6" w:rsidR="006F3FC6">
        <w:rPr>
          <w:lang w:val="en-GB" w:eastAsia="en-US"/>
        </w:rPr>
        <w:t xml:space="preserve">he average </w:t>
      </w:r>
      <w:r w:rsidR="0060729B">
        <w:rPr>
          <w:lang w:val="en-GB" w:eastAsia="en-US"/>
        </w:rPr>
        <w:t>GDP</w:t>
      </w:r>
      <w:r w:rsidR="000933FD">
        <w:rPr>
          <w:lang w:val="en-GB" w:eastAsia="en-US"/>
        </w:rPr>
        <w:t xml:space="preserve"> of the</w:t>
      </w:r>
      <w:r w:rsidRPr="006F3FC6" w:rsidR="006F3FC6">
        <w:rPr>
          <w:lang w:val="en-GB" w:eastAsia="en-US"/>
        </w:rPr>
        <w:t xml:space="preserve"> country</w:t>
      </w:r>
    </w:p>
    <w:p w:rsidRPr="0040753E" w:rsidR="00816D64" w:rsidP="0031552D" w:rsidRDefault="00816D64" w14:paraId="48B00094" w14:textId="71C33A16">
      <w:pPr>
        <w:pStyle w:val="ListParagraph"/>
        <w:numPr>
          <w:ilvl w:val="0"/>
          <w:numId w:val="6"/>
        </w:numPr>
        <w:rPr>
          <w:lang w:val="en-GB" w:eastAsia="en-US"/>
        </w:rPr>
      </w:pPr>
      <w:r>
        <w:rPr>
          <w:lang w:val="en-GB" w:eastAsia="en-US"/>
        </w:rPr>
        <w:t>Unemployment</w:t>
      </w:r>
      <w:r w:rsidR="00BA16A3">
        <w:rPr>
          <w:lang w:val="en-GB" w:eastAsia="en-US"/>
        </w:rPr>
        <w:t xml:space="preserve"> dataset:</w:t>
      </w:r>
      <w:r w:rsidR="005C4E24">
        <w:rPr>
          <w:lang w:val="en-GB" w:eastAsia="en-US"/>
        </w:rPr>
        <w:t xml:space="preserve"> </w:t>
      </w:r>
      <w:r w:rsidR="00E27121">
        <w:rPr>
          <w:lang w:val="en-GB" w:eastAsia="en-US"/>
        </w:rPr>
        <w:t>T</w:t>
      </w:r>
      <w:r w:rsidRPr="00E27121" w:rsidR="00E27121">
        <w:rPr>
          <w:lang w:val="en-GB" w:eastAsia="en-US"/>
        </w:rPr>
        <w:t>he unemployment rate per country</w:t>
      </w:r>
    </w:p>
    <w:p w:rsidR="00E92C21" w:rsidP="0031552D" w:rsidRDefault="003B1C71" w14:paraId="3DE5000E" w14:textId="67EC15F6">
      <w:pPr>
        <w:pStyle w:val="ListParagraph"/>
        <w:numPr>
          <w:ilvl w:val="0"/>
          <w:numId w:val="6"/>
        </w:numPr>
        <w:rPr>
          <w:lang w:val="en-GB" w:eastAsia="en-US"/>
        </w:rPr>
      </w:pPr>
      <w:r>
        <w:rPr>
          <w:lang w:val="en-GB" w:eastAsia="en-US"/>
        </w:rPr>
        <w:t>Ramadan</w:t>
      </w:r>
      <w:r w:rsidR="00BA16A3">
        <w:rPr>
          <w:lang w:val="en-GB" w:eastAsia="en-US"/>
        </w:rPr>
        <w:t xml:space="preserve"> dataset:</w:t>
      </w:r>
      <w:r w:rsidR="005C4E24">
        <w:rPr>
          <w:lang w:val="en-GB" w:eastAsia="en-US"/>
        </w:rPr>
        <w:t xml:space="preserve"> </w:t>
      </w:r>
      <w:r w:rsidR="001108B0">
        <w:rPr>
          <w:lang w:val="en-GB" w:eastAsia="en-US"/>
        </w:rPr>
        <w:t>T</w:t>
      </w:r>
      <w:r w:rsidRPr="001108B0" w:rsidR="001108B0">
        <w:rPr>
          <w:lang w:val="en-GB" w:eastAsia="en-US"/>
        </w:rPr>
        <w:t>he start and the end date (</w:t>
      </w:r>
      <w:r w:rsidRPr="001108B0" w:rsidR="00C34907">
        <w:rPr>
          <w:lang w:val="en-GB" w:eastAsia="en-US"/>
        </w:rPr>
        <w:t>i.e.,</w:t>
      </w:r>
      <w:r w:rsidRPr="001108B0" w:rsidR="001108B0">
        <w:rPr>
          <w:lang w:val="en-GB" w:eastAsia="en-US"/>
        </w:rPr>
        <w:t xml:space="preserve"> duration) of Ramadan</w:t>
      </w:r>
    </w:p>
    <w:p w:rsidR="00B63932" w:rsidP="0031552D" w:rsidRDefault="00B63932" w14:paraId="78465894" w14:textId="3DEBA70F">
      <w:pPr>
        <w:pStyle w:val="ListParagraph"/>
        <w:numPr>
          <w:ilvl w:val="0"/>
          <w:numId w:val="6"/>
        </w:numPr>
        <w:rPr>
          <w:lang w:val="en-GB" w:eastAsia="en-US"/>
        </w:rPr>
      </w:pPr>
      <w:r>
        <w:rPr>
          <w:lang w:val="en-GB" w:eastAsia="en-US"/>
        </w:rPr>
        <w:t>Incidence</w:t>
      </w:r>
      <w:r w:rsidRPr="00BA16A3">
        <w:rPr>
          <w:lang w:val="en-GB" w:eastAsia="en-US"/>
        </w:rPr>
        <w:t xml:space="preserve"> </w:t>
      </w:r>
      <w:r>
        <w:rPr>
          <w:lang w:val="en-GB" w:eastAsia="en-US"/>
        </w:rPr>
        <w:t xml:space="preserve">dataset: </w:t>
      </w:r>
      <w:r w:rsidR="000D4892">
        <w:rPr>
          <w:lang w:val="en-GB" w:eastAsia="en-US"/>
        </w:rPr>
        <w:t>T</w:t>
      </w:r>
      <w:r w:rsidRPr="000D4892" w:rsidR="000D4892">
        <w:rPr>
          <w:lang w:val="en-GB" w:eastAsia="en-US"/>
        </w:rPr>
        <w:t>he smoking incidences in % out of the total adult population</w:t>
      </w:r>
    </w:p>
    <w:p w:rsidRPr="007C40C7" w:rsidR="003B1C71" w:rsidP="0031552D" w:rsidRDefault="00B63932" w14:paraId="446E4E16" w14:textId="3102472D">
      <w:pPr>
        <w:pStyle w:val="ListParagraph"/>
        <w:numPr>
          <w:ilvl w:val="0"/>
          <w:numId w:val="6"/>
        </w:numPr>
        <w:rPr>
          <w:lang w:val="en-GB" w:eastAsia="en-US"/>
        </w:rPr>
      </w:pPr>
      <w:r>
        <w:rPr>
          <w:lang w:val="en-GB" w:eastAsia="en-US"/>
        </w:rPr>
        <w:t>Pack Count Collection</w:t>
      </w:r>
      <w:r w:rsidR="00BA16A3">
        <w:rPr>
          <w:lang w:val="en-GB" w:eastAsia="en-US"/>
        </w:rPr>
        <w:t xml:space="preserve"> dataset:</w:t>
      </w:r>
      <w:r w:rsidR="005C4E24">
        <w:rPr>
          <w:lang w:val="en-GB" w:eastAsia="en-US"/>
        </w:rPr>
        <w:t xml:space="preserve"> </w:t>
      </w:r>
      <w:r w:rsidRPr="000D4892" w:rsidR="000D4892">
        <w:rPr>
          <w:lang w:val="en-GB" w:eastAsia="en-US"/>
        </w:rPr>
        <w:t>Representation of the non-duty paid consumption within the market.</w:t>
      </w:r>
    </w:p>
    <w:p w:rsidR="003B1C71" w:rsidP="0031552D" w:rsidRDefault="00B63932" w14:paraId="182F89FA" w14:textId="0BF26B88">
      <w:pPr>
        <w:pStyle w:val="ListParagraph"/>
        <w:numPr>
          <w:ilvl w:val="0"/>
          <w:numId w:val="6"/>
        </w:numPr>
        <w:rPr>
          <w:lang w:val="en-GB" w:eastAsia="en-US"/>
        </w:rPr>
      </w:pPr>
      <w:r>
        <w:rPr>
          <w:lang w:val="en-GB" w:eastAsia="en-US"/>
        </w:rPr>
        <w:t>One-off Events</w:t>
      </w:r>
      <w:r w:rsidR="00BA16A3">
        <w:rPr>
          <w:lang w:val="en-GB" w:eastAsia="en-US"/>
        </w:rPr>
        <w:t xml:space="preserve"> dataset:</w:t>
      </w:r>
      <w:r w:rsidR="005C4E24">
        <w:rPr>
          <w:lang w:val="en-GB" w:eastAsia="en-US"/>
        </w:rPr>
        <w:t xml:space="preserve"> </w:t>
      </w:r>
      <w:r w:rsidRPr="000D4892" w:rsidR="000D4892">
        <w:rPr>
          <w:lang w:val="en-GB" w:eastAsia="en-US"/>
        </w:rPr>
        <w:t>Recording the one-off events such as unexpected regulations or World cup event to assess the impact to sales.</w:t>
      </w:r>
    </w:p>
    <w:p w:rsidR="00E86EFE" w:rsidP="00FC17C6" w:rsidRDefault="00E86EFE" w14:paraId="120A1AC0" w14:textId="51F6CD4F">
      <w:pPr>
        <w:rPr>
          <w:lang w:val="en-GB" w:eastAsia="en-US"/>
        </w:rPr>
      </w:pPr>
    </w:p>
    <w:p w:rsidR="00A76784" w:rsidP="00FC17C6" w:rsidRDefault="00A76784" w14:paraId="042F201A" w14:textId="13B2F42A">
      <w:pPr>
        <w:rPr>
          <w:lang w:val="en-GB" w:eastAsia="en-US"/>
        </w:rPr>
      </w:pPr>
    </w:p>
    <w:p w:rsidR="00E77E29" w:rsidP="00FC17C6" w:rsidRDefault="00E77E29" w14:paraId="534DA32F" w14:textId="5DC53E0B">
      <w:pPr>
        <w:rPr>
          <w:lang w:val="en-GB" w:eastAsia="en-US"/>
        </w:rPr>
      </w:pPr>
    </w:p>
    <w:p w:rsidR="00CF12D8" w:rsidP="2C17465C" w:rsidRDefault="004346CD" w14:paraId="3AFAC2EE" w14:textId="409DE67F">
      <w:pPr>
        <w:ind w:firstLine="360"/>
        <w:rPr>
          <w:b/>
          <w:bCs/>
          <w:lang w:val="en-GB" w:eastAsia="en-US"/>
        </w:rPr>
      </w:pPr>
      <w:r w:rsidRPr="2C17465C">
        <w:rPr>
          <w:b/>
          <w:bCs/>
          <w:lang w:val="en-GB" w:eastAsia="en-US"/>
        </w:rPr>
        <w:t xml:space="preserve">Additional </w:t>
      </w:r>
      <w:r w:rsidRPr="2C17465C" w:rsidR="00CF12D8">
        <w:rPr>
          <w:b/>
          <w:bCs/>
          <w:lang w:val="en-GB" w:eastAsia="en-US"/>
        </w:rPr>
        <w:t>References:</w:t>
      </w:r>
    </w:p>
    <w:p w:rsidR="00CF12D8" w:rsidP="00CF12D8" w:rsidRDefault="00CF12D8" w14:paraId="5A44E5FC" w14:textId="77777777">
      <w:pPr>
        <w:ind w:firstLine="360"/>
        <w:rPr>
          <w:lang w:val="en-GB" w:eastAsia="en-US"/>
        </w:rPr>
      </w:pPr>
    </w:p>
    <w:p w:rsidRPr="00CF12D8" w:rsidR="00E77E29" w:rsidP="0031552D" w:rsidRDefault="00E77E29" w14:paraId="3AD899D4" w14:textId="1307B67B">
      <w:pPr>
        <w:pStyle w:val="ListParagraph"/>
        <w:numPr>
          <w:ilvl w:val="0"/>
          <w:numId w:val="11"/>
        </w:numPr>
        <w:rPr>
          <w:lang w:val="en-GB" w:eastAsia="en-US"/>
        </w:rPr>
      </w:pPr>
      <w:r w:rsidRPr="00CF12D8">
        <w:rPr>
          <w:lang w:val="en-GB" w:eastAsia="en-US"/>
        </w:rPr>
        <w:t>The list of demand drivers applicable for each market is listed in the document below.</w:t>
      </w:r>
    </w:p>
    <w:p w:rsidR="00E77E29" w:rsidP="00FC17C6" w:rsidRDefault="00E77E29" w14:paraId="5230AB92" w14:textId="3032DDB3">
      <w:pPr>
        <w:rPr>
          <w:lang w:val="en-GB" w:eastAsia="en-US"/>
        </w:rPr>
      </w:pPr>
    </w:p>
    <w:p w:rsidR="00E77E29" w:rsidP="00FC17C6" w:rsidRDefault="00E77E29" w14:paraId="2A6FF7D1" w14:textId="7166894E">
      <w:pPr>
        <w:rPr>
          <w:rStyle w:val="Hyperlink"/>
          <w:lang w:val="en-GB" w:eastAsia="en-US"/>
        </w:rPr>
      </w:pPr>
      <w:r>
        <w:rPr>
          <w:lang w:val="en-GB" w:eastAsia="en-US"/>
        </w:rPr>
        <w:tab/>
      </w:r>
      <w:hyperlink w:history="1" r:id="rId21">
        <w:r w:rsidRPr="004E42D5" w:rsidR="004E42D5">
          <w:rPr>
            <w:rStyle w:val="Hyperlink"/>
            <w:lang w:val="en-GB" w:eastAsia="en-US"/>
          </w:rPr>
          <w:t>Demand drivers by market</w:t>
        </w:r>
      </w:hyperlink>
    </w:p>
    <w:p w:rsidR="00CF12D8" w:rsidP="00CF12D8" w:rsidRDefault="00CF12D8" w14:paraId="5277F9FC" w14:textId="77777777">
      <w:pPr>
        <w:rPr>
          <w:lang w:val="en-GB" w:eastAsia="en-US"/>
        </w:rPr>
      </w:pPr>
    </w:p>
    <w:p w:rsidRPr="00CF12D8" w:rsidR="00A76784" w:rsidP="0031552D" w:rsidRDefault="00CF12D8" w14:paraId="13C399FA" w14:textId="5AC9728B">
      <w:pPr>
        <w:pStyle w:val="ListParagraph"/>
        <w:numPr>
          <w:ilvl w:val="0"/>
          <w:numId w:val="11"/>
        </w:numPr>
        <w:rPr>
          <w:lang w:val="en-GB" w:eastAsia="en-US"/>
        </w:rPr>
      </w:pPr>
      <w:r w:rsidRPr="00CF12D8">
        <w:rPr>
          <w:lang w:val="en-GB" w:eastAsia="en-US"/>
        </w:rPr>
        <w:t xml:space="preserve">Link to </w:t>
      </w:r>
      <w:r w:rsidR="000B6B95">
        <w:rPr>
          <w:lang w:val="en-GB" w:eastAsia="en-US"/>
        </w:rPr>
        <w:t>reference</w:t>
      </w:r>
      <w:r w:rsidRPr="00CF12D8">
        <w:rPr>
          <w:lang w:val="en-GB" w:eastAsia="en-US"/>
        </w:rPr>
        <w:t xml:space="preserve"> dataset</w:t>
      </w:r>
      <w:r>
        <w:rPr>
          <w:lang w:val="en-GB" w:eastAsia="en-US"/>
        </w:rPr>
        <w:t>s</w:t>
      </w:r>
      <w:r w:rsidRPr="00CF12D8">
        <w:rPr>
          <w:lang w:val="en-GB" w:eastAsia="en-US"/>
        </w:rPr>
        <w:t xml:space="preserve"> for Demand Drivers</w:t>
      </w:r>
    </w:p>
    <w:p w:rsidR="00CF12D8" w:rsidP="00CF12D8" w:rsidRDefault="00CF12D8" w14:paraId="6D4B91D5" w14:textId="0726852E">
      <w:pPr>
        <w:ind w:firstLine="360"/>
        <w:rPr>
          <w:lang w:val="en-GB" w:eastAsia="en-US"/>
        </w:rPr>
      </w:pPr>
    </w:p>
    <w:p w:rsidR="00CF12D8" w:rsidP="00CF12D8" w:rsidRDefault="007F2A3E" w14:paraId="6BCFDF4B" w14:textId="03CFAB6F">
      <w:pPr>
        <w:ind w:firstLine="720"/>
        <w:rPr>
          <w:rStyle w:val="Hyperlink"/>
        </w:rPr>
      </w:pPr>
      <w:hyperlink w:history="1" r:id="rId22">
        <w:r w:rsidRPr="00CF12D8" w:rsidR="00CF12D8">
          <w:rPr>
            <w:rStyle w:val="Hyperlink"/>
            <w:lang w:val="en-GB" w:eastAsia="en-US"/>
          </w:rPr>
          <w:t>Demand Driver Samples</w:t>
        </w:r>
      </w:hyperlink>
    </w:p>
    <w:p w:rsidR="00FC2AFA" w:rsidP="00CF12D8" w:rsidRDefault="00FC2AFA" w14:paraId="50F08309" w14:textId="35DFD593">
      <w:pPr>
        <w:ind w:firstLine="720"/>
        <w:rPr>
          <w:rStyle w:val="Hyperlink"/>
        </w:rPr>
      </w:pPr>
    </w:p>
    <w:p w:rsidRPr="00FC2AFA" w:rsidR="00FC2AFA" w:rsidP="0031552D" w:rsidRDefault="00575167" w14:paraId="6711320E" w14:textId="238B8CC4">
      <w:pPr>
        <w:pStyle w:val="ListParagraph"/>
        <w:numPr>
          <w:ilvl w:val="0"/>
          <w:numId w:val="11"/>
        </w:numPr>
        <w:rPr>
          <w:lang w:val="en-GB" w:eastAsia="en-US"/>
        </w:rPr>
      </w:pPr>
      <w:r>
        <w:rPr>
          <w:lang w:val="en-GB" w:eastAsia="en-US"/>
        </w:rPr>
        <w:t>For Stock days demand driver: b</w:t>
      </w:r>
      <w:r w:rsidR="00FC2AFA">
        <w:rPr>
          <w:lang w:val="en-GB" w:eastAsia="en-US"/>
        </w:rPr>
        <w:t>elow link has the list of markets and stock days</w:t>
      </w:r>
      <w:r w:rsidR="004B10F0">
        <w:rPr>
          <w:lang w:val="en-GB" w:eastAsia="en-US"/>
        </w:rPr>
        <w:t xml:space="preserve"> calculation required in Datahub details</w:t>
      </w:r>
      <w:r w:rsidR="00FC2AFA">
        <w:rPr>
          <w:lang w:val="en-GB" w:eastAsia="en-US"/>
        </w:rPr>
        <w:t>.</w:t>
      </w:r>
    </w:p>
    <w:p w:rsidR="00CF12D8" w:rsidP="00FC17C6" w:rsidRDefault="00CF12D8" w14:paraId="3BBD65B7" w14:textId="6BF3F212">
      <w:pPr>
        <w:rPr>
          <w:lang w:val="en-GB" w:eastAsia="en-US"/>
        </w:rPr>
      </w:pPr>
    </w:p>
    <w:p w:rsidR="00FC2AFA" w:rsidP="00FC2AFA" w:rsidRDefault="007F2A3E" w14:paraId="54C7110B" w14:textId="59C22911">
      <w:pPr>
        <w:pStyle w:val="ListParagraph"/>
        <w:rPr>
          <w:lang w:val="en-GB" w:eastAsia="en-US"/>
        </w:rPr>
      </w:pPr>
      <w:hyperlink w:history="1" r:id="rId23">
        <w:proofErr w:type="spellStart"/>
        <w:r w:rsidR="0086751C">
          <w:rPr>
            <w:rStyle w:val="Hyperlink"/>
            <w:lang w:val="en-GB" w:eastAsia="en-US"/>
          </w:rPr>
          <w:t>S</w:t>
        </w:r>
        <w:r w:rsidRPr="00B05D93" w:rsidR="00FC2AFA">
          <w:rPr>
            <w:rStyle w:val="Hyperlink"/>
            <w:lang w:val="en-GB" w:eastAsia="en-US"/>
          </w:rPr>
          <w:t>tockdays_</w:t>
        </w:r>
        <w:r w:rsidR="00B91B4E">
          <w:rPr>
            <w:rStyle w:val="Hyperlink"/>
            <w:lang w:val="en-GB" w:eastAsia="en-US"/>
          </w:rPr>
          <w:t>by_</w:t>
        </w:r>
        <w:r w:rsidR="00A40D8C">
          <w:rPr>
            <w:rStyle w:val="Hyperlink"/>
            <w:lang w:val="en-GB" w:eastAsia="en-US"/>
          </w:rPr>
          <w:t>M</w:t>
        </w:r>
        <w:r w:rsidRPr="00B05D93" w:rsidR="00FC2AFA">
          <w:rPr>
            <w:rStyle w:val="Hyperlink"/>
            <w:lang w:val="en-GB" w:eastAsia="en-US"/>
          </w:rPr>
          <w:t>arket</w:t>
        </w:r>
        <w:proofErr w:type="spellEnd"/>
      </w:hyperlink>
    </w:p>
    <w:p w:rsidR="00CF12D8" w:rsidP="00FC2AFA" w:rsidRDefault="00CF12D8" w14:paraId="089A9F84" w14:textId="00E983C9">
      <w:pPr>
        <w:ind w:left="720"/>
        <w:rPr>
          <w:lang w:val="en-GB" w:eastAsia="en-US"/>
        </w:rPr>
      </w:pPr>
    </w:p>
    <w:p w:rsidR="00FC2AFA" w:rsidP="00FC17C6" w:rsidRDefault="00FC2AFA" w14:paraId="19716D65" w14:textId="2F7E7816">
      <w:pPr>
        <w:rPr>
          <w:lang w:val="en-GB" w:eastAsia="en-US"/>
        </w:rPr>
      </w:pPr>
    </w:p>
    <w:p w:rsidR="00FC2AFA" w:rsidP="00FC17C6" w:rsidRDefault="00FC2AFA" w14:paraId="21D1B268" w14:textId="172D91D7">
      <w:pPr>
        <w:rPr>
          <w:lang w:val="en-GB" w:eastAsia="en-US"/>
        </w:rPr>
      </w:pPr>
    </w:p>
    <w:p w:rsidRPr="00FC17C6" w:rsidR="00FC2AFA" w:rsidP="00FC17C6" w:rsidRDefault="00FC2AFA" w14:paraId="4A40B0C8" w14:textId="77777777">
      <w:pPr>
        <w:rPr>
          <w:lang w:val="en-GB" w:eastAsia="en-US"/>
        </w:rPr>
      </w:pPr>
    </w:p>
    <w:p w:rsidR="00662945" w:rsidP="003A749A" w:rsidRDefault="00FC17C6" w14:paraId="7AB43896" w14:textId="6078D77C">
      <w:pPr>
        <w:pStyle w:val="Heading2"/>
        <w:ind w:left="-284" w:firstLine="567"/>
      </w:pPr>
      <w:bookmarkStart w:name="_Toc115106388" w:id="46"/>
      <w:r>
        <w:t>Forecast Data</w:t>
      </w:r>
      <w:bookmarkEnd w:id="46"/>
      <w:r>
        <w:t xml:space="preserve"> </w:t>
      </w:r>
    </w:p>
    <w:p w:rsidR="00E25759" w:rsidP="00E25759" w:rsidRDefault="20DCD1E5" w14:paraId="7AA91326" w14:textId="20589558">
      <w:pPr>
        <w:rPr>
          <w:rFonts w:eastAsia="Arial"/>
        </w:rPr>
      </w:pPr>
      <w:r w:rsidRPr="54AE134B">
        <w:rPr>
          <w:rFonts w:eastAsia="Arial"/>
        </w:rPr>
        <w:t xml:space="preserve"> </w:t>
      </w:r>
    </w:p>
    <w:p w:rsidRPr="000837AB" w:rsidR="00106627" w:rsidP="00E25759" w:rsidRDefault="00106627" w14:paraId="01662019" w14:textId="1EBA5E5A">
      <w:pPr>
        <w:rPr>
          <w:lang w:val="en-GB" w:eastAsia="en-US"/>
        </w:rPr>
      </w:pPr>
      <w:r w:rsidRPr="000837AB">
        <w:rPr>
          <w:lang w:val="en-GB" w:eastAsia="en-US"/>
        </w:rPr>
        <w:t>Below is the list of forecast datasets that would be provided by Noodle.</w:t>
      </w:r>
    </w:p>
    <w:p w:rsidRPr="000837AB" w:rsidR="00106627" w:rsidP="00E25759" w:rsidRDefault="00106627" w14:paraId="6EC26D3F" w14:textId="33E5FFD3">
      <w:pPr>
        <w:rPr>
          <w:lang w:val="en-GB" w:eastAsia="en-US"/>
        </w:rPr>
      </w:pPr>
    </w:p>
    <w:p w:rsidR="00106627" w:rsidP="0031552D" w:rsidRDefault="00212A57" w14:paraId="199417E6" w14:textId="795BF103">
      <w:pPr>
        <w:pStyle w:val="ListParagraph"/>
        <w:numPr>
          <w:ilvl w:val="0"/>
          <w:numId w:val="10"/>
        </w:numPr>
        <w:rPr>
          <w:lang w:val="en-GB" w:eastAsia="en-US"/>
        </w:rPr>
      </w:pPr>
      <w:r w:rsidRPr="079EE3AA">
        <w:rPr>
          <w:lang w:val="en-GB" w:eastAsia="en-US"/>
        </w:rPr>
        <w:t>F</w:t>
      </w:r>
      <w:commentRangeStart w:id="47"/>
      <w:r w:rsidRPr="079EE3AA">
        <w:rPr>
          <w:lang w:val="en-GB" w:eastAsia="en-US"/>
        </w:rPr>
        <w:t>orecast: T</w:t>
      </w:r>
      <w:commentRangeEnd w:id="47"/>
      <w:r>
        <w:rPr>
          <w:rStyle w:val="CommentReference"/>
        </w:rPr>
        <w:commentReference w:id="47"/>
      </w:r>
      <w:r w:rsidRPr="079EE3AA">
        <w:rPr>
          <w:lang w:val="en-GB" w:eastAsia="en-US"/>
        </w:rPr>
        <w:t>his dataset contains demand forecast generated by Noodle along with contribution of all drivers combined in generating that forecast.</w:t>
      </w:r>
    </w:p>
    <w:p w:rsidR="00CC5152" w:rsidP="0031552D" w:rsidRDefault="0088578C" w14:paraId="5739F1C1" w14:textId="13564BE4">
      <w:pPr>
        <w:pStyle w:val="ListParagraph"/>
        <w:numPr>
          <w:ilvl w:val="0"/>
          <w:numId w:val="15"/>
        </w:numPr>
        <w:rPr>
          <w:lang w:val="en-GB" w:eastAsia="en-US"/>
        </w:rPr>
      </w:pPr>
      <w:r w:rsidRPr="0088578C">
        <w:rPr>
          <w:lang w:val="en-GB" w:eastAsia="en-US"/>
        </w:rPr>
        <w:t>Forecast: Sell-In</w:t>
      </w:r>
    </w:p>
    <w:p w:rsidR="0088578C" w:rsidP="0031552D" w:rsidRDefault="0088578C" w14:paraId="70AA12D0" w14:textId="6A57A9A6">
      <w:pPr>
        <w:pStyle w:val="ListParagraph"/>
        <w:numPr>
          <w:ilvl w:val="0"/>
          <w:numId w:val="15"/>
        </w:numPr>
        <w:rPr>
          <w:lang w:val="en-GB" w:eastAsia="en-US"/>
        </w:rPr>
      </w:pPr>
      <w:r w:rsidRPr="0088578C">
        <w:rPr>
          <w:lang w:val="en-GB" w:eastAsia="en-US"/>
        </w:rPr>
        <w:t>Forecast: Sell-In Confidence Intervals</w:t>
      </w:r>
    </w:p>
    <w:p w:rsidR="0088578C" w:rsidP="0031552D" w:rsidRDefault="0088578C" w14:paraId="40142789" w14:textId="5EC7D83B">
      <w:pPr>
        <w:pStyle w:val="ListParagraph"/>
        <w:numPr>
          <w:ilvl w:val="0"/>
          <w:numId w:val="15"/>
        </w:numPr>
        <w:rPr>
          <w:lang w:val="en-GB" w:eastAsia="en-US"/>
        </w:rPr>
      </w:pPr>
      <w:r w:rsidRPr="0088578C">
        <w:rPr>
          <w:lang w:val="en-GB" w:eastAsia="en-US"/>
        </w:rPr>
        <w:t>Forecast: Sell-Out</w:t>
      </w:r>
    </w:p>
    <w:p w:rsidR="0088578C" w:rsidP="0031552D" w:rsidRDefault="0088578C" w14:paraId="33BF3BC8" w14:textId="725556F8">
      <w:pPr>
        <w:pStyle w:val="ListParagraph"/>
        <w:numPr>
          <w:ilvl w:val="0"/>
          <w:numId w:val="15"/>
        </w:numPr>
        <w:rPr>
          <w:lang w:val="en-GB" w:eastAsia="en-US"/>
        </w:rPr>
      </w:pPr>
      <w:r w:rsidRPr="0088578C">
        <w:rPr>
          <w:lang w:val="en-GB" w:eastAsia="en-US"/>
        </w:rPr>
        <w:t xml:space="preserve">Forecast: Sell-Out </w:t>
      </w:r>
      <w:r w:rsidR="004135A9">
        <w:rPr>
          <w:lang w:val="en-GB" w:eastAsia="en-US"/>
        </w:rPr>
        <w:t>b</w:t>
      </w:r>
      <w:r w:rsidRPr="0088578C">
        <w:rPr>
          <w:lang w:val="en-GB" w:eastAsia="en-US"/>
        </w:rPr>
        <w:t>y Account and Channel</w:t>
      </w:r>
    </w:p>
    <w:p w:rsidR="0088578C" w:rsidP="0031552D" w:rsidRDefault="0088578C" w14:paraId="55E320B3" w14:textId="5C8B5548">
      <w:pPr>
        <w:pStyle w:val="ListParagraph"/>
        <w:numPr>
          <w:ilvl w:val="0"/>
          <w:numId w:val="15"/>
        </w:numPr>
        <w:rPr>
          <w:lang w:val="en-GB" w:eastAsia="en-US"/>
        </w:rPr>
      </w:pPr>
      <w:r w:rsidRPr="0088578C">
        <w:rPr>
          <w:lang w:val="en-GB" w:eastAsia="en-US"/>
        </w:rPr>
        <w:t>Forecast: Sell-Through</w:t>
      </w:r>
    </w:p>
    <w:p w:rsidR="0088578C" w:rsidP="0031552D" w:rsidRDefault="0088578C" w14:paraId="68538B10" w14:textId="0B90F462">
      <w:pPr>
        <w:pStyle w:val="ListParagraph"/>
        <w:numPr>
          <w:ilvl w:val="0"/>
          <w:numId w:val="15"/>
        </w:numPr>
        <w:rPr>
          <w:lang w:val="en-GB" w:eastAsia="en-US"/>
        </w:rPr>
      </w:pPr>
      <w:r w:rsidRPr="0088578C">
        <w:rPr>
          <w:lang w:val="en-GB" w:eastAsia="en-US"/>
        </w:rPr>
        <w:t>Forecast: Market Size</w:t>
      </w:r>
    </w:p>
    <w:p w:rsidR="00F36BF9" w:rsidP="00F36BF9" w:rsidRDefault="00F36BF9" w14:paraId="52FC1D41" w14:textId="77777777">
      <w:pPr>
        <w:pStyle w:val="ListParagraph"/>
        <w:ind w:left="1440"/>
        <w:rPr>
          <w:lang w:val="en-GB" w:eastAsia="en-US"/>
        </w:rPr>
      </w:pPr>
    </w:p>
    <w:p w:rsidR="00C652B1" w:rsidP="0031552D" w:rsidRDefault="00DA1906" w14:paraId="3A80DE48" w14:textId="2CFB35A9">
      <w:pPr>
        <w:pStyle w:val="ListParagraph"/>
        <w:numPr>
          <w:ilvl w:val="0"/>
          <w:numId w:val="10"/>
        </w:numPr>
        <w:rPr>
          <w:lang w:val="en-GB" w:eastAsia="en-US"/>
        </w:rPr>
      </w:pPr>
      <w:r w:rsidRPr="000837AB">
        <w:rPr>
          <w:lang w:val="en-GB" w:eastAsia="en-US"/>
        </w:rPr>
        <w:t>Feature Contribution: Captures individual driver level contribution towards the forecast generated by Noodle.</w:t>
      </w:r>
    </w:p>
    <w:p w:rsidRPr="00C652B1" w:rsidR="00F36BF9" w:rsidP="00F36BF9" w:rsidRDefault="00F36BF9" w14:paraId="3C464F37" w14:textId="77777777">
      <w:pPr>
        <w:pStyle w:val="ListParagraph"/>
        <w:rPr>
          <w:lang w:val="en-GB" w:eastAsia="en-US"/>
        </w:rPr>
      </w:pPr>
    </w:p>
    <w:p w:rsidR="00DA1906" w:rsidP="0031552D" w:rsidRDefault="00DA1906" w14:paraId="71702DE8" w14:textId="4B7DA50F">
      <w:pPr>
        <w:pStyle w:val="ListParagraph"/>
        <w:numPr>
          <w:ilvl w:val="0"/>
          <w:numId w:val="10"/>
        </w:numPr>
        <w:rPr>
          <w:lang w:val="en-GB" w:eastAsia="en-US"/>
        </w:rPr>
      </w:pPr>
      <w:r w:rsidRPr="000837AB">
        <w:rPr>
          <w:lang w:val="en-GB" w:eastAsia="en-US"/>
        </w:rPr>
        <w:t>Actuals: Captures aggregated actual shipments as used by Noodle directly from Imperial's data. This is meant for validation from Imperial's side on an as needed basis to ensure Noodle is using the correct shipments history.</w:t>
      </w:r>
    </w:p>
    <w:p w:rsidR="00511748" w:rsidP="00511748" w:rsidRDefault="00511748" w14:paraId="2E32135B" w14:textId="5452FC3C">
      <w:pPr>
        <w:rPr>
          <w:lang w:val="en-GB" w:eastAsia="en-US"/>
        </w:rPr>
      </w:pPr>
    </w:p>
    <w:p w:rsidR="00511748" w:rsidP="00511748" w:rsidRDefault="00511748" w14:paraId="0EA3770C" w14:textId="0551E5EA">
      <w:pPr>
        <w:pStyle w:val="Heading2"/>
        <w:ind w:left="-284" w:firstLine="567"/>
      </w:pPr>
      <w:bookmarkStart w:name="_Toc115106389" w:id="48"/>
      <w:r>
        <w:t>Forecast Amended Data</w:t>
      </w:r>
      <w:bookmarkEnd w:id="48"/>
    </w:p>
    <w:p w:rsidR="00511748" w:rsidP="00511748" w:rsidRDefault="00511748" w14:paraId="31EDFB41" w14:textId="11CCBDC4">
      <w:pPr>
        <w:rPr>
          <w:lang w:val="en-GB" w:eastAsia="en-US"/>
        </w:rPr>
      </w:pPr>
    </w:p>
    <w:p w:rsidRPr="00511748" w:rsidR="00511748" w:rsidP="00511748" w:rsidRDefault="30A8962D" w14:paraId="7698B0D0" w14:textId="1EF76C1C">
      <w:pPr>
        <w:rPr>
          <w:lang w:val="en-GB" w:eastAsia="en-US"/>
        </w:rPr>
      </w:pPr>
      <w:r w:rsidRPr="5D4C4CEE">
        <w:rPr>
          <w:lang w:val="en-GB" w:eastAsia="en-US"/>
        </w:rPr>
        <w:t xml:space="preserve">The Forecast Amended data is provided by APO. The Sell-In forecast data from APO would be brought into Datahub. </w:t>
      </w:r>
      <w:commentRangeStart w:id="49"/>
      <w:commentRangeStart w:id="50"/>
      <w:r w:rsidRPr="5D4C4CEE">
        <w:rPr>
          <w:lang w:val="en-GB" w:eastAsia="en-US"/>
        </w:rPr>
        <w:t>This data would be shared with Noodle to improve the forecast accuracy.</w:t>
      </w:r>
      <w:r w:rsidRPr="5D4C4CEE" w:rsidR="1E7E107F">
        <w:rPr>
          <w:lang w:val="en-GB" w:eastAsia="en-US"/>
        </w:rPr>
        <w:t xml:space="preserve"> This</w:t>
      </w:r>
      <w:r w:rsidRPr="5D4C4CEE" w:rsidR="53E6FEA0">
        <w:rPr>
          <w:lang w:val="en-GB" w:eastAsia="en-US"/>
        </w:rPr>
        <w:t xml:space="preserve"> data</w:t>
      </w:r>
      <w:r w:rsidRPr="5D4C4CEE" w:rsidR="1E7E107F">
        <w:rPr>
          <w:lang w:val="en-GB" w:eastAsia="en-US"/>
        </w:rPr>
        <w:t xml:space="preserve"> would be enabled </w:t>
      </w:r>
      <w:r w:rsidRPr="5D4C4CEE" w:rsidR="72C4D585">
        <w:rPr>
          <w:lang w:val="en-GB" w:eastAsia="en-US"/>
        </w:rPr>
        <w:t>after stabilization.</w:t>
      </w:r>
      <w:commentRangeEnd w:id="49"/>
      <w:r>
        <w:rPr>
          <w:rStyle w:val="CommentReference"/>
        </w:rPr>
        <w:commentReference w:id="49"/>
      </w:r>
      <w:commentRangeEnd w:id="50"/>
      <w:r>
        <w:rPr>
          <w:rStyle w:val="CommentReference"/>
        </w:rPr>
        <w:commentReference w:id="50"/>
      </w:r>
    </w:p>
    <w:p w:rsidRPr="000837AB" w:rsidR="00B71F7C" w:rsidP="00A1672C" w:rsidRDefault="00B71F7C" w14:paraId="2DD4409B" w14:textId="42BF40D1">
      <w:pPr>
        <w:ind w:left="360"/>
        <w:rPr>
          <w:lang w:val="en-GB" w:eastAsia="en-US"/>
        </w:rPr>
      </w:pPr>
    </w:p>
    <w:p w:rsidR="00016255" w:rsidP="00436C1A" w:rsidRDefault="00016255" w14:paraId="6ED46787" w14:textId="4F37C458">
      <w:pPr>
        <w:spacing w:after="160" w:line="259" w:lineRule="auto"/>
      </w:pPr>
    </w:p>
    <w:p w:rsidR="00FB15F6" w:rsidP="00436C1A" w:rsidRDefault="00FB15F6" w14:paraId="2D730667" w14:textId="77777777">
      <w:pPr>
        <w:spacing w:after="160" w:line="259" w:lineRule="auto"/>
      </w:pPr>
    </w:p>
    <w:p w:rsidR="00016255" w:rsidP="000C630B" w:rsidRDefault="00016255" w14:paraId="11DA5AB9" w14:textId="77777777">
      <w:pPr>
        <w:spacing w:after="160" w:line="259" w:lineRule="auto"/>
      </w:pPr>
    </w:p>
    <w:p w:rsidR="004756A9" w:rsidP="000C630B" w:rsidRDefault="004756A9" w14:paraId="2AA848E9" w14:textId="3CAD74E6">
      <w:pPr>
        <w:spacing w:after="160" w:line="259" w:lineRule="auto"/>
      </w:pPr>
      <w:r>
        <w:br w:type="page"/>
      </w:r>
    </w:p>
    <w:p w:rsidR="009B5FBE" w:rsidP="00A809B2" w:rsidRDefault="00626490" w14:paraId="78318AB8" w14:textId="41091E89">
      <w:pPr>
        <w:pStyle w:val="Heading1"/>
      </w:pPr>
      <w:bookmarkStart w:name="_Toc115106390" w:id="51"/>
      <w:r>
        <w:t>Appendix</w:t>
      </w:r>
      <w:bookmarkEnd w:id="51"/>
    </w:p>
    <w:p w:rsidRPr="009C4EB4" w:rsidR="009C4EB4" w:rsidP="009C4EB4" w:rsidRDefault="009C4EB4" w14:paraId="369D3747" w14:textId="77777777">
      <w:pPr>
        <w:rPr>
          <w:lang w:eastAsia="en-US"/>
        </w:rPr>
      </w:pPr>
    </w:p>
    <w:p w:rsidRPr="008B1B33" w:rsidR="008B1B33" w:rsidP="009C4EB4" w:rsidRDefault="009C4EB4" w14:paraId="5C2D6AC9" w14:textId="75DB3288">
      <w:pPr>
        <w:pStyle w:val="Heading2"/>
        <w:ind w:left="-142" w:firstLine="567"/>
      </w:pPr>
      <w:bookmarkStart w:name="_Toc115106391" w:id="52"/>
      <w:r>
        <w:t>Glossary Of Terms</w:t>
      </w:r>
      <w:bookmarkEnd w:id="52"/>
    </w:p>
    <w:p w:rsidR="008B1B33" w:rsidP="008B1B33" w:rsidRDefault="008B1B33" w14:paraId="3A83D1C8" w14:textId="77777777">
      <w:pPr>
        <w:rPr>
          <w:lang w:eastAsia="en-US"/>
        </w:rPr>
      </w:pPr>
    </w:p>
    <w:p w:rsidR="008B1B33" w:rsidP="008B1B33" w:rsidRDefault="008B1B33" w14:paraId="43F3068F" w14:textId="455570F6">
      <w:pPr>
        <w:spacing w:after="160" w:line="259" w:lineRule="auto"/>
      </w:pPr>
      <w:r>
        <w:t xml:space="preserve">         The table below describes generally used </w:t>
      </w:r>
      <w:r w:rsidR="002B23B1">
        <w:t>data</w:t>
      </w:r>
      <w:r>
        <w:t xml:space="preserve"> terminology and terms specific to this project</w:t>
      </w:r>
      <w:r w:rsidR="00922FA4">
        <w:t>.</w:t>
      </w:r>
    </w:p>
    <w:tbl>
      <w:tblPr>
        <w:tblStyle w:val="TableGrid"/>
        <w:tblW w:w="0" w:type="auto"/>
        <w:tblInd w:w="421" w:type="dxa"/>
        <w:tblLook w:val="04A0" w:firstRow="1" w:lastRow="0" w:firstColumn="1" w:lastColumn="0" w:noHBand="0" w:noVBand="1"/>
      </w:tblPr>
      <w:tblGrid>
        <w:gridCol w:w="1842"/>
        <w:gridCol w:w="6753"/>
      </w:tblGrid>
      <w:tr w:rsidR="008B1B33" w:rsidTr="00BD26C0" w14:paraId="2C6B88B7" w14:textId="77777777">
        <w:tc>
          <w:tcPr>
            <w:tcW w:w="1842" w:type="dxa"/>
            <w:shd w:val="clear" w:color="auto" w:fill="D9E2F3" w:themeFill="accent1" w:themeFillTint="33"/>
          </w:tcPr>
          <w:p w:rsidRPr="004C7D47" w:rsidR="008B1B33" w:rsidP="00BD26C0" w:rsidRDefault="008B1B33" w14:paraId="5D4F7B1B" w14:textId="77777777">
            <w:pPr>
              <w:spacing w:line="259" w:lineRule="auto"/>
              <w:rPr>
                <w:b/>
                <w:bCs/>
              </w:rPr>
            </w:pPr>
            <w:r>
              <w:t xml:space="preserve"> </w:t>
            </w:r>
            <w:r>
              <w:rPr>
                <w:b/>
                <w:bCs/>
              </w:rPr>
              <w:t xml:space="preserve">Term </w:t>
            </w:r>
          </w:p>
        </w:tc>
        <w:tc>
          <w:tcPr>
            <w:tcW w:w="6753" w:type="dxa"/>
            <w:shd w:val="clear" w:color="auto" w:fill="D9E2F3" w:themeFill="accent1" w:themeFillTint="33"/>
          </w:tcPr>
          <w:p w:rsidRPr="004C7D47" w:rsidR="008B1B33" w:rsidP="00BD26C0" w:rsidRDefault="008B1B33" w14:paraId="4D32AEDF" w14:textId="77777777">
            <w:pPr>
              <w:spacing w:line="259" w:lineRule="auto"/>
              <w:rPr>
                <w:b/>
                <w:bCs/>
              </w:rPr>
            </w:pPr>
            <w:r>
              <w:rPr>
                <w:b/>
                <w:bCs/>
              </w:rPr>
              <w:t>Definition</w:t>
            </w:r>
          </w:p>
        </w:tc>
      </w:tr>
      <w:tr w:rsidR="008B1B33" w:rsidTr="00BD26C0" w14:paraId="0814E760" w14:textId="77777777">
        <w:tc>
          <w:tcPr>
            <w:tcW w:w="1842" w:type="dxa"/>
          </w:tcPr>
          <w:p w:rsidR="008B1B33" w:rsidP="00BD26C0" w:rsidRDefault="008B1B33" w14:paraId="346896F1" w14:textId="35833869">
            <w:pPr>
              <w:spacing w:line="259" w:lineRule="auto"/>
            </w:pPr>
            <w:r w:rsidRPr="14B40816">
              <w:rPr>
                <w:rFonts w:eastAsia="Arial"/>
              </w:rPr>
              <w:t>ACID</w:t>
            </w:r>
          </w:p>
        </w:tc>
        <w:tc>
          <w:tcPr>
            <w:tcW w:w="6753" w:type="dxa"/>
          </w:tcPr>
          <w:p w:rsidR="008B1B33" w:rsidP="00BD26C0" w:rsidRDefault="007A5601" w14:paraId="2B7379D0" w14:textId="6DF5772E">
            <w:pPr>
              <w:spacing w:line="259" w:lineRule="auto"/>
            </w:pPr>
            <w:r w:rsidRPr="14B40816">
              <w:rPr>
                <w:rFonts w:eastAsia="Arial"/>
              </w:rPr>
              <w:t>A</w:t>
            </w:r>
            <w:r w:rsidRPr="14B40816" w:rsidR="00B82EA3">
              <w:rPr>
                <w:rFonts w:eastAsia="Arial"/>
              </w:rPr>
              <w:t>tomicity</w:t>
            </w:r>
            <w:r w:rsidRPr="14B40816" w:rsidR="00190CCF">
              <w:rPr>
                <w:rFonts w:eastAsia="Arial"/>
              </w:rPr>
              <w:t>, Consistency, Isola</w:t>
            </w:r>
            <w:r w:rsidRPr="14B40816" w:rsidR="008778E4">
              <w:rPr>
                <w:rFonts w:eastAsia="Arial"/>
              </w:rPr>
              <w:t>tion</w:t>
            </w:r>
            <w:r w:rsidRPr="14B40816" w:rsidR="00AE7535">
              <w:rPr>
                <w:rFonts w:eastAsia="Arial"/>
              </w:rPr>
              <w:t>, and Duration</w:t>
            </w:r>
          </w:p>
        </w:tc>
      </w:tr>
      <w:tr w:rsidR="00D96182" w:rsidTr="00BD26C0" w14:paraId="0E3F8513" w14:textId="77777777">
        <w:tc>
          <w:tcPr>
            <w:tcW w:w="1842" w:type="dxa"/>
          </w:tcPr>
          <w:p w:rsidR="00D96182" w:rsidP="00D96182" w:rsidRDefault="00D96182" w14:paraId="3EFE7E10" w14:textId="3CA1581B">
            <w:pPr>
              <w:spacing w:line="259" w:lineRule="auto"/>
            </w:pPr>
            <w:r w:rsidRPr="14B40816">
              <w:rPr>
                <w:rFonts w:eastAsia="Arial"/>
              </w:rPr>
              <w:t>AI</w:t>
            </w:r>
          </w:p>
        </w:tc>
        <w:tc>
          <w:tcPr>
            <w:tcW w:w="6753" w:type="dxa"/>
          </w:tcPr>
          <w:p w:rsidR="00D96182" w:rsidP="00D96182" w:rsidRDefault="00D96182" w14:paraId="44370820" w14:textId="76304A38">
            <w:pPr>
              <w:spacing w:line="259" w:lineRule="auto"/>
            </w:pPr>
            <w:r w:rsidRPr="14B40816">
              <w:rPr>
                <w:rFonts w:eastAsia="Arial"/>
              </w:rPr>
              <w:t>Artificial Intelligence</w:t>
            </w:r>
          </w:p>
        </w:tc>
      </w:tr>
      <w:tr w:rsidR="00D96182" w:rsidTr="00BD26C0" w14:paraId="7FA1E036" w14:textId="77777777">
        <w:tc>
          <w:tcPr>
            <w:tcW w:w="1842" w:type="dxa"/>
          </w:tcPr>
          <w:p w:rsidR="00D96182" w:rsidP="00D96182" w:rsidRDefault="00D96182" w14:paraId="35E0EE63" w14:textId="23037D79">
            <w:pPr>
              <w:spacing w:line="259" w:lineRule="auto"/>
            </w:pPr>
            <w:r w:rsidRPr="54AE134B">
              <w:rPr>
                <w:rFonts w:eastAsia="Arial"/>
              </w:rPr>
              <w:t>BI</w:t>
            </w:r>
          </w:p>
        </w:tc>
        <w:tc>
          <w:tcPr>
            <w:tcW w:w="6753" w:type="dxa"/>
          </w:tcPr>
          <w:p w:rsidR="00D96182" w:rsidP="00D96182" w:rsidRDefault="00D96182" w14:paraId="1126268E" w14:textId="16374D95">
            <w:pPr>
              <w:spacing w:line="259" w:lineRule="auto"/>
            </w:pPr>
            <w:r w:rsidRPr="54AE134B">
              <w:rPr>
                <w:rFonts w:eastAsia="Arial"/>
              </w:rPr>
              <w:t>Business Intelligence</w:t>
            </w:r>
          </w:p>
        </w:tc>
      </w:tr>
      <w:tr w:rsidR="00D96182" w:rsidTr="00BD26C0" w14:paraId="2CBA5771" w14:textId="77777777">
        <w:tc>
          <w:tcPr>
            <w:tcW w:w="1842" w:type="dxa"/>
          </w:tcPr>
          <w:p w:rsidR="00D96182" w:rsidP="00D96182" w:rsidRDefault="00D96182" w14:paraId="00237487" w14:textId="7246813B">
            <w:pPr>
              <w:spacing w:line="259" w:lineRule="auto"/>
            </w:pPr>
            <w:r w:rsidRPr="54AE134B">
              <w:rPr>
                <w:rFonts w:eastAsia="Arial"/>
              </w:rPr>
              <w:t>CSV</w:t>
            </w:r>
          </w:p>
        </w:tc>
        <w:tc>
          <w:tcPr>
            <w:tcW w:w="6753" w:type="dxa"/>
          </w:tcPr>
          <w:p w:rsidR="00D96182" w:rsidP="00D96182" w:rsidRDefault="00D96182" w14:paraId="6B3A0AB9" w14:textId="40BD8C8D">
            <w:pPr>
              <w:spacing w:line="259" w:lineRule="auto"/>
            </w:pPr>
            <w:r w:rsidRPr="54AE134B">
              <w:rPr>
                <w:rFonts w:eastAsia="Arial"/>
              </w:rPr>
              <w:t>Comma-Separated Values</w:t>
            </w:r>
          </w:p>
        </w:tc>
      </w:tr>
      <w:tr w:rsidR="008B1B33" w:rsidTr="00BD26C0" w14:paraId="16C8DCEA" w14:textId="77777777">
        <w:tc>
          <w:tcPr>
            <w:tcW w:w="1842" w:type="dxa"/>
          </w:tcPr>
          <w:p w:rsidR="008B1B33" w:rsidP="00BD26C0" w:rsidRDefault="2DE45C40" w14:paraId="03B95210" w14:textId="045C84CB">
            <w:pPr>
              <w:spacing w:line="259" w:lineRule="auto"/>
            </w:pPr>
            <w:r w:rsidRPr="54AE134B">
              <w:rPr>
                <w:rFonts w:eastAsia="Arial"/>
              </w:rPr>
              <w:t>DB</w:t>
            </w:r>
          </w:p>
        </w:tc>
        <w:tc>
          <w:tcPr>
            <w:tcW w:w="6753" w:type="dxa"/>
          </w:tcPr>
          <w:p w:rsidR="008B1B33" w:rsidP="00BD26C0" w:rsidRDefault="2DE45C40" w14:paraId="778DD247" w14:textId="6521E2A2">
            <w:pPr>
              <w:spacing w:line="259" w:lineRule="auto"/>
            </w:pPr>
            <w:r w:rsidRPr="54AE134B">
              <w:rPr>
                <w:rFonts w:eastAsia="Arial"/>
              </w:rPr>
              <w:t>Database</w:t>
            </w:r>
          </w:p>
        </w:tc>
      </w:tr>
      <w:tr w:rsidR="00D96182" w:rsidTr="00BD26C0" w14:paraId="5D85153D" w14:textId="77777777">
        <w:tc>
          <w:tcPr>
            <w:tcW w:w="1842" w:type="dxa"/>
          </w:tcPr>
          <w:p w:rsidR="00D96182" w:rsidP="00D96182" w:rsidRDefault="2DE45C40" w14:paraId="32CFBEDF" w14:textId="59CA6F15">
            <w:pPr>
              <w:spacing w:line="259" w:lineRule="auto"/>
            </w:pPr>
            <w:r w:rsidRPr="54AE134B">
              <w:rPr>
                <w:rFonts w:eastAsia="Arial"/>
              </w:rPr>
              <w:t>DBMS</w:t>
            </w:r>
          </w:p>
        </w:tc>
        <w:tc>
          <w:tcPr>
            <w:tcW w:w="6753" w:type="dxa"/>
          </w:tcPr>
          <w:p w:rsidR="00D96182" w:rsidP="00D96182" w:rsidRDefault="2DE45C40" w14:paraId="66DA3DE3" w14:textId="065A41DD">
            <w:pPr>
              <w:spacing w:line="259" w:lineRule="auto"/>
            </w:pPr>
            <w:r w:rsidRPr="54AE134B">
              <w:rPr>
                <w:rFonts w:eastAsia="Arial"/>
              </w:rPr>
              <w:t>Database Management System</w:t>
            </w:r>
          </w:p>
        </w:tc>
      </w:tr>
      <w:tr w:rsidR="00D96182" w:rsidTr="00BD26C0" w14:paraId="2A3795D7" w14:textId="77777777">
        <w:tc>
          <w:tcPr>
            <w:tcW w:w="1842" w:type="dxa"/>
          </w:tcPr>
          <w:p w:rsidR="00D96182" w:rsidP="00D96182" w:rsidRDefault="2DE45C40" w14:paraId="558CB4F4" w14:textId="4C7E7843">
            <w:pPr>
              <w:spacing w:line="259" w:lineRule="auto"/>
            </w:pPr>
            <w:r w:rsidRPr="54AE134B">
              <w:rPr>
                <w:rFonts w:eastAsia="Arial"/>
              </w:rPr>
              <w:t>DDL</w:t>
            </w:r>
          </w:p>
        </w:tc>
        <w:tc>
          <w:tcPr>
            <w:tcW w:w="6753" w:type="dxa"/>
          </w:tcPr>
          <w:p w:rsidR="00D96182" w:rsidP="00D96182" w:rsidRDefault="2DE45C40" w14:paraId="1206CEC8" w14:textId="367FEC4F">
            <w:pPr>
              <w:spacing w:line="259" w:lineRule="auto"/>
            </w:pPr>
            <w:r w:rsidRPr="54AE134B">
              <w:rPr>
                <w:rFonts w:eastAsia="Arial"/>
              </w:rPr>
              <w:t>Data Definition Language</w:t>
            </w:r>
          </w:p>
        </w:tc>
      </w:tr>
      <w:tr w:rsidR="00D96182" w:rsidTr="00BD26C0" w14:paraId="4459BB98" w14:textId="77777777">
        <w:tc>
          <w:tcPr>
            <w:tcW w:w="1842" w:type="dxa"/>
          </w:tcPr>
          <w:p w:rsidR="00D96182" w:rsidP="00D96182" w:rsidRDefault="2DE45C40" w14:paraId="317C2203" w14:textId="0AF83B84">
            <w:pPr>
              <w:spacing w:line="259" w:lineRule="auto"/>
            </w:pPr>
            <w:r w:rsidRPr="54AE134B">
              <w:rPr>
                <w:rFonts w:eastAsia="Arial"/>
              </w:rPr>
              <w:t>Delta</w:t>
            </w:r>
          </w:p>
        </w:tc>
        <w:tc>
          <w:tcPr>
            <w:tcW w:w="6753" w:type="dxa"/>
          </w:tcPr>
          <w:p w:rsidR="00D96182" w:rsidP="00D96182" w:rsidRDefault="2DE45C40" w14:paraId="02319CD1" w14:textId="7AC44AEB">
            <w:pPr>
              <w:spacing w:line="259" w:lineRule="auto"/>
            </w:pPr>
            <w:r w:rsidRPr="54AE134B">
              <w:rPr>
                <w:rFonts w:eastAsia="Arial"/>
              </w:rPr>
              <w:t>New data that has been added to a table since the last load</w:t>
            </w:r>
          </w:p>
        </w:tc>
      </w:tr>
      <w:tr w:rsidR="008B1B33" w:rsidTr="00BD26C0" w14:paraId="0E683E7D" w14:textId="77777777">
        <w:tc>
          <w:tcPr>
            <w:tcW w:w="1842" w:type="dxa"/>
          </w:tcPr>
          <w:p w:rsidR="008B1B33" w:rsidP="00BD26C0" w:rsidRDefault="2DE45C40" w14:paraId="417E7C81" w14:textId="1359DB75">
            <w:pPr>
              <w:spacing w:line="259" w:lineRule="auto"/>
            </w:pPr>
            <w:r w:rsidRPr="54AE134B">
              <w:rPr>
                <w:rFonts w:eastAsia="Arial"/>
              </w:rPr>
              <w:t>Data Hub</w:t>
            </w:r>
          </w:p>
        </w:tc>
        <w:tc>
          <w:tcPr>
            <w:tcW w:w="6753" w:type="dxa"/>
          </w:tcPr>
          <w:p w:rsidR="008B1B33" w:rsidP="00BD26C0" w:rsidRDefault="2DE45C40" w14:paraId="2C7B39E1" w14:textId="3AF69501">
            <w:pPr>
              <w:spacing w:line="259" w:lineRule="auto"/>
            </w:pPr>
            <w:r w:rsidRPr="54AE134B">
              <w:rPr>
                <w:rFonts w:eastAsia="Arial"/>
              </w:rPr>
              <w:t>Imperial Brands Data Platform leveraged to support Demand Planning</w:t>
            </w:r>
          </w:p>
        </w:tc>
      </w:tr>
      <w:tr w:rsidR="00DD7EBC" w:rsidTr="00BD26C0" w14:paraId="4D246697" w14:textId="77777777">
        <w:tc>
          <w:tcPr>
            <w:tcW w:w="1842" w:type="dxa"/>
          </w:tcPr>
          <w:p w:rsidR="00DD7EBC" w:rsidP="00DD7EBC" w:rsidRDefault="2DE45C40" w14:paraId="5031FB67" w14:textId="4C7D55BE">
            <w:pPr>
              <w:spacing w:line="259" w:lineRule="auto"/>
            </w:pPr>
            <w:r w:rsidRPr="54AE134B">
              <w:rPr>
                <w:rFonts w:eastAsia="Arial"/>
              </w:rPr>
              <w:t>DML</w:t>
            </w:r>
          </w:p>
        </w:tc>
        <w:tc>
          <w:tcPr>
            <w:tcW w:w="6753" w:type="dxa"/>
          </w:tcPr>
          <w:p w:rsidR="00DD7EBC" w:rsidP="00DD7EBC" w:rsidRDefault="2DE45C40" w14:paraId="28868EE3" w14:textId="35CC29C7">
            <w:pPr>
              <w:spacing w:line="259" w:lineRule="auto"/>
            </w:pPr>
            <w:r w:rsidRPr="54AE134B">
              <w:rPr>
                <w:rFonts w:eastAsia="Arial"/>
              </w:rPr>
              <w:t>Data Manipulation Language</w:t>
            </w:r>
          </w:p>
        </w:tc>
      </w:tr>
      <w:tr w:rsidR="008B1B33" w:rsidTr="00BD26C0" w14:paraId="7B7D1C04" w14:textId="77777777">
        <w:tc>
          <w:tcPr>
            <w:tcW w:w="1842" w:type="dxa"/>
          </w:tcPr>
          <w:p w:rsidR="008B1B33" w:rsidP="00BD26C0" w:rsidRDefault="2DE45C40" w14:paraId="08809DAE" w14:textId="21B42F0B">
            <w:pPr>
              <w:spacing w:line="259" w:lineRule="auto"/>
            </w:pPr>
            <w:r w:rsidRPr="54AE134B">
              <w:rPr>
                <w:rFonts w:eastAsia="Arial"/>
              </w:rPr>
              <w:t>DM</w:t>
            </w:r>
          </w:p>
        </w:tc>
        <w:tc>
          <w:tcPr>
            <w:tcW w:w="6753" w:type="dxa"/>
          </w:tcPr>
          <w:p w:rsidR="008B1B33" w:rsidP="00BD26C0" w:rsidRDefault="2DE45C40" w14:paraId="492DC220" w14:textId="5EEA3389">
            <w:pPr>
              <w:spacing w:line="259" w:lineRule="auto"/>
            </w:pPr>
            <w:r w:rsidRPr="54AE134B">
              <w:rPr>
                <w:rFonts w:eastAsia="Arial"/>
              </w:rPr>
              <w:t>Data Mart</w:t>
            </w:r>
          </w:p>
        </w:tc>
      </w:tr>
      <w:tr w:rsidR="008B1B33" w:rsidTr="00BD26C0" w14:paraId="6B926798" w14:textId="77777777">
        <w:tc>
          <w:tcPr>
            <w:tcW w:w="1842" w:type="dxa"/>
          </w:tcPr>
          <w:p w:rsidR="008B1B33" w:rsidP="00BD26C0" w:rsidRDefault="2DE45C40" w14:paraId="09A8AFDB" w14:textId="6F967BB3">
            <w:pPr>
              <w:spacing w:line="259" w:lineRule="auto"/>
            </w:pPr>
            <w:r w:rsidRPr="54AE134B">
              <w:rPr>
                <w:rFonts w:eastAsia="Arial"/>
              </w:rPr>
              <w:t>DQ</w:t>
            </w:r>
          </w:p>
        </w:tc>
        <w:tc>
          <w:tcPr>
            <w:tcW w:w="6753" w:type="dxa"/>
          </w:tcPr>
          <w:p w:rsidR="008B1B33" w:rsidP="00BD26C0" w:rsidRDefault="2DE45C40" w14:paraId="276F1557" w14:textId="342E1F77">
            <w:pPr>
              <w:spacing w:line="259" w:lineRule="auto"/>
            </w:pPr>
            <w:r w:rsidRPr="54AE134B">
              <w:rPr>
                <w:rFonts w:eastAsia="Arial"/>
              </w:rPr>
              <w:t>Data Quality</w:t>
            </w:r>
          </w:p>
        </w:tc>
      </w:tr>
      <w:tr w:rsidR="008B1B33" w:rsidTr="00BD26C0" w14:paraId="73B723A1" w14:textId="77777777">
        <w:tc>
          <w:tcPr>
            <w:tcW w:w="1842" w:type="dxa"/>
          </w:tcPr>
          <w:p w:rsidR="008B1B33" w:rsidP="00BD26C0" w:rsidRDefault="2DE45C40" w14:paraId="6A9D2CE0" w14:textId="15520B80">
            <w:pPr>
              <w:spacing w:line="259" w:lineRule="auto"/>
            </w:pPr>
            <w:r w:rsidRPr="54AE134B">
              <w:rPr>
                <w:rFonts w:eastAsia="Arial"/>
              </w:rPr>
              <w:t>DW</w:t>
            </w:r>
          </w:p>
        </w:tc>
        <w:tc>
          <w:tcPr>
            <w:tcW w:w="6753" w:type="dxa"/>
          </w:tcPr>
          <w:p w:rsidR="008B1B33" w:rsidP="00BD26C0" w:rsidRDefault="2DE45C40" w14:paraId="2ACF748E" w14:textId="3868B13F">
            <w:pPr>
              <w:spacing w:line="259" w:lineRule="auto"/>
            </w:pPr>
            <w:r w:rsidRPr="54AE134B">
              <w:rPr>
                <w:rFonts w:eastAsia="Arial"/>
              </w:rPr>
              <w:t>Data Warehouse</w:t>
            </w:r>
          </w:p>
        </w:tc>
      </w:tr>
      <w:tr w:rsidR="008B1B33" w:rsidTr="00BD26C0" w14:paraId="4C675327" w14:textId="77777777">
        <w:tc>
          <w:tcPr>
            <w:tcW w:w="1842" w:type="dxa"/>
          </w:tcPr>
          <w:p w:rsidR="008B1B33" w:rsidP="00BD26C0" w:rsidRDefault="2DE45C40" w14:paraId="53DED298" w14:textId="6BC69DFE">
            <w:pPr>
              <w:spacing w:line="259" w:lineRule="auto"/>
            </w:pPr>
            <w:r w:rsidRPr="54AE134B">
              <w:rPr>
                <w:rFonts w:eastAsia="Arial"/>
              </w:rPr>
              <w:t>EDW</w:t>
            </w:r>
          </w:p>
        </w:tc>
        <w:tc>
          <w:tcPr>
            <w:tcW w:w="6753" w:type="dxa"/>
          </w:tcPr>
          <w:p w:rsidR="008B1B33" w:rsidP="00BD26C0" w:rsidRDefault="2DE45C40" w14:paraId="2641FBD8" w14:textId="574F529E">
            <w:pPr>
              <w:spacing w:line="259" w:lineRule="auto"/>
            </w:pPr>
            <w:r w:rsidRPr="54AE134B">
              <w:rPr>
                <w:rFonts w:eastAsia="Arial"/>
              </w:rPr>
              <w:t>Enterprise Data Warehouse</w:t>
            </w:r>
          </w:p>
        </w:tc>
      </w:tr>
      <w:tr w:rsidR="008B1B33" w:rsidTr="00BD26C0" w14:paraId="7FD4B198" w14:textId="77777777">
        <w:tc>
          <w:tcPr>
            <w:tcW w:w="1842" w:type="dxa"/>
          </w:tcPr>
          <w:p w:rsidR="008B1B33" w:rsidP="00BD26C0" w:rsidRDefault="2DE45C40" w14:paraId="32EDD629" w14:textId="46AC8A76">
            <w:pPr>
              <w:spacing w:line="259" w:lineRule="auto"/>
            </w:pPr>
            <w:r w:rsidRPr="54AE134B">
              <w:rPr>
                <w:rFonts w:eastAsia="Arial"/>
              </w:rPr>
              <w:t>ELT</w:t>
            </w:r>
          </w:p>
        </w:tc>
        <w:tc>
          <w:tcPr>
            <w:tcW w:w="6753" w:type="dxa"/>
          </w:tcPr>
          <w:p w:rsidR="008B1B33" w:rsidP="00BD26C0" w:rsidRDefault="2DE45C40" w14:paraId="693DB850" w14:textId="5CFF836B">
            <w:pPr>
              <w:spacing w:line="259" w:lineRule="auto"/>
            </w:pPr>
            <w:r w:rsidRPr="54AE134B">
              <w:rPr>
                <w:rFonts w:eastAsia="Arial"/>
              </w:rPr>
              <w:t>Extract, Load and Transform</w:t>
            </w:r>
          </w:p>
        </w:tc>
      </w:tr>
      <w:tr w:rsidR="008B1B33" w:rsidTr="00BD26C0" w14:paraId="711F2526" w14:textId="77777777">
        <w:tc>
          <w:tcPr>
            <w:tcW w:w="1842" w:type="dxa"/>
          </w:tcPr>
          <w:p w:rsidR="008B1B33" w:rsidP="00BD26C0" w:rsidRDefault="2DE45C40" w14:paraId="1DAE20F0" w14:textId="78699C23">
            <w:pPr>
              <w:spacing w:line="259" w:lineRule="auto"/>
            </w:pPr>
            <w:r w:rsidRPr="54AE134B">
              <w:rPr>
                <w:rFonts w:eastAsia="Arial"/>
              </w:rPr>
              <w:t>ERD</w:t>
            </w:r>
          </w:p>
        </w:tc>
        <w:tc>
          <w:tcPr>
            <w:tcW w:w="6753" w:type="dxa"/>
          </w:tcPr>
          <w:p w:rsidR="008B1B33" w:rsidP="00BD26C0" w:rsidRDefault="2DE45C40" w14:paraId="3C324F76" w14:textId="2044CDAE">
            <w:pPr>
              <w:spacing w:line="259" w:lineRule="auto"/>
            </w:pPr>
            <w:r w:rsidRPr="54AE134B">
              <w:rPr>
                <w:rFonts w:eastAsia="Arial"/>
              </w:rPr>
              <w:t>Entity Relationship Diagram</w:t>
            </w:r>
          </w:p>
        </w:tc>
      </w:tr>
      <w:tr w:rsidR="008B1B33" w:rsidTr="00BD26C0" w14:paraId="43E660F9" w14:textId="77777777">
        <w:tc>
          <w:tcPr>
            <w:tcW w:w="1842" w:type="dxa"/>
          </w:tcPr>
          <w:p w:rsidR="008B1B33" w:rsidP="00BD26C0" w:rsidRDefault="2DE45C40" w14:paraId="52E1275A" w14:textId="4C804E6D">
            <w:pPr>
              <w:spacing w:line="259" w:lineRule="auto"/>
            </w:pPr>
            <w:r w:rsidRPr="54AE134B">
              <w:rPr>
                <w:rFonts w:eastAsia="Arial"/>
              </w:rPr>
              <w:t>ETL</w:t>
            </w:r>
          </w:p>
        </w:tc>
        <w:tc>
          <w:tcPr>
            <w:tcW w:w="6753" w:type="dxa"/>
          </w:tcPr>
          <w:p w:rsidR="008B1B33" w:rsidP="00BD26C0" w:rsidRDefault="2DE45C40" w14:paraId="22AF8DF9" w14:textId="102750E8">
            <w:pPr>
              <w:spacing w:line="259" w:lineRule="auto"/>
            </w:pPr>
            <w:r w:rsidRPr="54AE134B">
              <w:rPr>
                <w:rFonts w:eastAsia="Arial"/>
              </w:rPr>
              <w:t>Extract, Transform and Load</w:t>
            </w:r>
          </w:p>
        </w:tc>
      </w:tr>
      <w:tr w:rsidR="008B1B33" w:rsidTr="00BD26C0" w14:paraId="28A6D5F3" w14:textId="77777777">
        <w:tc>
          <w:tcPr>
            <w:tcW w:w="1842" w:type="dxa"/>
          </w:tcPr>
          <w:p w:rsidR="008B1B33" w:rsidP="00BD26C0" w:rsidRDefault="2DE45C40" w14:paraId="7823104A" w14:textId="07C0D2D4">
            <w:pPr>
              <w:spacing w:line="259" w:lineRule="auto"/>
            </w:pPr>
            <w:r w:rsidRPr="54AE134B">
              <w:rPr>
                <w:rFonts w:eastAsia="Arial"/>
              </w:rPr>
              <w:t>FK</w:t>
            </w:r>
          </w:p>
        </w:tc>
        <w:tc>
          <w:tcPr>
            <w:tcW w:w="6753" w:type="dxa"/>
          </w:tcPr>
          <w:p w:rsidR="008B1B33" w:rsidP="00BD26C0" w:rsidRDefault="2DE45C40" w14:paraId="7434CCEF" w14:textId="50102A61">
            <w:pPr>
              <w:spacing w:line="259" w:lineRule="auto"/>
            </w:pPr>
            <w:r w:rsidRPr="54AE134B">
              <w:rPr>
                <w:rFonts w:eastAsia="Arial"/>
              </w:rPr>
              <w:t>Foreign Key</w:t>
            </w:r>
          </w:p>
        </w:tc>
      </w:tr>
      <w:tr w:rsidR="008B1B33" w:rsidTr="00BD26C0" w14:paraId="31D8402D" w14:textId="77777777">
        <w:tc>
          <w:tcPr>
            <w:tcW w:w="1842" w:type="dxa"/>
          </w:tcPr>
          <w:p w:rsidR="008B1B33" w:rsidP="00BD26C0" w:rsidRDefault="2DE45C40" w14:paraId="236A9F20" w14:textId="19855DB7">
            <w:pPr>
              <w:spacing w:line="259" w:lineRule="auto"/>
            </w:pPr>
            <w:r w:rsidRPr="54AE134B">
              <w:rPr>
                <w:rFonts w:eastAsia="Arial"/>
              </w:rPr>
              <w:t>GDPR</w:t>
            </w:r>
          </w:p>
        </w:tc>
        <w:tc>
          <w:tcPr>
            <w:tcW w:w="6753" w:type="dxa"/>
          </w:tcPr>
          <w:p w:rsidR="008B1B33" w:rsidP="00BD26C0" w:rsidRDefault="2DE45C40" w14:paraId="4C674BEA" w14:textId="50ECCBB4">
            <w:pPr>
              <w:spacing w:line="259" w:lineRule="auto"/>
            </w:pPr>
            <w:r w:rsidRPr="54AE134B">
              <w:rPr>
                <w:rFonts w:eastAsia="Arial"/>
              </w:rPr>
              <w:t>General Data Protection Regulation</w:t>
            </w:r>
          </w:p>
        </w:tc>
      </w:tr>
      <w:tr w:rsidR="14B40816" w:rsidTr="54AE134B" w14:paraId="7DB96238" w14:textId="77777777">
        <w:trPr>
          <w:trHeight w:val="300"/>
        </w:trPr>
        <w:tc>
          <w:tcPr>
            <w:tcW w:w="1842" w:type="dxa"/>
          </w:tcPr>
          <w:p w:rsidR="14B40816" w:rsidP="54AE134B" w:rsidRDefault="2DE45C40" w14:paraId="2464B1F0" w14:textId="44B549A5">
            <w:pPr>
              <w:spacing w:line="259" w:lineRule="auto"/>
            </w:pPr>
            <w:r w:rsidRPr="54AE134B">
              <w:rPr>
                <w:rFonts w:eastAsia="Arial"/>
              </w:rPr>
              <w:t>JSON</w:t>
            </w:r>
          </w:p>
        </w:tc>
        <w:tc>
          <w:tcPr>
            <w:tcW w:w="6753" w:type="dxa"/>
          </w:tcPr>
          <w:p w:rsidR="14B40816" w:rsidP="54AE134B" w:rsidRDefault="2DE45C40" w14:paraId="656874BE" w14:textId="1104AADD">
            <w:pPr>
              <w:spacing w:line="259" w:lineRule="auto"/>
            </w:pPr>
            <w:r w:rsidRPr="54AE134B">
              <w:rPr>
                <w:rFonts w:eastAsia="Arial"/>
              </w:rPr>
              <w:t>JavaScript Object Notation</w:t>
            </w:r>
          </w:p>
        </w:tc>
      </w:tr>
      <w:tr w:rsidR="14B40816" w:rsidTr="54AE134B" w14:paraId="68E37F89" w14:textId="77777777">
        <w:trPr>
          <w:trHeight w:val="300"/>
        </w:trPr>
        <w:tc>
          <w:tcPr>
            <w:tcW w:w="1842" w:type="dxa"/>
          </w:tcPr>
          <w:p w:rsidR="14B40816" w:rsidP="54AE134B" w:rsidRDefault="2DE45C40" w14:paraId="58BD1607" w14:textId="2F7812B0">
            <w:pPr>
              <w:spacing w:line="259" w:lineRule="auto"/>
            </w:pPr>
            <w:r w:rsidRPr="54AE134B">
              <w:rPr>
                <w:rFonts w:eastAsia="Arial"/>
              </w:rPr>
              <w:t>KPI</w:t>
            </w:r>
          </w:p>
        </w:tc>
        <w:tc>
          <w:tcPr>
            <w:tcW w:w="6753" w:type="dxa"/>
          </w:tcPr>
          <w:p w:rsidR="14B40816" w:rsidP="54AE134B" w:rsidRDefault="2DE45C40" w14:paraId="41492F7F" w14:textId="6F63B1F7">
            <w:pPr>
              <w:spacing w:line="259" w:lineRule="auto"/>
            </w:pPr>
            <w:r w:rsidRPr="54AE134B">
              <w:rPr>
                <w:rFonts w:eastAsia="Arial"/>
              </w:rPr>
              <w:t>Key Performance Indicator</w:t>
            </w:r>
          </w:p>
        </w:tc>
      </w:tr>
      <w:tr w:rsidR="14B40816" w:rsidTr="54AE134B" w14:paraId="333BA868" w14:textId="77777777">
        <w:trPr>
          <w:trHeight w:val="300"/>
        </w:trPr>
        <w:tc>
          <w:tcPr>
            <w:tcW w:w="1842" w:type="dxa"/>
          </w:tcPr>
          <w:p w:rsidR="14B40816" w:rsidP="54AE134B" w:rsidRDefault="2DE45C40" w14:paraId="5F253CEB" w14:textId="07586842">
            <w:pPr>
              <w:spacing w:line="259" w:lineRule="auto"/>
            </w:pPr>
            <w:r w:rsidRPr="54AE134B">
              <w:rPr>
                <w:rFonts w:eastAsia="Arial"/>
              </w:rPr>
              <w:t>LOB</w:t>
            </w:r>
          </w:p>
        </w:tc>
        <w:tc>
          <w:tcPr>
            <w:tcW w:w="6753" w:type="dxa"/>
          </w:tcPr>
          <w:p w:rsidR="14B40816" w:rsidP="54AE134B" w:rsidRDefault="2DE45C40" w14:paraId="707C878D" w14:textId="5272A52C">
            <w:pPr>
              <w:spacing w:line="259" w:lineRule="auto"/>
            </w:pPr>
            <w:r w:rsidRPr="54AE134B">
              <w:rPr>
                <w:rFonts w:eastAsia="Arial"/>
              </w:rPr>
              <w:t>Line of Business</w:t>
            </w:r>
          </w:p>
        </w:tc>
      </w:tr>
      <w:tr w:rsidR="14B40816" w:rsidTr="54AE134B" w14:paraId="1F746BE8" w14:textId="77777777">
        <w:trPr>
          <w:trHeight w:val="300"/>
        </w:trPr>
        <w:tc>
          <w:tcPr>
            <w:tcW w:w="1842" w:type="dxa"/>
          </w:tcPr>
          <w:p w:rsidR="14B40816" w:rsidP="54AE134B" w:rsidRDefault="2DE45C40" w14:paraId="065BFF75" w14:textId="2FA366C0">
            <w:pPr>
              <w:spacing w:line="259" w:lineRule="auto"/>
            </w:pPr>
            <w:r w:rsidRPr="54AE134B">
              <w:rPr>
                <w:rFonts w:eastAsia="Arial"/>
              </w:rPr>
              <w:t>MDM</w:t>
            </w:r>
          </w:p>
        </w:tc>
        <w:tc>
          <w:tcPr>
            <w:tcW w:w="6753" w:type="dxa"/>
          </w:tcPr>
          <w:p w:rsidR="14B40816" w:rsidP="54AE134B" w:rsidRDefault="2DE45C40" w14:paraId="7ABB3ADD" w14:textId="14998D35">
            <w:pPr>
              <w:spacing w:line="259" w:lineRule="auto"/>
            </w:pPr>
            <w:r w:rsidRPr="54AE134B">
              <w:rPr>
                <w:rFonts w:eastAsia="Arial"/>
              </w:rPr>
              <w:t>Master Data Management</w:t>
            </w:r>
          </w:p>
        </w:tc>
      </w:tr>
      <w:tr w:rsidR="14B40816" w:rsidTr="54AE134B" w14:paraId="1FB32C11" w14:textId="77777777">
        <w:trPr>
          <w:trHeight w:val="300"/>
        </w:trPr>
        <w:tc>
          <w:tcPr>
            <w:tcW w:w="1842" w:type="dxa"/>
          </w:tcPr>
          <w:p w:rsidR="14B40816" w:rsidP="54AE134B" w:rsidRDefault="2DE45C40" w14:paraId="5CE6CD78" w14:textId="7100B72C">
            <w:pPr>
              <w:spacing w:line="259" w:lineRule="auto"/>
            </w:pPr>
            <w:r w:rsidRPr="54AE134B">
              <w:rPr>
                <w:rFonts w:eastAsia="Arial"/>
              </w:rPr>
              <w:t>ML</w:t>
            </w:r>
          </w:p>
        </w:tc>
        <w:tc>
          <w:tcPr>
            <w:tcW w:w="6753" w:type="dxa"/>
          </w:tcPr>
          <w:p w:rsidR="14B40816" w:rsidP="54AE134B" w:rsidRDefault="2DE45C40" w14:paraId="6DE66A2B" w14:textId="02F88A2F">
            <w:pPr>
              <w:spacing w:line="259" w:lineRule="auto"/>
            </w:pPr>
            <w:r w:rsidRPr="54AE134B">
              <w:rPr>
                <w:rFonts w:eastAsia="Arial"/>
              </w:rPr>
              <w:t>Machine Learning</w:t>
            </w:r>
          </w:p>
        </w:tc>
      </w:tr>
      <w:tr w:rsidR="14B40816" w:rsidTr="54AE134B" w14:paraId="736CCBA7" w14:textId="77777777">
        <w:trPr>
          <w:trHeight w:val="300"/>
        </w:trPr>
        <w:tc>
          <w:tcPr>
            <w:tcW w:w="1842" w:type="dxa"/>
          </w:tcPr>
          <w:p w:rsidR="14B40816" w:rsidP="54AE134B" w:rsidRDefault="2DE45C40" w14:paraId="22095902" w14:textId="3FB2BF44">
            <w:pPr>
              <w:spacing w:line="259" w:lineRule="auto"/>
            </w:pPr>
            <w:r w:rsidRPr="54AE134B">
              <w:rPr>
                <w:rFonts w:eastAsia="Arial"/>
              </w:rPr>
              <w:t>MOLAP</w:t>
            </w:r>
          </w:p>
        </w:tc>
        <w:tc>
          <w:tcPr>
            <w:tcW w:w="6753" w:type="dxa"/>
          </w:tcPr>
          <w:p w:rsidR="14B40816" w:rsidP="54AE134B" w:rsidRDefault="2DE45C40" w14:paraId="0ADAE34F" w14:textId="7CD20444">
            <w:pPr>
              <w:spacing w:line="259" w:lineRule="auto"/>
            </w:pPr>
            <w:r w:rsidRPr="54AE134B">
              <w:rPr>
                <w:rFonts w:eastAsia="Arial"/>
              </w:rPr>
              <w:t>Multi-dimensional Online Analytical Processing</w:t>
            </w:r>
          </w:p>
        </w:tc>
      </w:tr>
      <w:tr w:rsidR="14B40816" w:rsidTr="54AE134B" w14:paraId="64F7F008" w14:textId="77777777">
        <w:trPr>
          <w:trHeight w:val="300"/>
        </w:trPr>
        <w:tc>
          <w:tcPr>
            <w:tcW w:w="1842" w:type="dxa"/>
          </w:tcPr>
          <w:p w:rsidR="14B40816" w:rsidP="54AE134B" w:rsidRDefault="2DE45C40" w14:paraId="7194292A" w14:textId="48AD7996">
            <w:pPr>
              <w:spacing w:line="259" w:lineRule="auto"/>
            </w:pPr>
            <w:r w:rsidRPr="54AE134B">
              <w:rPr>
                <w:rFonts w:eastAsia="Arial"/>
              </w:rPr>
              <w:t>ODBC</w:t>
            </w:r>
          </w:p>
        </w:tc>
        <w:tc>
          <w:tcPr>
            <w:tcW w:w="6753" w:type="dxa"/>
          </w:tcPr>
          <w:p w:rsidR="14B40816" w:rsidP="54AE134B" w:rsidRDefault="2DE45C40" w14:paraId="46BEA964" w14:textId="7E672DA6">
            <w:pPr>
              <w:spacing w:line="259" w:lineRule="auto"/>
            </w:pPr>
            <w:r w:rsidRPr="54AE134B">
              <w:rPr>
                <w:rFonts w:eastAsia="Arial"/>
              </w:rPr>
              <w:t>Open Database Connectivity</w:t>
            </w:r>
          </w:p>
        </w:tc>
      </w:tr>
      <w:tr w:rsidR="14B40816" w:rsidTr="54AE134B" w14:paraId="441E5FC1" w14:textId="77777777">
        <w:trPr>
          <w:trHeight w:val="300"/>
        </w:trPr>
        <w:tc>
          <w:tcPr>
            <w:tcW w:w="1842" w:type="dxa"/>
          </w:tcPr>
          <w:p w:rsidR="14B40816" w:rsidP="54AE134B" w:rsidRDefault="2DE45C40" w14:paraId="3BDDAAA1" w14:textId="514AB196">
            <w:pPr>
              <w:spacing w:line="259" w:lineRule="auto"/>
            </w:pPr>
            <w:r w:rsidRPr="54AE134B">
              <w:rPr>
                <w:rFonts w:eastAsia="Arial"/>
              </w:rPr>
              <w:t>ODS</w:t>
            </w:r>
          </w:p>
        </w:tc>
        <w:tc>
          <w:tcPr>
            <w:tcW w:w="6753" w:type="dxa"/>
          </w:tcPr>
          <w:p w:rsidR="14B40816" w:rsidP="54AE134B" w:rsidRDefault="2DE45C40" w14:paraId="2C926066" w14:textId="5394D7A2">
            <w:pPr>
              <w:spacing w:line="259" w:lineRule="auto"/>
            </w:pPr>
            <w:r w:rsidRPr="54AE134B">
              <w:rPr>
                <w:rFonts w:eastAsia="Arial"/>
              </w:rPr>
              <w:t>Operational Data Store</w:t>
            </w:r>
          </w:p>
        </w:tc>
      </w:tr>
      <w:tr w:rsidR="14B40816" w:rsidTr="54AE134B" w14:paraId="24E71129" w14:textId="77777777">
        <w:trPr>
          <w:trHeight w:val="300"/>
        </w:trPr>
        <w:tc>
          <w:tcPr>
            <w:tcW w:w="1842" w:type="dxa"/>
          </w:tcPr>
          <w:p w:rsidR="14B40816" w:rsidP="54AE134B" w:rsidRDefault="2DE45C40" w14:paraId="6C1F783B" w14:textId="51FDCF5C">
            <w:pPr>
              <w:spacing w:line="259" w:lineRule="auto"/>
            </w:pPr>
            <w:r w:rsidRPr="54AE134B">
              <w:rPr>
                <w:rFonts w:eastAsia="Arial"/>
              </w:rPr>
              <w:t>OLE DB</w:t>
            </w:r>
          </w:p>
        </w:tc>
        <w:tc>
          <w:tcPr>
            <w:tcW w:w="6753" w:type="dxa"/>
          </w:tcPr>
          <w:p w:rsidR="14B40816" w:rsidP="54AE134B" w:rsidRDefault="2DE45C40" w14:paraId="4C88C5E5" w14:textId="2CB00E7B">
            <w:pPr>
              <w:spacing w:line="259" w:lineRule="auto"/>
            </w:pPr>
            <w:r w:rsidRPr="54AE134B">
              <w:rPr>
                <w:rFonts w:eastAsia="Arial"/>
              </w:rPr>
              <w:t>Object Linking and Embedding Database</w:t>
            </w:r>
          </w:p>
        </w:tc>
      </w:tr>
      <w:tr w:rsidR="14B40816" w:rsidTr="54AE134B" w14:paraId="005E911F" w14:textId="77777777">
        <w:trPr>
          <w:trHeight w:val="300"/>
        </w:trPr>
        <w:tc>
          <w:tcPr>
            <w:tcW w:w="1842" w:type="dxa"/>
          </w:tcPr>
          <w:p w:rsidR="14B40816" w:rsidP="54AE134B" w:rsidRDefault="2DE45C40" w14:paraId="270DD4D3" w14:textId="2F0A41AA">
            <w:pPr>
              <w:spacing w:line="259" w:lineRule="auto"/>
            </w:pPr>
            <w:r w:rsidRPr="54AE134B">
              <w:rPr>
                <w:rFonts w:eastAsia="Arial"/>
              </w:rPr>
              <w:t>OLTP</w:t>
            </w:r>
          </w:p>
        </w:tc>
        <w:tc>
          <w:tcPr>
            <w:tcW w:w="6753" w:type="dxa"/>
          </w:tcPr>
          <w:p w:rsidR="14B40816" w:rsidP="54AE134B" w:rsidRDefault="2DE45C40" w14:paraId="5046815D" w14:textId="4206CF82">
            <w:pPr>
              <w:spacing w:line="259" w:lineRule="auto"/>
            </w:pPr>
            <w:r w:rsidRPr="54AE134B">
              <w:rPr>
                <w:rFonts w:eastAsia="Arial"/>
              </w:rPr>
              <w:t>Online Transactional Processing</w:t>
            </w:r>
          </w:p>
        </w:tc>
      </w:tr>
      <w:tr w:rsidR="14B40816" w:rsidTr="54AE134B" w14:paraId="30FC51AF" w14:textId="77777777">
        <w:trPr>
          <w:trHeight w:val="300"/>
        </w:trPr>
        <w:tc>
          <w:tcPr>
            <w:tcW w:w="1842" w:type="dxa"/>
          </w:tcPr>
          <w:p w:rsidR="14B40816" w:rsidP="54AE134B" w:rsidRDefault="2DE45C40" w14:paraId="51430D49" w14:textId="682F2A78">
            <w:pPr>
              <w:spacing w:line="259" w:lineRule="auto"/>
            </w:pPr>
            <w:r w:rsidRPr="54AE134B">
              <w:rPr>
                <w:rFonts w:eastAsia="Arial"/>
              </w:rPr>
              <w:t>PBI</w:t>
            </w:r>
          </w:p>
        </w:tc>
        <w:tc>
          <w:tcPr>
            <w:tcW w:w="6753" w:type="dxa"/>
          </w:tcPr>
          <w:p w:rsidR="14B40816" w:rsidP="54AE134B" w:rsidRDefault="2DE45C40" w14:paraId="609C43BE" w14:textId="1F46A9EE">
            <w:pPr>
              <w:spacing w:line="259" w:lineRule="auto"/>
            </w:pPr>
            <w:r w:rsidRPr="54AE134B">
              <w:rPr>
                <w:rFonts w:eastAsia="Arial"/>
              </w:rPr>
              <w:t>Power BI</w:t>
            </w:r>
          </w:p>
        </w:tc>
      </w:tr>
      <w:tr w:rsidR="14B40816" w:rsidTr="54AE134B" w14:paraId="1FB640A9" w14:textId="77777777">
        <w:trPr>
          <w:trHeight w:val="300"/>
        </w:trPr>
        <w:tc>
          <w:tcPr>
            <w:tcW w:w="1842" w:type="dxa"/>
          </w:tcPr>
          <w:p w:rsidR="14B40816" w:rsidP="54AE134B" w:rsidRDefault="2DE45C40" w14:paraId="2B9FA155" w14:textId="7EEE160B">
            <w:pPr>
              <w:spacing w:line="259" w:lineRule="auto"/>
            </w:pPr>
            <w:r w:rsidRPr="54AE134B">
              <w:rPr>
                <w:rFonts w:eastAsia="Arial"/>
              </w:rPr>
              <w:t>PK</w:t>
            </w:r>
          </w:p>
        </w:tc>
        <w:tc>
          <w:tcPr>
            <w:tcW w:w="6753" w:type="dxa"/>
          </w:tcPr>
          <w:p w:rsidR="14B40816" w:rsidP="54AE134B" w:rsidRDefault="2DE45C40" w14:paraId="43A58F4D" w14:textId="38C77F5E">
            <w:pPr>
              <w:spacing w:line="259" w:lineRule="auto"/>
            </w:pPr>
            <w:r w:rsidRPr="54AE134B">
              <w:rPr>
                <w:rFonts w:eastAsia="Arial"/>
              </w:rPr>
              <w:t>Primary Key</w:t>
            </w:r>
          </w:p>
        </w:tc>
      </w:tr>
      <w:tr w:rsidR="14B40816" w:rsidTr="54AE134B" w14:paraId="1E6174E5" w14:textId="77777777">
        <w:trPr>
          <w:trHeight w:val="300"/>
        </w:trPr>
        <w:tc>
          <w:tcPr>
            <w:tcW w:w="1842" w:type="dxa"/>
          </w:tcPr>
          <w:p w:rsidR="14B40816" w:rsidP="54AE134B" w:rsidRDefault="2DE45C40" w14:paraId="3D8B98FF" w14:textId="09F5586E">
            <w:pPr>
              <w:spacing w:line="259" w:lineRule="auto"/>
            </w:pPr>
            <w:r w:rsidRPr="54AE134B">
              <w:rPr>
                <w:rFonts w:eastAsia="Arial"/>
              </w:rPr>
              <w:t>RDBMS</w:t>
            </w:r>
          </w:p>
        </w:tc>
        <w:tc>
          <w:tcPr>
            <w:tcW w:w="6753" w:type="dxa"/>
          </w:tcPr>
          <w:p w:rsidR="14B40816" w:rsidP="54AE134B" w:rsidRDefault="2DE45C40" w14:paraId="41C8FFB6" w14:textId="6CE225B2">
            <w:pPr>
              <w:spacing w:line="259" w:lineRule="auto"/>
            </w:pPr>
            <w:r w:rsidRPr="54AE134B">
              <w:rPr>
                <w:rFonts w:eastAsia="Arial"/>
              </w:rPr>
              <w:t>Relational Database Management System</w:t>
            </w:r>
          </w:p>
        </w:tc>
      </w:tr>
      <w:tr w:rsidR="14B40816" w:rsidTr="54AE134B" w14:paraId="554665CE" w14:textId="77777777">
        <w:trPr>
          <w:trHeight w:val="300"/>
        </w:trPr>
        <w:tc>
          <w:tcPr>
            <w:tcW w:w="1842" w:type="dxa"/>
          </w:tcPr>
          <w:p w:rsidR="14B40816" w:rsidP="54AE134B" w:rsidRDefault="2DE45C40" w14:paraId="2358D226" w14:textId="19716F92">
            <w:pPr>
              <w:spacing w:line="259" w:lineRule="auto"/>
            </w:pPr>
            <w:r w:rsidRPr="54AE134B">
              <w:rPr>
                <w:rFonts w:eastAsia="Arial"/>
              </w:rPr>
              <w:t>ROLAP</w:t>
            </w:r>
          </w:p>
        </w:tc>
        <w:tc>
          <w:tcPr>
            <w:tcW w:w="6753" w:type="dxa"/>
          </w:tcPr>
          <w:p w:rsidR="14B40816" w:rsidP="54AE134B" w:rsidRDefault="2DE45C40" w14:paraId="6878356C" w14:textId="1963AB48">
            <w:pPr>
              <w:spacing w:line="259" w:lineRule="auto"/>
            </w:pPr>
            <w:r w:rsidRPr="54AE134B">
              <w:rPr>
                <w:rFonts w:eastAsia="Arial"/>
              </w:rPr>
              <w:t>Relational Online Analytical Processing</w:t>
            </w:r>
          </w:p>
        </w:tc>
      </w:tr>
      <w:tr w:rsidR="14B40816" w:rsidTr="54AE134B" w14:paraId="39B106AC" w14:textId="77777777">
        <w:trPr>
          <w:trHeight w:val="300"/>
        </w:trPr>
        <w:tc>
          <w:tcPr>
            <w:tcW w:w="1842" w:type="dxa"/>
          </w:tcPr>
          <w:p w:rsidR="14B40816" w:rsidP="54AE134B" w:rsidRDefault="2DE45C40" w14:paraId="2EECDDA0" w14:textId="0F162E69">
            <w:pPr>
              <w:spacing w:line="259" w:lineRule="auto"/>
            </w:pPr>
            <w:r w:rsidRPr="54AE134B">
              <w:rPr>
                <w:rFonts w:eastAsia="Arial"/>
              </w:rPr>
              <w:t>SCD</w:t>
            </w:r>
          </w:p>
        </w:tc>
        <w:tc>
          <w:tcPr>
            <w:tcW w:w="6753" w:type="dxa"/>
          </w:tcPr>
          <w:p w:rsidR="14B40816" w:rsidP="54AE134B" w:rsidRDefault="2DE45C40" w14:paraId="329F16D6" w14:textId="3C448E4C">
            <w:pPr>
              <w:spacing w:line="259" w:lineRule="auto"/>
            </w:pPr>
            <w:r w:rsidRPr="54AE134B">
              <w:rPr>
                <w:rFonts w:eastAsia="Arial"/>
              </w:rPr>
              <w:t>Slowly Changing Dimension</w:t>
            </w:r>
          </w:p>
        </w:tc>
      </w:tr>
      <w:tr w:rsidR="14B40816" w:rsidTr="54AE134B" w14:paraId="0BC8CEE8" w14:textId="77777777">
        <w:trPr>
          <w:trHeight w:val="300"/>
        </w:trPr>
        <w:tc>
          <w:tcPr>
            <w:tcW w:w="1842" w:type="dxa"/>
          </w:tcPr>
          <w:p w:rsidR="14B40816" w:rsidP="54AE134B" w:rsidRDefault="2DE45C40" w14:paraId="539439CA" w14:textId="1E974C89">
            <w:pPr>
              <w:spacing w:line="259" w:lineRule="auto"/>
            </w:pPr>
            <w:r w:rsidRPr="54AE134B">
              <w:rPr>
                <w:rFonts w:eastAsia="Arial"/>
              </w:rPr>
              <w:t>Snapshot</w:t>
            </w:r>
          </w:p>
        </w:tc>
        <w:tc>
          <w:tcPr>
            <w:tcW w:w="6753" w:type="dxa"/>
          </w:tcPr>
          <w:p w:rsidR="14B40816" w:rsidP="54AE134B" w:rsidRDefault="2DE45C40" w14:paraId="6155220D" w14:textId="30D95ADD">
            <w:pPr>
              <w:spacing w:line="259" w:lineRule="auto"/>
            </w:pPr>
            <w:r w:rsidRPr="54AE134B">
              <w:rPr>
                <w:rFonts w:eastAsia="Arial"/>
              </w:rPr>
              <w:t>Point-in-time copy of a dataset</w:t>
            </w:r>
          </w:p>
        </w:tc>
      </w:tr>
      <w:tr w:rsidR="14B40816" w:rsidTr="54AE134B" w14:paraId="645F6557" w14:textId="77777777">
        <w:trPr>
          <w:trHeight w:val="300"/>
        </w:trPr>
        <w:tc>
          <w:tcPr>
            <w:tcW w:w="1842" w:type="dxa"/>
          </w:tcPr>
          <w:p w:rsidR="14B40816" w:rsidP="54AE134B" w:rsidRDefault="2DE45C40" w14:paraId="2A06AA25" w14:textId="6C076B6D">
            <w:pPr>
              <w:spacing w:line="259" w:lineRule="auto"/>
            </w:pPr>
            <w:r w:rsidRPr="54AE134B">
              <w:rPr>
                <w:rFonts w:eastAsia="Arial"/>
              </w:rPr>
              <w:t>SQL</w:t>
            </w:r>
          </w:p>
        </w:tc>
        <w:tc>
          <w:tcPr>
            <w:tcW w:w="6753" w:type="dxa"/>
          </w:tcPr>
          <w:p w:rsidR="14B40816" w:rsidP="54AE134B" w:rsidRDefault="2DE45C40" w14:paraId="1D1E2300" w14:textId="1288DA37">
            <w:pPr>
              <w:spacing w:line="259" w:lineRule="auto"/>
            </w:pPr>
            <w:r w:rsidRPr="54AE134B">
              <w:rPr>
                <w:rFonts w:eastAsia="Arial"/>
              </w:rPr>
              <w:t>Structured Query Language</w:t>
            </w:r>
          </w:p>
        </w:tc>
      </w:tr>
      <w:tr w:rsidR="14B40816" w:rsidTr="54AE134B" w14:paraId="1C706749" w14:textId="77777777">
        <w:trPr>
          <w:trHeight w:val="300"/>
        </w:trPr>
        <w:tc>
          <w:tcPr>
            <w:tcW w:w="1842" w:type="dxa"/>
          </w:tcPr>
          <w:p w:rsidR="14B40816" w:rsidP="14B40816" w:rsidRDefault="14B40816" w14:paraId="26BB522F" w14:textId="54644AC8">
            <w:pPr>
              <w:spacing w:line="259" w:lineRule="auto"/>
            </w:pPr>
          </w:p>
        </w:tc>
        <w:tc>
          <w:tcPr>
            <w:tcW w:w="6753" w:type="dxa"/>
          </w:tcPr>
          <w:p w:rsidR="14B40816" w:rsidP="14B40816" w:rsidRDefault="14B40816" w14:paraId="13D827ED" w14:textId="29743817">
            <w:pPr>
              <w:spacing w:line="259" w:lineRule="auto"/>
            </w:pPr>
          </w:p>
        </w:tc>
      </w:tr>
      <w:tr w:rsidR="14B40816" w:rsidTr="54AE134B" w14:paraId="53F1E875" w14:textId="77777777">
        <w:trPr>
          <w:trHeight w:val="300"/>
        </w:trPr>
        <w:tc>
          <w:tcPr>
            <w:tcW w:w="1842" w:type="dxa"/>
          </w:tcPr>
          <w:p w:rsidR="14B40816" w:rsidP="14B40816" w:rsidRDefault="14B40816" w14:paraId="69BC1AC8" w14:textId="12D371C0">
            <w:pPr>
              <w:spacing w:line="259" w:lineRule="auto"/>
            </w:pPr>
          </w:p>
        </w:tc>
        <w:tc>
          <w:tcPr>
            <w:tcW w:w="6753" w:type="dxa"/>
          </w:tcPr>
          <w:p w:rsidR="14B40816" w:rsidP="14B40816" w:rsidRDefault="14B40816" w14:paraId="2BDE6BBE" w14:textId="2891B9CA">
            <w:pPr>
              <w:spacing w:line="259" w:lineRule="auto"/>
            </w:pPr>
          </w:p>
        </w:tc>
      </w:tr>
      <w:tr w:rsidR="14B40816" w:rsidTr="54AE134B" w14:paraId="6BC026AD" w14:textId="77777777">
        <w:trPr>
          <w:trHeight w:val="300"/>
        </w:trPr>
        <w:tc>
          <w:tcPr>
            <w:tcW w:w="1842" w:type="dxa"/>
          </w:tcPr>
          <w:p w:rsidR="14B40816" w:rsidP="14B40816" w:rsidRDefault="14B40816" w14:paraId="09D5F816" w14:textId="12705561">
            <w:pPr>
              <w:spacing w:line="259" w:lineRule="auto"/>
            </w:pPr>
          </w:p>
        </w:tc>
        <w:tc>
          <w:tcPr>
            <w:tcW w:w="6753" w:type="dxa"/>
          </w:tcPr>
          <w:p w:rsidR="14B40816" w:rsidP="14B40816" w:rsidRDefault="14B40816" w14:paraId="7C228A04" w14:textId="1BF59A18">
            <w:pPr>
              <w:spacing w:line="259" w:lineRule="auto"/>
            </w:pPr>
          </w:p>
        </w:tc>
      </w:tr>
      <w:tr w:rsidR="14B40816" w:rsidTr="54AE134B" w14:paraId="0245B032" w14:textId="77777777">
        <w:trPr>
          <w:trHeight w:val="300"/>
        </w:trPr>
        <w:tc>
          <w:tcPr>
            <w:tcW w:w="1842" w:type="dxa"/>
          </w:tcPr>
          <w:p w:rsidR="14B40816" w:rsidP="14B40816" w:rsidRDefault="14B40816" w14:paraId="667CBD4B" w14:textId="193A874F">
            <w:pPr>
              <w:spacing w:line="259" w:lineRule="auto"/>
            </w:pPr>
          </w:p>
        </w:tc>
        <w:tc>
          <w:tcPr>
            <w:tcW w:w="6753" w:type="dxa"/>
          </w:tcPr>
          <w:p w:rsidR="14B40816" w:rsidP="14B40816" w:rsidRDefault="14B40816" w14:paraId="362FED50" w14:textId="437681FB">
            <w:pPr>
              <w:spacing w:line="259" w:lineRule="auto"/>
            </w:pPr>
          </w:p>
        </w:tc>
      </w:tr>
    </w:tbl>
    <w:p w:rsidRPr="006A18B5" w:rsidR="008B1B33" w:rsidP="008B1B33" w:rsidRDefault="008B1B33" w14:paraId="33AC8DED" w14:textId="77777777">
      <w:pPr>
        <w:ind w:left="720"/>
        <w:rPr>
          <w:lang w:val="en-GB" w:eastAsia="en-US"/>
        </w:rPr>
      </w:pPr>
    </w:p>
    <w:p w:rsidRPr="008B1B33" w:rsidR="008B1B33" w:rsidP="008B1B33" w:rsidRDefault="008B1B33" w14:paraId="08190C21" w14:textId="77777777">
      <w:pPr>
        <w:rPr>
          <w:lang w:eastAsia="en-US"/>
        </w:rPr>
      </w:pPr>
    </w:p>
    <w:sectPr w:rsidRPr="008B1B33" w:rsidR="008B1B33" w:rsidSect="006B1AA5">
      <w:type w:val="continuous"/>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GP" w:author="Gourlet, Patrice" w:date="2022-09-28T14:19:00Z" w:id="27">
    <w:p w:rsidR="079EE3AA" w:rsidRDefault="079EE3AA" w14:paraId="25BB45FB" w14:textId="6F195933">
      <w:pPr>
        <w:pStyle w:val="CommentText"/>
      </w:pPr>
      <w:r>
        <w:t xml:space="preserve">Please check terminology, I think the Noodle solution is labelled Demand Forecasting as opposed to </w:t>
      </w:r>
      <w:proofErr w:type="spellStart"/>
      <w:proofErr w:type="gramStart"/>
      <w:r>
        <w:t>BlueYonder</w:t>
      </w:r>
      <w:proofErr w:type="spellEnd"/>
      <w:r>
        <w:t xml:space="preserve">  which</w:t>
      </w:r>
      <w:proofErr w:type="gramEnd"/>
      <w:r>
        <w:t xml:space="preserve"> is likely to be implemented next year as Demand Planning tool</w:t>
      </w:r>
      <w:r>
        <w:rPr>
          <w:rStyle w:val="CommentReference"/>
        </w:rPr>
        <w:annotationRef/>
      </w:r>
    </w:p>
  </w:comment>
  <w:comment w:initials="GP" w:author="Gourlet, Patrice" w:date="2022-09-28T14:22:00Z" w:id="35">
    <w:p w:rsidR="079EE3AA" w:rsidRDefault="079EE3AA" w14:paraId="386EA545" w14:textId="4C272460">
      <w:pPr>
        <w:pStyle w:val="CommentText"/>
      </w:pPr>
      <w:r>
        <w:t xml:space="preserve">Is that the Master data in Noodle ort in Imperial </w:t>
      </w:r>
      <w:proofErr w:type="gramStart"/>
      <w:r>
        <w:t>systems ?</w:t>
      </w:r>
      <w:proofErr w:type="gramEnd"/>
      <w:r>
        <w:t xml:space="preserve"> Importantly, explain if those terms are not owned and governed by Imperial</w:t>
      </w:r>
      <w:r>
        <w:rPr>
          <w:rStyle w:val="CommentReference"/>
        </w:rPr>
        <w:annotationRef/>
      </w:r>
    </w:p>
  </w:comment>
  <w:comment w:initials="GG" w:author="Gunnar Glasneck" w:date="2022-09-27T08:59:00Z" w:id="40">
    <w:p w:rsidR="00BD0C0D" w:rsidRDefault="00BD0C0D" w14:paraId="7A4FDE6B" w14:textId="273EA2B8">
      <w:pPr>
        <w:pStyle w:val="CommentText"/>
      </w:pPr>
      <w:r>
        <w:rPr>
          <w:rStyle w:val="CommentReference"/>
        </w:rPr>
        <w:annotationRef/>
      </w:r>
      <w:r>
        <w:t xml:space="preserve">Would it make sense to </w:t>
      </w:r>
      <w:r w:rsidR="00784F9C">
        <w:t>mention the allowed UoM here (</w:t>
      </w:r>
      <w:proofErr w:type="gramStart"/>
      <w:r w:rsidR="00784F9C">
        <w:t>e.g.</w:t>
      </w:r>
      <w:proofErr w:type="gramEnd"/>
      <w:r w:rsidR="00784F9C">
        <w:t xml:space="preserve"> KG &amp; TS(D))?</w:t>
      </w:r>
      <w:r>
        <w:rPr>
          <w:rStyle w:val="CommentReference"/>
        </w:rPr>
        <w:annotationRef/>
      </w:r>
    </w:p>
  </w:comment>
  <w:comment w:initials="GP" w:author="Gourlet, Patrice" w:date="2022-09-28T14:26:00Z" w:id="43">
    <w:p w:rsidR="079EE3AA" w:rsidRDefault="079EE3AA" w14:paraId="7876D2E1" w14:textId="7AB6EF17">
      <w:pPr>
        <w:pStyle w:val="CommentText"/>
      </w:pPr>
      <w:r>
        <w:t xml:space="preserve">Is it calculated at extraction or </w:t>
      </w:r>
      <w:proofErr w:type="gramStart"/>
      <w:r>
        <w:t>runtime ?</w:t>
      </w:r>
      <w:proofErr w:type="gramEnd"/>
      <w:r>
        <w:rPr>
          <w:rStyle w:val="CommentReference"/>
        </w:rPr>
        <w:annotationRef/>
      </w:r>
    </w:p>
    <w:p w:rsidR="079EE3AA" w:rsidRDefault="079EE3AA" w14:paraId="095C121A" w14:textId="38398698">
      <w:pPr>
        <w:pStyle w:val="CommentText"/>
      </w:pPr>
    </w:p>
  </w:comment>
  <w:comment w:initials="GP" w:author="Gourlet, Patrice" w:date="2022-09-28T14:36:00Z" w:id="47">
    <w:p w:rsidR="079EE3AA" w:rsidRDefault="079EE3AA" w14:paraId="6017576A" w14:textId="73167819">
      <w:pPr>
        <w:pStyle w:val="CommentText"/>
      </w:pPr>
      <w:r>
        <w:t xml:space="preserve">How do you version control the different forecast </w:t>
      </w:r>
      <w:proofErr w:type="gramStart"/>
      <w:r>
        <w:t>files ?</w:t>
      </w:r>
      <w:proofErr w:type="gramEnd"/>
      <w:r>
        <w:rPr>
          <w:rStyle w:val="CommentReference"/>
        </w:rPr>
        <w:annotationRef/>
      </w:r>
    </w:p>
  </w:comment>
  <w:comment w:initials="GG" w:author="Gunnar Glasneck" w:date="2022-09-27T09:25:00Z" w:id="49">
    <w:p w:rsidR="00233714" w:rsidRDefault="0039788B" w14:paraId="446C678A" w14:textId="14CBFC3F">
      <w:pPr>
        <w:pStyle w:val="CommentText"/>
      </w:pPr>
      <w:r>
        <w:rPr>
          <w:rStyle w:val="CommentReference"/>
        </w:rPr>
        <w:annotationRef/>
      </w:r>
      <w:r>
        <w:t xml:space="preserve">How will this </w:t>
      </w:r>
      <w:proofErr w:type="gramStart"/>
      <w:r>
        <w:t>been</w:t>
      </w:r>
      <w:proofErr w:type="gramEnd"/>
      <w:r>
        <w:t xml:space="preserve"> shared with Noodle? </w:t>
      </w:r>
      <w:r w:rsidR="00862F70">
        <w:t xml:space="preserve">I can’t see any </w:t>
      </w:r>
      <w:r w:rsidR="00233714">
        <w:t>data provision/ingestion of this data set into noodle.</w:t>
      </w:r>
      <w:r>
        <w:rPr>
          <w:rStyle w:val="CommentReference"/>
        </w:rPr>
        <w:annotationRef/>
      </w:r>
    </w:p>
  </w:comment>
  <w:comment w:initials="TH" w:author="Tangirala, Harini" w:date="2022-09-27T08:30:00Z" w:id="50">
    <w:p w:rsidR="1E88EE95" w:rsidRDefault="1E88EE95" w14:paraId="58E1178A" w14:textId="6DCC1681">
      <w:pPr>
        <w:pStyle w:val="CommentText"/>
      </w:pPr>
      <w:r>
        <w:t>The details of data provisioning to Noodle are beyond the scope of this document.</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BB45FB" w15:done="1"/>
  <w15:commentEx w15:paraId="386EA545" w15:done="1"/>
  <w15:commentEx w15:paraId="7A4FDE6B" w15:done="1"/>
  <w15:commentEx w15:paraId="095C121A" w15:done="1"/>
  <w15:commentEx w15:paraId="6017576A" w15:done="1"/>
  <w15:commentEx w15:paraId="446C678A" w15:done="1"/>
  <w15:commentEx w15:paraId="58E1178A" w15:paraIdParent="446C678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342823B" w16cex:dateUtc="2022-09-28T13:19:00Z"/>
  <w16cex:commentExtensible w16cex:durableId="30F5C5C8" w16cex:dateUtc="2022-09-28T13:22:00Z"/>
  <w16cex:commentExtensible w16cex:durableId="26DD39DC" w16cex:dateUtc="2022-09-27T06:59:00Z"/>
  <w16cex:commentExtensible w16cex:durableId="7DE7539C" w16cex:dateUtc="2022-09-28T13:26:00Z"/>
  <w16cex:commentExtensible w16cex:durableId="1F85D94F" w16cex:dateUtc="2022-09-28T13:36:00Z"/>
  <w16cex:commentExtensible w16cex:durableId="26DD4020" w16cex:dateUtc="2022-09-27T07:25:00Z"/>
  <w16cex:commentExtensible w16cex:durableId="75F0ED86" w16cex:dateUtc="2022-09-27T0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BB45FB" w16cid:durableId="5342823B"/>
  <w16cid:commentId w16cid:paraId="386EA545" w16cid:durableId="30F5C5C8"/>
  <w16cid:commentId w16cid:paraId="7A4FDE6B" w16cid:durableId="26DD39DC"/>
  <w16cid:commentId w16cid:paraId="095C121A" w16cid:durableId="7DE7539C"/>
  <w16cid:commentId w16cid:paraId="6017576A" w16cid:durableId="1F85D94F"/>
  <w16cid:commentId w16cid:paraId="446C678A" w16cid:durableId="26DD4020"/>
  <w16cid:commentId w16cid:paraId="58E1178A" w16cid:durableId="75F0ED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43763" w:rsidP="00C93C1F" w:rsidRDefault="00243763" w14:paraId="46850DB6" w14:textId="77777777">
      <w:r>
        <w:separator/>
      </w:r>
    </w:p>
  </w:endnote>
  <w:endnote w:type="continuationSeparator" w:id="0">
    <w:p w:rsidR="00243763" w:rsidP="00C93C1F" w:rsidRDefault="00243763" w14:paraId="375E1879" w14:textId="77777777">
      <w:r>
        <w:continuationSeparator/>
      </w:r>
    </w:p>
  </w:endnote>
  <w:endnote w:type="continuationNotice" w:id="1">
    <w:p w:rsidR="00243763" w:rsidRDefault="00243763" w14:paraId="65E2FAD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D5B10" w:rsidRDefault="002D5B10" w14:paraId="4F3E2468" w14:textId="77777777">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rsidR="00041C54" w:rsidRDefault="002D5B10" w14:paraId="76FA68C0" w14:textId="60BBE7C0">
    <w:pPr>
      <w:pStyle w:val="Footer"/>
    </w:pPr>
    <w:r>
      <w:rPr>
        <w:b/>
        <w:szCs w:val="28"/>
      </w:rPr>
      <w:tab/>
    </w:r>
    <w:r>
      <w:rPr>
        <w:b/>
        <w:szCs w:val="28"/>
      </w:rPr>
      <w:t xml:space="preserve">COMPANY </w:t>
    </w:r>
    <w:r w:rsidRPr="00947C4F">
      <w:rPr>
        <w:b/>
        <w:szCs w:val="28"/>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43763" w:rsidP="00C93C1F" w:rsidRDefault="00243763" w14:paraId="15ADC178" w14:textId="77777777">
      <w:r>
        <w:separator/>
      </w:r>
    </w:p>
  </w:footnote>
  <w:footnote w:type="continuationSeparator" w:id="0">
    <w:p w:rsidR="00243763" w:rsidP="00C93C1F" w:rsidRDefault="00243763" w14:paraId="4FEA76C5" w14:textId="77777777">
      <w:r>
        <w:continuationSeparator/>
      </w:r>
    </w:p>
  </w:footnote>
  <w:footnote w:type="continuationNotice" w:id="1">
    <w:p w:rsidR="00243763" w:rsidRDefault="00243763" w14:paraId="26A726C1"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mc:Ignorable="w14 w15 w16se w16cid w16 w16cex w16sdtdh wp14">
  <w:p w:rsidR="00C93C1F" w:rsidP="008D079A" w:rsidRDefault="008D079A" w14:paraId="34143641" w14:textId="549FBA48">
    <w:pPr>
      <w:pStyle w:val="Header"/>
      <w:ind w:left="5760"/>
    </w:pPr>
    <w:r>
      <w:rPr>
        <w:noProof/>
        <w:sz w:val="18"/>
        <w:szCs w:val="18"/>
        <w:lang w:val="en-US"/>
      </w:rPr>
      <w:drawing>
        <wp:anchor distT="0" distB="0" distL="114300" distR="114300" simplePos="0" relativeHeight="251658240" behindDoc="1" locked="0" layoutInCell="1" allowOverlap="1" wp14:anchorId="492DD2A7" wp14:editId="7F33405F">
          <wp:simplePos x="0" y="0"/>
          <wp:positionH relativeFrom="margin">
            <wp:posOffset>-635</wp:posOffset>
          </wp:positionH>
          <wp:positionV relativeFrom="paragraph">
            <wp:posOffset>198755</wp:posOffset>
          </wp:positionV>
          <wp:extent cx="2072640" cy="480695"/>
          <wp:effectExtent l="0" t="0" r="3810" b="0"/>
          <wp:wrapTight wrapText="bothSides">
            <wp:wrapPolygon edited="0">
              <wp:start x="0" y="0"/>
              <wp:lineTo x="0" y="20544"/>
              <wp:lineTo x="21441" y="20544"/>
              <wp:lineTo x="21441" y="0"/>
              <wp:lineTo x="0" y="0"/>
            </wp:wrapPolygon>
          </wp:wrapTight>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_colour"/>
                  <pic:cNvPicPr>
                    <a:picLocks noChangeAspect="1" noChangeArrowheads="1"/>
                  </pic:cNvPicPr>
                </pic:nvPicPr>
                <pic:blipFill>
                  <a:blip r:embed="rId1"/>
                  <a:stretch>
                    <a:fillRect/>
                  </a:stretch>
                </pic:blipFill>
                <pic:spPr bwMode="auto">
                  <a:xfrm>
                    <a:off x="0" y="0"/>
                    <a:ext cx="2072640" cy="480695"/>
                  </a:xfrm>
                  <a:prstGeom prst="rect">
                    <a:avLst/>
                  </a:prstGeom>
                  <a:noFill/>
                </pic:spPr>
              </pic:pic>
            </a:graphicData>
          </a:graphic>
          <wp14:sizeRelH relativeFrom="margin">
            <wp14:pctWidth>0</wp14:pctWidth>
          </wp14:sizeRelH>
          <wp14:sizeRelV relativeFrom="margin">
            <wp14:pctHeight>0</wp14:pctHeight>
          </wp14:sizeRelV>
        </wp:anchor>
      </w:drawing>
    </w:r>
    <w:r w:rsidR="00C93C1F">
      <w:ptab w:alignment="center" w:relativeTo="margin" w:leader="none"/>
    </w:r>
    <w:r>
      <w:t xml:space="preserve">                                                            </w:t>
    </w:r>
    <w:r w:rsidR="005F7950">
      <w:t xml:space="preserve">   </w:t>
    </w:r>
    <w:r>
      <w:t xml:space="preserve">                       </w:t>
    </w:r>
    <w:r w:rsidR="005F7950">
      <w:rPr>
        <w:noProof/>
      </w:rPr>
      <w:drawing>
        <wp:inline distT="0" distB="0" distL="0" distR="0" wp14:anchorId="2CE0381E" wp14:editId="30D5A6EC">
          <wp:extent cx="1612151" cy="531666"/>
          <wp:effectExtent l="0" t="0" r="7620" b="1905"/>
          <wp:docPr id="49" name="Picture 48">
            <a:extLst xmlns:a="http://schemas.openxmlformats.org/drawingml/2006/main">
              <a:ext uri="{FF2B5EF4-FFF2-40B4-BE49-F238E27FC236}">
                <a16:creationId xmlns:a16="http://schemas.microsoft.com/office/drawing/2014/main" id="{E880BF34-4A7B-4CF6-858D-57FF097C12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a:extLst>
                      <a:ext uri="{FF2B5EF4-FFF2-40B4-BE49-F238E27FC236}">
                        <a16:creationId xmlns:a16="http://schemas.microsoft.com/office/drawing/2014/main" id="{E880BF34-4A7B-4CF6-858D-57FF097C12C1}"/>
                      </a:ext>
                    </a:extLst>
                  </pic:cNvPr>
                  <pic:cNvPicPr>
                    <a:picLocks noChangeAspect="1"/>
                  </pic:cNvPicPr>
                </pic:nvPicPr>
                <pic:blipFill>
                  <a:blip r:embed="rId2"/>
                  <a:stretch>
                    <a:fillRect/>
                  </a:stretch>
                </pic:blipFill>
                <pic:spPr>
                  <a:xfrm>
                    <a:off x="0" y="0"/>
                    <a:ext cx="1612151" cy="531666"/>
                  </a:xfrm>
                  <a:prstGeom prst="rect">
                    <a:avLst/>
                  </a:prstGeom>
                </pic:spPr>
              </pic:pic>
            </a:graphicData>
          </a:graphic>
        </wp:inline>
      </w:drawing>
    </w:r>
    <w:r>
      <w:tab/>
    </w:r>
  </w:p>
</w:hdr>
</file>

<file path=word/intelligence2.xml><?xml version="1.0" encoding="utf-8"?>
<int2:intelligence xmlns:int2="http://schemas.microsoft.com/office/intelligence/2020/intelligence" xmlns:oel="http://schemas.microsoft.com/office/2019/extlst">
  <int2:observations>
    <int2:textHash int2:hashCode="zkKFclpZC5pQET" int2:id="KVMmF61J">
      <int2:state int2:value="Rejected" int2:type="LegacyProofing"/>
    </int2:textHash>
    <int2:textHash int2:hashCode="ReZY/ya8BXQDPa" int2:id="Taz2jC0w">
      <int2:state int2:value="Rejected" int2:type="LegacyProofing"/>
    </int2:textHash>
    <int2:textHash int2:hashCode="BimVT/Se603Byb" int2:id="XUtmcwrB">
      <int2:state int2:value="Rejected" int2:type="LegacyProofing"/>
    </int2:textHash>
    <int2:textHash int2:hashCode="KyG/2Srgp+HR0u" int2:id="ijOzWgUY">
      <int2:state int2:value="Rejected" int2:type="LegacyProofing"/>
    </int2:textHash>
    <int2:textHash int2:hashCode="oZHSbY26K+ozkM" int2:id="tkIHMCte">
      <int2:state int2:value="Rejected" int2:type="LegacyProofing"/>
    </int2:textHash>
    <int2:bookmark int2:bookmarkName="_Int_3c71VXXk" int2:invalidationBookmarkName="" int2:hashCode="1Hj6lujyQVcuqx" int2:id="539ZoUNZ"/>
    <int2:bookmark int2:bookmarkName="_Int_uCIiorIL" int2:invalidationBookmarkName="" int2:hashCode="0JQeaNqPOBUf+G" int2:id="ISErSI3O">
      <int2:state int2:value="Rejected" int2:type="LegacyProofing"/>
    </int2:bookmark>
    <int2:bookmark int2:bookmarkName="_Int_UgciGcWF" int2:invalidationBookmarkName="" int2:hashCode="RUH7sNyGeIs6X7" int2:id="YiXCCuqs">
      <int2:state int2:value="Rejected" int2:type="AugLoop_Acronyms_AcronymsCritique"/>
    </int2:bookmark>
    <int2:bookmark int2:bookmarkName="_Int_ZXK32Q1p" int2:invalidationBookmarkName="" int2:hashCode="0JQeaNqPOBUf+G" int2:id="bKWLexEE">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C7335"/>
    <w:multiLevelType w:val="hybridMultilevel"/>
    <w:tmpl w:val="638C5F3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E473304"/>
    <w:multiLevelType w:val="hybridMultilevel"/>
    <w:tmpl w:val="6136CDA2"/>
    <w:lvl w:ilvl="0" w:tplc="5E58BB38">
      <w:start w:val="1"/>
      <w:numFmt w:val="bullet"/>
      <w:lvlText w:val="-"/>
      <w:lvlJc w:val="left"/>
      <w:pPr>
        <w:ind w:left="720" w:hanging="360"/>
      </w:pPr>
      <w:rPr>
        <w:rFonts w:hint="default" w:ascii="Symbol" w:hAnsi="Symbol"/>
      </w:rPr>
    </w:lvl>
    <w:lvl w:ilvl="1" w:tplc="D09EB702">
      <w:start w:val="1"/>
      <w:numFmt w:val="bullet"/>
      <w:lvlText w:val="o"/>
      <w:lvlJc w:val="left"/>
      <w:pPr>
        <w:ind w:left="1440" w:hanging="360"/>
      </w:pPr>
      <w:rPr>
        <w:rFonts w:hint="default" w:ascii="Courier New" w:hAnsi="Courier New"/>
      </w:rPr>
    </w:lvl>
    <w:lvl w:ilvl="2" w:tplc="5630093C">
      <w:start w:val="1"/>
      <w:numFmt w:val="bullet"/>
      <w:lvlText w:val=""/>
      <w:lvlJc w:val="left"/>
      <w:pPr>
        <w:ind w:left="2160" w:hanging="360"/>
      </w:pPr>
      <w:rPr>
        <w:rFonts w:hint="default" w:ascii="Wingdings" w:hAnsi="Wingdings"/>
      </w:rPr>
    </w:lvl>
    <w:lvl w:ilvl="3" w:tplc="C4B2753C">
      <w:start w:val="1"/>
      <w:numFmt w:val="bullet"/>
      <w:lvlText w:val=""/>
      <w:lvlJc w:val="left"/>
      <w:pPr>
        <w:ind w:left="2880" w:hanging="360"/>
      </w:pPr>
      <w:rPr>
        <w:rFonts w:hint="default" w:ascii="Symbol" w:hAnsi="Symbol"/>
      </w:rPr>
    </w:lvl>
    <w:lvl w:ilvl="4" w:tplc="154417E4">
      <w:start w:val="1"/>
      <w:numFmt w:val="bullet"/>
      <w:lvlText w:val="o"/>
      <w:lvlJc w:val="left"/>
      <w:pPr>
        <w:ind w:left="3600" w:hanging="360"/>
      </w:pPr>
      <w:rPr>
        <w:rFonts w:hint="default" w:ascii="Courier New" w:hAnsi="Courier New"/>
      </w:rPr>
    </w:lvl>
    <w:lvl w:ilvl="5" w:tplc="CD1679DC">
      <w:start w:val="1"/>
      <w:numFmt w:val="bullet"/>
      <w:lvlText w:val=""/>
      <w:lvlJc w:val="left"/>
      <w:pPr>
        <w:ind w:left="4320" w:hanging="360"/>
      </w:pPr>
      <w:rPr>
        <w:rFonts w:hint="default" w:ascii="Wingdings" w:hAnsi="Wingdings"/>
      </w:rPr>
    </w:lvl>
    <w:lvl w:ilvl="6" w:tplc="8A9E67E0">
      <w:start w:val="1"/>
      <w:numFmt w:val="bullet"/>
      <w:lvlText w:val=""/>
      <w:lvlJc w:val="left"/>
      <w:pPr>
        <w:ind w:left="5040" w:hanging="360"/>
      </w:pPr>
      <w:rPr>
        <w:rFonts w:hint="default" w:ascii="Symbol" w:hAnsi="Symbol"/>
      </w:rPr>
    </w:lvl>
    <w:lvl w:ilvl="7" w:tplc="9844059A">
      <w:start w:val="1"/>
      <w:numFmt w:val="bullet"/>
      <w:lvlText w:val="o"/>
      <w:lvlJc w:val="left"/>
      <w:pPr>
        <w:ind w:left="5760" w:hanging="360"/>
      </w:pPr>
      <w:rPr>
        <w:rFonts w:hint="default" w:ascii="Courier New" w:hAnsi="Courier New"/>
      </w:rPr>
    </w:lvl>
    <w:lvl w:ilvl="8" w:tplc="4F644850">
      <w:start w:val="1"/>
      <w:numFmt w:val="bullet"/>
      <w:lvlText w:val=""/>
      <w:lvlJc w:val="left"/>
      <w:pPr>
        <w:ind w:left="6480" w:hanging="360"/>
      </w:pPr>
      <w:rPr>
        <w:rFonts w:hint="default" w:ascii="Wingdings" w:hAnsi="Wingdings"/>
      </w:rPr>
    </w:lvl>
  </w:abstractNum>
  <w:abstractNum w:abstractNumId="2" w15:restartNumberingAfterBreak="0">
    <w:nsid w:val="20797DBB"/>
    <w:multiLevelType w:val="hybridMultilevel"/>
    <w:tmpl w:val="B3CE964A"/>
    <w:lvl w:ilvl="0" w:tplc="4ACC06C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84066C8"/>
    <w:multiLevelType w:val="hybridMultilevel"/>
    <w:tmpl w:val="E84098F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9F00472"/>
    <w:multiLevelType w:val="hybridMultilevel"/>
    <w:tmpl w:val="83EA492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3132D34"/>
    <w:multiLevelType w:val="hybridMultilevel"/>
    <w:tmpl w:val="C370501A"/>
    <w:lvl w:ilvl="0" w:tplc="FFFFFFFF">
      <w:start w:val="1"/>
      <w:numFmt w:val="bullet"/>
      <w:lvlText w:val=""/>
      <w:lvlJc w:val="left"/>
      <w:pPr>
        <w:ind w:left="720" w:hanging="360"/>
      </w:pPr>
      <w:rPr>
        <w:rFonts w:hint="default" w:ascii="Symbol" w:hAnsi="Symbol"/>
      </w:rPr>
    </w:lvl>
    <w:lvl w:ilvl="1" w:tplc="08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456F07A0"/>
    <w:multiLevelType w:val="hybridMultilevel"/>
    <w:tmpl w:val="983E27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2B64540"/>
    <w:multiLevelType w:val="hybridMultilevel"/>
    <w:tmpl w:val="0E94AA0A"/>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8" w15:restartNumberingAfterBreak="0">
    <w:nsid w:val="52F11F57"/>
    <w:multiLevelType w:val="hybridMultilevel"/>
    <w:tmpl w:val="1FDEF0D0"/>
    <w:lvl w:ilvl="0" w:tplc="B798D1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570776E1"/>
    <w:multiLevelType w:val="hybridMultilevel"/>
    <w:tmpl w:val="BFE40A6C"/>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0" w15:restartNumberingAfterBreak="0">
    <w:nsid w:val="5C3059A6"/>
    <w:multiLevelType w:val="multilevel"/>
    <w:tmpl w:val="A45ABC6A"/>
    <w:lvl w:ilvl="0">
      <w:start w:val="1"/>
      <w:numFmt w:val="decimal"/>
      <w:pStyle w:val="Heading1"/>
      <w:lvlText w:val="%1."/>
      <w:lvlJc w:val="left"/>
      <w:pPr>
        <w:ind w:left="810" w:hanging="360"/>
      </w:pPr>
    </w:lvl>
    <w:lvl w:ilvl="1">
      <w:start w:val="1"/>
      <w:numFmt w:val="decimal"/>
      <w:pStyle w:val="Heading2"/>
      <w:lvlText w:val="%1.%2."/>
      <w:lvlJc w:val="left"/>
      <w:pPr>
        <w:ind w:left="3337" w:hanging="360"/>
      </w:pPr>
    </w:lvl>
    <w:lvl w:ilvl="2">
      <w:start w:val="1"/>
      <w:numFmt w:val="decimal"/>
      <w:pStyle w:val="Heading3"/>
      <w:lvlText w:val="%1.%2.%3."/>
      <w:lvlJc w:val="left"/>
      <w:pPr>
        <w:ind w:left="1710" w:hanging="720"/>
      </w:pPr>
    </w:lvl>
    <w:lvl w:ilvl="3">
      <w:start w:val="1"/>
      <w:numFmt w:val="decimal"/>
      <w:pStyle w:val="Heading4"/>
      <w:lvlText w:val="%1.%2.%3.%4."/>
      <w:lvlJc w:val="left"/>
      <w:pPr>
        <w:ind w:left="1980" w:hanging="720"/>
      </w:pPr>
    </w:lvl>
    <w:lvl w:ilvl="4">
      <w:start w:val="1"/>
      <w:numFmt w:val="decimal"/>
      <w:pStyle w:val="Heading5"/>
      <w:lvlText w:val="%1.%2.%3.%4.%5."/>
      <w:lvlJc w:val="left"/>
      <w:pPr>
        <w:ind w:left="2610" w:hanging="1080"/>
      </w:pPr>
    </w:lvl>
    <w:lvl w:ilvl="5">
      <w:start w:val="1"/>
      <w:numFmt w:val="decimal"/>
      <w:pStyle w:val="Heading6"/>
      <w:lvlText w:val="%1.%2.%3.%4.%5.%6."/>
      <w:lvlJc w:val="left"/>
      <w:pPr>
        <w:ind w:left="2880" w:hanging="1080"/>
      </w:pPr>
    </w:lvl>
    <w:lvl w:ilvl="6">
      <w:start w:val="1"/>
      <w:numFmt w:val="decimal"/>
      <w:lvlText w:val="%1.%2.%3.%4.%5.%6.%7."/>
      <w:lvlJc w:val="left"/>
      <w:pPr>
        <w:ind w:left="3510" w:hanging="1440"/>
      </w:pPr>
    </w:lvl>
    <w:lvl w:ilvl="7">
      <w:start w:val="1"/>
      <w:numFmt w:val="decimal"/>
      <w:lvlText w:val="%1.%2.%3.%4.%5.%6.%7.%8."/>
      <w:lvlJc w:val="left"/>
      <w:pPr>
        <w:ind w:left="3780" w:hanging="1440"/>
      </w:pPr>
    </w:lvl>
    <w:lvl w:ilvl="8">
      <w:start w:val="1"/>
      <w:numFmt w:val="decimal"/>
      <w:lvlText w:val="%1.%2.%3.%4.%5.%6.%7.%8.%9."/>
      <w:lvlJc w:val="left"/>
      <w:pPr>
        <w:ind w:left="4410" w:hanging="1800"/>
      </w:pPr>
    </w:lvl>
  </w:abstractNum>
  <w:abstractNum w:abstractNumId="11" w15:restartNumberingAfterBreak="0">
    <w:nsid w:val="79AE6DF2"/>
    <w:multiLevelType w:val="hybridMultilevel"/>
    <w:tmpl w:val="40EAE5FE"/>
    <w:lvl w:ilvl="0" w:tplc="FFFFFFFF">
      <w:start w:val="1"/>
      <w:numFmt w:val="bullet"/>
      <w:lvlText w:val=""/>
      <w:lvlJc w:val="left"/>
      <w:pPr>
        <w:ind w:left="720" w:hanging="360"/>
      </w:pPr>
      <w:rPr>
        <w:rFonts w:hint="default" w:ascii="Symbol" w:hAnsi="Symbol"/>
      </w:rPr>
    </w:lvl>
    <w:lvl w:ilvl="1" w:tplc="08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7B554E76"/>
    <w:multiLevelType w:val="hybridMultilevel"/>
    <w:tmpl w:val="D3E21EF6"/>
    <w:lvl w:ilvl="0" w:tplc="D974D034">
      <w:start w:val="1"/>
      <w:numFmt w:val="decimal"/>
      <w:lvlText w:val="%1)"/>
      <w:lvlJc w:val="left"/>
      <w:pPr>
        <w:ind w:left="720" w:hanging="360"/>
      </w:pPr>
      <w:rPr>
        <w:rFonts w:hint="default" w:eastAsia="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ED7670"/>
    <w:multiLevelType w:val="hybridMultilevel"/>
    <w:tmpl w:val="28780D1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F8F5B05"/>
    <w:multiLevelType w:val="hybridMultilevel"/>
    <w:tmpl w:val="19BCA600"/>
    <w:lvl w:ilvl="0" w:tplc="08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683193326">
    <w:abstractNumId w:val="1"/>
  </w:num>
  <w:num w:numId="2" w16cid:durableId="1607956241">
    <w:abstractNumId w:val="10"/>
  </w:num>
  <w:num w:numId="3" w16cid:durableId="1274357764">
    <w:abstractNumId w:val="6"/>
  </w:num>
  <w:num w:numId="4" w16cid:durableId="1243879597">
    <w:abstractNumId w:val="13"/>
  </w:num>
  <w:num w:numId="5" w16cid:durableId="1905290184">
    <w:abstractNumId w:val="0"/>
  </w:num>
  <w:num w:numId="6" w16cid:durableId="441848746">
    <w:abstractNumId w:val="3"/>
  </w:num>
  <w:num w:numId="7" w16cid:durableId="736978928">
    <w:abstractNumId w:val="5"/>
  </w:num>
  <w:num w:numId="8" w16cid:durableId="838618943">
    <w:abstractNumId w:val="11"/>
  </w:num>
  <w:num w:numId="9" w16cid:durableId="1022517385">
    <w:abstractNumId w:val="14"/>
  </w:num>
  <w:num w:numId="10" w16cid:durableId="211964616">
    <w:abstractNumId w:val="12"/>
  </w:num>
  <w:num w:numId="11" w16cid:durableId="376979858">
    <w:abstractNumId w:val="4"/>
  </w:num>
  <w:num w:numId="12" w16cid:durableId="828404800">
    <w:abstractNumId w:val="2"/>
  </w:num>
  <w:num w:numId="13" w16cid:durableId="720711380">
    <w:abstractNumId w:val="8"/>
  </w:num>
  <w:num w:numId="14" w16cid:durableId="380322284">
    <w:abstractNumId w:val="9"/>
  </w:num>
  <w:num w:numId="15" w16cid:durableId="1567061734">
    <w:abstractNumId w:val="7"/>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ourlet, Patrice">
    <w15:presenceInfo w15:providerId="AD" w15:userId="S::1044742@imptobnet.com::9c80cdd8-dd90-4852-933f-3b92a1a4b53a"/>
  </w15:person>
  <w15:person w15:author="Tangirala, Harini">
    <w15:presenceInfo w15:providerId="AD" w15:userId="S::pcaphat@imptobnet.com::0d96e6e8-54fa-4fea-8fdb-5338553bf754"/>
  </w15:person>
  <w15:person w15:author="Gunnar Glasneck">
    <w15:presenceInfo w15:providerId="AD" w15:userId="S::TJ2774@reemtsma.de::b652b959-c637-4cbf-bc9a-55d44fb87b8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0"/>
  <w:trackRevisions w:val="tru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2C"/>
    <w:rsid w:val="00000B72"/>
    <w:rsid w:val="00001A74"/>
    <w:rsid w:val="000031E9"/>
    <w:rsid w:val="00004242"/>
    <w:rsid w:val="00010030"/>
    <w:rsid w:val="000105EA"/>
    <w:rsid w:val="00011261"/>
    <w:rsid w:val="0001182D"/>
    <w:rsid w:val="00013765"/>
    <w:rsid w:val="00013A85"/>
    <w:rsid w:val="000140D7"/>
    <w:rsid w:val="00016255"/>
    <w:rsid w:val="00016476"/>
    <w:rsid w:val="00016C7D"/>
    <w:rsid w:val="00021B4A"/>
    <w:rsid w:val="00022231"/>
    <w:rsid w:val="00022CD6"/>
    <w:rsid w:val="000233E8"/>
    <w:rsid w:val="000250CB"/>
    <w:rsid w:val="0002553A"/>
    <w:rsid w:val="00027114"/>
    <w:rsid w:val="00030CDB"/>
    <w:rsid w:val="00031C20"/>
    <w:rsid w:val="000326B2"/>
    <w:rsid w:val="00032EB4"/>
    <w:rsid w:val="00033D65"/>
    <w:rsid w:val="00033F24"/>
    <w:rsid w:val="00036723"/>
    <w:rsid w:val="00036815"/>
    <w:rsid w:val="0004066E"/>
    <w:rsid w:val="00040A24"/>
    <w:rsid w:val="00041162"/>
    <w:rsid w:val="00041C54"/>
    <w:rsid w:val="0004228A"/>
    <w:rsid w:val="0004305D"/>
    <w:rsid w:val="00044003"/>
    <w:rsid w:val="000448D3"/>
    <w:rsid w:val="00044BAB"/>
    <w:rsid w:val="00045CB9"/>
    <w:rsid w:val="00046EFF"/>
    <w:rsid w:val="0004790C"/>
    <w:rsid w:val="0005009F"/>
    <w:rsid w:val="0005031B"/>
    <w:rsid w:val="00055C4C"/>
    <w:rsid w:val="0005682A"/>
    <w:rsid w:val="00057CB7"/>
    <w:rsid w:val="00060E14"/>
    <w:rsid w:val="0006196B"/>
    <w:rsid w:val="000641FE"/>
    <w:rsid w:val="00064530"/>
    <w:rsid w:val="00064A3C"/>
    <w:rsid w:val="000706B1"/>
    <w:rsid w:val="0007074D"/>
    <w:rsid w:val="00070769"/>
    <w:rsid w:val="0007176F"/>
    <w:rsid w:val="00071E60"/>
    <w:rsid w:val="00075CF6"/>
    <w:rsid w:val="000763EF"/>
    <w:rsid w:val="0008144A"/>
    <w:rsid w:val="00081780"/>
    <w:rsid w:val="00083109"/>
    <w:rsid w:val="000837AB"/>
    <w:rsid w:val="000862C4"/>
    <w:rsid w:val="00090F97"/>
    <w:rsid w:val="000917CC"/>
    <w:rsid w:val="000933FD"/>
    <w:rsid w:val="00097DE1"/>
    <w:rsid w:val="000A57CA"/>
    <w:rsid w:val="000A6132"/>
    <w:rsid w:val="000A71C0"/>
    <w:rsid w:val="000A7B29"/>
    <w:rsid w:val="000B0543"/>
    <w:rsid w:val="000B1248"/>
    <w:rsid w:val="000B134C"/>
    <w:rsid w:val="000B30EF"/>
    <w:rsid w:val="000B59E8"/>
    <w:rsid w:val="000B6A53"/>
    <w:rsid w:val="000B6B95"/>
    <w:rsid w:val="000C047B"/>
    <w:rsid w:val="000C06C7"/>
    <w:rsid w:val="000C0A54"/>
    <w:rsid w:val="000C11D6"/>
    <w:rsid w:val="000C2481"/>
    <w:rsid w:val="000C3290"/>
    <w:rsid w:val="000C3BD3"/>
    <w:rsid w:val="000C45B5"/>
    <w:rsid w:val="000C5C9B"/>
    <w:rsid w:val="000C630B"/>
    <w:rsid w:val="000C64EB"/>
    <w:rsid w:val="000C75F4"/>
    <w:rsid w:val="000C779B"/>
    <w:rsid w:val="000C7AA1"/>
    <w:rsid w:val="000D11EC"/>
    <w:rsid w:val="000D1758"/>
    <w:rsid w:val="000D2209"/>
    <w:rsid w:val="000D3D9A"/>
    <w:rsid w:val="000D4892"/>
    <w:rsid w:val="000D507A"/>
    <w:rsid w:val="000D693B"/>
    <w:rsid w:val="000E0598"/>
    <w:rsid w:val="000E072C"/>
    <w:rsid w:val="000E07B5"/>
    <w:rsid w:val="000E2AA9"/>
    <w:rsid w:val="000E33F3"/>
    <w:rsid w:val="000E4126"/>
    <w:rsid w:val="000E41CC"/>
    <w:rsid w:val="000E4A76"/>
    <w:rsid w:val="000E70DD"/>
    <w:rsid w:val="000E72B1"/>
    <w:rsid w:val="000E7858"/>
    <w:rsid w:val="000F19EC"/>
    <w:rsid w:val="000F3101"/>
    <w:rsid w:val="000F3E57"/>
    <w:rsid w:val="000F5E91"/>
    <w:rsid w:val="000F6864"/>
    <w:rsid w:val="000F69AE"/>
    <w:rsid w:val="000F709C"/>
    <w:rsid w:val="000F725C"/>
    <w:rsid w:val="000F793A"/>
    <w:rsid w:val="000F7CB1"/>
    <w:rsid w:val="0010087B"/>
    <w:rsid w:val="00101D54"/>
    <w:rsid w:val="00102DE4"/>
    <w:rsid w:val="001048EB"/>
    <w:rsid w:val="001051C9"/>
    <w:rsid w:val="00105AAA"/>
    <w:rsid w:val="00106627"/>
    <w:rsid w:val="00107F77"/>
    <w:rsid w:val="0011044D"/>
    <w:rsid w:val="001108B0"/>
    <w:rsid w:val="00110F6D"/>
    <w:rsid w:val="0011195C"/>
    <w:rsid w:val="001121CA"/>
    <w:rsid w:val="001125CA"/>
    <w:rsid w:val="00112B3A"/>
    <w:rsid w:val="00112DAE"/>
    <w:rsid w:val="00112FA2"/>
    <w:rsid w:val="00113A70"/>
    <w:rsid w:val="00113AF2"/>
    <w:rsid w:val="001142DA"/>
    <w:rsid w:val="00114490"/>
    <w:rsid w:val="00114C4D"/>
    <w:rsid w:val="00115A8D"/>
    <w:rsid w:val="00115DD0"/>
    <w:rsid w:val="001204BF"/>
    <w:rsid w:val="001206C2"/>
    <w:rsid w:val="00121A4E"/>
    <w:rsid w:val="00121D41"/>
    <w:rsid w:val="001222A2"/>
    <w:rsid w:val="00123697"/>
    <w:rsid w:val="00123CB1"/>
    <w:rsid w:val="00123FAA"/>
    <w:rsid w:val="0012497D"/>
    <w:rsid w:val="00125AC0"/>
    <w:rsid w:val="00126022"/>
    <w:rsid w:val="001262D4"/>
    <w:rsid w:val="00130429"/>
    <w:rsid w:val="0013465E"/>
    <w:rsid w:val="0013490D"/>
    <w:rsid w:val="00134C89"/>
    <w:rsid w:val="00136116"/>
    <w:rsid w:val="00136126"/>
    <w:rsid w:val="001363C5"/>
    <w:rsid w:val="00136CF6"/>
    <w:rsid w:val="00137FBC"/>
    <w:rsid w:val="00145488"/>
    <w:rsid w:val="00145730"/>
    <w:rsid w:val="0014624F"/>
    <w:rsid w:val="00146439"/>
    <w:rsid w:val="0014680C"/>
    <w:rsid w:val="00146D34"/>
    <w:rsid w:val="00146EDA"/>
    <w:rsid w:val="001472CF"/>
    <w:rsid w:val="00147F9C"/>
    <w:rsid w:val="00150109"/>
    <w:rsid w:val="0015065E"/>
    <w:rsid w:val="00152125"/>
    <w:rsid w:val="00152DB3"/>
    <w:rsid w:val="001535B0"/>
    <w:rsid w:val="00153D0B"/>
    <w:rsid w:val="00154678"/>
    <w:rsid w:val="0015663A"/>
    <w:rsid w:val="00161AB9"/>
    <w:rsid w:val="00165662"/>
    <w:rsid w:val="00166D63"/>
    <w:rsid w:val="00167412"/>
    <w:rsid w:val="00170894"/>
    <w:rsid w:val="0017480A"/>
    <w:rsid w:val="00176D17"/>
    <w:rsid w:val="00177B46"/>
    <w:rsid w:val="001805EE"/>
    <w:rsid w:val="00181EAD"/>
    <w:rsid w:val="00182887"/>
    <w:rsid w:val="00182D74"/>
    <w:rsid w:val="00183868"/>
    <w:rsid w:val="00183A1A"/>
    <w:rsid w:val="00183CFE"/>
    <w:rsid w:val="00190640"/>
    <w:rsid w:val="00190CCF"/>
    <w:rsid w:val="00191037"/>
    <w:rsid w:val="00192896"/>
    <w:rsid w:val="001A0E47"/>
    <w:rsid w:val="001A1A1F"/>
    <w:rsid w:val="001A2354"/>
    <w:rsid w:val="001A2DB2"/>
    <w:rsid w:val="001A2EE0"/>
    <w:rsid w:val="001A37C9"/>
    <w:rsid w:val="001A399A"/>
    <w:rsid w:val="001A77B0"/>
    <w:rsid w:val="001B16EF"/>
    <w:rsid w:val="001B31F6"/>
    <w:rsid w:val="001B3B82"/>
    <w:rsid w:val="001B3F4E"/>
    <w:rsid w:val="001C242B"/>
    <w:rsid w:val="001C2E88"/>
    <w:rsid w:val="001C3B45"/>
    <w:rsid w:val="001C5AFC"/>
    <w:rsid w:val="001C700F"/>
    <w:rsid w:val="001C71E4"/>
    <w:rsid w:val="001D080F"/>
    <w:rsid w:val="001D2C57"/>
    <w:rsid w:val="001D3490"/>
    <w:rsid w:val="001D5DE5"/>
    <w:rsid w:val="001D62C4"/>
    <w:rsid w:val="001D63A6"/>
    <w:rsid w:val="001D741E"/>
    <w:rsid w:val="001D7C86"/>
    <w:rsid w:val="001E06D7"/>
    <w:rsid w:val="001E2D6B"/>
    <w:rsid w:val="001E2F97"/>
    <w:rsid w:val="001E2FDD"/>
    <w:rsid w:val="001E5FE3"/>
    <w:rsid w:val="001E62A2"/>
    <w:rsid w:val="001E751E"/>
    <w:rsid w:val="001F0CCD"/>
    <w:rsid w:val="001F1B0E"/>
    <w:rsid w:val="001F2473"/>
    <w:rsid w:val="001F3A7B"/>
    <w:rsid w:val="001F3C1B"/>
    <w:rsid w:val="001F5764"/>
    <w:rsid w:val="001F6620"/>
    <w:rsid w:val="001F6D06"/>
    <w:rsid w:val="00200A7D"/>
    <w:rsid w:val="00200C56"/>
    <w:rsid w:val="00202999"/>
    <w:rsid w:val="00203662"/>
    <w:rsid w:val="00203D5B"/>
    <w:rsid w:val="00210CEC"/>
    <w:rsid w:val="002116CB"/>
    <w:rsid w:val="00211E4D"/>
    <w:rsid w:val="00212A57"/>
    <w:rsid w:val="0021509A"/>
    <w:rsid w:val="00220842"/>
    <w:rsid w:val="00221F55"/>
    <w:rsid w:val="002226F7"/>
    <w:rsid w:val="00223252"/>
    <w:rsid w:val="00224006"/>
    <w:rsid w:val="0022497A"/>
    <w:rsid w:val="00224A8F"/>
    <w:rsid w:val="00225C71"/>
    <w:rsid w:val="002274AA"/>
    <w:rsid w:val="002304FB"/>
    <w:rsid w:val="00230B0C"/>
    <w:rsid w:val="00230CAF"/>
    <w:rsid w:val="00232EAE"/>
    <w:rsid w:val="00233471"/>
    <w:rsid w:val="00233714"/>
    <w:rsid w:val="00241063"/>
    <w:rsid w:val="002412A1"/>
    <w:rsid w:val="00241CE9"/>
    <w:rsid w:val="00243763"/>
    <w:rsid w:val="00244CF8"/>
    <w:rsid w:val="00245061"/>
    <w:rsid w:val="0024509F"/>
    <w:rsid w:val="00245807"/>
    <w:rsid w:val="00245BEC"/>
    <w:rsid w:val="00245FFE"/>
    <w:rsid w:val="00246A6B"/>
    <w:rsid w:val="00247495"/>
    <w:rsid w:val="0025345A"/>
    <w:rsid w:val="00255096"/>
    <w:rsid w:val="00255313"/>
    <w:rsid w:val="002562AA"/>
    <w:rsid w:val="00257C8B"/>
    <w:rsid w:val="0026427E"/>
    <w:rsid w:val="0026518D"/>
    <w:rsid w:val="0027238F"/>
    <w:rsid w:val="0027256F"/>
    <w:rsid w:val="00272BCA"/>
    <w:rsid w:val="00273516"/>
    <w:rsid w:val="002749F4"/>
    <w:rsid w:val="00275DB0"/>
    <w:rsid w:val="0027630C"/>
    <w:rsid w:val="0027633C"/>
    <w:rsid w:val="00277695"/>
    <w:rsid w:val="002778FF"/>
    <w:rsid w:val="0027798D"/>
    <w:rsid w:val="002806E0"/>
    <w:rsid w:val="00280DB3"/>
    <w:rsid w:val="002815CA"/>
    <w:rsid w:val="00281D5D"/>
    <w:rsid w:val="00281F2E"/>
    <w:rsid w:val="002824DB"/>
    <w:rsid w:val="002827CB"/>
    <w:rsid w:val="00282FA5"/>
    <w:rsid w:val="00285098"/>
    <w:rsid w:val="00285D72"/>
    <w:rsid w:val="00285ED7"/>
    <w:rsid w:val="0028670E"/>
    <w:rsid w:val="00287DC0"/>
    <w:rsid w:val="00290AEE"/>
    <w:rsid w:val="00291703"/>
    <w:rsid w:val="00292555"/>
    <w:rsid w:val="00295503"/>
    <w:rsid w:val="00295DD4"/>
    <w:rsid w:val="002A12A6"/>
    <w:rsid w:val="002A1343"/>
    <w:rsid w:val="002A23D1"/>
    <w:rsid w:val="002A33F3"/>
    <w:rsid w:val="002A51B6"/>
    <w:rsid w:val="002A5875"/>
    <w:rsid w:val="002A6AE1"/>
    <w:rsid w:val="002A6DA3"/>
    <w:rsid w:val="002B21C9"/>
    <w:rsid w:val="002B23B1"/>
    <w:rsid w:val="002B2D97"/>
    <w:rsid w:val="002B4588"/>
    <w:rsid w:val="002B7E23"/>
    <w:rsid w:val="002C0871"/>
    <w:rsid w:val="002C08CA"/>
    <w:rsid w:val="002C44E0"/>
    <w:rsid w:val="002C55D2"/>
    <w:rsid w:val="002C55EE"/>
    <w:rsid w:val="002C5B0D"/>
    <w:rsid w:val="002C5D77"/>
    <w:rsid w:val="002C5DFA"/>
    <w:rsid w:val="002C698D"/>
    <w:rsid w:val="002D025F"/>
    <w:rsid w:val="002D44CF"/>
    <w:rsid w:val="002D5B10"/>
    <w:rsid w:val="002D6061"/>
    <w:rsid w:val="002D6D2A"/>
    <w:rsid w:val="002D703B"/>
    <w:rsid w:val="002E1F26"/>
    <w:rsid w:val="002E30DF"/>
    <w:rsid w:val="002E39A2"/>
    <w:rsid w:val="002E4531"/>
    <w:rsid w:val="002E7014"/>
    <w:rsid w:val="002E7126"/>
    <w:rsid w:val="002E7CEF"/>
    <w:rsid w:val="002F09B9"/>
    <w:rsid w:val="002F150A"/>
    <w:rsid w:val="002F1616"/>
    <w:rsid w:val="002F272C"/>
    <w:rsid w:val="002F29A5"/>
    <w:rsid w:val="002F301E"/>
    <w:rsid w:val="002F4CD0"/>
    <w:rsid w:val="002F521F"/>
    <w:rsid w:val="002F61CE"/>
    <w:rsid w:val="002F680F"/>
    <w:rsid w:val="002F6997"/>
    <w:rsid w:val="002F7AA3"/>
    <w:rsid w:val="00300734"/>
    <w:rsid w:val="003015BA"/>
    <w:rsid w:val="00303388"/>
    <w:rsid w:val="003040A7"/>
    <w:rsid w:val="00304A16"/>
    <w:rsid w:val="00305BDE"/>
    <w:rsid w:val="00307319"/>
    <w:rsid w:val="003100DE"/>
    <w:rsid w:val="00312895"/>
    <w:rsid w:val="00314040"/>
    <w:rsid w:val="003152ED"/>
    <w:rsid w:val="0031552D"/>
    <w:rsid w:val="00316FAB"/>
    <w:rsid w:val="00317817"/>
    <w:rsid w:val="00317AD1"/>
    <w:rsid w:val="00320677"/>
    <w:rsid w:val="003208C9"/>
    <w:rsid w:val="00321507"/>
    <w:rsid w:val="0032228D"/>
    <w:rsid w:val="00322820"/>
    <w:rsid w:val="00322E20"/>
    <w:rsid w:val="0032388C"/>
    <w:rsid w:val="003264F3"/>
    <w:rsid w:val="003316B2"/>
    <w:rsid w:val="003324F7"/>
    <w:rsid w:val="0033262C"/>
    <w:rsid w:val="00333531"/>
    <w:rsid w:val="00334651"/>
    <w:rsid w:val="00335281"/>
    <w:rsid w:val="003356EB"/>
    <w:rsid w:val="00336092"/>
    <w:rsid w:val="00336D6C"/>
    <w:rsid w:val="00340D07"/>
    <w:rsid w:val="00342F15"/>
    <w:rsid w:val="0034418E"/>
    <w:rsid w:val="003445EA"/>
    <w:rsid w:val="0034528C"/>
    <w:rsid w:val="003458F9"/>
    <w:rsid w:val="00347520"/>
    <w:rsid w:val="00347F60"/>
    <w:rsid w:val="00351F08"/>
    <w:rsid w:val="0035519E"/>
    <w:rsid w:val="003554B1"/>
    <w:rsid w:val="003575E7"/>
    <w:rsid w:val="003609EB"/>
    <w:rsid w:val="00360A70"/>
    <w:rsid w:val="00361115"/>
    <w:rsid w:val="00362575"/>
    <w:rsid w:val="00363D4B"/>
    <w:rsid w:val="00364C05"/>
    <w:rsid w:val="0036604D"/>
    <w:rsid w:val="003666F6"/>
    <w:rsid w:val="00367846"/>
    <w:rsid w:val="0037003D"/>
    <w:rsid w:val="0037067E"/>
    <w:rsid w:val="003725D7"/>
    <w:rsid w:val="003727AF"/>
    <w:rsid w:val="00374575"/>
    <w:rsid w:val="00376A27"/>
    <w:rsid w:val="003770A5"/>
    <w:rsid w:val="003776B9"/>
    <w:rsid w:val="00380808"/>
    <w:rsid w:val="00381272"/>
    <w:rsid w:val="003823DD"/>
    <w:rsid w:val="003840B8"/>
    <w:rsid w:val="00385CF8"/>
    <w:rsid w:val="00386C88"/>
    <w:rsid w:val="003879CA"/>
    <w:rsid w:val="00393216"/>
    <w:rsid w:val="00395265"/>
    <w:rsid w:val="00395F36"/>
    <w:rsid w:val="00396291"/>
    <w:rsid w:val="0039788B"/>
    <w:rsid w:val="003A3256"/>
    <w:rsid w:val="003A453E"/>
    <w:rsid w:val="003A49C5"/>
    <w:rsid w:val="003A517A"/>
    <w:rsid w:val="003A676D"/>
    <w:rsid w:val="003A749A"/>
    <w:rsid w:val="003B0912"/>
    <w:rsid w:val="003B1C71"/>
    <w:rsid w:val="003B3F85"/>
    <w:rsid w:val="003B4BBA"/>
    <w:rsid w:val="003B4EB2"/>
    <w:rsid w:val="003B4F79"/>
    <w:rsid w:val="003B51FD"/>
    <w:rsid w:val="003B5E1B"/>
    <w:rsid w:val="003C12C8"/>
    <w:rsid w:val="003C33A9"/>
    <w:rsid w:val="003C3BCE"/>
    <w:rsid w:val="003C5C1E"/>
    <w:rsid w:val="003C66B1"/>
    <w:rsid w:val="003C7B8E"/>
    <w:rsid w:val="003D075A"/>
    <w:rsid w:val="003D1A9F"/>
    <w:rsid w:val="003D3723"/>
    <w:rsid w:val="003D5863"/>
    <w:rsid w:val="003D7764"/>
    <w:rsid w:val="003D7E0A"/>
    <w:rsid w:val="003E2197"/>
    <w:rsid w:val="003E2A34"/>
    <w:rsid w:val="003E2A98"/>
    <w:rsid w:val="003E3F3F"/>
    <w:rsid w:val="003E52B0"/>
    <w:rsid w:val="003E6196"/>
    <w:rsid w:val="003E67A5"/>
    <w:rsid w:val="003E7068"/>
    <w:rsid w:val="003F03A2"/>
    <w:rsid w:val="003F0BF1"/>
    <w:rsid w:val="003F0D1D"/>
    <w:rsid w:val="003F1F87"/>
    <w:rsid w:val="003F4966"/>
    <w:rsid w:val="003F60D8"/>
    <w:rsid w:val="003F6ADC"/>
    <w:rsid w:val="003F70CE"/>
    <w:rsid w:val="003F7179"/>
    <w:rsid w:val="003F7BEA"/>
    <w:rsid w:val="004007ED"/>
    <w:rsid w:val="004023CC"/>
    <w:rsid w:val="004024FB"/>
    <w:rsid w:val="004037DD"/>
    <w:rsid w:val="00403C68"/>
    <w:rsid w:val="00404850"/>
    <w:rsid w:val="00406216"/>
    <w:rsid w:val="0040753E"/>
    <w:rsid w:val="00412432"/>
    <w:rsid w:val="004135A9"/>
    <w:rsid w:val="00413A33"/>
    <w:rsid w:val="00415997"/>
    <w:rsid w:val="0042004D"/>
    <w:rsid w:val="004206D4"/>
    <w:rsid w:val="004216DB"/>
    <w:rsid w:val="004219D4"/>
    <w:rsid w:val="00421A9C"/>
    <w:rsid w:val="00422B0F"/>
    <w:rsid w:val="00422E5A"/>
    <w:rsid w:val="004276B0"/>
    <w:rsid w:val="0043065D"/>
    <w:rsid w:val="004330E6"/>
    <w:rsid w:val="004346CD"/>
    <w:rsid w:val="00436C1A"/>
    <w:rsid w:val="00437246"/>
    <w:rsid w:val="00440892"/>
    <w:rsid w:val="00440951"/>
    <w:rsid w:val="00441C8F"/>
    <w:rsid w:val="00442004"/>
    <w:rsid w:val="00442358"/>
    <w:rsid w:val="00442FBE"/>
    <w:rsid w:val="00443E7B"/>
    <w:rsid w:val="00443F99"/>
    <w:rsid w:val="00443FFC"/>
    <w:rsid w:val="004440A0"/>
    <w:rsid w:val="0044459E"/>
    <w:rsid w:val="00444C8A"/>
    <w:rsid w:val="00450026"/>
    <w:rsid w:val="004513D8"/>
    <w:rsid w:val="00452185"/>
    <w:rsid w:val="00453012"/>
    <w:rsid w:val="004550C0"/>
    <w:rsid w:val="0045573A"/>
    <w:rsid w:val="00456626"/>
    <w:rsid w:val="004570AA"/>
    <w:rsid w:val="0045762E"/>
    <w:rsid w:val="004578C3"/>
    <w:rsid w:val="00463AD5"/>
    <w:rsid w:val="00463FC6"/>
    <w:rsid w:val="004642F5"/>
    <w:rsid w:val="00464392"/>
    <w:rsid w:val="0046510D"/>
    <w:rsid w:val="0046528D"/>
    <w:rsid w:val="00470990"/>
    <w:rsid w:val="00471EA2"/>
    <w:rsid w:val="004733C8"/>
    <w:rsid w:val="004738C8"/>
    <w:rsid w:val="004740BB"/>
    <w:rsid w:val="004756A9"/>
    <w:rsid w:val="0047779A"/>
    <w:rsid w:val="00477CB4"/>
    <w:rsid w:val="00481409"/>
    <w:rsid w:val="004830B7"/>
    <w:rsid w:val="00483DA0"/>
    <w:rsid w:val="00483E5A"/>
    <w:rsid w:val="00484C04"/>
    <w:rsid w:val="00485D6F"/>
    <w:rsid w:val="0049114B"/>
    <w:rsid w:val="0049449A"/>
    <w:rsid w:val="00494D75"/>
    <w:rsid w:val="00495853"/>
    <w:rsid w:val="004A151F"/>
    <w:rsid w:val="004A1A19"/>
    <w:rsid w:val="004A2B40"/>
    <w:rsid w:val="004A3ABC"/>
    <w:rsid w:val="004A48D8"/>
    <w:rsid w:val="004A5205"/>
    <w:rsid w:val="004A54E1"/>
    <w:rsid w:val="004A5778"/>
    <w:rsid w:val="004A6E4C"/>
    <w:rsid w:val="004A738C"/>
    <w:rsid w:val="004A75AE"/>
    <w:rsid w:val="004A7809"/>
    <w:rsid w:val="004B001F"/>
    <w:rsid w:val="004B018B"/>
    <w:rsid w:val="004B10F0"/>
    <w:rsid w:val="004B1A75"/>
    <w:rsid w:val="004B56DC"/>
    <w:rsid w:val="004B5909"/>
    <w:rsid w:val="004B5F35"/>
    <w:rsid w:val="004B737B"/>
    <w:rsid w:val="004B7D06"/>
    <w:rsid w:val="004C1B05"/>
    <w:rsid w:val="004C35C9"/>
    <w:rsid w:val="004C3AB9"/>
    <w:rsid w:val="004C6C57"/>
    <w:rsid w:val="004C6DF4"/>
    <w:rsid w:val="004C73C5"/>
    <w:rsid w:val="004C7D47"/>
    <w:rsid w:val="004D056E"/>
    <w:rsid w:val="004D0F8E"/>
    <w:rsid w:val="004D25F6"/>
    <w:rsid w:val="004D3266"/>
    <w:rsid w:val="004D3C70"/>
    <w:rsid w:val="004D5875"/>
    <w:rsid w:val="004D5F29"/>
    <w:rsid w:val="004D6DE3"/>
    <w:rsid w:val="004D6E52"/>
    <w:rsid w:val="004E1BAA"/>
    <w:rsid w:val="004E2E03"/>
    <w:rsid w:val="004E42D5"/>
    <w:rsid w:val="004E53DE"/>
    <w:rsid w:val="004E600E"/>
    <w:rsid w:val="004E75DB"/>
    <w:rsid w:val="004E7B29"/>
    <w:rsid w:val="004F498A"/>
    <w:rsid w:val="004F521F"/>
    <w:rsid w:val="004F52C2"/>
    <w:rsid w:val="004F735D"/>
    <w:rsid w:val="004F7728"/>
    <w:rsid w:val="004F7827"/>
    <w:rsid w:val="00502505"/>
    <w:rsid w:val="00502C5C"/>
    <w:rsid w:val="00503418"/>
    <w:rsid w:val="005037FF"/>
    <w:rsid w:val="0050414C"/>
    <w:rsid w:val="00504849"/>
    <w:rsid w:val="00505F73"/>
    <w:rsid w:val="00505FF1"/>
    <w:rsid w:val="00506A1F"/>
    <w:rsid w:val="00507DD4"/>
    <w:rsid w:val="00510A75"/>
    <w:rsid w:val="00511390"/>
    <w:rsid w:val="00511748"/>
    <w:rsid w:val="00513DBA"/>
    <w:rsid w:val="00514DC5"/>
    <w:rsid w:val="00514E41"/>
    <w:rsid w:val="0051564A"/>
    <w:rsid w:val="00515689"/>
    <w:rsid w:val="00517034"/>
    <w:rsid w:val="005171EF"/>
    <w:rsid w:val="00521B82"/>
    <w:rsid w:val="00521F69"/>
    <w:rsid w:val="00522C14"/>
    <w:rsid w:val="00524688"/>
    <w:rsid w:val="00525634"/>
    <w:rsid w:val="00525936"/>
    <w:rsid w:val="0052747E"/>
    <w:rsid w:val="00527D34"/>
    <w:rsid w:val="00530376"/>
    <w:rsid w:val="00530B20"/>
    <w:rsid w:val="00530EB1"/>
    <w:rsid w:val="0053244F"/>
    <w:rsid w:val="005325E3"/>
    <w:rsid w:val="00532C97"/>
    <w:rsid w:val="00535220"/>
    <w:rsid w:val="00536A89"/>
    <w:rsid w:val="00536F9A"/>
    <w:rsid w:val="00537741"/>
    <w:rsid w:val="00537CEC"/>
    <w:rsid w:val="00540E1F"/>
    <w:rsid w:val="00542338"/>
    <w:rsid w:val="005424ED"/>
    <w:rsid w:val="005446EF"/>
    <w:rsid w:val="005475B6"/>
    <w:rsid w:val="00547B96"/>
    <w:rsid w:val="00550C1E"/>
    <w:rsid w:val="00551A0C"/>
    <w:rsid w:val="00551AAB"/>
    <w:rsid w:val="00552541"/>
    <w:rsid w:val="00552C34"/>
    <w:rsid w:val="00554481"/>
    <w:rsid w:val="00555820"/>
    <w:rsid w:val="00560F39"/>
    <w:rsid w:val="0056103B"/>
    <w:rsid w:val="00562A5A"/>
    <w:rsid w:val="00562BAE"/>
    <w:rsid w:val="00563534"/>
    <w:rsid w:val="005654AE"/>
    <w:rsid w:val="00566B16"/>
    <w:rsid w:val="005676BB"/>
    <w:rsid w:val="00571042"/>
    <w:rsid w:val="00573DE0"/>
    <w:rsid w:val="0057439B"/>
    <w:rsid w:val="00574CC9"/>
    <w:rsid w:val="00574DDB"/>
    <w:rsid w:val="00575167"/>
    <w:rsid w:val="005758AF"/>
    <w:rsid w:val="005764E9"/>
    <w:rsid w:val="00580060"/>
    <w:rsid w:val="00580CAB"/>
    <w:rsid w:val="00582AEC"/>
    <w:rsid w:val="00582DEC"/>
    <w:rsid w:val="00582F52"/>
    <w:rsid w:val="005839AA"/>
    <w:rsid w:val="00585985"/>
    <w:rsid w:val="005861F5"/>
    <w:rsid w:val="00586DED"/>
    <w:rsid w:val="00587627"/>
    <w:rsid w:val="00587AFB"/>
    <w:rsid w:val="00587DB3"/>
    <w:rsid w:val="0059090E"/>
    <w:rsid w:val="00590BF2"/>
    <w:rsid w:val="00590FDD"/>
    <w:rsid w:val="00592566"/>
    <w:rsid w:val="005928BD"/>
    <w:rsid w:val="0059355C"/>
    <w:rsid w:val="005939DB"/>
    <w:rsid w:val="00594B30"/>
    <w:rsid w:val="00594ED1"/>
    <w:rsid w:val="00595798"/>
    <w:rsid w:val="005974CC"/>
    <w:rsid w:val="005A057C"/>
    <w:rsid w:val="005A0D8B"/>
    <w:rsid w:val="005A28C3"/>
    <w:rsid w:val="005A2904"/>
    <w:rsid w:val="005A2C98"/>
    <w:rsid w:val="005A6F9E"/>
    <w:rsid w:val="005A72D1"/>
    <w:rsid w:val="005A77F4"/>
    <w:rsid w:val="005A7A46"/>
    <w:rsid w:val="005B0D23"/>
    <w:rsid w:val="005B0EA8"/>
    <w:rsid w:val="005B1016"/>
    <w:rsid w:val="005B1F88"/>
    <w:rsid w:val="005B22B8"/>
    <w:rsid w:val="005B58AD"/>
    <w:rsid w:val="005B5F15"/>
    <w:rsid w:val="005B6220"/>
    <w:rsid w:val="005C00A9"/>
    <w:rsid w:val="005C2002"/>
    <w:rsid w:val="005C26F1"/>
    <w:rsid w:val="005C4BA6"/>
    <w:rsid w:val="005C4E24"/>
    <w:rsid w:val="005C7927"/>
    <w:rsid w:val="005C7C17"/>
    <w:rsid w:val="005C7DC1"/>
    <w:rsid w:val="005D0998"/>
    <w:rsid w:val="005D129B"/>
    <w:rsid w:val="005D151A"/>
    <w:rsid w:val="005D157F"/>
    <w:rsid w:val="005D163A"/>
    <w:rsid w:val="005D177F"/>
    <w:rsid w:val="005D1CF4"/>
    <w:rsid w:val="005D291F"/>
    <w:rsid w:val="005D294B"/>
    <w:rsid w:val="005D5108"/>
    <w:rsid w:val="005D75FE"/>
    <w:rsid w:val="005E0993"/>
    <w:rsid w:val="005E0F7B"/>
    <w:rsid w:val="005E1639"/>
    <w:rsid w:val="005E18BC"/>
    <w:rsid w:val="005E1A73"/>
    <w:rsid w:val="005E20B9"/>
    <w:rsid w:val="005E25F8"/>
    <w:rsid w:val="005E2AD8"/>
    <w:rsid w:val="005E37B8"/>
    <w:rsid w:val="005E4870"/>
    <w:rsid w:val="005E4889"/>
    <w:rsid w:val="005E4EA6"/>
    <w:rsid w:val="005E64BD"/>
    <w:rsid w:val="005E64D3"/>
    <w:rsid w:val="005E6866"/>
    <w:rsid w:val="005F2950"/>
    <w:rsid w:val="005F5250"/>
    <w:rsid w:val="005F6FED"/>
    <w:rsid w:val="005F78AF"/>
    <w:rsid w:val="005F7950"/>
    <w:rsid w:val="006014B7"/>
    <w:rsid w:val="00601615"/>
    <w:rsid w:val="00601B6E"/>
    <w:rsid w:val="00601E71"/>
    <w:rsid w:val="00603F37"/>
    <w:rsid w:val="0060729B"/>
    <w:rsid w:val="00607AD3"/>
    <w:rsid w:val="00607BB0"/>
    <w:rsid w:val="00607F5E"/>
    <w:rsid w:val="0061075B"/>
    <w:rsid w:val="0061177F"/>
    <w:rsid w:val="00611CF4"/>
    <w:rsid w:val="006141A8"/>
    <w:rsid w:val="00615705"/>
    <w:rsid w:val="006167BD"/>
    <w:rsid w:val="00616DBD"/>
    <w:rsid w:val="00620780"/>
    <w:rsid w:val="00622BDE"/>
    <w:rsid w:val="00622EBA"/>
    <w:rsid w:val="0062415C"/>
    <w:rsid w:val="00625471"/>
    <w:rsid w:val="00626490"/>
    <w:rsid w:val="0062652F"/>
    <w:rsid w:val="00630025"/>
    <w:rsid w:val="006302E1"/>
    <w:rsid w:val="00631796"/>
    <w:rsid w:val="00631B16"/>
    <w:rsid w:val="006323ED"/>
    <w:rsid w:val="00633473"/>
    <w:rsid w:val="00634BE8"/>
    <w:rsid w:val="00637385"/>
    <w:rsid w:val="00637482"/>
    <w:rsid w:val="006377D8"/>
    <w:rsid w:val="00641C8A"/>
    <w:rsid w:val="00643CB2"/>
    <w:rsid w:val="00645FED"/>
    <w:rsid w:val="00647C84"/>
    <w:rsid w:val="00647E27"/>
    <w:rsid w:val="00647EFD"/>
    <w:rsid w:val="0065007C"/>
    <w:rsid w:val="006502A5"/>
    <w:rsid w:val="00650592"/>
    <w:rsid w:val="00650B49"/>
    <w:rsid w:val="006517C2"/>
    <w:rsid w:val="00651C69"/>
    <w:rsid w:val="00653139"/>
    <w:rsid w:val="006542B2"/>
    <w:rsid w:val="0065503C"/>
    <w:rsid w:val="00656F62"/>
    <w:rsid w:val="006603BC"/>
    <w:rsid w:val="00660B74"/>
    <w:rsid w:val="00662328"/>
    <w:rsid w:val="00662945"/>
    <w:rsid w:val="00662D49"/>
    <w:rsid w:val="00663671"/>
    <w:rsid w:val="0066389E"/>
    <w:rsid w:val="006639A9"/>
    <w:rsid w:val="00663EE5"/>
    <w:rsid w:val="00664477"/>
    <w:rsid w:val="00665E22"/>
    <w:rsid w:val="006664E4"/>
    <w:rsid w:val="00666ABB"/>
    <w:rsid w:val="00667225"/>
    <w:rsid w:val="00667AEB"/>
    <w:rsid w:val="0067067A"/>
    <w:rsid w:val="00670947"/>
    <w:rsid w:val="00672091"/>
    <w:rsid w:val="00674378"/>
    <w:rsid w:val="00674DA9"/>
    <w:rsid w:val="00675CC8"/>
    <w:rsid w:val="00676AE2"/>
    <w:rsid w:val="0067713A"/>
    <w:rsid w:val="00677B41"/>
    <w:rsid w:val="00681664"/>
    <w:rsid w:val="006818CF"/>
    <w:rsid w:val="00681CDC"/>
    <w:rsid w:val="006849BA"/>
    <w:rsid w:val="00684AF7"/>
    <w:rsid w:val="00684C3C"/>
    <w:rsid w:val="00684FED"/>
    <w:rsid w:val="00685D3F"/>
    <w:rsid w:val="00691751"/>
    <w:rsid w:val="00692627"/>
    <w:rsid w:val="00694066"/>
    <w:rsid w:val="006966AE"/>
    <w:rsid w:val="006A1A6B"/>
    <w:rsid w:val="006A25D3"/>
    <w:rsid w:val="006A3776"/>
    <w:rsid w:val="006A487E"/>
    <w:rsid w:val="006A52F6"/>
    <w:rsid w:val="006A651E"/>
    <w:rsid w:val="006B06D3"/>
    <w:rsid w:val="006B0E95"/>
    <w:rsid w:val="006B1AA5"/>
    <w:rsid w:val="006B21BA"/>
    <w:rsid w:val="006B478F"/>
    <w:rsid w:val="006B4954"/>
    <w:rsid w:val="006B54B9"/>
    <w:rsid w:val="006B6010"/>
    <w:rsid w:val="006B71BE"/>
    <w:rsid w:val="006B77D9"/>
    <w:rsid w:val="006C1181"/>
    <w:rsid w:val="006C1CA3"/>
    <w:rsid w:val="006C2E16"/>
    <w:rsid w:val="006C3CAC"/>
    <w:rsid w:val="006C4793"/>
    <w:rsid w:val="006C4B1A"/>
    <w:rsid w:val="006C5FAD"/>
    <w:rsid w:val="006C624A"/>
    <w:rsid w:val="006C7366"/>
    <w:rsid w:val="006D0A05"/>
    <w:rsid w:val="006D1686"/>
    <w:rsid w:val="006D27B0"/>
    <w:rsid w:val="006D44E5"/>
    <w:rsid w:val="006D470D"/>
    <w:rsid w:val="006D68D7"/>
    <w:rsid w:val="006E16EE"/>
    <w:rsid w:val="006E2A58"/>
    <w:rsid w:val="006E303C"/>
    <w:rsid w:val="006E37A8"/>
    <w:rsid w:val="006E39AB"/>
    <w:rsid w:val="006E3B0F"/>
    <w:rsid w:val="006E50B0"/>
    <w:rsid w:val="006F0521"/>
    <w:rsid w:val="006F0DE7"/>
    <w:rsid w:val="006F135E"/>
    <w:rsid w:val="006F1561"/>
    <w:rsid w:val="006F256D"/>
    <w:rsid w:val="006F325F"/>
    <w:rsid w:val="006F3FC6"/>
    <w:rsid w:val="006F43E0"/>
    <w:rsid w:val="006F454D"/>
    <w:rsid w:val="006F5162"/>
    <w:rsid w:val="006F7787"/>
    <w:rsid w:val="00700C6A"/>
    <w:rsid w:val="00701222"/>
    <w:rsid w:val="007018CC"/>
    <w:rsid w:val="0070228C"/>
    <w:rsid w:val="00702A46"/>
    <w:rsid w:val="007044C9"/>
    <w:rsid w:val="00705322"/>
    <w:rsid w:val="007064A3"/>
    <w:rsid w:val="00706A4F"/>
    <w:rsid w:val="00707390"/>
    <w:rsid w:val="00710034"/>
    <w:rsid w:val="007123E1"/>
    <w:rsid w:val="007124DD"/>
    <w:rsid w:val="007128A7"/>
    <w:rsid w:val="0071471C"/>
    <w:rsid w:val="00715896"/>
    <w:rsid w:val="00715A72"/>
    <w:rsid w:val="00715BB4"/>
    <w:rsid w:val="00715C19"/>
    <w:rsid w:val="00715F35"/>
    <w:rsid w:val="00717011"/>
    <w:rsid w:val="00717666"/>
    <w:rsid w:val="00717AD6"/>
    <w:rsid w:val="00720F2F"/>
    <w:rsid w:val="007222A9"/>
    <w:rsid w:val="007244F6"/>
    <w:rsid w:val="00725544"/>
    <w:rsid w:val="00725CC9"/>
    <w:rsid w:val="007321DF"/>
    <w:rsid w:val="0073249C"/>
    <w:rsid w:val="0073330B"/>
    <w:rsid w:val="00733609"/>
    <w:rsid w:val="00735314"/>
    <w:rsid w:val="00736536"/>
    <w:rsid w:val="00736B34"/>
    <w:rsid w:val="00740311"/>
    <w:rsid w:val="007407FF"/>
    <w:rsid w:val="00740D93"/>
    <w:rsid w:val="007418ED"/>
    <w:rsid w:val="00745E8C"/>
    <w:rsid w:val="00746472"/>
    <w:rsid w:val="00747362"/>
    <w:rsid w:val="00753DF1"/>
    <w:rsid w:val="00754CEB"/>
    <w:rsid w:val="00754FC6"/>
    <w:rsid w:val="00757EE9"/>
    <w:rsid w:val="0076063A"/>
    <w:rsid w:val="00760C23"/>
    <w:rsid w:val="00761581"/>
    <w:rsid w:val="00762142"/>
    <w:rsid w:val="0076426E"/>
    <w:rsid w:val="00764399"/>
    <w:rsid w:val="00765E77"/>
    <w:rsid w:val="007668A2"/>
    <w:rsid w:val="00767FD1"/>
    <w:rsid w:val="00770038"/>
    <w:rsid w:val="0077214E"/>
    <w:rsid w:val="007725FF"/>
    <w:rsid w:val="00772D2E"/>
    <w:rsid w:val="0077308A"/>
    <w:rsid w:val="00777052"/>
    <w:rsid w:val="007803C4"/>
    <w:rsid w:val="00782613"/>
    <w:rsid w:val="0078469B"/>
    <w:rsid w:val="00784F9C"/>
    <w:rsid w:val="007855E1"/>
    <w:rsid w:val="0078669D"/>
    <w:rsid w:val="0078684E"/>
    <w:rsid w:val="0078A977"/>
    <w:rsid w:val="00792F59"/>
    <w:rsid w:val="00793511"/>
    <w:rsid w:val="007941D3"/>
    <w:rsid w:val="00795F81"/>
    <w:rsid w:val="00796478"/>
    <w:rsid w:val="007968AB"/>
    <w:rsid w:val="007977E9"/>
    <w:rsid w:val="00797966"/>
    <w:rsid w:val="007A166E"/>
    <w:rsid w:val="007A348D"/>
    <w:rsid w:val="007A4D76"/>
    <w:rsid w:val="007A503F"/>
    <w:rsid w:val="007A5601"/>
    <w:rsid w:val="007A599F"/>
    <w:rsid w:val="007A5CBA"/>
    <w:rsid w:val="007B01C9"/>
    <w:rsid w:val="007B16C1"/>
    <w:rsid w:val="007B44AE"/>
    <w:rsid w:val="007B59B0"/>
    <w:rsid w:val="007B6032"/>
    <w:rsid w:val="007B6738"/>
    <w:rsid w:val="007B6855"/>
    <w:rsid w:val="007B694F"/>
    <w:rsid w:val="007C1A84"/>
    <w:rsid w:val="007C2568"/>
    <w:rsid w:val="007C36EC"/>
    <w:rsid w:val="007C40C7"/>
    <w:rsid w:val="007C49D7"/>
    <w:rsid w:val="007C4B9C"/>
    <w:rsid w:val="007C5705"/>
    <w:rsid w:val="007C6D55"/>
    <w:rsid w:val="007C7BAE"/>
    <w:rsid w:val="007D03B1"/>
    <w:rsid w:val="007D0B03"/>
    <w:rsid w:val="007D229D"/>
    <w:rsid w:val="007D32A4"/>
    <w:rsid w:val="007D44A1"/>
    <w:rsid w:val="007D51F1"/>
    <w:rsid w:val="007D62D4"/>
    <w:rsid w:val="007D7F6E"/>
    <w:rsid w:val="007E1394"/>
    <w:rsid w:val="007E2031"/>
    <w:rsid w:val="007E3EBC"/>
    <w:rsid w:val="007F16EA"/>
    <w:rsid w:val="007F2373"/>
    <w:rsid w:val="007F2529"/>
    <w:rsid w:val="007F2A3E"/>
    <w:rsid w:val="007F2F9B"/>
    <w:rsid w:val="007F46FC"/>
    <w:rsid w:val="007F624E"/>
    <w:rsid w:val="007F6BFD"/>
    <w:rsid w:val="007F7E1E"/>
    <w:rsid w:val="007F7FAB"/>
    <w:rsid w:val="00801F79"/>
    <w:rsid w:val="00802F34"/>
    <w:rsid w:val="00803799"/>
    <w:rsid w:val="00807460"/>
    <w:rsid w:val="00807942"/>
    <w:rsid w:val="00812ED9"/>
    <w:rsid w:val="00813329"/>
    <w:rsid w:val="0081392E"/>
    <w:rsid w:val="00814D87"/>
    <w:rsid w:val="00815E57"/>
    <w:rsid w:val="00816D64"/>
    <w:rsid w:val="00821E64"/>
    <w:rsid w:val="00821F8D"/>
    <w:rsid w:val="00823B75"/>
    <w:rsid w:val="00823EB4"/>
    <w:rsid w:val="00825CDF"/>
    <w:rsid w:val="008265A5"/>
    <w:rsid w:val="008271BF"/>
    <w:rsid w:val="00827A89"/>
    <w:rsid w:val="00830740"/>
    <w:rsid w:val="00830DB0"/>
    <w:rsid w:val="00831108"/>
    <w:rsid w:val="00831EBC"/>
    <w:rsid w:val="008335CA"/>
    <w:rsid w:val="00833D54"/>
    <w:rsid w:val="00835ADF"/>
    <w:rsid w:val="0083633A"/>
    <w:rsid w:val="00836884"/>
    <w:rsid w:val="00837EA3"/>
    <w:rsid w:val="0084039C"/>
    <w:rsid w:val="008406E4"/>
    <w:rsid w:val="008410C7"/>
    <w:rsid w:val="008414F2"/>
    <w:rsid w:val="00841605"/>
    <w:rsid w:val="00843654"/>
    <w:rsid w:val="00844599"/>
    <w:rsid w:val="0084460C"/>
    <w:rsid w:val="008461FA"/>
    <w:rsid w:val="008464F2"/>
    <w:rsid w:val="00846855"/>
    <w:rsid w:val="00847954"/>
    <w:rsid w:val="00851136"/>
    <w:rsid w:val="00851633"/>
    <w:rsid w:val="00851D6D"/>
    <w:rsid w:val="00854399"/>
    <w:rsid w:val="00854F9A"/>
    <w:rsid w:val="008563E5"/>
    <w:rsid w:val="00856438"/>
    <w:rsid w:val="0085670F"/>
    <w:rsid w:val="00857477"/>
    <w:rsid w:val="00862F70"/>
    <w:rsid w:val="00863E7B"/>
    <w:rsid w:val="00864FEB"/>
    <w:rsid w:val="00865C87"/>
    <w:rsid w:val="0086613C"/>
    <w:rsid w:val="0086751C"/>
    <w:rsid w:val="00870C90"/>
    <w:rsid w:val="00872797"/>
    <w:rsid w:val="008740BB"/>
    <w:rsid w:val="008752F8"/>
    <w:rsid w:val="00875663"/>
    <w:rsid w:val="00875A43"/>
    <w:rsid w:val="00876204"/>
    <w:rsid w:val="00876455"/>
    <w:rsid w:val="008778E4"/>
    <w:rsid w:val="008810CF"/>
    <w:rsid w:val="00881341"/>
    <w:rsid w:val="00881465"/>
    <w:rsid w:val="00881586"/>
    <w:rsid w:val="00883104"/>
    <w:rsid w:val="00883180"/>
    <w:rsid w:val="00884715"/>
    <w:rsid w:val="0088578C"/>
    <w:rsid w:val="008870EA"/>
    <w:rsid w:val="00887A92"/>
    <w:rsid w:val="00890AB9"/>
    <w:rsid w:val="00891B0C"/>
    <w:rsid w:val="008945F5"/>
    <w:rsid w:val="0089661F"/>
    <w:rsid w:val="008979B8"/>
    <w:rsid w:val="00897E58"/>
    <w:rsid w:val="008A07F2"/>
    <w:rsid w:val="008A0E15"/>
    <w:rsid w:val="008A0EC4"/>
    <w:rsid w:val="008A153E"/>
    <w:rsid w:val="008A1893"/>
    <w:rsid w:val="008A34D8"/>
    <w:rsid w:val="008A571D"/>
    <w:rsid w:val="008A5B48"/>
    <w:rsid w:val="008A78E1"/>
    <w:rsid w:val="008B0ADA"/>
    <w:rsid w:val="008B11FF"/>
    <w:rsid w:val="008B19CD"/>
    <w:rsid w:val="008B1B33"/>
    <w:rsid w:val="008B1E68"/>
    <w:rsid w:val="008B35C2"/>
    <w:rsid w:val="008B3D53"/>
    <w:rsid w:val="008B4731"/>
    <w:rsid w:val="008B4745"/>
    <w:rsid w:val="008B498A"/>
    <w:rsid w:val="008B4D26"/>
    <w:rsid w:val="008B553A"/>
    <w:rsid w:val="008B7A1A"/>
    <w:rsid w:val="008C1A7C"/>
    <w:rsid w:val="008C2149"/>
    <w:rsid w:val="008C26B7"/>
    <w:rsid w:val="008C2DD2"/>
    <w:rsid w:val="008C4EB2"/>
    <w:rsid w:val="008C6358"/>
    <w:rsid w:val="008C6BAD"/>
    <w:rsid w:val="008C70D8"/>
    <w:rsid w:val="008C7B1C"/>
    <w:rsid w:val="008D079A"/>
    <w:rsid w:val="008D1ABC"/>
    <w:rsid w:val="008D347D"/>
    <w:rsid w:val="008D428B"/>
    <w:rsid w:val="008D5301"/>
    <w:rsid w:val="008D544C"/>
    <w:rsid w:val="008D6174"/>
    <w:rsid w:val="008D6F6F"/>
    <w:rsid w:val="008E1BB2"/>
    <w:rsid w:val="008E297A"/>
    <w:rsid w:val="008E29A3"/>
    <w:rsid w:val="008E35BD"/>
    <w:rsid w:val="008E4625"/>
    <w:rsid w:val="008E5CE3"/>
    <w:rsid w:val="008E6719"/>
    <w:rsid w:val="008E70AD"/>
    <w:rsid w:val="008E7E3D"/>
    <w:rsid w:val="008F0C31"/>
    <w:rsid w:val="008F20AD"/>
    <w:rsid w:val="008F2766"/>
    <w:rsid w:val="008F54EB"/>
    <w:rsid w:val="008F597B"/>
    <w:rsid w:val="008F7B43"/>
    <w:rsid w:val="009011A1"/>
    <w:rsid w:val="009025F4"/>
    <w:rsid w:val="0090384B"/>
    <w:rsid w:val="0090478B"/>
    <w:rsid w:val="00906285"/>
    <w:rsid w:val="00906315"/>
    <w:rsid w:val="00907F7E"/>
    <w:rsid w:val="0091030F"/>
    <w:rsid w:val="00910357"/>
    <w:rsid w:val="00910D54"/>
    <w:rsid w:val="00910FB1"/>
    <w:rsid w:val="009113E5"/>
    <w:rsid w:val="009142CD"/>
    <w:rsid w:val="009142E7"/>
    <w:rsid w:val="00914980"/>
    <w:rsid w:val="00914D4C"/>
    <w:rsid w:val="00916E69"/>
    <w:rsid w:val="00917A9D"/>
    <w:rsid w:val="009223A0"/>
    <w:rsid w:val="00922EA6"/>
    <w:rsid w:val="00922FA4"/>
    <w:rsid w:val="00923119"/>
    <w:rsid w:val="0092394F"/>
    <w:rsid w:val="0092422D"/>
    <w:rsid w:val="00924DDF"/>
    <w:rsid w:val="00925DC1"/>
    <w:rsid w:val="0092645B"/>
    <w:rsid w:val="009272EC"/>
    <w:rsid w:val="00927326"/>
    <w:rsid w:val="00927F98"/>
    <w:rsid w:val="00930254"/>
    <w:rsid w:val="00931F3A"/>
    <w:rsid w:val="00932C04"/>
    <w:rsid w:val="00932C7E"/>
    <w:rsid w:val="009340A9"/>
    <w:rsid w:val="00934C33"/>
    <w:rsid w:val="00934D65"/>
    <w:rsid w:val="00934E55"/>
    <w:rsid w:val="00936FA8"/>
    <w:rsid w:val="00937292"/>
    <w:rsid w:val="009409C7"/>
    <w:rsid w:val="00942F2B"/>
    <w:rsid w:val="00943F1B"/>
    <w:rsid w:val="0094573C"/>
    <w:rsid w:val="00947CFF"/>
    <w:rsid w:val="00950530"/>
    <w:rsid w:val="00951995"/>
    <w:rsid w:val="00951ACA"/>
    <w:rsid w:val="00952A2E"/>
    <w:rsid w:val="0095407E"/>
    <w:rsid w:val="00954FC7"/>
    <w:rsid w:val="009560B4"/>
    <w:rsid w:val="009567AA"/>
    <w:rsid w:val="0096127E"/>
    <w:rsid w:val="00961A58"/>
    <w:rsid w:val="00961AA6"/>
    <w:rsid w:val="00963072"/>
    <w:rsid w:val="009636CF"/>
    <w:rsid w:val="00963838"/>
    <w:rsid w:val="00963C86"/>
    <w:rsid w:val="00964B6D"/>
    <w:rsid w:val="00965479"/>
    <w:rsid w:val="009661BF"/>
    <w:rsid w:val="0096635F"/>
    <w:rsid w:val="00966EA1"/>
    <w:rsid w:val="00967F08"/>
    <w:rsid w:val="00967F9C"/>
    <w:rsid w:val="009701ED"/>
    <w:rsid w:val="00970AC9"/>
    <w:rsid w:val="00970CBA"/>
    <w:rsid w:val="0097171E"/>
    <w:rsid w:val="009735C7"/>
    <w:rsid w:val="009754E1"/>
    <w:rsid w:val="0097588E"/>
    <w:rsid w:val="00977C2C"/>
    <w:rsid w:val="00981CEC"/>
    <w:rsid w:val="0098248C"/>
    <w:rsid w:val="0098356B"/>
    <w:rsid w:val="009846AA"/>
    <w:rsid w:val="00984FC1"/>
    <w:rsid w:val="00985FFC"/>
    <w:rsid w:val="0098606B"/>
    <w:rsid w:val="009871B8"/>
    <w:rsid w:val="00990201"/>
    <w:rsid w:val="009908BA"/>
    <w:rsid w:val="00990E4D"/>
    <w:rsid w:val="00992FD3"/>
    <w:rsid w:val="00993EAB"/>
    <w:rsid w:val="0099414C"/>
    <w:rsid w:val="009942A5"/>
    <w:rsid w:val="00994386"/>
    <w:rsid w:val="00995B2F"/>
    <w:rsid w:val="00997B59"/>
    <w:rsid w:val="009A2744"/>
    <w:rsid w:val="009A293E"/>
    <w:rsid w:val="009A441B"/>
    <w:rsid w:val="009A4FE5"/>
    <w:rsid w:val="009B0920"/>
    <w:rsid w:val="009B0BB1"/>
    <w:rsid w:val="009B20E8"/>
    <w:rsid w:val="009B2DFC"/>
    <w:rsid w:val="009B322B"/>
    <w:rsid w:val="009B40C5"/>
    <w:rsid w:val="009B4698"/>
    <w:rsid w:val="009B5951"/>
    <w:rsid w:val="009B5FBE"/>
    <w:rsid w:val="009B70B1"/>
    <w:rsid w:val="009B7AF2"/>
    <w:rsid w:val="009C19CA"/>
    <w:rsid w:val="009C2B61"/>
    <w:rsid w:val="009C3373"/>
    <w:rsid w:val="009C358D"/>
    <w:rsid w:val="009C469B"/>
    <w:rsid w:val="009C47F7"/>
    <w:rsid w:val="009C4EB4"/>
    <w:rsid w:val="009C58DE"/>
    <w:rsid w:val="009C597F"/>
    <w:rsid w:val="009C6445"/>
    <w:rsid w:val="009C7754"/>
    <w:rsid w:val="009D01D7"/>
    <w:rsid w:val="009D03E6"/>
    <w:rsid w:val="009D08AE"/>
    <w:rsid w:val="009D0A9A"/>
    <w:rsid w:val="009D0F75"/>
    <w:rsid w:val="009D2FA8"/>
    <w:rsid w:val="009D40BC"/>
    <w:rsid w:val="009D47DA"/>
    <w:rsid w:val="009D5F1E"/>
    <w:rsid w:val="009D6353"/>
    <w:rsid w:val="009D6E83"/>
    <w:rsid w:val="009D7063"/>
    <w:rsid w:val="009D7C94"/>
    <w:rsid w:val="009E042A"/>
    <w:rsid w:val="009E13F4"/>
    <w:rsid w:val="009E1818"/>
    <w:rsid w:val="009E281C"/>
    <w:rsid w:val="009E3B67"/>
    <w:rsid w:val="009E41C6"/>
    <w:rsid w:val="009E49E0"/>
    <w:rsid w:val="009E4F40"/>
    <w:rsid w:val="009E55BB"/>
    <w:rsid w:val="009E6079"/>
    <w:rsid w:val="009F0962"/>
    <w:rsid w:val="009F1F2D"/>
    <w:rsid w:val="009F21FB"/>
    <w:rsid w:val="009F24ED"/>
    <w:rsid w:val="009F5A4C"/>
    <w:rsid w:val="009F5E54"/>
    <w:rsid w:val="009F7743"/>
    <w:rsid w:val="009F79EB"/>
    <w:rsid w:val="009F7C15"/>
    <w:rsid w:val="009F7D52"/>
    <w:rsid w:val="009F7D7C"/>
    <w:rsid w:val="00A0029A"/>
    <w:rsid w:val="00A0157D"/>
    <w:rsid w:val="00A01785"/>
    <w:rsid w:val="00A035F7"/>
    <w:rsid w:val="00A035FE"/>
    <w:rsid w:val="00A0432C"/>
    <w:rsid w:val="00A0523E"/>
    <w:rsid w:val="00A07AA0"/>
    <w:rsid w:val="00A07AF0"/>
    <w:rsid w:val="00A07E67"/>
    <w:rsid w:val="00A1013E"/>
    <w:rsid w:val="00A10510"/>
    <w:rsid w:val="00A10944"/>
    <w:rsid w:val="00A11BD1"/>
    <w:rsid w:val="00A11E0D"/>
    <w:rsid w:val="00A12A99"/>
    <w:rsid w:val="00A13BEE"/>
    <w:rsid w:val="00A14E3D"/>
    <w:rsid w:val="00A152B4"/>
    <w:rsid w:val="00A1672C"/>
    <w:rsid w:val="00A16E97"/>
    <w:rsid w:val="00A17ABF"/>
    <w:rsid w:val="00A20B0E"/>
    <w:rsid w:val="00A218A2"/>
    <w:rsid w:val="00A22A8D"/>
    <w:rsid w:val="00A231FC"/>
    <w:rsid w:val="00A2523C"/>
    <w:rsid w:val="00A265EB"/>
    <w:rsid w:val="00A26F22"/>
    <w:rsid w:val="00A27DC1"/>
    <w:rsid w:val="00A27F9D"/>
    <w:rsid w:val="00A3086C"/>
    <w:rsid w:val="00A30AEF"/>
    <w:rsid w:val="00A31E3F"/>
    <w:rsid w:val="00A322C8"/>
    <w:rsid w:val="00A37682"/>
    <w:rsid w:val="00A40D8C"/>
    <w:rsid w:val="00A41423"/>
    <w:rsid w:val="00A41A3B"/>
    <w:rsid w:val="00A41AF0"/>
    <w:rsid w:val="00A41E68"/>
    <w:rsid w:val="00A42887"/>
    <w:rsid w:val="00A448FD"/>
    <w:rsid w:val="00A458E8"/>
    <w:rsid w:val="00A474C8"/>
    <w:rsid w:val="00A5040F"/>
    <w:rsid w:val="00A5153A"/>
    <w:rsid w:val="00A5315F"/>
    <w:rsid w:val="00A5335D"/>
    <w:rsid w:val="00A53BD5"/>
    <w:rsid w:val="00A53CA7"/>
    <w:rsid w:val="00A54D10"/>
    <w:rsid w:val="00A56DFE"/>
    <w:rsid w:val="00A57A91"/>
    <w:rsid w:val="00A601FF"/>
    <w:rsid w:val="00A6085E"/>
    <w:rsid w:val="00A64B21"/>
    <w:rsid w:val="00A66F96"/>
    <w:rsid w:val="00A6781C"/>
    <w:rsid w:val="00A7127E"/>
    <w:rsid w:val="00A71FDB"/>
    <w:rsid w:val="00A72FBA"/>
    <w:rsid w:val="00A7366D"/>
    <w:rsid w:val="00A76323"/>
    <w:rsid w:val="00A76784"/>
    <w:rsid w:val="00A769D7"/>
    <w:rsid w:val="00A76F9D"/>
    <w:rsid w:val="00A809B2"/>
    <w:rsid w:val="00A81247"/>
    <w:rsid w:val="00A82AA9"/>
    <w:rsid w:val="00A82FE5"/>
    <w:rsid w:val="00A8458A"/>
    <w:rsid w:val="00A85C11"/>
    <w:rsid w:val="00A8658E"/>
    <w:rsid w:val="00A90840"/>
    <w:rsid w:val="00A9111A"/>
    <w:rsid w:val="00A9271B"/>
    <w:rsid w:val="00A93040"/>
    <w:rsid w:val="00A932B0"/>
    <w:rsid w:val="00A948E1"/>
    <w:rsid w:val="00A95DA4"/>
    <w:rsid w:val="00A966B9"/>
    <w:rsid w:val="00A96AC8"/>
    <w:rsid w:val="00A9702E"/>
    <w:rsid w:val="00AA0860"/>
    <w:rsid w:val="00AA11FB"/>
    <w:rsid w:val="00AA1957"/>
    <w:rsid w:val="00AA196F"/>
    <w:rsid w:val="00AA2290"/>
    <w:rsid w:val="00AA2693"/>
    <w:rsid w:val="00AA3402"/>
    <w:rsid w:val="00AA4E09"/>
    <w:rsid w:val="00AA51F4"/>
    <w:rsid w:val="00AA60A9"/>
    <w:rsid w:val="00AA7B8D"/>
    <w:rsid w:val="00AB04EE"/>
    <w:rsid w:val="00AB0C74"/>
    <w:rsid w:val="00AB2436"/>
    <w:rsid w:val="00AB3178"/>
    <w:rsid w:val="00AB33EA"/>
    <w:rsid w:val="00AB3695"/>
    <w:rsid w:val="00AB4035"/>
    <w:rsid w:val="00AB4115"/>
    <w:rsid w:val="00AB4827"/>
    <w:rsid w:val="00AB4FE7"/>
    <w:rsid w:val="00AB61EE"/>
    <w:rsid w:val="00AC0703"/>
    <w:rsid w:val="00AC077F"/>
    <w:rsid w:val="00AC1338"/>
    <w:rsid w:val="00AC1AD8"/>
    <w:rsid w:val="00AC3FD5"/>
    <w:rsid w:val="00AC4219"/>
    <w:rsid w:val="00AC4BF4"/>
    <w:rsid w:val="00AC5399"/>
    <w:rsid w:val="00AC54E1"/>
    <w:rsid w:val="00AC56D6"/>
    <w:rsid w:val="00AC60E9"/>
    <w:rsid w:val="00AC7E4E"/>
    <w:rsid w:val="00AC7E9B"/>
    <w:rsid w:val="00AD2379"/>
    <w:rsid w:val="00AD612C"/>
    <w:rsid w:val="00AD77FB"/>
    <w:rsid w:val="00AE0BD9"/>
    <w:rsid w:val="00AE182A"/>
    <w:rsid w:val="00AE3C58"/>
    <w:rsid w:val="00AE42A5"/>
    <w:rsid w:val="00AE451F"/>
    <w:rsid w:val="00AE4E89"/>
    <w:rsid w:val="00AE6417"/>
    <w:rsid w:val="00AE7535"/>
    <w:rsid w:val="00AF29F9"/>
    <w:rsid w:val="00AF2BDE"/>
    <w:rsid w:val="00AF4407"/>
    <w:rsid w:val="00AF4835"/>
    <w:rsid w:val="00AF57C5"/>
    <w:rsid w:val="00AF5C93"/>
    <w:rsid w:val="00AF6275"/>
    <w:rsid w:val="00AF65F2"/>
    <w:rsid w:val="00AF76A6"/>
    <w:rsid w:val="00B0053A"/>
    <w:rsid w:val="00B00C59"/>
    <w:rsid w:val="00B012AB"/>
    <w:rsid w:val="00B04480"/>
    <w:rsid w:val="00B04786"/>
    <w:rsid w:val="00B050DC"/>
    <w:rsid w:val="00B05446"/>
    <w:rsid w:val="00B05874"/>
    <w:rsid w:val="00B05D93"/>
    <w:rsid w:val="00B07371"/>
    <w:rsid w:val="00B077FB"/>
    <w:rsid w:val="00B1037F"/>
    <w:rsid w:val="00B11645"/>
    <w:rsid w:val="00B11D93"/>
    <w:rsid w:val="00B11DB5"/>
    <w:rsid w:val="00B12A79"/>
    <w:rsid w:val="00B12E87"/>
    <w:rsid w:val="00B161DA"/>
    <w:rsid w:val="00B17AAB"/>
    <w:rsid w:val="00B21295"/>
    <w:rsid w:val="00B21C62"/>
    <w:rsid w:val="00B22208"/>
    <w:rsid w:val="00B22A52"/>
    <w:rsid w:val="00B2346E"/>
    <w:rsid w:val="00B23CC3"/>
    <w:rsid w:val="00B2575A"/>
    <w:rsid w:val="00B2591B"/>
    <w:rsid w:val="00B26CAF"/>
    <w:rsid w:val="00B27492"/>
    <w:rsid w:val="00B27B84"/>
    <w:rsid w:val="00B30C93"/>
    <w:rsid w:val="00B32202"/>
    <w:rsid w:val="00B3264E"/>
    <w:rsid w:val="00B32EB4"/>
    <w:rsid w:val="00B336F8"/>
    <w:rsid w:val="00B35222"/>
    <w:rsid w:val="00B35319"/>
    <w:rsid w:val="00B36D1C"/>
    <w:rsid w:val="00B37BAD"/>
    <w:rsid w:val="00B40054"/>
    <w:rsid w:val="00B40AD9"/>
    <w:rsid w:val="00B42AC9"/>
    <w:rsid w:val="00B42D30"/>
    <w:rsid w:val="00B438CD"/>
    <w:rsid w:val="00B459AE"/>
    <w:rsid w:val="00B46B92"/>
    <w:rsid w:val="00B47566"/>
    <w:rsid w:val="00B505FE"/>
    <w:rsid w:val="00B50C6A"/>
    <w:rsid w:val="00B5378C"/>
    <w:rsid w:val="00B542FF"/>
    <w:rsid w:val="00B56C49"/>
    <w:rsid w:val="00B57B41"/>
    <w:rsid w:val="00B60777"/>
    <w:rsid w:val="00B61351"/>
    <w:rsid w:val="00B617FD"/>
    <w:rsid w:val="00B62CCF"/>
    <w:rsid w:val="00B63538"/>
    <w:rsid w:val="00B63932"/>
    <w:rsid w:val="00B63F7C"/>
    <w:rsid w:val="00B65576"/>
    <w:rsid w:val="00B66B15"/>
    <w:rsid w:val="00B71F7C"/>
    <w:rsid w:val="00B72625"/>
    <w:rsid w:val="00B72F79"/>
    <w:rsid w:val="00B74CF0"/>
    <w:rsid w:val="00B74D09"/>
    <w:rsid w:val="00B7538C"/>
    <w:rsid w:val="00B76AEA"/>
    <w:rsid w:val="00B76CDD"/>
    <w:rsid w:val="00B77DC9"/>
    <w:rsid w:val="00B813E7"/>
    <w:rsid w:val="00B8233B"/>
    <w:rsid w:val="00B82EA3"/>
    <w:rsid w:val="00B84349"/>
    <w:rsid w:val="00B86E82"/>
    <w:rsid w:val="00B87CF8"/>
    <w:rsid w:val="00B91B4E"/>
    <w:rsid w:val="00B925A7"/>
    <w:rsid w:val="00B92861"/>
    <w:rsid w:val="00B92A54"/>
    <w:rsid w:val="00B92EC2"/>
    <w:rsid w:val="00B94F74"/>
    <w:rsid w:val="00B95865"/>
    <w:rsid w:val="00B95B11"/>
    <w:rsid w:val="00B95FDB"/>
    <w:rsid w:val="00B96E3E"/>
    <w:rsid w:val="00B9731B"/>
    <w:rsid w:val="00B97388"/>
    <w:rsid w:val="00BA16A3"/>
    <w:rsid w:val="00BA1D2C"/>
    <w:rsid w:val="00BA2723"/>
    <w:rsid w:val="00BA3045"/>
    <w:rsid w:val="00BA4932"/>
    <w:rsid w:val="00BA5510"/>
    <w:rsid w:val="00BA69B2"/>
    <w:rsid w:val="00BB068E"/>
    <w:rsid w:val="00BB0957"/>
    <w:rsid w:val="00BB1B44"/>
    <w:rsid w:val="00BB266E"/>
    <w:rsid w:val="00BB4BA4"/>
    <w:rsid w:val="00BB58FC"/>
    <w:rsid w:val="00BB5987"/>
    <w:rsid w:val="00BB6009"/>
    <w:rsid w:val="00BB6E67"/>
    <w:rsid w:val="00BC0968"/>
    <w:rsid w:val="00BC0F68"/>
    <w:rsid w:val="00BC0FB8"/>
    <w:rsid w:val="00BC1530"/>
    <w:rsid w:val="00BC378D"/>
    <w:rsid w:val="00BC6040"/>
    <w:rsid w:val="00BC7AEC"/>
    <w:rsid w:val="00BD0A3B"/>
    <w:rsid w:val="00BD0C0D"/>
    <w:rsid w:val="00BD16E3"/>
    <w:rsid w:val="00BD26C0"/>
    <w:rsid w:val="00BD312D"/>
    <w:rsid w:val="00BD3CE4"/>
    <w:rsid w:val="00BD50F6"/>
    <w:rsid w:val="00BD55CF"/>
    <w:rsid w:val="00BD59F7"/>
    <w:rsid w:val="00BD7180"/>
    <w:rsid w:val="00BE0DB1"/>
    <w:rsid w:val="00BE195A"/>
    <w:rsid w:val="00BE1D79"/>
    <w:rsid w:val="00BE2542"/>
    <w:rsid w:val="00BE287D"/>
    <w:rsid w:val="00BE335D"/>
    <w:rsid w:val="00BE4484"/>
    <w:rsid w:val="00BE449F"/>
    <w:rsid w:val="00BE5695"/>
    <w:rsid w:val="00BE59F4"/>
    <w:rsid w:val="00BE65B2"/>
    <w:rsid w:val="00BF030B"/>
    <w:rsid w:val="00BF1454"/>
    <w:rsid w:val="00BF2211"/>
    <w:rsid w:val="00BF3A29"/>
    <w:rsid w:val="00BF4ADD"/>
    <w:rsid w:val="00BF6D11"/>
    <w:rsid w:val="00BF6F80"/>
    <w:rsid w:val="00BF785D"/>
    <w:rsid w:val="00BF7CAF"/>
    <w:rsid w:val="00C00538"/>
    <w:rsid w:val="00C0183D"/>
    <w:rsid w:val="00C01E2C"/>
    <w:rsid w:val="00C022BD"/>
    <w:rsid w:val="00C02B89"/>
    <w:rsid w:val="00C05C84"/>
    <w:rsid w:val="00C06834"/>
    <w:rsid w:val="00C117FD"/>
    <w:rsid w:val="00C12F23"/>
    <w:rsid w:val="00C177CF"/>
    <w:rsid w:val="00C2090E"/>
    <w:rsid w:val="00C22C82"/>
    <w:rsid w:val="00C2399E"/>
    <w:rsid w:val="00C27788"/>
    <w:rsid w:val="00C3224E"/>
    <w:rsid w:val="00C34907"/>
    <w:rsid w:val="00C35BAC"/>
    <w:rsid w:val="00C360CB"/>
    <w:rsid w:val="00C401AF"/>
    <w:rsid w:val="00C40C5C"/>
    <w:rsid w:val="00C41512"/>
    <w:rsid w:val="00C428E3"/>
    <w:rsid w:val="00C44A4F"/>
    <w:rsid w:val="00C47974"/>
    <w:rsid w:val="00C50BE5"/>
    <w:rsid w:val="00C5106C"/>
    <w:rsid w:val="00C51E50"/>
    <w:rsid w:val="00C523D7"/>
    <w:rsid w:val="00C53CE1"/>
    <w:rsid w:val="00C54305"/>
    <w:rsid w:val="00C552B2"/>
    <w:rsid w:val="00C556FF"/>
    <w:rsid w:val="00C5662B"/>
    <w:rsid w:val="00C5694E"/>
    <w:rsid w:val="00C63364"/>
    <w:rsid w:val="00C64E73"/>
    <w:rsid w:val="00C652B1"/>
    <w:rsid w:val="00C67890"/>
    <w:rsid w:val="00C70977"/>
    <w:rsid w:val="00C70FDC"/>
    <w:rsid w:val="00C72085"/>
    <w:rsid w:val="00C740F1"/>
    <w:rsid w:val="00C74574"/>
    <w:rsid w:val="00C74864"/>
    <w:rsid w:val="00C74EF2"/>
    <w:rsid w:val="00C754D7"/>
    <w:rsid w:val="00C76EB1"/>
    <w:rsid w:val="00C76F72"/>
    <w:rsid w:val="00C771A7"/>
    <w:rsid w:val="00C77D6D"/>
    <w:rsid w:val="00C82121"/>
    <w:rsid w:val="00C83B68"/>
    <w:rsid w:val="00C83C1D"/>
    <w:rsid w:val="00C83D06"/>
    <w:rsid w:val="00C863C1"/>
    <w:rsid w:val="00C927A5"/>
    <w:rsid w:val="00C93C1F"/>
    <w:rsid w:val="00C941E8"/>
    <w:rsid w:val="00C94268"/>
    <w:rsid w:val="00C96702"/>
    <w:rsid w:val="00C975E5"/>
    <w:rsid w:val="00C978DB"/>
    <w:rsid w:val="00CA0A6B"/>
    <w:rsid w:val="00CA0AD9"/>
    <w:rsid w:val="00CA30D1"/>
    <w:rsid w:val="00CA59FA"/>
    <w:rsid w:val="00CA71D3"/>
    <w:rsid w:val="00CB19AA"/>
    <w:rsid w:val="00CB1C18"/>
    <w:rsid w:val="00CB299C"/>
    <w:rsid w:val="00CB2B1D"/>
    <w:rsid w:val="00CB54A9"/>
    <w:rsid w:val="00CB5E4F"/>
    <w:rsid w:val="00CB693C"/>
    <w:rsid w:val="00CB7A2E"/>
    <w:rsid w:val="00CC0001"/>
    <w:rsid w:val="00CC04EF"/>
    <w:rsid w:val="00CC157D"/>
    <w:rsid w:val="00CC1A4C"/>
    <w:rsid w:val="00CC1FA8"/>
    <w:rsid w:val="00CC2EA6"/>
    <w:rsid w:val="00CC433D"/>
    <w:rsid w:val="00CC44E5"/>
    <w:rsid w:val="00CC5152"/>
    <w:rsid w:val="00CC53F0"/>
    <w:rsid w:val="00CC746E"/>
    <w:rsid w:val="00CC7D46"/>
    <w:rsid w:val="00CD0BF9"/>
    <w:rsid w:val="00CD0FBC"/>
    <w:rsid w:val="00CD2E32"/>
    <w:rsid w:val="00CD33AE"/>
    <w:rsid w:val="00CD34AA"/>
    <w:rsid w:val="00CD3742"/>
    <w:rsid w:val="00CD4355"/>
    <w:rsid w:val="00CD48AE"/>
    <w:rsid w:val="00CD5535"/>
    <w:rsid w:val="00CD56E3"/>
    <w:rsid w:val="00CE07E5"/>
    <w:rsid w:val="00CE1873"/>
    <w:rsid w:val="00CE1AC0"/>
    <w:rsid w:val="00CE1F90"/>
    <w:rsid w:val="00CE2AC7"/>
    <w:rsid w:val="00CE37C5"/>
    <w:rsid w:val="00CE4958"/>
    <w:rsid w:val="00CE4A74"/>
    <w:rsid w:val="00CE5C9E"/>
    <w:rsid w:val="00CE6269"/>
    <w:rsid w:val="00CF12D8"/>
    <w:rsid w:val="00CF1F9E"/>
    <w:rsid w:val="00CF384F"/>
    <w:rsid w:val="00CF404F"/>
    <w:rsid w:val="00CF41B5"/>
    <w:rsid w:val="00CF4E98"/>
    <w:rsid w:val="00CF6361"/>
    <w:rsid w:val="00CF725B"/>
    <w:rsid w:val="00CF79D3"/>
    <w:rsid w:val="00CF7BE0"/>
    <w:rsid w:val="00CF7D57"/>
    <w:rsid w:val="00CFF81C"/>
    <w:rsid w:val="00D00FF9"/>
    <w:rsid w:val="00D01AC5"/>
    <w:rsid w:val="00D01BC5"/>
    <w:rsid w:val="00D01F63"/>
    <w:rsid w:val="00D020FB"/>
    <w:rsid w:val="00D03157"/>
    <w:rsid w:val="00D04DE8"/>
    <w:rsid w:val="00D0667E"/>
    <w:rsid w:val="00D07A07"/>
    <w:rsid w:val="00D07EF4"/>
    <w:rsid w:val="00D123B1"/>
    <w:rsid w:val="00D14452"/>
    <w:rsid w:val="00D17782"/>
    <w:rsid w:val="00D17866"/>
    <w:rsid w:val="00D17FE8"/>
    <w:rsid w:val="00D20D79"/>
    <w:rsid w:val="00D20EDC"/>
    <w:rsid w:val="00D2617C"/>
    <w:rsid w:val="00D26BE4"/>
    <w:rsid w:val="00D305D5"/>
    <w:rsid w:val="00D3113B"/>
    <w:rsid w:val="00D31EDD"/>
    <w:rsid w:val="00D3234F"/>
    <w:rsid w:val="00D334D9"/>
    <w:rsid w:val="00D3371E"/>
    <w:rsid w:val="00D353BD"/>
    <w:rsid w:val="00D360C2"/>
    <w:rsid w:val="00D36948"/>
    <w:rsid w:val="00D37B4C"/>
    <w:rsid w:val="00D418DA"/>
    <w:rsid w:val="00D41E00"/>
    <w:rsid w:val="00D42265"/>
    <w:rsid w:val="00D457A1"/>
    <w:rsid w:val="00D47E1C"/>
    <w:rsid w:val="00D537AC"/>
    <w:rsid w:val="00D53B71"/>
    <w:rsid w:val="00D54BF0"/>
    <w:rsid w:val="00D56D9C"/>
    <w:rsid w:val="00D579F6"/>
    <w:rsid w:val="00D61934"/>
    <w:rsid w:val="00D6267D"/>
    <w:rsid w:val="00D62822"/>
    <w:rsid w:val="00D6293E"/>
    <w:rsid w:val="00D641AD"/>
    <w:rsid w:val="00D64568"/>
    <w:rsid w:val="00D64E1B"/>
    <w:rsid w:val="00D64F53"/>
    <w:rsid w:val="00D66063"/>
    <w:rsid w:val="00D664F9"/>
    <w:rsid w:val="00D67736"/>
    <w:rsid w:val="00D7495E"/>
    <w:rsid w:val="00D777B8"/>
    <w:rsid w:val="00D80983"/>
    <w:rsid w:val="00D81366"/>
    <w:rsid w:val="00D815DC"/>
    <w:rsid w:val="00D81846"/>
    <w:rsid w:val="00D8206E"/>
    <w:rsid w:val="00D84374"/>
    <w:rsid w:val="00D87039"/>
    <w:rsid w:val="00D87732"/>
    <w:rsid w:val="00D9286E"/>
    <w:rsid w:val="00D928B9"/>
    <w:rsid w:val="00D92B23"/>
    <w:rsid w:val="00D937C9"/>
    <w:rsid w:val="00D94215"/>
    <w:rsid w:val="00D9494F"/>
    <w:rsid w:val="00D96182"/>
    <w:rsid w:val="00D96CEA"/>
    <w:rsid w:val="00D979DE"/>
    <w:rsid w:val="00D97C99"/>
    <w:rsid w:val="00DA0760"/>
    <w:rsid w:val="00DA15F0"/>
    <w:rsid w:val="00DA1906"/>
    <w:rsid w:val="00DA2714"/>
    <w:rsid w:val="00DA2EDF"/>
    <w:rsid w:val="00DA30AC"/>
    <w:rsid w:val="00DA41C8"/>
    <w:rsid w:val="00DA4493"/>
    <w:rsid w:val="00DA4CE2"/>
    <w:rsid w:val="00DA4EEA"/>
    <w:rsid w:val="00DA55CF"/>
    <w:rsid w:val="00DA7152"/>
    <w:rsid w:val="00DA7AE6"/>
    <w:rsid w:val="00DB1074"/>
    <w:rsid w:val="00DB1B37"/>
    <w:rsid w:val="00DB3B4D"/>
    <w:rsid w:val="00DB508D"/>
    <w:rsid w:val="00DC088B"/>
    <w:rsid w:val="00DC24CA"/>
    <w:rsid w:val="00DC4F0C"/>
    <w:rsid w:val="00DC51B0"/>
    <w:rsid w:val="00DC5392"/>
    <w:rsid w:val="00DC766C"/>
    <w:rsid w:val="00DC7BC3"/>
    <w:rsid w:val="00DD1F86"/>
    <w:rsid w:val="00DD3B5F"/>
    <w:rsid w:val="00DD3C26"/>
    <w:rsid w:val="00DD68AC"/>
    <w:rsid w:val="00DD7EBC"/>
    <w:rsid w:val="00DE12B2"/>
    <w:rsid w:val="00DE1CCE"/>
    <w:rsid w:val="00DE1E36"/>
    <w:rsid w:val="00DE3999"/>
    <w:rsid w:val="00DE41E6"/>
    <w:rsid w:val="00DE4B78"/>
    <w:rsid w:val="00DE5DCC"/>
    <w:rsid w:val="00DE6807"/>
    <w:rsid w:val="00DE6D3B"/>
    <w:rsid w:val="00DE71A8"/>
    <w:rsid w:val="00DE72C1"/>
    <w:rsid w:val="00DE7C16"/>
    <w:rsid w:val="00DF078C"/>
    <w:rsid w:val="00DF1A71"/>
    <w:rsid w:val="00DF42B7"/>
    <w:rsid w:val="00DF4AC9"/>
    <w:rsid w:val="00DF52B5"/>
    <w:rsid w:val="00DF7ACA"/>
    <w:rsid w:val="00DF7F0C"/>
    <w:rsid w:val="00E032B0"/>
    <w:rsid w:val="00E03A2B"/>
    <w:rsid w:val="00E04A4E"/>
    <w:rsid w:val="00E05598"/>
    <w:rsid w:val="00E1037A"/>
    <w:rsid w:val="00E112BF"/>
    <w:rsid w:val="00E13C7B"/>
    <w:rsid w:val="00E151EF"/>
    <w:rsid w:val="00E15ED9"/>
    <w:rsid w:val="00E1744F"/>
    <w:rsid w:val="00E2023E"/>
    <w:rsid w:val="00E20495"/>
    <w:rsid w:val="00E211B7"/>
    <w:rsid w:val="00E22174"/>
    <w:rsid w:val="00E25759"/>
    <w:rsid w:val="00E264F2"/>
    <w:rsid w:val="00E26E8E"/>
    <w:rsid w:val="00E27121"/>
    <w:rsid w:val="00E27124"/>
    <w:rsid w:val="00E27736"/>
    <w:rsid w:val="00E30E15"/>
    <w:rsid w:val="00E317C6"/>
    <w:rsid w:val="00E3256E"/>
    <w:rsid w:val="00E331A7"/>
    <w:rsid w:val="00E33D85"/>
    <w:rsid w:val="00E340DC"/>
    <w:rsid w:val="00E34C19"/>
    <w:rsid w:val="00E35726"/>
    <w:rsid w:val="00E37BF5"/>
    <w:rsid w:val="00E416BF"/>
    <w:rsid w:val="00E41DE1"/>
    <w:rsid w:val="00E423D4"/>
    <w:rsid w:val="00E4325A"/>
    <w:rsid w:val="00E43527"/>
    <w:rsid w:val="00E43924"/>
    <w:rsid w:val="00E4393C"/>
    <w:rsid w:val="00E44CFA"/>
    <w:rsid w:val="00E45097"/>
    <w:rsid w:val="00E4649B"/>
    <w:rsid w:val="00E46A4E"/>
    <w:rsid w:val="00E477C5"/>
    <w:rsid w:val="00E506EF"/>
    <w:rsid w:val="00E53EF4"/>
    <w:rsid w:val="00E54762"/>
    <w:rsid w:val="00E55A0C"/>
    <w:rsid w:val="00E55C97"/>
    <w:rsid w:val="00E55F02"/>
    <w:rsid w:val="00E569B8"/>
    <w:rsid w:val="00E56DB3"/>
    <w:rsid w:val="00E57261"/>
    <w:rsid w:val="00E627A6"/>
    <w:rsid w:val="00E628CC"/>
    <w:rsid w:val="00E63E78"/>
    <w:rsid w:val="00E642FD"/>
    <w:rsid w:val="00E64EA4"/>
    <w:rsid w:val="00E67853"/>
    <w:rsid w:val="00E72B3E"/>
    <w:rsid w:val="00E7325B"/>
    <w:rsid w:val="00E76222"/>
    <w:rsid w:val="00E77E29"/>
    <w:rsid w:val="00E8039D"/>
    <w:rsid w:val="00E80D89"/>
    <w:rsid w:val="00E813EF"/>
    <w:rsid w:val="00E81508"/>
    <w:rsid w:val="00E8406F"/>
    <w:rsid w:val="00E86EFE"/>
    <w:rsid w:val="00E879E1"/>
    <w:rsid w:val="00E87DF7"/>
    <w:rsid w:val="00E914DC"/>
    <w:rsid w:val="00E92C21"/>
    <w:rsid w:val="00E94472"/>
    <w:rsid w:val="00E94660"/>
    <w:rsid w:val="00E9481E"/>
    <w:rsid w:val="00E958BC"/>
    <w:rsid w:val="00E969DE"/>
    <w:rsid w:val="00EA0128"/>
    <w:rsid w:val="00EA09A3"/>
    <w:rsid w:val="00EA174E"/>
    <w:rsid w:val="00EA2436"/>
    <w:rsid w:val="00EA283D"/>
    <w:rsid w:val="00EA2C6F"/>
    <w:rsid w:val="00EA4AA5"/>
    <w:rsid w:val="00EA54BD"/>
    <w:rsid w:val="00EA65D9"/>
    <w:rsid w:val="00EA68F6"/>
    <w:rsid w:val="00EA6BC1"/>
    <w:rsid w:val="00EA6C09"/>
    <w:rsid w:val="00EA74B6"/>
    <w:rsid w:val="00EB133C"/>
    <w:rsid w:val="00EB1782"/>
    <w:rsid w:val="00EB1FFA"/>
    <w:rsid w:val="00EB22AE"/>
    <w:rsid w:val="00EB2AD9"/>
    <w:rsid w:val="00EB52FC"/>
    <w:rsid w:val="00EC04DE"/>
    <w:rsid w:val="00EC05B8"/>
    <w:rsid w:val="00EC1A31"/>
    <w:rsid w:val="00EC4209"/>
    <w:rsid w:val="00EC64C4"/>
    <w:rsid w:val="00EC7B51"/>
    <w:rsid w:val="00ED04D0"/>
    <w:rsid w:val="00ED45BC"/>
    <w:rsid w:val="00ED4C13"/>
    <w:rsid w:val="00ED59A9"/>
    <w:rsid w:val="00ED6EBF"/>
    <w:rsid w:val="00ED726E"/>
    <w:rsid w:val="00ED7A93"/>
    <w:rsid w:val="00EE05CF"/>
    <w:rsid w:val="00EE08A6"/>
    <w:rsid w:val="00EE106C"/>
    <w:rsid w:val="00EE1FFE"/>
    <w:rsid w:val="00EE5529"/>
    <w:rsid w:val="00EE6623"/>
    <w:rsid w:val="00EE66D1"/>
    <w:rsid w:val="00EF3812"/>
    <w:rsid w:val="00EF46B7"/>
    <w:rsid w:val="00EF7AD0"/>
    <w:rsid w:val="00F0103B"/>
    <w:rsid w:val="00F02DB3"/>
    <w:rsid w:val="00F044D6"/>
    <w:rsid w:val="00F06F3E"/>
    <w:rsid w:val="00F10E84"/>
    <w:rsid w:val="00F10F36"/>
    <w:rsid w:val="00F13ED7"/>
    <w:rsid w:val="00F1427B"/>
    <w:rsid w:val="00F15E9A"/>
    <w:rsid w:val="00F15FDF"/>
    <w:rsid w:val="00F163F5"/>
    <w:rsid w:val="00F16D1D"/>
    <w:rsid w:val="00F1798E"/>
    <w:rsid w:val="00F17D13"/>
    <w:rsid w:val="00F20545"/>
    <w:rsid w:val="00F20F69"/>
    <w:rsid w:val="00F21042"/>
    <w:rsid w:val="00F21427"/>
    <w:rsid w:val="00F21F31"/>
    <w:rsid w:val="00F2208E"/>
    <w:rsid w:val="00F2511C"/>
    <w:rsid w:val="00F26662"/>
    <w:rsid w:val="00F31550"/>
    <w:rsid w:val="00F3155A"/>
    <w:rsid w:val="00F33248"/>
    <w:rsid w:val="00F334AA"/>
    <w:rsid w:val="00F34F27"/>
    <w:rsid w:val="00F35380"/>
    <w:rsid w:val="00F35ED3"/>
    <w:rsid w:val="00F35FD3"/>
    <w:rsid w:val="00F36BF9"/>
    <w:rsid w:val="00F37162"/>
    <w:rsid w:val="00F378AA"/>
    <w:rsid w:val="00F37FD6"/>
    <w:rsid w:val="00F4016D"/>
    <w:rsid w:val="00F40B18"/>
    <w:rsid w:val="00F40DF1"/>
    <w:rsid w:val="00F4106A"/>
    <w:rsid w:val="00F42794"/>
    <w:rsid w:val="00F43F0E"/>
    <w:rsid w:val="00F4514C"/>
    <w:rsid w:val="00F4577B"/>
    <w:rsid w:val="00F461BE"/>
    <w:rsid w:val="00F4796B"/>
    <w:rsid w:val="00F50E6B"/>
    <w:rsid w:val="00F51712"/>
    <w:rsid w:val="00F54556"/>
    <w:rsid w:val="00F54F7D"/>
    <w:rsid w:val="00F55C33"/>
    <w:rsid w:val="00F56025"/>
    <w:rsid w:val="00F5617B"/>
    <w:rsid w:val="00F577DD"/>
    <w:rsid w:val="00F5799B"/>
    <w:rsid w:val="00F60009"/>
    <w:rsid w:val="00F6344C"/>
    <w:rsid w:val="00F65506"/>
    <w:rsid w:val="00F65747"/>
    <w:rsid w:val="00F659BD"/>
    <w:rsid w:val="00F67111"/>
    <w:rsid w:val="00F67BE5"/>
    <w:rsid w:val="00F700CD"/>
    <w:rsid w:val="00F70EBD"/>
    <w:rsid w:val="00F71182"/>
    <w:rsid w:val="00F7361E"/>
    <w:rsid w:val="00F7545D"/>
    <w:rsid w:val="00F7734E"/>
    <w:rsid w:val="00F8235A"/>
    <w:rsid w:val="00F82EEF"/>
    <w:rsid w:val="00F83C3C"/>
    <w:rsid w:val="00F841D2"/>
    <w:rsid w:val="00F858A5"/>
    <w:rsid w:val="00F85A2C"/>
    <w:rsid w:val="00F86849"/>
    <w:rsid w:val="00F932D8"/>
    <w:rsid w:val="00F93E56"/>
    <w:rsid w:val="00F96047"/>
    <w:rsid w:val="00F97E69"/>
    <w:rsid w:val="00FA60F7"/>
    <w:rsid w:val="00FA7705"/>
    <w:rsid w:val="00FB137A"/>
    <w:rsid w:val="00FB15F6"/>
    <w:rsid w:val="00FB2A13"/>
    <w:rsid w:val="00FB2B55"/>
    <w:rsid w:val="00FB54AA"/>
    <w:rsid w:val="00FB5504"/>
    <w:rsid w:val="00FB5832"/>
    <w:rsid w:val="00FB6E82"/>
    <w:rsid w:val="00FB752E"/>
    <w:rsid w:val="00FB75C6"/>
    <w:rsid w:val="00FC000B"/>
    <w:rsid w:val="00FC087B"/>
    <w:rsid w:val="00FC17C6"/>
    <w:rsid w:val="00FC1AE6"/>
    <w:rsid w:val="00FC1B97"/>
    <w:rsid w:val="00FC2AFA"/>
    <w:rsid w:val="00FC3125"/>
    <w:rsid w:val="00FC5D94"/>
    <w:rsid w:val="00FC61E8"/>
    <w:rsid w:val="00FC7214"/>
    <w:rsid w:val="00FC7EBD"/>
    <w:rsid w:val="00FD08AF"/>
    <w:rsid w:val="00FD25A2"/>
    <w:rsid w:val="00FD2C34"/>
    <w:rsid w:val="00FD35B0"/>
    <w:rsid w:val="00FD3777"/>
    <w:rsid w:val="00FD3946"/>
    <w:rsid w:val="00FD4086"/>
    <w:rsid w:val="00FD4FA3"/>
    <w:rsid w:val="00FD5BE4"/>
    <w:rsid w:val="00FE1181"/>
    <w:rsid w:val="00FE2938"/>
    <w:rsid w:val="00FE3190"/>
    <w:rsid w:val="00FE3962"/>
    <w:rsid w:val="00FE4851"/>
    <w:rsid w:val="00FE4D5B"/>
    <w:rsid w:val="00FE77E5"/>
    <w:rsid w:val="00FF165C"/>
    <w:rsid w:val="00FF3C1B"/>
    <w:rsid w:val="00FF5BFB"/>
    <w:rsid w:val="00FF6054"/>
    <w:rsid w:val="00FF6C0B"/>
    <w:rsid w:val="00FF734F"/>
    <w:rsid w:val="00FF7366"/>
    <w:rsid w:val="011B671C"/>
    <w:rsid w:val="01D645F2"/>
    <w:rsid w:val="01EF344E"/>
    <w:rsid w:val="021FA669"/>
    <w:rsid w:val="0229F9B7"/>
    <w:rsid w:val="025ACFCB"/>
    <w:rsid w:val="0342352E"/>
    <w:rsid w:val="03DB0523"/>
    <w:rsid w:val="04542800"/>
    <w:rsid w:val="0509EB80"/>
    <w:rsid w:val="051C0C12"/>
    <w:rsid w:val="0526D510"/>
    <w:rsid w:val="05A3FF10"/>
    <w:rsid w:val="05D6F434"/>
    <w:rsid w:val="060B556A"/>
    <w:rsid w:val="062AB47C"/>
    <w:rsid w:val="06AFEB60"/>
    <w:rsid w:val="06E2FFD9"/>
    <w:rsid w:val="07405D42"/>
    <w:rsid w:val="0775B83F"/>
    <w:rsid w:val="079EE3AA"/>
    <w:rsid w:val="07BC2A85"/>
    <w:rsid w:val="0888FC83"/>
    <w:rsid w:val="08E48B1E"/>
    <w:rsid w:val="0997B5BD"/>
    <w:rsid w:val="09DF619E"/>
    <w:rsid w:val="0A1FCB97"/>
    <w:rsid w:val="0A366148"/>
    <w:rsid w:val="0ACB2ED1"/>
    <w:rsid w:val="0AE68F1B"/>
    <w:rsid w:val="0B063486"/>
    <w:rsid w:val="0B9BA63A"/>
    <w:rsid w:val="0C6439D0"/>
    <w:rsid w:val="0C926B4B"/>
    <w:rsid w:val="0CCD0A0E"/>
    <w:rsid w:val="0D0C8120"/>
    <w:rsid w:val="0D31E6F5"/>
    <w:rsid w:val="0D59DCF5"/>
    <w:rsid w:val="0D78252A"/>
    <w:rsid w:val="0E22C0E9"/>
    <w:rsid w:val="0E270EA1"/>
    <w:rsid w:val="0E5D4728"/>
    <w:rsid w:val="0ED8A4CC"/>
    <w:rsid w:val="0EE256E0"/>
    <w:rsid w:val="0F971810"/>
    <w:rsid w:val="0FABE954"/>
    <w:rsid w:val="106987B7"/>
    <w:rsid w:val="11AF634B"/>
    <w:rsid w:val="12892A6B"/>
    <w:rsid w:val="1298E995"/>
    <w:rsid w:val="12DF8E07"/>
    <w:rsid w:val="13378F6A"/>
    <w:rsid w:val="13A12879"/>
    <w:rsid w:val="13DAB48F"/>
    <w:rsid w:val="14A45E74"/>
    <w:rsid w:val="14B40816"/>
    <w:rsid w:val="1515C609"/>
    <w:rsid w:val="15727B5A"/>
    <w:rsid w:val="15C55321"/>
    <w:rsid w:val="15D4A0F3"/>
    <w:rsid w:val="1671DA2A"/>
    <w:rsid w:val="16D9D6F0"/>
    <w:rsid w:val="17B022B7"/>
    <w:rsid w:val="1809998A"/>
    <w:rsid w:val="182D555F"/>
    <w:rsid w:val="1853FE23"/>
    <w:rsid w:val="187C8722"/>
    <w:rsid w:val="196E2674"/>
    <w:rsid w:val="19A569EB"/>
    <w:rsid w:val="1A472605"/>
    <w:rsid w:val="1AE0D30D"/>
    <w:rsid w:val="1AFCFDDF"/>
    <w:rsid w:val="1B155873"/>
    <w:rsid w:val="1B413A4C"/>
    <w:rsid w:val="1B73B77C"/>
    <w:rsid w:val="1CA93000"/>
    <w:rsid w:val="1E12170F"/>
    <w:rsid w:val="1E7E107F"/>
    <w:rsid w:val="1E88EE95"/>
    <w:rsid w:val="1E903A0B"/>
    <w:rsid w:val="1EEBC8A6"/>
    <w:rsid w:val="1F01AF02"/>
    <w:rsid w:val="1F81EC34"/>
    <w:rsid w:val="1FFBB2EB"/>
    <w:rsid w:val="2006847F"/>
    <w:rsid w:val="202B4ABB"/>
    <w:rsid w:val="20DCD1E5"/>
    <w:rsid w:val="20E9BDFF"/>
    <w:rsid w:val="2104D092"/>
    <w:rsid w:val="21EFBF18"/>
    <w:rsid w:val="22C394E3"/>
    <w:rsid w:val="22CF19AF"/>
    <w:rsid w:val="234B8F2A"/>
    <w:rsid w:val="23C2121F"/>
    <w:rsid w:val="246C8104"/>
    <w:rsid w:val="24837E4F"/>
    <w:rsid w:val="2598AE83"/>
    <w:rsid w:val="25B5A73E"/>
    <w:rsid w:val="261B21D2"/>
    <w:rsid w:val="269F251B"/>
    <w:rsid w:val="270451F7"/>
    <w:rsid w:val="2786BCB6"/>
    <w:rsid w:val="27E2AFF8"/>
    <w:rsid w:val="28A620F5"/>
    <w:rsid w:val="29D04475"/>
    <w:rsid w:val="2AC7CE46"/>
    <w:rsid w:val="2B27396B"/>
    <w:rsid w:val="2B46FF93"/>
    <w:rsid w:val="2C17465C"/>
    <w:rsid w:val="2C36A125"/>
    <w:rsid w:val="2C639EA7"/>
    <w:rsid w:val="2D498B06"/>
    <w:rsid w:val="2D5ED194"/>
    <w:rsid w:val="2D97DEEE"/>
    <w:rsid w:val="2DE45C40"/>
    <w:rsid w:val="2ED6CB25"/>
    <w:rsid w:val="2F340743"/>
    <w:rsid w:val="2F6CBE8A"/>
    <w:rsid w:val="2FCBF8C0"/>
    <w:rsid w:val="2FFE74FB"/>
    <w:rsid w:val="300BED00"/>
    <w:rsid w:val="30A8962D"/>
    <w:rsid w:val="31917FC4"/>
    <w:rsid w:val="3228D984"/>
    <w:rsid w:val="322ABAD3"/>
    <w:rsid w:val="33F6BEF5"/>
    <w:rsid w:val="343CE396"/>
    <w:rsid w:val="362FF68B"/>
    <w:rsid w:val="363B3A44"/>
    <w:rsid w:val="36A76BC0"/>
    <w:rsid w:val="371FAF89"/>
    <w:rsid w:val="3784CEA3"/>
    <w:rsid w:val="3889C3D4"/>
    <w:rsid w:val="39F339D3"/>
    <w:rsid w:val="3A70806F"/>
    <w:rsid w:val="3A785C2F"/>
    <w:rsid w:val="3AEDC709"/>
    <w:rsid w:val="3B0238BE"/>
    <w:rsid w:val="3B7DAE4C"/>
    <w:rsid w:val="3B9C99A1"/>
    <w:rsid w:val="3C908CD0"/>
    <w:rsid w:val="3D9060E4"/>
    <w:rsid w:val="3DA112D0"/>
    <w:rsid w:val="3F4BFC30"/>
    <w:rsid w:val="3F7312F0"/>
    <w:rsid w:val="40BDAB44"/>
    <w:rsid w:val="4149C1AB"/>
    <w:rsid w:val="4169F25E"/>
    <w:rsid w:val="41A0DC37"/>
    <w:rsid w:val="42405F0F"/>
    <w:rsid w:val="4298C479"/>
    <w:rsid w:val="42A321F2"/>
    <w:rsid w:val="430F08B8"/>
    <w:rsid w:val="4375459C"/>
    <w:rsid w:val="437EA79C"/>
    <w:rsid w:val="443D1AE0"/>
    <w:rsid w:val="45CAF27F"/>
    <w:rsid w:val="460CBA53"/>
    <w:rsid w:val="4615AAEA"/>
    <w:rsid w:val="469E3707"/>
    <w:rsid w:val="4768E433"/>
    <w:rsid w:val="47AF3F3A"/>
    <w:rsid w:val="48D94293"/>
    <w:rsid w:val="4949E4B4"/>
    <w:rsid w:val="497230D3"/>
    <w:rsid w:val="4AB52108"/>
    <w:rsid w:val="4B01C4DC"/>
    <w:rsid w:val="4B5DE29C"/>
    <w:rsid w:val="4B971DC8"/>
    <w:rsid w:val="4BE0F732"/>
    <w:rsid w:val="4BF10E34"/>
    <w:rsid w:val="4BF2D7B5"/>
    <w:rsid w:val="4CBF9B97"/>
    <w:rsid w:val="4CFE80AD"/>
    <w:rsid w:val="4D1A3A3C"/>
    <w:rsid w:val="4D988CC9"/>
    <w:rsid w:val="4DABC86E"/>
    <w:rsid w:val="4E1AA4C2"/>
    <w:rsid w:val="4E7CC2E5"/>
    <w:rsid w:val="4FFFB954"/>
    <w:rsid w:val="503D71AE"/>
    <w:rsid w:val="5059A392"/>
    <w:rsid w:val="51C8709C"/>
    <w:rsid w:val="524462F3"/>
    <w:rsid w:val="524A7C42"/>
    <w:rsid w:val="53560114"/>
    <w:rsid w:val="5388336A"/>
    <w:rsid w:val="53E6FEA0"/>
    <w:rsid w:val="5434324F"/>
    <w:rsid w:val="54AE134B"/>
    <w:rsid w:val="55580A9E"/>
    <w:rsid w:val="55CE0A72"/>
    <w:rsid w:val="55E1ECF3"/>
    <w:rsid w:val="56167DE2"/>
    <w:rsid w:val="56364748"/>
    <w:rsid w:val="5692F010"/>
    <w:rsid w:val="57117DFE"/>
    <w:rsid w:val="57537F95"/>
    <w:rsid w:val="58D8163A"/>
    <w:rsid w:val="59386556"/>
    <w:rsid w:val="59ADB390"/>
    <w:rsid w:val="5AC108BD"/>
    <w:rsid w:val="5BD4B069"/>
    <w:rsid w:val="5C1F68D4"/>
    <w:rsid w:val="5C668F08"/>
    <w:rsid w:val="5CA7F4F1"/>
    <w:rsid w:val="5D4C4CEE"/>
    <w:rsid w:val="5DDB27CA"/>
    <w:rsid w:val="5DE94AC0"/>
    <w:rsid w:val="5E267BAC"/>
    <w:rsid w:val="5ED7E3AF"/>
    <w:rsid w:val="5F491ECC"/>
    <w:rsid w:val="5F856A01"/>
    <w:rsid w:val="5FAB2837"/>
    <w:rsid w:val="606AA7E9"/>
    <w:rsid w:val="60731C98"/>
    <w:rsid w:val="6119BCF7"/>
    <w:rsid w:val="614E9700"/>
    <w:rsid w:val="614F41A9"/>
    <w:rsid w:val="619C0A88"/>
    <w:rsid w:val="61A54F3C"/>
    <w:rsid w:val="61C1E767"/>
    <w:rsid w:val="62955D5B"/>
    <w:rsid w:val="62A062BB"/>
    <w:rsid w:val="62B58D58"/>
    <w:rsid w:val="63B89E32"/>
    <w:rsid w:val="63D85254"/>
    <w:rsid w:val="648BA25B"/>
    <w:rsid w:val="64BEC299"/>
    <w:rsid w:val="66BAA585"/>
    <w:rsid w:val="6755E6D0"/>
    <w:rsid w:val="675FB938"/>
    <w:rsid w:val="678DEA0D"/>
    <w:rsid w:val="67925D97"/>
    <w:rsid w:val="6831D097"/>
    <w:rsid w:val="68382329"/>
    <w:rsid w:val="68E496A8"/>
    <w:rsid w:val="690DC5ED"/>
    <w:rsid w:val="69A03C55"/>
    <w:rsid w:val="69C450AA"/>
    <w:rsid w:val="69FB1B60"/>
    <w:rsid w:val="6A206D5B"/>
    <w:rsid w:val="6AE83E25"/>
    <w:rsid w:val="6B187960"/>
    <w:rsid w:val="6B956516"/>
    <w:rsid w:val="6C295E0F"/>
    <w:rsid w:val="6CA25610"/>
    <w:rsid w:val="6CA88CC5"/>
    <w:rsid w:val="6D4909B9"/>
    <w:rsid w:val="6D64C0F3"/>
    <w:rsid w:val="6D98B87F"/>
    <w:rsid w:val="6E381F61"/>
    <w:rsid w:val="6E39AD4B"/>
    <w:rsid w:val="6ED6D489"/>
    <w:rsid w:val="6FD181E0"/>
    <w:rsid w:val="700735F0"/>
    <w:rsid w:val="7030FD79"/>
    <w:rsid w:val="70B30A6D"/>
    <w:rsid w:val="70F04207"/>
    <w:rsid w:val="7100F64F"/>
    <w:rsid w:val="71179E4A"/>
    <w:rsid w:val="7131AFA6"/>
    <w:rsid w:val="723DD670"/>
    <w:rsid w:val="72669BFE"/>
    <w:rsid w:val="72C4D585"/>
    <w:rsid w:val="73ABC42A"/>
    <w:rsid w:val="73EAAB2F"/>
    <w:rsid w:val="75262DD0"/>
    <w:rsid w:val="75867B90"/>
    <w:rsid w:val="759E3CC0"/>
    <w:rsid w:val="75FD96A0"/>
    <w:rsid w:val="7659645D"/>
    <w:rsid w:val="773C37DC"/>
    <w:rsid w:val="77A0D854"/>
    <w:rsid w:val="77D32D72"/>
    <w:rsid w:val="78426C83"/>
    <w:rsid w:val="7853467E"/>
    <w:rsid w:val="788C15AC"/>
    <w:rsid w:val="78CEE6E1"/>
    <w:rsid w:val="78EBEF6B"/>
    <w:rsid w:val="790987D2"/>
    <w:rsid w:val="794D4FD1"/>
    <w:rsid w:val="796893E9"/>
    <w:rsid w:val="79B2820B"/>
    <w:rsid w:val="79C25C1C"/>
    <w:rsid w:val="79E2103E"/>
    <w:rsid w:val="7A0B5E6E"/>
    <w:rsid w:val="7AB554C6"/>
    <w:rsid w:val="7B888CE0"/>
    <w:rsid w:val="7BD53D02"/>
    <w:rsid w:val="7C073705"/>
    <w:rsid w:val="7CB254B0"/>
    <w:rsid w:val="7E07A093"/>
    <w:rsid w:val="7E27F2FF"/>
    <w:rsid w:val="7E920130"/>
    <w:rsid w:val="7F210173"/>
    <w:rsid w:val="7F30EF9A"/>
    <w:rsid w:val="7F690D50"/>
    <w:rsid w:val="7F88DC6D"/>
    <w:rsid w:val="7F935F13"/>
    <w:rsid w:val="7F98F95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51346"/>
  <w15:chartTrackingRefBased/>
  <w15:docId w15:val="{97D0E6C9-A4E2-476B-A0BD-9AD839E83D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A1D2C"/>
    <w:pPr>
      <w:spacing w:after="0" w:line="240" w:lineRule="auto"/>
    </w:pPr>
    <w:rPr>
      <w:rFonts w:ascii="Arial" w:hAnsi="Arial" w:eastAsia="Times New Roman" w:cs="Arial"/>
      <w:sz w:val="20"/>
      <w:szCs w:val="20"/>
      <w:lang w:val="en-AU" w:eastAsia="en-AU"/>
    </w:rPr>
  </w:style>
  <w:style w:type="paragraph" w:styleId="Heading1">
    <w:name w:val="heading 1"/>
    <w:aliases w:val="Normal1,contents,h1,H1,Part,fmsheading1,h11,h1 Char,II+ Char,I Char,1 Char,H1 Char,H11 Char,H12 Char,H13 Char,H14 Char,H15 Char,H16 Char,H17 Char,temp Char,l1 Char,Head1 Char,Head Char,Numbered Char,nu Char,Level 1 Head Char,Header 1 Char"/>
    <w:basedOn w:val="Normal"/>
    <w:next w:val="Normal"/>
    <w:link w:val="Heading1Char"/>
    <w:uiPriority w:val="99"/>
    <w:qFormat/>
    <w:rsid w:val="00F96047"/>
    <w:pPr>
      <w:keepNext/>
      <w:pageBreakBefore/>
      <w:numPr>
        <w:numId w:val="2"/>
      </w:numPr>
      <w:outlineLvl w:val="0"/>
    </w:pPr>
    <w:rPr>
      <w:b/>
      <w:bCs/>
      <w:sz w:val="28"/>
      <w:szCs w:val="28"/>
      <w:lang w:eastAsia="en-US"/>
    </w:rPr>
  </w:style>
  <w:style w:type="paragraph" w:styleId="Heading2">
    <w:name w:val="heading 2"/>
    <w:aliases w:val="Normal2,h2,Intro Text Bold,heading 2,2,Header 2,l2,Level 2 Head,H2,Chapter Title,fmsheading2,h21,Heading 2 Char1 Char,Heading 2 Char Char Char,h2 Char Char Char,A Char Char Char,2 Char Char Char,H2 Char Char Char,l2 Char Char Char,Lev 2 Ch"/>
    <w:basedOn w:val="Normal"/>
    <w:next w:val="Normal"/>
    <w:link w:val="Heading2Char"/>
    <w:uiPriority w:val="99"/>
    <w:qFormat/>
    <w:rsid w:val="00F96047"/>
    <w:pPr>
      <w:keepNext/>
      <w:numPr>
        <w:ilvl w:val="1"/>
        <w:numId w:val="2"/>
      </w:numPr>
      <w:spacing w:before="120" w:after="60"/>
      <w:outlineLvl w:val="1"/>
    </w:pPr>
    <w:rPr>
      <w:b/>
      <w:bCs/>
      <w:lang w:val="en-GB" w:eastAsia="en-US"/>
    </w:rPr>
  </w:style>
  <w:style w:type="paragraph" w:styleId="Heading3">
    <w:name w:val="heading 3"/>
    <w:aliases w:val="Normal3,underlined Heading,h3,H3,heading 3,Section,fmsheading3,13,Level-3 heading,heading3,3,Heading 3 Char3,TF-Overskrift 3 Char,subhead Char,1. Char,l3 Char,CT Char,Head3 Char,Level 3 Head Char,alltoc Char,Table3 Char,Heading 3 Char Char"/>
    <w:basedOn w:val="Normal"/>
    <w:next w:val="Normal"/>
    <w:link w:val="Heading3Char"/>
    <w:uiPriority w:val="99"/>
    <w:qFormat/>
    <w:rsid w:val="00F96047"/>
    <w:pPr>
      <w:keepNext/>
      <w:numPr>
        <w:ilvl w:val="2"/>
        <w:numId w:val="2"/>
      </w:numPr>
      <w:spacing w:before="120" w:after="60"/>
      <w:outlineLvl w:val="2"/>
    </w:pPr>
    <w:rPr>
      <w:b/>
      <w:bCs/>
      <w:lang w:eastAsia="en-US"/>
    </w:rPr>
  </w:style>
  <w:style w:type="paragraph" w:styleId="Heading4">
    <w:name w:val="heading 4"/>
    <w:aliases w:val="Normal4,a,h4,Map Title,4,Heading 4 Char3,Heading 4 Char2 Char1,Heading 4 Char1 Char Char1,Map Title Char Char Char1,h4 Char Char Char1,a. Char Char Char1,4 Char Char Char1,l4 Char Char Char1,I4 Char Char Char1,Head4 Char Char Char1"/>
    <w:basedOn w:val="Normal"/>
    <w:next w:val="Normal"/>
    <w:link w:val="Heading4Char"/>
    <w:uiPriority w:val="99"/>
    <w:qFormat/>
    <w:rsid w:val="00F96047"/>
    <w:pPr>
      <w:keepNext/>
      <w:numPr>
        <w:ilvl w:val="3"/>
        <w:numId w:val="2"/>
      </w:numPr>
      <w:spacing w:before="240" w:after="60"/>
      <w:outlineLvl w:val="3"/>
    </w:pPr>
    <w:rPr>
      <w:b/>
      <w:lang w:val="en-US" w:eastAsia="en-US"/>
    </w:rPr>
  </w:style>
  <w:style w:type="paragraph" w:styleId="Heading5">
    <w:name w:val="heading 5"/>
    <w:aliases w:val="Normal5,5,Block Label,h5,l5,Head5,Level 5,Atty Info 3,Level 51,not set up (5)"/>
    <w:basedOn w:val="Normal"/>
    <w:next w:val="Normal"/>
    <w:link w:val="Heading5Char"/>
    <w:uiPriority w:val="99"/>
    <w:qFormat/>
    <w:rsid w:val="00F96047"/>
    <w:pPr>
      <w:numPr>
        <w:ilvl w:val="4"/>
        <w:numId w:val="2"/>
      </w:numPr>
      <w:spacing w:before="240" w:after="60"/>
      <w:outlineLvl w:val="4"/>
    </w:pPr>
    <w:rPr>
      <w:iCs/>
      <w:lang w:val="en-US" w:eastAsia="en-US"/>
    </w:rPr>
  </w:style>
  <w:style w:type="paragraph" w:styleId="Heading6">
    <w:name w:val="heading 6"/>
    <w:aliases w:val="Normal6,heading6,Legal Level 1."/>
    <w:basedOn w:val="ListParagraph"/>
    <w:next w:val="Normal"/>
    <w:link w:val="Heading6Char"/>
    <w:uiPriority w:val="99"/>
    <w:qFormat/>
    <w:rsid w:val="00F96047"/>
    <w:pPr>
      <w:numPr>
        <w:ilvl w:val="5"/>
        <w:numId w:val="2"/>
      </w:numPr>
      <w:tabs>
        <w:tab w:val="left" w:pos="397"/>
        <w:tab w:val="left" w:pos="964"/>
      </w:tabs>
      <w:spacing w:before="60" w:after="60"/>
      <w:outlineLvl w:val="5"/>
    </w:pPr>
    <w:rPr>
      <w:rFonts w:cs="Times New Roman"/>
      <w:szCs w:val="24"/>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93C1F"/>
    <w:pPr>
      <w:tabs>
        <w:tab w:val="center" w:pos="4513"/>
        <w:tab w:val="right" w:pos="9026"/>
      </w:tabs>
    </w:pPr>
  </w:style>
  <w:style w:type="character" w:styleId="HeaderChar" w:customStyle="1">
    <w:name w:val="Header Char"/>
    <w:basedOn w:val="DefaultParagraphFont"/>
    <w:link w:val="Header"/>
    <w:uiPriority w:val="99"/>
    <w:rsid w:val="00C93C1F"/>
    <w:rPr>
      <w:rFonts w:ascii="Arial" w:hAnsi="Arial" w:eastAsia="Times New Roman" w:cs="Arial"/>
      <w:sz w:val="20"/>
      <w:szCs w:val="20"/>
      <w:lang w:val="en-AU" w:eastAsia="en-AU"/>
    </w:rPr>
  </w:style>
  <w:style w:type="paragraph" w:styleId="Footer">
    <w:name w:val="footer"/>
    <w:basedOn w:val="Normal"/>
    <w:link w:val="FooterChar"/>
    <w:unhideWhenUsed/>
    <w:rsid w:val="00C93C1F"/>
    <w:pPr>
      <w:tabs>
        <w:tab w:val="center" w:pos="4513"/>
        <w:tab w:val="right" w:pos="9026"/>
      </w:tabs>
    </w:pPr>
  </w:style>
  <w:style w:type="character" w:styleId="FooterChar" w:customStyle="1">
    <w:name w:val="Footer Char"/>
    <w:basedOn w:val="DefaultParagraphFont"/>
    <w:link w:val="Footer"/>
    <w:uiPriority w:val="99"/>
    <w:rsid w:val="00C93C1F"/>
    <w:rPr>
      <w:rFonts w:ascii="Arial" w:hAnsi="Arial" w:eastAsia="Times New Roman" w:cs="Arial"/>
      <w:sz w:val="20"/>
      <w:szCs w:val="20"/>
      <w:lang w:val="en-AU" w:eastAsia="en-AU"/>
    </w:rPr>
  </w:style>
  <w:style w:type="paragraph" w:styleId="BodyTextIndent">
    <w:name w:val="Body Text Indent"/>
    <w:link w:val="BodyTextIndentChar"/>
    <w:rsid w:val="00D0667E"/>
    <w:pPr>
      <w:spacing w:after="0" w:line="240" w:lineRule="auto"/>
      <w:ind w:left="2563"/>
    </w:pPr>
    <w:rPr>
      <w:rFonts w:ascii="Arial" w:hAnsi="Arial" w:eastAsia="Times New Roman" w:cs="Times New Roman"/>
      <w:szCs w:val="20"/>
    </w:rPr>
  </w:style>
  <w:style w:type="character" w:styleId="BodyTextIndentChar" w:customStyle="1">
    <w:name w:val="Body Text Indent Char"/>
    <w:basedOn w:val="DefaultParagraphFont"/>
    <w:link w:val="BodyTextIndent"/>
    <w:rsid w:val="00D0667E"/>
    <w:rPr>
      <w:rFonts w:ascii="Arial" w:hAnsi="Arial" w:eastAsia="Times New Roman" w:cs="Times New Roman"/>
      <w:szCs w:val="20"/>
    </w:rPr>
  </w:style>
  <w:style w:type="character" w:styleId="Heading1Char" w:customStyle="1">
    <w:name w:val="Heading 1 Char"/>
    <w:aliases w:val="Normal1 Char,contents Char,h1 Char1,H1 Char1,Part Char,fmsheading1 Char,h11 Char,h1 Char Char,II+ Char Char,I Char Char,1 Char Char,H1 Char Char,H11 Char Char,H12 Char Char,H13 Char Char,H14 Char Char,H15 Char Char,H16 Char Char"/>
    <w:basedOn w:val="DefaultParagraphFont"/>
    <w:link w:val="Heading1"/>
    <w:uiPriority w:val="99"/>
    <w:rsid w:val="00F96047"/>
    <w:rPr>
      <w:rFonts w:ascii="Arial" w:hAnsi="Arial" w:eastAsia="Times New Roman" w:cs="Arial"/>
      <w:b/>
      <w:bCs/>
      <w:sz w:val="28"/>
      <w:szCs w:val="28"/>
      <w:lang w:val="en-AU"/>
    </w:rPr>
  </w:style>
  <w:style w:type="character" w:styleId="Heading2Char" w:customStyle="1">
    <w:name w:val="Heading 2 Char"/>
    <w:aliases w:val="Normal2 Char,h2 Char,Intro Text Bold Char,heading 2 Char,2 Char,Header 2 Char,l2 Char,Level 2 Head Char,H2 Char,Chapter Title Char,fmsheading2 Char,h21 Char,Heading 2 Char1 Char Char,Heading 2 Char Char Char Char,h2 Char Char Char Char"/>
    <w:basedOn w:val="DefaultParagraphFont"/>
    <w:link w:val="Heading2"/>
    <w:uiPriority w:val="99"/>
    <w:rsid w:val="00F96047"/>
    <w:rPr>
      <w:rFonts w:ascii="Arial" w:hAnsi="Arial" w:eastAsia="Times New Roman" w:cs="Arial"/>
      <w:b/>
      <w:bCs/>
      <w:sz w:val="20"/>
      <w:szCs w:val="20"/>
    </w:rPr>
  </w:style>
  <w:style w:type="character" w:styleId="Heading3Char" w:customStyle="1">
    <w:name w:val="Heading 3 Char"/>
    <w:aliases w:val="Normal3 Char,underlined Heading Char,h3 Char,H3 Char,heading 3 Char,Section Char,fmsheading3 Char,13 Char,Level-3 heading Char,heading3 Char,3 Char,Heading 3 Char3 Char,TF-Overskrift 3 Char Char,subhead Char Char,1. Char Char,l3 Char Char"/>
    <w:basedOn w:val="DefaultParagraphFont"/>
    <w:link w:val="Heading3"/>
    <w:uiPriority w:val="99"/>
    <w:rsid w:val="00F96047"/>
    <w:rPr>
      <w:rFonts w:ascii="Arial" w:hAnsi="Arial" w:eastAsia="Times New Roman" w:cs="Arial"/>
      <w:b/>
      <w:bCs/>
      <w:sz w:val="20"/>
      <w:szCs w:val="20"/>
      <w:lang w:val="en-AU"/>
    </w:rPr>
  </w:style>
  <w:style w:type="character" w:styleId="Heading4Char" w:customStyle="1">
    <w:name w:val="Heading 4 Char"/>
    <w:aliases w:val="Normal4 Char,a Char,h4 Char,Map Title Char,4 Char,Heading 4 Char3 Char,Heading 4 Char2 Char1 Char,Heading 4 Char1 Char Char1 Char,Map Title Char Char Char1 Char,h4 Char Char Char1 Char,a. Char Char Char1 Char,4 Char Char Char1 Char"/>
    <w:basedOn w:val="DefaultParagraphFont"/>
    <w:link w:val="Heading4"/>
    <w:uiPriority w:val="99"/>
    <w:rsid w:val="00F96047"/>
    <w:rPr>
      <w:rFonts w:ascii="Arial" w:hAnsi="Arial" w:eastAsia="Times New Roman" w:cs="Arial"/>
      <w:b/>
      <w:sz w:val="20"/>
      <w:szCs w:val="20"/>
      <w:lang w:val="en-US"/>
    </w:rPr>
  </w:style>
  <w:style w:type="character" w:styleId="Heading5Char" w:customStyle="1">
    <w:name w:val="Heading 5 Char"/>
    <w:aliases w:val="Normal5 Char,5 Char,Block Label Char,h5 Char,l5 Char,Head5 Char,Level 5 Char,Atty Info 3 Char,Level 51 Char,not set up (5) Char"/>
    <w:basedOn w:val="DefaultParagraphFont"/>
    <w:link w:val="Heading5"/>
    <w:uiPriority w:val="99"/>
    <w:rsid w:val="00F96047"/>
    <w:rPr>
      <w:rFonts w:ascii="Arial" w:hAnsi="Arial" w:eastAsia="Times New Roman" w:cs="Arial"/>
      <w:iCs/>
      <w:sz w:val="20"/>
      <w:szCs w:val="20"/>
      <w:lang w:val="en-US"/>
    </w:rPr>
  </w:style>
  <w:style w:type="character" w:styleId="Heading6Char" w:customStyle="1">
    <w:name w:val="Heading 6 Char"/>
    <w:aliases w:val="Normal6 Char,heading6 Char,Legal Level 1. Char"/>
    <w:basedOn w:val="DefaultParagraphFont"/>
    <w:link w:val="Heading6"/>
    <w:uiPriority w:val="99"/>
    <w:rsid w:val="00F96047"/>
    <w:rPr>
      <w:rFonts w:ascii="Arial" w:hAnsi="Arial" w:eastAsia="Times New Roman" w:cs="Times New Roman"/>
      <w:sz w:val="20"/>
      <w:szCs w:val="24"/>
      <w:lang w:val="en-AU"/>
    </w:rPr>
  </w:style>
  <w:style w:type="paragraph" w:styleId="CentredHeader" w:customStyle="1">
    <w:name w:val="Centred Header"/>
    <w:basedOn w:val="Normal"/>
    <w:rsid w:val="00F96047"/>
    <w:pPr>
      <w:jc w:val="center"/>
    </w:pPr>
    <w:rPr>
      <w:rFonts w:ascii="Book Antiqua" w:hAnsi="Book Antiqua" w:cs="Book Antiqua"/>
      <w:b/>
      <w:bCs/>
      <w:sz w:val="24"/>
      <w:szCs w:val="24"/>
      <w:lang w:val="en-US"/>
    </w:rPr>
  </w:style>
  <w:style w:type="paragraph" w:styleId="NormalWeb">
    <w:name w:val="Normal (Web)"/>
    <w:basedOn w:val="Normal"/>
    <w:uiPriority w:val="99"/>
    <w:rsid w:val="00F96047"/>
    <w:pPr>
      <w:spacing w:before="100" w:beforeAutospacing="1" w:after="100" w:afterAutospacing="1"/>
    </w:pPr>
    <w:rPr>
      <w:rFonts w:ascii="Times New Roman" w:hAnsi="Times New Roman" w:cs="Times New Roman"/>
      <w:sz w:val="24"/>
      <w:szCs w:val="24"/>
      <w:lang w:val="en-US" w:eastAsia="en-US"/>
    </w:rPr>
  </w:style>
  <w:style w:type="paragraph" w:styleId="ListParagraph">
    <w:name w:val="List Paragraph"/>
    <w:basedOn w:val="Normal"/>
    <w:uiPriority w:val="34"/>
    <w:qFormat/>
    <w:rsid w:val="00F96047"/>
    <w:pPr>
      <w:ind w:left="720"/>
      <w:contextualSpacing/>
    </w:pPr>
  </w:style>
  <w:style w:type="paragraph" w:styleId="TOCHeading">
    <w:name w:val="TOC Heading"/>
    <w:basedOn w:val="Heading1"/>
    <w:next w:val="Normal"/>
    <w:uiPriority w:val="39"/>
    <w:unhideWhenUsed/>
    <w:qFormat/>
    <w:rsid w:val="004513D8"/>
    <w:pPr>
      <w:keepLines/>
      <w:pageBreakBefore w:val="0"/>
      <w:numPr>
        <w:numId w:val="0"/>
      </w:numPr>
      <w:spacing w:before="240" w:line="259" w:lineRule="auto"/>
      <w:outlineLvl w:val="9"/>
    </w:pPr>
    <w:rPr>
      <w:rFonts w:asciiTheme="majorHAnsi" w:hAnsiTheme="majorHAnsi" w:eastAsiaTheme="majorEastAsia" w:cstheme="majorBidi"/>
      <w:b w:val="0"/>
      <w:bCs w:val="0"/>
      <w:color w:val="2F5496" w:themeColor="accent1" w:themeShade="BF"/>
      <w:sz w:val="32"/>
      <w:szCs w:val="32"/>
      <w:lang w:val="en-US"/>
    </w:rPr>
  </w:style>
  <w:style w:type="paragraph" w:styleId="TOC2">
    <w:name w:val="toc 2"/>
    <w:basedOn w:val="Normal"/>
    <w:next w:val="Normal"/>
    <w:autoRedefine/>
    <w:uiPriority w:val="39"/>
    <w:unhideWhenUsed/>
    <w:rsid w:val="004513D8"/>
    <w:pPr>
      <w:spacing w:after="100"/>
      <w:ind w:left="200"/>
    </w:pPr>
  </w:style>
  <w:style w:type="character" w:styleId="Hyperlink">
    <w:name w:val="Hyperlink"/>
    <w:basedOn w:val="DefaultParagraphFont"/>
    <w:uiPriority w:val="99"/>
    <w:unhideWhenUsed/>
    <w:rsid w:val="004513D8"/>
    <w:rPr>
      <w:color w:val="0563C1" w:themeColor="hyperlink"/>
      <w:u w:val="single"/>
    </w:rPr>
  </w:style>
  <w:style w:type="table" w:styleId="TableGrid">
    <w:name w:val="Table Grid"/>
    <w:basedOn w:val="TableNormal"/>
    <w:uiPriority w:val="39"/>
    <w:rsid w:val="00F93E5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next w:val="Normal"/>
    <w:autoRedefine/>
    <w:uiPriority w:val="39"/>
    <w:unhideWhenUsed/>
    <w:rsid w:val="006F0521"/>
    <w:pPr>
      <w:spacing w:after="100"/>
    </w:pPr>
  </w:style>
  <w:style w:type="paragraph" w:styleId="TOC3">
    <w:name w:val="toc 3"/>
    <w:basedOn w:val="Normal"/>
    <w:next w:val="Normal"/>
    <w:autoRedefine/>
    <w:uiPriority w:val="39"/>
    <w:unhideWhenUsed/>
    <w:rsid w:val="003F7179"/>
    <w:pPr>
      <w:spacing w:after="100"/>
      <w:ind w:left="400"/>
    </w:pPr>
  </w:style>
  <w:style w:type="paragraph" w:styleId="CommentText">
    <w:name w:val="annotation text"/>
    <w:basedOn w:val="Normal"/>
    <w:link w:val="CommentTextChar"/>
    <w:uiPriority w:val="99"/>
    <w:semiHidden/>
    <w:unhideWhenUsed/>
  </w:style>
  <w:style w:type="character" w:styleId="CommentTextChar" w:customStyle="1">
    <w:name w:val="Comment Text Char"/>
    <w:basedOn w:val="DefaultParagraphFont"/>
    <w:link w:val="CommentText"/>
    <w:uiPriority w:val="99"/>
    <w:semiHidden/>
    <w:rPr>
      <w:rFonts w:ascii="Arial" w:hAnsi="Arial" w:eastAsia="Times New Roman" w:cs="Arial"/>
      <w:sz w:val="20"/>
      <w:szCs w:val="20"/>
      <w:lang w:val="en-AU" w:eastAsia="en-AU"/>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D0A05"/>
    <w:rPr>
      <w:b/>
      <w:bCs/>
    </w:rPr>
  </w:style>
  <w:style w:type="character" w:styleId="CommentSubjectChar" w:customStyle="1">
    <w:name w:val="Comment Subject Char"/>
    <w:basedOn w:val="CommentTextChar"/>
    <w:link w:val="CommentSubject"/>
    <w:uiPriority w:val="99"/>
    <w:semiHidden/>
    <w:rsid w:val="006D0A05"/>
    <w:rPr>
      <w:rFonts w:ascii="Arial" w:hAnsi="Arial" w:eastAsia="Times New Roman" w:cs="Arial"/>
      <w:b/>
      <w:bCs/>
      <w:sz w:val="20"/>
      <w:szCs w:val="20"/>
      <w:lang w:val="en-AU" w:eastAsia="en-AU"/>
    </w:rPr>
  </w:style>
  <w:style w:type="paragraph" w:styleId="Revision">
    <w:name w:val="Revision"/>
    <w:hidden/>
    <w:uiPriority w:val="99"/>
    <w:semiHidden/>
    <w:rsid w:val="00291703"/>
    <w:pPr>
      <w:spacing w:after="0" w:line="240" w:lineRule="auto"/>
    </w:pPr>
    <w:rPr>
      <w:rFonts w:ascii="Arial" w:hAnsi="Arial" w:eastAsia="Times New Roman" w:cs="Arial"/>
      <w:sz w:val="20"/>
      <w:szCs w:val="20"/>
      <w:lang w:val="en-AU" w:eastAsia="en-AU"/>
    </w:rPr>
  </w:style>
  <w:style w:type="character" w:styleId="UnresolvedMention">
    <w:name w:val="Unresolved Mention"/>
    <w:basedOn w:val="DefaultParagraphFont"/>
    <w:uiPriority w:val="99"/>
    <w:semiHidden/>
    <w:unhideWhenUsed/>
    <w:rsid w:val="00DA2714"/>
    <w:rPr>
      <w:color w:val="605E5C"/>
      <w:shd w:val="clear" w:color="auto" w:fill="E1DFDD"/>
    </w:rPr>
  </w:style>
  <w:style w:type="character" w:styleId="FollowedHyperlink">
    <w:name w:val="FollowedHyperlink"/>
    <w:basedOn w:val="DefaultParagraphFont"/>
    <w:uiPriority w:val="99"/>
    <w:semiHidden/>
    <w:unhideWhenUsed/>
    <w:rsid w:val="000C0A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263867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imptob.sharepoint.com/:x:/s/E2EDemandForecastingSOP/EQISQlvdof9MtrgqzF3EWIIBiXj2xxeHXxoU68quHQ-wAg?email=Harini.Tangirala%40uk.imptob.com&amp;e=6IYxjx"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imptob.sharepoint.com/:x:/r/sites/E2EDemandForecastingSOP/Shared%20Documents/General/Noodle/Noodle%20Mapping/Sample%20Datasets/Demand%20Drivers/Forecasting%20use%20cases%20and%20demand%20drivers%20by%20market.xlsx?d=w527b4fcef5584b7f85d9cddf9ac55ed3&amp;csf=1&amp;web=1&amp;e=KrULEn"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imptob.sharepoint.com/:f:/r/sites/E2EDemandForecastingSOP/Shared%20Documents/General/Noodle/Noodle%20Mapping/Sample%20Datasets/Reference%20Data?csf=1&amp;web=1&amp;e=KO7oV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imptob.sharepoint.com/:x:/r/sites/E2EDemandForecastingSOP/Shared%20Documents/General/00%20Data%20Hub%20-%20Signed%20Off%20Documents/A.02%20Data%20Requirement%20and%20mapping/A02%20Data%20Requirement%20and%20mapping.xlsx?d=w8fca2c97c22b4953aff94de8fcb37ccc&amp;csf=1&amp;web=1&amp;e=Hc1Olg" TargetMode="External"/><Relationship Id="rId23" Type="http://schemas.openxmlformats.org/officeDocument/2006/relationships/hyperlink" Target="https://imptob.sharepoint.com/:x:/r/sites/E2EDemandForecastingSOP/Shared%20Documents/General/Noodle/Noodle%20Mapping/Sample%20Datasets/Demand%20Drivers/stockdays_market.xlsx?d=w2af4722fa1c74036b8d127b8b5c95833&amp;csf=1&amp;web=1&amp;e=avR2tE" TargetMode="External"/><Relationship Id="rId10" Type="http://schemas.openxmlformats.org/officeDocument/2006/relationships/endnotes" Target="endnotes.xml"/><Relationship Id="rId19" Type="http://schemas.openxmlformats.org/officeDocument/2006/relationships/hyperlink" Target="https://imptob.sharepoint.com/:f:/r/sites/E2EDemandForecastingSOP/Shared%20Documents/General/Noodle/Noodle%20Mapping/Sample%20Datasets/Sales?csf=1&amp;web=1&amp;e=b6AqW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imptob.sharepoint.com/:f:/r/sites/E2EDemandForecastingSOP/Shared%20Documents/General/Noodle/Noodle%20Mapping/Sample%20Datasets/Demand%20Drivers?csf=1&amp;web=1&amp;e=9AvHbP" TargetMode="External"/><Relationship Id="rId27" Type="http://schemas.microsoft.com/office/2020/10/relationships/intelligence" Target="intelligence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862924E4FEDB4C8C4CF508CB5C0CFE" ma:contentTypeVersion="18" ma:contentTypeDescription="Create a new document." ma:contentTypeScope="" ma:versionID="eddd4850410215f298151425a77bb950">
  <xsd:schema xmlns:xsd="http://www.w3.org/2001/XMLSchema" xmlns:xs="http://www.w3.org/2001/XMLSchema" xmlns:p="http://schemas.microsoft.com/office/2006/metadata/properties" xmlns:ns2="f6753bf3-9c5e-48d7-9c26-aec40496d20f" xmlns:ns3="83d248ef-06e3-4789-b016-d26617756b43" targetNamespace="http://schemas.microsoft.com/office/2006/metadata/properties" ma:root="true" ma:fieldsID="9c0ace0d3adfcb0373e618b9b53def3f" ns2:_="" ns3:_="">
    <xsd:import namespace="f6753bf3-9c5e-48d7-9c26-aec40496d20f"/>
    <xsd:import namespace="83d248ef-06e3-4789-b016-d26617756b4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753bf3-9c5e-48d7-9c26-aec40496d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1b5fca6-317f-4d10-9650-72aef1967a27" ma:termSetId="09814cd3-568e-fe90-9814-8d621ff8fb84" ma:anchorId="fba54fb3-c3e1-fe81-a776-ca4b69148c4d" ma:open="true" ma:isKeyword="false">
      <xsd:complexType>
        <xsd:sequence>
          <xsd:element ref="pc:Terms" minOccurs="0" maxOccurs="1"/>
        </xsd:sequence>
      </xsd:complex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d248ef-06e3-4789-b016-d26617756b4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8d587cc-1856-4e81-9941-ff9e318731c1}" ma:internalName="TaxCatchAll" ma:showField="CatchAllData" ma:web="83d248ef-06e3-4789-b016-d26617756b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6753bf3-9c5e-48d7-9c26-aec40496d20f">
      <Terms xmlns="http://schemas.microsoft.com/office/infopath/2007/PartnerControls"/>
    </lcf76f155ced4ddcb4097134ff3c332f>
    <TaxCatchAll xmlns="83d248ef-06e3-4789-b016-d26617756b4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33DD9-6A89-45F4-AEF5-CD024DAF3DA1}"/>
</file>

<file path=customXml/itemProps2.xml><?xml version="1.0" encoding="utf-8"?>
<ds:datastoreItem xmlns:ds="http://schemas.openxmlformats.org/officeDocument/2006/customXml" ds:itemID="{EC91F6A8-F56C-498B-B172-2DEA1B199395}">
  <ds:schemaRefs>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8cc298a0-3e4f-402f-a440-5ea2a7188d2f"/>
    <ds:schemaRef ds:uri="http://purl.org/dc/terms/"/>
    <ds:schemaRef ds:uri="63f78ea9-1012-4253-9ddb-bf762ca10ea7"/>
    <ds:schemaRef ds:uri="http://www.w3.org/XML/1998/namespace"/>
    <ds:schemaRef ds:uri="http://purl.org/dc/dcmitype/"/>
  </ds:schemaRefs>
</ds:datastoreItem>
</file>

<file path=customXml/itemProps3.xml><?xml version="1.0" encoding="utf-8"?>
<ds:datastoreItem xmlns:ds="http://schemas.openxmlformats.org/officeDocument/2006/customXml" ds:itemID="{61FD4433-73AE-4FEC-8A40-DBC789A794CD}">
  <ds:schemaRefs>
    <ds:schemaRef ds:uri="http://schemas.microsoft.com/sharepoint/v3/contenttype/forms"/>
  </ds:schemaRefs>
</ds:datastoreItem>
</file>

<file path=customXml/itemProps4.xml><?xml version="1.0" encoding="utf-8"?>
<ds:datastoreItem xmlns:ds="http://schemas.openxmlformats.org/officeDocument/2006/customXml" ds:itemID="{3572ED4F-B76A-4C34-9C7C-3714774B965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Gregory, Mark</dc:creator>
  <keywords/>
  <dc:description/>
  <lastModifiedBy>Samudre, Swapnil</lastModifiedBy>
  <revision>5</revision>
  <dcterms:created xsi:type="dcterms:W3CDTF">2023-06-09T14:16:00.0000000Z</dcterms:created>
  <dcterms:modified xsi:type="dcterms:W3CDTF">2024-03-25T09:17:51.0829649Z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0x010100FD862924E4FEDB4C8C4CF508CB5C0CFE</vt:lpwstr>
  </property>
  <property fmtid="{D5CDD505-2E9C-101B-9397-08002B2CF9AE}" pid="3" name="MediaServiceImageTags">
    <vt:lpwstr/>
  </property>
</Properties>
</file>