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F127E2" w:rsidR="00BD01F2" w:rsidP="4BE03F37" w:rsidRDefault="00782DAF" w14:paraId="0614B420" w14:textId="72123EC6">
      <w:pPr>
        <w:pStyle w:val="paragraph"/>
        <w:spacing w:before="0" w:beforeAutospacing="0" w:after="0" w:afterAutospacing="0"/>
        <w:textAlignment w:val="baseline"/>
        <w:rPr>
          <w:rFonts w:asciiTheme="minorHAnsi" w:hAnsiTheme="minorHAnsi" w:cstheme="minorBidi"/>
          <w:sz w:val="18"/>
          <w:szCs w:val="18"/>
        </w:rPr>
      </w:pPr>
      <w:r w:rsidRPr="4BE03F37">
        <w:rPr>
          <w:rStyle w:val="eop"/>
          <w:rFonts w:asciiTheme="minorHAnsi" w:hAnsiTheme="minorHAnsi" w:cstheme="minorBidi"/>
          <w:color w:val="548DD4"/>
          <w:sz w:val="56"/>
          <w:szCs w:val="56"/>
        </w:rPr>
        <w:t xml:space="preserve"> </w:t>
      </w:r>
      <w:r w:rsidRPr="4BE03F37" w:rsidR="00BD01F2">
        <w:rPr>
          <w:rStyle w:val="eop"/>
          <w:rFonts w:asciiTheme="minorHAnsi" w:hAnsiTheme="minorHAnsi" w:cstheme="minorBidi"/>
          <w:color w:val="548DD4"/>
          <w:sz w:val="56"/>
          <w:szCs w:val="56"/>
        </w:rPr>
        <w:t> </w:t>
      </w:r>
    </w:p>
    <w:p w:rsidRPr="00F127E2" w:rsidR="00BD01F2" w:rsidP="00BD01F2" w:rsidRDefault="007D45B4" w14:paraId="634ED8D5" w14:textId="541502B1">
      <w:pPr>
        <w:pStyle w:val="paragraph"/>
        <w:spacing w:before="0" w:beforeAutospacing="0" w:after="0" w:afterAutospacing="0"/>
        <w:textAlignment w:val="baseline"/>
        <w:rPr>
          <w:rFonts w:asciiTheme="minorHAnsi" w:hAnsiTheme="minorHAnsi" w:cstheme="minorHAnsi"/>
          <w:sz w:val="20"/>
          <w:szCs w:val="20"/>
        </w:rPr>
      </w:pPr>
      <w:r w:rsidRPr="00F127E2">
        <w:rPr>
          <w:rStyle w:val="normaltextrun"/>
          <w:rFonts w:asciiTheme="minorHAnsi" w:hAnsiTheme="minorHAnsi" w:cstheme="minorHAnsi"/>
          <w:b/>
          <w:bCs/>
          <w:color w:val="548DD4"/>
          <w:sz w:val="72"/>
          <w:szCs w:val="72"/>
          <w:lang w:val="en-AU"/>
        </w:rPr>
        <w:t xml:space="preserve">E2E </w:t>
      </w:r>
      <w:r w:rsidRPr="00F127E2" w:rsidR="00863B60">
        <w:rPr>
          <w:rStyle w:val="normaltextrun"/>
          <w:rFonts w:asciiTheme="minorHAnsi" w:hAnsiTheme="minorHAnsi" w:cstheme="minorHAnsi"/>
          <w:b/>
          <w:bCs/>
          <w:color w:val="548DD4"/>
          <w:sz w:val="72"/>
          <w:szCs w:val="72"/>
          <w:lang w:val="en-AU"/>
        </w:rPr>
        <w:t xml:space="preserve">Solution Design </w:t>
      </w:r>
      <w:r w:rsidR="00DC2A0D">
        <w:rPr>
          <w:rStyle w:val="normaltextrun"/>
          <w:rFonts w:asciiTheme="minorHAnsi" w:hAnsiTheme="minorHAnsi" w:cstheme="minorHAnsi"/>
          <w:b/>
          <w:bCs/>
          <w:color w:val="548DD4"/>
          <w:sz w:val="72"/>
          <w:szCs w:val="72"/>
          <w:lang w:val="en-AU"/>
        </w:rPr>
        <w:t>–</w:t>
      </w:r>
      <w:r w:rsidRPr="00F127E2" w:rsidR="00863B60">
        <w:rPr>
          <w:rStyle w:val="normaltextrun"/>
          <w:rFonts w:asciiTheme="minorHAnsi" w:hAnsiTheme="minorHAnsi" w:cstheme="minorHAnsi"/>
          <w:b/>
          <w:bCs/>
          <w:color w:val="548DD4"/>
          <w:sz w:val="72"/>
          <w:szCs w:val="72"/>
          <w:lang w:val="en-AU"/>
        </w:rPr>
        <w:t xml:space="preserve"> </w:t>
      </w:r>
      <w:r w:rsidR="00DC2A0D">
        <w:rPr>
          <w:rStyle w:val="normaltextrun"/>
          <w:rFonts w:asciiTheme="minorHAnsi" w:hAnsiTheme="minorHAnsi" w:cstheme="minorHAnsi"/>
          <w:b/>
          <w:bCs/>
          <w:color w:val="548DD4"/>
          <w:sz w:val="72"/>
          <w:szCs w:val="72"/>
          <w:lang w:val="en-AU"/>
        </w:rPr>
        <w:t xml:space="preserve">DQ checks for </w:t>
      </w:r>
      <w:r w:rsidR="00CC7B47">
        <w:rPr>
          <w:rStyle w:val="normaltextrun"/>
          <w:rFonts w:asciiTheme="minorHAnsi" w:hAnsiTheme="minorHAnsi" w:cstheme="minorHAnsi"/>
          <w:b/>
          <w:bCs/>
          <w:color w:val="548DD4"/>
          <w:sz w:val="72"/>
          <w:szCs w:val="72"/>
          <w:lang w:val="en-AU"/>
        </w:rPr>
        <w:t xml:space="preserve">E2E </w:t>
      </w:r>
      <w:r w:rsidR="006F7424">
        <w:rPr>
          <w:rStyle w:val="normaltextrun"/>
          <w:rFonts w:asciiTheme="minorHAnsi" w:hAnsiTheme="minorHAnsi" w:cstheme="minorHAnsi"/>
          <w:b/>
          <w:bCs/>
          <w:color w:val="548DD4"/>
          <w:sz w:val="72"/>
          <w:szCs w:val="72"/>
          <w:lang w:val="en-AU"/>
        </w:rPr>
        <w:t>DP</w:t>
      </w:r>
      <w:r w:rsidR="00DC2A0D">
        <w:rPr>
          <w:rStyle w:val="normaltextrun"/>
          <w:rFonts w:asciiTheme="minorHAnsi" w:hAnsiTheme="minorHAnsi" w:cstheme="minorHAnsi"/>
          <w:b/>
          <w:bCs/>
          <w:color w:val="548DD4"/>
          <w:sz w:val="72"/>
          <w:szCs w:val="72"/>
          <w:lang w:val="en-AU"/>
        </w:rPr>
        <w:t xml:space="preserve"> entities</w:t>
      </w:r>
    </w:p>
    <w:p w:rsidRPr="00F127E2" w:rsidR="00BD01F2" w:rsidP="00BD01F2" w:rsidRDefault="00BD01F2" w14:paraId="62E15FD5"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 w:val="44"/>
          <w:szCs w:val="44"/>
        </w:rPr>
        <w:t> </w:t>
      </w:r>
    </w:p>
    <w:p w:rsidRPr="00F127E2" w:rsidR="00BD01F2" w:rsidP="00BD01F2" w:rsidRDefault="00BD01F2" w14:paraId="7B266344"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normaltextrun"/>
          <w:rFonts w:asciiTheme="minorHAnsi" w:hAnsiTheme="minorHAnsi" w:cstheme="minorHAnsi"/>
          <w:sz w:val="28"/>
          <w:szCs w:val="28"/>
          <w:lang w:val="en-AU"/>
        </w:rPr>
        <w:t> </w:t>
      </w:r>
      <w:r w:rsidRPr="00F127E2">
        <w:rPr>
          <w:rStyle w:val="eop"/>
          <w:rFonts w:asciiTheme="minorHAnsi" w:hAnsiTheme="minorHAnsi" w:cstheme="minorHAnsi"/>
          <w:sz w:val="28"/>
          <w:szCs w:val="28"/>
        </w:rPr>
        <w:t> </w:t>
      </w:r>
    </w:p>
    <w:p w:rsidRPr="00F127E2" w:rsidR="00A10371" w:rsidP="00A10371" w:rsidRDefault="00A10371" w14:paraId="0ABB0F55" w14:textId="77777777">
      <w:pPr>
        <w:rPr>
          <w:rFonts w:cstheme="minorHAnsi"/>
          <w:sz w:val="28"/>
          <w:szCs w:val="28"/>
        </w:rPr>
      </w:pPr>
    </w:p>
    <w:p w:rsidRPr="00F127E2" w:rsidR="00A10371" w:rsidP="00A10371" w:rsidRDefault="00A10371" w14:paraId="4547EB72" w14:textId="77777777">
      <w:pPr>
        <w:rPr>
          <w:rFonts w:cstheme="minorHAnsi"/>
          <w:sz w:val="28"/>
          <w:szCs w:val="28"/>
        </w:rPr>
      </w:pPr>
    </w:p>
    <w:p w:rsidRPr="00F127E2" w:rsidR="00A10371" w:rsidP="00A10371" w:rsidRDefault="00A10371" w14:paraId="73205DC3" w14:textId="77777777">
      <w:pPr>
        <w:pStyle w:val="BodyTextIndent"/>
        <w:rPr>
          <w:rFonts w:asciiTheme="minorHAnsi" w:hAnsiTheme="minorHAnsi" w:cstheme="minorHAnsi"/>
        </w:rPr>
      </w:pPr>
    </w:p>
    <w:p w:rsidRPr="00F127E2" w:rsidR="00A10371" w:rsidP="00A10371" w:rsidRDefault="00A10371" w14:paraId="3BB9EA84" w14:textId="77777777">
      <w:pPr>
        <w:pStyle w:val="BodyTextIndent"/>
        <w:rPr>
          <w:rFonts w:asciiTheme="minorHAnsi" w:hAnsiTheme="minorHAnsi" w:cstheme="minorHAnsi"/>
        </w:rPr>
      </w:pPr>
    </w:p>
    <w:p w:rsidRPr="00F127E2" w:rsidR="00BD01F2" w:rsidP="00BD01F2" w:rsidRDefault="00BD01F2" w14:paraId="66669A59" w14:textId="77777777">
      <w:pPr>
        <w:pStyle w:val="paragraph"/>
        <w:spacing w:before="0" w:beforeAutospacing="0" w:after="0" w:afterAutospacing="0"/>
        <w:textAlignment w:val="baseline"/>
        <w:rPr>
          <w:rFonts w:asciiTheme="minorHAnsi" w:hAnsiTheme="minorHAnsi" w:cstheme="minorHAnsi"/>
          <w:sz w:val="18"/>
          <w:szCs w:val="18"/>
        </w:rPr>
      </w:pPr>
    </w:p>
    <w:p w:rsidRPr="00F127E2" w:rsidR="00BD01F2" w:rsidP="00BD01F2" w:rsidRDefault="00BD01F2" w14:paraId="093C44B7"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 w:val="28"/>
          <w:szCs w:val="28"/>
        </w:rPr>
        <w:t> </w:t>
      </w:r>
    </w:p>
    <w:p w:rsidRPr="00F127E2" w:rsidR="00BD01F2" w:rsidP="00BD01F2" w:rsidRDefault="00BD01F2" w14:paraId="6824E809"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 w:val="28"/>
          <w:szCs w:val="28"/>
        </w:rPr>
        <w:t> </w:t>
      </w:r>
    </w:p>
    <w:p w:rsidRPr="00F127E2" w:rsidR="00BD01F2" w:rsidP="00BD01F2" w:rsidRDefault="00BD01F2" w14:paraId="6AE68D04"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Cs w:val="20"/>
        </w:rPr>
        <w:t> </w:t>
      </w:r>
    </w:p>
    <w:p w:rsidRPr="00F127E2" w:rsidR="00BD01F2" w:rsidP="00BD01F2" w:rsidRDefault="00BD01F2" w14:paraId="29BCB3F0"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Cs w:val="20"/>
        </w:rPr>
        <w:t> </w:t>
      </w:r>
    </w:p>
    <w:p w:rsidRPr="00F127E2" w:rsidR="00655DD1" w:rsidP="00655DD1" w:rsidRDefault="00655DD1" w14:paraId="474FBDCD" w14:textId="77777777">
      <w:pPr>
        <w:pStyle w:val="TOC3"/>
        <w:rPr>
          <w:rFonts w:cstheme="minorHAnsi"/>
          <w:szCs w:val="20"/>
        </w:rPr>
      </w:pPr>
    </w:p>
    <w:p w:rsidRPr="00F127E2" w:rsidR="00655DD1" w:rsidP="00655DD1" w:rsidRDefault="00655DD1" w14:paraId="5931437A" w14:textId="77777777">
      <w:pPr>
        <w:rPr>
          <w:rFonts w:cstheme="minorHAnsi"/>
          <w:szCs w:val="20"/>
        </w:rPr>
      </w:pPr>
    </w:p>
    <w:p w:rsidRPr="00F127E2" w:rsidR="00655DD1" w:rsidP="00655DD1" w:rsidRDefault="00655DD1" w14:paraId="51F68FA3" w14:textId="77777777">
      <w:pPr>
        <w:pStyle w:val="Title"/>
        <w:rPr>
          <w:rFonts w:asciiTheme="minorHAnsi" w:hAnsiTheme="minorHAnsi" w:cstheme="minorHAnsi"/>
          <w:i w:val="0"/>
          <w:iCs w:val="0"/>
          <w:sz w:val="20"/>
          <w:szCs w:val="20"/>
        </w:rPr>
      </w:pPr>
    </w:p>
    <w:p w:rsidRPr="00F127E2" w:rsidR="00655DD1" w:rsidP="00655DD1" w:rsidRDefault="00655DD1" w14:paraId="7AF144C4" w14:textId="77777777">
      <w:pPr>
        <w:rPr>
          <w:rFonts w:cstheme="minorHAnsi"/>
          <w:szCs w:val="20"/>
        </w:rPr>
      </w:pPr>
    </w:p>
    <w:p w:rsidRPr="00F127E2" w:rsidR="00655DD1" w:rsidP="00655DD1" w:rsidRDefault="00655DD1" w14:paraId="14E80A44" w14:textId="77777777">
      <w:pPr>
        <w:rPr>
          <w:rFonts w:cstheme="minorHAnsi"/>
          <w:szCs w:val="20"/>
        </w:rPr>
      </w:pPr>
    </w:p>
    <w:p w:rsidRPr="00F127E2" w:rsidR="00655DD1" w:rsidP="00655DD1" w:rsidRDefault="00655DD1" w14:paraId="24DE9E4F" w14:textId="77777777">
      <w:pPr>
        <w:rPr>
          <w:rFonts w:cstheme="minorHAnsi"/>
          <w:szCs w:val="20"/>
        </w:rPr>
      </w:pPr>
    </w:p>
    <w:p w:rsidRPr="00F127E2" w:rsidR="00655DD1" w:rsidP="00655DD1" w:rsidRDefault="00655DD1" w14:paraId="0B6BFABE" w14:textId="77777777">
      <w:pPr>
        <w:rPr>
          <w:rFonts w:cstheme="minorHAnsi"/>
          <w:szCs w:val="20"/>
        </w:rPr>
      </w:pPr>
    </w:p>
    <w:p w:rsidRPr="00F127E2" w:rsidR="00655DD1" w:rsidP="00655DD1" w:rsidRDefault="00655DD1" w14:paraId="487F0DC9" w14:textId="77777777">
      <w:pPr>
        <w:rPr>
          <w:rFonts w:cstheme="minorHAnsi"/>
          <w:szCs w:val="20"/>
        </w:rPr>
      </w:pPr>
    </w:p>
    <w:p w:rsidRPr="00F127E2" w:rsidR="00E64415" w:rsidP="00655DD1" w:rsidRDefault="00E64415" w14:paraId="4D40ABCA" w14:textId="77777777">
      <w:pPr>
        <w:rPr>
          <w:rFonts w:cstheme="minorHAnsi"/>
          <w:szCs w:val="20"/>
        </w:rPr>
      </w:pPr>
    </w:p>
    <w:p w:rsidRPr="00F127E2" w:rsidR="00E64415" w:rsidP="00655DD1" w:rsidRDefault="00E64415" w14:paraId="450B4112" w14:textId="77777777">
      <w:pPr>
        <w:rPr>
          <w:rFonts w:cstheme="minorHAnsi"/>
          <w:szCs w:val="20"/>
        </w:rPr>
      </w:pPr>
    </w:p>
    <w:p w:rsidRPr="00F127E2" w:rsidR="00E64415" w:rsidP="00655DD1" w:rsidRDefault="00E64415" w14:paraId="5BCC1D77" w14:textId="77777777">
      <w:pPr>
        <w:rPr>
          <w:rFonts w:cstheme="minorHAnsi"/>
          <w:szCs w:val="20"/>
        </w:rPr>
      </w:pPr>
    </w:p>
    <w:p w:rsidRPr="00F127E2" w:rsidR="00E64415" w:rsidP="00655DD1" w:rsidRDefault="00E64415" w14:paraId="40933479" w14:textId="77777777">
      <w:pPr>
        <w:rPr>
          <w:rFonts w:cstheme="minorHAnsi"/>
          <w:szCs w:val="20"/>
        </w:rPr>
      </w:pPr>
    </w:p>
    <w:p w:rsidRPr="00F127E2" w:rsidR="00E64415" w:rsidP="00655DD1" w:rsidRDefault="00E64415" w14:paraId="6A50E26B" w14:textId="77777777">
      <w:pPr>
        <w:rPr>
          <w:rFonts w:cstheme="minorHAnsi"/>
          <w:szCs w:val="20"/>
        </w:rPr>
      </w:pPr>
    </w:p>
    <w:p w:rsidRPr="00F127E2" w:rsidR="00E64415" w:rsidP="00655DD1" w:rsidRDefault="00E64415" w14:paraId="3C0B0241" w14:textId="77777777">
      <w:pPr>
        <w:rPr>
          <w:rFonts w:cstheme="minorHAnsi"/>
          <w:szCs w:val="20"/>
        </w:rPr>
      </w:pPr>
    </w:p>
    <w:p w:rsidRPr="00F127E2" w:rsidR="00E64415" w:rsidP="00655DD1" w:rsidRDefault="00E64415" w14:paraId="0D625A39" w14:textId="77777777">
      <w:pPr>
        <w:rPr>
          <w:rFonts w:cstheme="minorHAnsi"/>
          <w:szCs w:val="20"/>
        </w:rPr>
      </w:pPr>
    </w:p>
    <w:p w:rsidRPr="00F127E2" w:rsidR="00E64415" w:rsidP="00655DD1" w:rsidRDefault="00E64415" w14:paraId="112BF1AF" w14:textId="77777777">
      <w:pPr>
        <w:rPr>
          <w:rFonts w:cstheme="minorHAnsi"/>
          <w:szCs w:val="20"/>
        </w:rPr>
      </w:pPr>
    </w:p>
    <w:p w:rsidRPr="00F127E2" w:rsidR="00E64415" w:rsidP="00655DD1" w:rsidRDefault="00E64415" w14:paraId="5DE38A28" w14:textId="77777777">
      <w:pPr>
        <w:rPr>
          <w:rFonts w:cstheme="minorHAnsi"/>
          <w:szCs w:val="20"/>
        </w:rPr>
      </w:pPr>
    </w:p>
    <w:p w:rsidRPr="00F127E2" w:rsidR="00E64415" w:rsidP="00655DD1" w:rsidRDefault="00E64415" w14:paraId="7D381A96" w14:textId="77777777">
      <w:pPr>
        <w:rPr>
          <w:rFonts w:cstheme="minorHAnsi"/>
          <w:szCs w:val="20"/>
        </w:rPr>
      </w:pPr>
    </w:p>
    <w:p w:rsidRPr="00F127E2" w:rsidR="00E64415" w:rsidP="00655DD1" w:rsidRDefault="00E64415" w14:paraId="6C60E892" w14:textId="77777777">
      <w:pPr>
        <w:rPr>
          <w:rFonts w:cstheme="minorHAnsi"/>
          <w:szCs w:val="20"/>
        </w:rPr>
      </w:pPr>
    </w:p>
    <w:p w:rsidRPr="00F127E2" w:rsidR="00655DD1" w:rsidP="00655DD1" w:rsidRDefault="00655DD1" w14:paraId="5CC72173" w14:textId="77777777">
      <w:pPr>
        <w:rPr>
          <w:rFonts w:cstheme="minorHAnsi"/>
          <w:szCs w:val="20"/>
        </w:rPr>
      </w:pPr>
    </w:p>
    <w:p w:rsidRPr="00F127E2" w:rsidR="003945F1" w:rsidP="00DA2CCD" w:rsidRDefault="003945F1" w14:paraId="5E5B0EB8" w14:textId="77777777">
      <w:pPr>
        <w:pStyle w:val="Title"/>
        <w:rPr>
          <w:rFonts w:asciiTheme="minorHAnsi" w:hAnsiTheme="minorHAnsi" w:cstheme="minorHAnsi"/>
          <w:i w:val="0"/>
          <w:iCs w:val="0"/>
          <w:sz w:val="20"/>
          <w:szCs w:val="20"/>
        </w:rPr>
      </w:pPr>
    </w:p>
    <w:p w:rsidR="008E2E83" w:rsidRDefault="008E2E83" w14:paraId="66508FCB" w14:textId="77777777">
      <w:pPr>
        <w:spacing w:after="160" w:line="259" w:lineRule="auto"/>
        <w:jc w:val="left"/>
        <w:rPr>
          <w:rFonts w:cstheme="minorHAnsi"/>
          <w:i/>
          <w:sz w:val="24"/>
        </w:rPr>
      </w:pPr>
      <w:r w:rsidRPr="00F127E2">
        <w:rPr>
          <w:rFonts w:cstheme="minorHAnsi"/>
          <w:i/>
          <w:sz w:val="24"/>
        </w:rPr>
        <w:br w:type="page"/>
      </w:r>
    </w:p>
    <w:bookmarkStart w:name="_Toc147993798" w:displacedByCustomXml="next" w:id="0"/>
    <w:sdt>
      <w:sdtPr>
        <w:id w:val="1339341960"/>
        <w:docPartObj>
          <w:docPartGallery w:val="Table of Contents"/>
          <w:docPartUnique/>
        </w:docPartObj>
      </w:sdtPr>
      <w:sdtContent>
        <w:p w:rsidRPr="00860281" w:rsidR="00B52C73" w:rsidP="18DF313F" w:rsidRDefault="00B52C73" w14:paraId="3BA94E9D" w14:textId="77777777">
          <w:pPr>
            <w:spacing w:after="160" w:line="259" w:lineRule="auto"/>
            <w:jc w:val="left"/>
            <w:rPr>
              <w:rFonts w:cstheme="minorBidi"/>
              <w:b/>
              <w:bCs/>
              <w:sz w:val="24"/>
            </w:rPr>
          </w:pPr>
        </w:p>
        <w:p w:rsidR="006F7424" w:rsidP="18DF313F" w:rsidRDefault="00FC5A3C" w14:paraId="79B83D28" w14:textId="38A7E335">
          <w:pPr>
            <w:pStyle w:val="TOC1"/>
            <w:tabs>
              <w:tab w:val="clear" w:pos="400"/>
              <w:tab w:val="clear" w:pos="9016"/>
              <w:tab w:val="left" w:pos="390"/>
              <w:tab w:val="right" w:leader="dot" w:pos="9015"/>
            </w:tabs>
            <w:rPr>
              <w:rStyle w:val="Hyperlink"/>
              <w:noProof/>
              <w:kern w:val="2"/>
              <w:lang w:val="en-GB" w:eastAsia="en-GB"/>
              <w14:ligatures w14:val="standardContextual"/>
            </w:rPr>
          </w:pPr>
          <w:r>
            <w:fldChar w:fldCharType="begin"/>
          </w:r>
          <w:r w:rsidR="00F93ED7">
            <w:instrText>TOC \o "1-3" \h \z \u</w:instrText>
          </w:r>
          <w:r>
            <w:fldChar w:fldCharType="separate"/>
          </w:r>
          <w:hyperlink w:anchor="_Toc329211163">
            <w:r w:rsidRPr="18DF313F" w:rsidR="18DF313F">
              <w:rPr>
                <w:rStyle w:val="Hyperlink"/>
              </w:rPr>
              <w:t>1.</w:t>
            </w:r>
            <w:r w:rsidR="00F93ED7">
              <w:tab/>
            </w:r>
            <w:r w:rsidRPr="18DF313F" w:rsidR="18DF313F">
              <w:rPr>
                <w:rStyle w:val="Hyperlink"/>
              </w:rPr>
              <w:t>Version, Approval, Distribution and Signoff</w:t>
            </w:r>
            <w:r w:rsidR="00F93ED7">
              <w:tab/>
            </w:r>
            <w:r w:rsidR="00F93ED7">
              <w:fldChar w:fldCharType="begin"/>
            </w:r>
            <w:r w:rsidR="00F93ED7">
              <w:instrText>PAGEREF _Toc329211163 \h</w:instrText>
            </w:r>
            <w:r w:rsidR="00F93ED7">
              <w:fldChar w:fldCharType="separate"/>
            </w:r>
            <w:r w:rsidRPr="18DF313F" w:rsidR="18DF313F">
              <w:rPr>
                <w:rStyle w:val="Hyperlink"/>
              </w:rPr>
              <w:t>2</w:t>
            </w:r>
            <w:r w:rsidR="00F93ED7">
              <w:fldChar w:fldCharType="end"/>
            </w:r>
          </w:hyperlink>
        </w:p>
        <w:p w:rsidR="006F7424" w:rsidP="18DF313F" w:rsidRDefault="000062DA" w14:paraId="2C0F2C4E" w14:textId="483F6B48">
          <w:pPr>
            <w:pStyle w:val="TOC2"/>
            <w:tabs>
              <w:tab w:val="clear" w:pos="9016"/>
              <w:tab w:val="left" w:pos="600"/>
              <w:tab w:val="right" w:leader="dot" w:pos="9015"/>
            </w:tabs>
            <w:rPr>
              <w:rStyle w:val="Hyperlink"/>
              <w:noProof/>
              <w:kern w:val="2"/>
              <w:lang w:val="en-GB" w:eastAsia="en-GB"/>
              <w14:ligatures w14:val="standardContextual"/>
            </w:rPr>
          </w:pPr>
          <w:hyperlink w:anchor="_Toc1891670827">
            <w:r w:rsidRPr="18DF313F" w:rsidR="18DF313F">
              <w:rPr>
                <w:rStyle w:val="Hyperlink"/>
              </w:rPr>
              <w:t>1.1</w:t>
            </w:r>
            <w:r w:rsidR="00FC5A3C">
              <w:tab/>
            </w:r>
            <w:r w:rsidRPr="18DF313F" w:rsidR="18DF313F">
              <w:rPr>
                <w:rStyle w:val="Hyperlink"/>
              </w:rPr>
              <w:t>Version History</w:t>
            </w:r>
            <w:r w:rsidR="00FC5A3C">
              <w:tab/>
            </w:r>
            <w:r w:rsidR="00FC5A3C">
              <w:fldChar w:fldCharType="begin"/>
            </w:r>
            <w:r w:rsidR="00FC5A3C">
              <w:instrText>PAGEREF _Toc1891670827 \h</w:instrText>
            </w:r>
            <w:r w:rsidR="00FC5A3C">
              <w:fldChar w:fldCharType="separate"/>
            </w:r>
            <w:r w:rsidRPr="18DF313F" w:rsidR="18DF313F">
              <w:rPr>
                <w:rStyle w:val="Hyperlink"/>
              </w:rPr>
              <w:t>3</w:t>
            </w:r>
            <w:r w:rsidR="00FC5A3C">
              <w:fldChar w:fldCharType="end"/>
            </w:r>
          </w:hyperlink>
        </w:p>
        <w:p w:rsidR="006F7424" w:rsidP="18DF313F" w:rsidRDefault="000062DA" w14:paraId="5D238114" w14:textId="00C1117D">
          <w:pPr>
            <w:pStyle w:val="TOC2"/>
            <w:tabs>
              <w:tab w:val="clear" w:pos="9016"/>
              <w:tab w:val="left" w:pos="600"/>
              <w:tab w:val="right" w:leader="dot" w:pos="9015"/>
            </w:tabs>
            <w:rPr>
              <w:rStyle w:val="Hyperlink"/>
              <w:noProof/>
              <w:kern w:val="2"/>
              <w:lang w:val="en-GB" w:eastAsia="en-GB"/>
              <w14:ligatures w14:val="standardContextual"/>
            </w:rPr>
          </w:pPr>
          <w:hyperlink w:anchor="_Toc1497794415">
            <w:r w:rsidRPr="18DF313F" w:rsidR="18DF313F">
              <w:rPr>
                <w:rStyle w:val="Hyperlink"/>
              </w:rPr>
              <w:t>1.2</w:t>
            </w:r>
            <w:r w:rsidR="00FC5A3C">
              <w:tab/>
            </w:r>
            <w:r w:rsidRPr="18DF313F" w:rsidR="18DF313F">
              <w:rPr>
                <w:rStyle w:val="Hyperlink"/>
              </w:rPr>
              <w:t>Version Approval</w:t>
            </w:r>
            <w:r w:rsidR="00FC5A3C">
              <w:tab/>
            </w:r>
            <w:r w:rsidR="00FC5A3C">
              <w:fldChar w:fldCharType="begin"/>
            </w:r>
            <w:r w:rsidR="00FC5A3C">
              <w:instrText>PAGEREF _Toc1497794415 \h</w:instrText>
            </w:r>
            <w:r w:rsidR="00FC5A3C">
              <w:fldChar w:fldCharType="separate"/>
            </w:r>
            <w:r w:rsidRPr="18DF313F" w:rsidR="18DF313F">
              <w:rPr>
                <w:rStyle w:val="Hyperlink"/>
              </w:rPr>
              <w:t>3</w:t>
            </w:r>
            <w:r w:rsidR="00FC5A3C">
              <w:fldChar w:fldCharType="end"/>
            </w:r>
          </w:hyperlink>
        </w:p>
        <w:p w:rsidR="006F7424" w:rsidP="18DF313F" w:rsidRDefault="000062DA" w14:paraId="361BC6D1" w14:textId="0D2B9A2D">
          <w:pPr>
            <w:pStyle w:val="TOC2"/>
            <w:tabs>
              <w:tab w:val="clear" w:pos="9016"/>
              <w:tab w:val="left" w:pos="600"/>
              <w:tab w:val="right" w:leader="dot" w:pos="9015"/>
            </w:tabs>
            <w:rPr>
              <w:rStyle w:val="Hyperlink"/>
              <w:noProof/>
              <w:kern w:val="2"/>
              <w:lang w:val="en-GB" w:eastAsia="en-GB"/>
              <w14:ligatures w14:val="standardContextual"/>
            </w:rPr>
          </w:pPr>
          <w:hyperlink w:anchor="_Toc585863648">
            <w:r w:rsidRPr="18DF313F" w:rsidR="18DF313F">
              <w:rPr>
                <w:rStyle w:val="Hyperlink"/>
              </w:rPr>
              <w:t>1.3</w:t>
            </w:r>
            <w:r w:rsidR="00FC5A3C">
              <w:tab/>
            </w:r>
            <w:r w:rsidRPr="18DF313F" w:rsidR="18DF313F">
              <w:rPr>
                <w:rStyle w:val="Hyperlink"/>
              </w:rPr>
              <w:t>Distribution List</w:t>
            </w:r>
            <w:r w:rsidR="00FC5A3C">
              <w:tab/>
            </w:r>
            <w:r w:rsidR="00FC5A3C">
              <w:fldChar w:fldCharType="begin"/>
            </w:r>
            <w:r w:rsidR="00FC5A3C">
              <w:instrText>PAGEREF _Toc585863648 \h</w:instrText>
            </w:r>
            <w:r w:rsidR="00FC5A3C">
              <w:fldChar w:fldCharType="separate"/>
            </w:r>
            <w:r w:rsidRPr="18DF313F" w:rsidR="18DF313F">
              <w:rPr>
                <w:rStyle w:val="Hyperlink"/>
              </w:rPr>
              <w:t>3</w:t>
            </w:r>
            <w:r w:rsidR="00FC5A3C">
              <w:fldChar w:fldCharType="end"/>
            </w:r>
          </w:hyperlink>
        </w:p>
        <w:p w:rsidR="006F7424" w:rsidP="18DF313F" w:rsidRDefault="000062DA" w14:paraId="62A6FEA4" w14:textId="235B2EE5">
          <w:pPr>
            <w:pStyle w:val="TOC2"/>
            <w:tabs>
              <w:tab w:val="clear" w:pos="9016"/>
              <w:tab w:val="left" w:pos="600"/>
              <w:tab w:val="right" w:leader="dot" w:pos="9015"/>
            </w:tabs>
            <w:rPr>
              <w:rStyle w:val="Hyperlink"/>
              <w:noProof/>
              <w:kern w:val="2"/>
              <w:lang w:val="en-GB" w:eastAsia="en-GB"/>
              <w14:ligatures w14:val="standardContextual"/>
            </w:rPr>
          </w:pPr>
          <w:hyperlink w:anchor="_Toc1388726509">
            <w:r w:rsidRPr="18DF313F" w:rsidR="18DF313F">
              <w:rPr>
                <w:rStyle w:val="Hyperlink"/>
              </w:rPr>
              <w:t>1.4</w:t>
            </w:r>
            <w:r w:rsidR="00FC5A3C">
              <w:tab/>
            </w:r>
            <w:r w:rsidRPr="18DF313F" w:rsidR="18DF313F">
              <w:rPr>
                <w:rStyle w:val="Hyperlink"/>
              </w:rPr>
              <w:t>Document Sign-Off</w:t>
            </w:r>
            <w:r w:rsidR="00FC5A3C">
              <w:tab/>
            </w:r>
            <w:r w:rsidR="00FC5A3C">
              <w:fldChar w:fldCharType="begin"/>
            </w:r>
            <w:r w:rsidR="00FC5A3C">
              <w:instrText>PAGEREF _Toc1388726509 \h</w:instrText>
            </w:r>
            <w:r w:rsidR="00FC5A3C">
              <w:fldChar w:fldCharType="separate"/>
            </w:r>
            <w:r w:rsidRPr="18DF313F" w:rsidR="18DF313F">
              <w:rPr>
                <w:rStyle w:val="Hyperlink"/>
              </w:rPr>
              <w:t>4</w:t>
            </w:r>
            <w:r w:rsidR="00FC5A3C">
              <w:fldChar w:fldCharType="end"/>
            </w:r>
          </w:hyperlink>
        </w:p>
        <w:p w:rsidR="006F7424" w:rsidP="18DF313F" w:rsidRDefault="000062DA" w14:paraId="3B83B4B1" w14:textId="57189474">
          <w:pPr>
            <w:pStyle w:val="TOC2"/>
            <w:tabs>
              <w:tab w:val="clear" w:pos="9016"/>
              <w:tab w:val="left" w:pos="600"/>
              <w:tab w:val="right" w:leader="dot" w:pos="9015"/>
            </w:tabs>
            <w:rPr>
              <w:rStyle w:val="Hyperlink"/>
              <w:noProof/>
              <w:kern w:val="2"/>
              <w:lang w:val="en-GB" w:eastAsia="en-GB"/>
              <w14:ligatures w14:val="standardContextual"/>
            </w:rPr>
          </w:pPr>
          <w:hyperlink w:anchor="_Toc750020988">
            <w:r w:rsidRPr="18DF313F" w:rsidR="18DF313F">
              <w:rPr>
                <w:rStyle w:val="Hyperlink"/>
              </w:rPr>
              <w:t>1.5</w:t>
            </w:r>
            <w:r w:rsidR="00FC5A3C">
              <w:tab/>
            </w:r>
            <w:r w:rsidRPr="18DF313F" w:rsidR="18DF313F">
              <w:rPr>
                <w:rStyle w:val="Hyperlink"/>
              </w:rPr>
              <w:t>Stakeholder</w:t>
            </w:r>
            <w:r w:rsidR="00FC5A3C">
              <w:tab/>
            </w:r>
            <w:r w:rsidR="00FC5A3C">
              <w:fldChar w:fldCharType="begin"/>
            </w:r>
            <w:r w:rsidR="00FC5A3C">
              <w:instrText>PAGEREF _Toc750020988 \h</w:instrText>
            </w:r>
            <w:r w:rsidR="00FC5A3C">
              <w:fldChar w:fldCharType="separate"/>
            </w:r>
            <w:r w:rsidRPr="18DF313F" w:rsidR="18DF313F">
              <w:rPr>
                <w:rStyle w:val="Hyperlink"/>
              </w:rPr>
              <w:t>4</w:t>
            </w:r>
            <w:r w:rsidR="00FC5A3C">
              <w:fldChar w:fldCharType="end"/>
            </w:r>
          </w:hyperlink>
        </w:p>
        <w:p w:rsidR="006F7424" w:rsidP="18DF313F" w:rsidRDefault="000062DA" w14:paraId="46B7BF58" w14:textId="59F7040F">
          <w:pPr>
            <w:pStyle w:val="TOC1"/>
            <w:tabs>
              <w:tab w:val="clear" w:pos="400"/>
              <w:tab w:val="clear" w:pos="9016"/>
              <w:tab w:val="left" w:pos="390"/>
              <w:tab w:val="right" w:leader="dot" w:pos="9015"/>
            </w:tabs>
            <w:rPr>
              <w:rStyle w:val="Hyperlink"/>
              <w:noProof/>
              <w:kern w:val="2"/>
              <w:lang w:val="en-GB" w:eastAsia="en-GB"/>
              <w14:ligatures w14:val="standardContextual"/>
            </w:rPr>
          </w:pPr>
          <w:hyperlink w:anchor="_Toc39161656">
            <w:r w:rsidRPr="18DF313F" w:rsidR="18DF313F">
              <w:rPr>
                <w:rStyle w:val="Hyperlink"/>
              </w:rPr>
              <w:t>2.</w:t>
            </w:r>
            <w:r w:rsidR="00FC5A3C">
              <w:tab/>
            </w:r>
            <w:r w:rsidRPr="18DF313F" w:rsidR="18DF313F">
              <w:rPr>
                <w:rStyle w:val="Hyperlink"/>
              </w:rPr>
              <w:t>Assumptions, Dependencies, Open Actions</w:t>
            </w:r>
            <w:r w:rsidR="00FC5A3C">
              <w:tab/>
            </w:r>
            <w:r w:rsidR="00FC5A3C">
              <w:fldChar w:fldCharType="begin"/>
            </w:r>
            <w:r w:rsidR="00FC5A3C">
              <w:instrText>PAGEREF _Toc39161656 \h</w:instrText>
            </w:r>
            <w:r w:rsidR="00FC5A3C">
              <w:fldChar w:fldCharType="separate"/>
            </w:r>
            <w:r w:rsidRPr="18DF313F" w:rsidR="18DF313F">
              <w:rPr>
                <w:rStyle w:val="Hyperlink"/>
              </w:rPr>
              <w:t>4</w:t>
            </w:r>
            <w:r w:rsidR="00FC5A3C">
              <w:fldChar w:fldCharType="end"/>
            </w:r>
          </w:hyperlink>
        </w:p>
        <w:p w:rsidR="006F7424" w:rsidP="18DF313F" w:rsidRDefault="000062DA" w14:paraId="12347308" w14:textId="58EDEE43">
          <w:pPr>
            <w:pStyle w:val="TOC2"/>
            <w:tabs>
              <w:tab w:val="clear" w:pos="9016"/>
              <w:tab w:val="left" w:pos="600"/>
              <w:tab w:val="right" w:leader="dot" w:pos="9015"/>
            </w:tabs>
            <w:rPr>
              <w:rStyle w:val="Hyperlink"/>
              <w:noProof/>
              <w:kern w:val="2"/>
              <w:lang w:val="en-GB" w:eastAsia="en-GB"/>
              <w14:ligatures w14:val="standardContextual"/>
            </w:rPr>
          </w:pPr>
          <w:hyperlink w:anchor="_Toc1813480577">
            <w:r w:rsidRPr="18DF313F" w:rsidR="18DF313F">
              <w:rPr>
                <w:rStyle w:val="Hyperlink"/>
              </w:rPr>
              <w:t>2.1</w:t>
            </w:r>
            <w:r w:rsidR="00FC5A3C">
              <w:tab/>
            </w:r>
            <w:r w:rsidRPr="18DF313F" w:rsidR="18DF313F">
              <w:rPr>
                <w:rStyle w:val="Hyperlink"/>
              </w:rPr>
              <w:t>Assumptions</w:t>
            </w:r>
            <w:r w:rsidR="00FC5A3C">
              <w:tab/>
            </w:r>
            <w:r w:rsidR="00FC5A3C">
              <w:fldChar w:fldCharType="begin"/>
            </w:r>
            <w:r w:rsidR="00FC5A3C">
              <w:instrText>PAGEREF _Toc1813480577 \h</w:instrText>
            </w:r>
            <w:r w:rsidR="00FC5A3C">
              <w:fldChar w:fldCharType="separate"/>
            </w:r>
            <w:r w:rsidRPr="18DF313F" w:rsidR="18DF313F">
              <w:rPr>
                <w:rStyle w:val="Hyperlink"/>
              </w:rPr>
              <w:t>5</w:t>
            </w:r>
            <w:r w:rsidR="00FC5A3C">
              <w:fldChar w:fldCharType="end"/>
            </w:r>
          </w:hyperlink>
        </w:p>
        <w:p w:rsidR="006F7424" w:rsidP="18DF313F" w:rsidRDefault="000062DA" w14:paraId="012DA824" w14:textId="72DADF5B">
          <w:pPr>
            <w:pStyle w:val="TOC2"/>
            <w:tabs>
              <w:tab w:val="clear" w:pos="9016"/>
              <w:tab w:val="left" w:pos="600"/>
              <w:tab w:val="right" w:leader="dot" w:pos="9015"/>
            </w:tabs>
            <w:rPr>
              <w:rStyle w:val="Hyperlink"/>
              <w:noProof/>
              <w:kern w:val="2"/>
              <w:lang w:val="en-GB" w:eastAsia="en-GB"/>
              <w14:ligatures w14:val="standardContextual"/>
            </w:rPr>
          </w:pPr>
          <w:hyperlink w:anchor="_Toc2009138002">
            <w:r w:rsidRPr="18DF313F" w:rsidR="18DF313F">
              <w:rPr>
                <w:rStyle w:val="Hyperlink"/>
              </w:rPr>
              <w:t>2.2</w:t>
            </w:r>
            <w:r w:rsidR="00FC5A3C">
              <w:tab/>
            </w:r>
            <w:r w:rsidRPr="18DF313F" w:rsidR="18DF313F">
              <w:rPr>
                <w:rStyle w:val="Hyperlink"/>
              </w:rPr>
              <w:t>Dependencies</w:t>
            </w:r>
            <w:r w:rsidR="00FC5A3C">
              <w:tab/>
            </w:r>
            <w:r w:rsidR="00FC5A3C">
              <w:fldChar w:fldCharType="begin"/>
            </w:r>
            <w:r w:rsidR="00FC5A3C">
              <w:instrText>PAGEREF _Toc2009138002 \h</w:instrText>
            </w:r>
            <w:r w:rsidR="00FC5A3C">
              <w:fldChar w:fldCharType="separate"/>
            </w:r>
            <w:r w:rsidRPr="18DF313F" w:rsidR="18DF313F">
              <w:rPr>
                <w:rStyle w:val="Hyperlink"/>
              </w:rPr>
              <w:t>5</w:t>
            </w:r>
            <w:r w:rsidR="00FC5A3C">
              <w:fldChar w:fldCharType="end"/>
            </w:r>
          </w:hyperlink>
        </w:p>
        <w:p w:rsidR="006F7424" w:rsidP="18DF313F" w:rsidRDefault="000062DA" w14:paraId="4F982353" w14:textId="11B3A69F">
          <w:pPr>
            <w:pStyle w:val="TOC2"/>
            <w:tabs>
              <w:tab w:val="clear" w:pos="9016"/>
              <w:tab w:val="left" w:pos="600"/>
              <w:tab w:val="right" w:leader="dot" w:pos="9015"/>
            </w:tabs>
            <w:rPr>
              <w:rStyle w:val="Hyperlink"/>
              <w:noProof/>
              <w:kern w:val="2"/>
              <w:lang w:val="en-GB" w:eastAsia="en-GB"/>
              <w14:ligatures w14:val="standardContextual"/>
            </w:rPr>
          </w:pPr>
          <w:hyperlink w:anchor="_Toc1249683779">
            <w:r w:rsidRPr="18DF313F" w:rsidR="18DF313F">
              <w:rPr>
                <w:rStyle w:val="Hyperlink"/>
              </w:rPr>
              <w:t>2.3</w:t>
            </w:r>
            <w:r w:rsidR="00FC5A3C">
              <w:tab/>
            </w:r>
            <w:r w:rsidRPr="18DF313F" w:rsidR="18DF313F">
              <w:rPr>
                <w:rStyle w:val="Hyperlink"/>
              </w:rPr>
              <w:t>Open Actions</w:t>
            </w:r>
            <w:r w:rsidR="00FC5A3C">
              <w:tab/>
            </w:r>
            <w:r w:rsidR="00FC5A3C">
              <w:fldChar w:fldCharType="begin"/>
            </w:r>
            <w:r w:rsidR="00FC5A3C">
              <w:instrText>PAGEREF _Toc1249683779 \h</w:instrText>
            </w:r>
            <w:r w:rsidR="00FC5A3C">
              <w:fldChar w:fldCharType="separate"/>
            </w:r>
            <w:r w:rsidRPr="18DF313F" w:rsidR="18DF313F">
              <w:rPr>
                <w:rStyle w:val="Hyperlink"/>
              </w:rPr>
              <w:t>5</w:t>
            </w:r>
            <w:r w:rsidR="00FC5A3C">
              <w:fldChar w:fldCharType="end"/>
            </w:r>
          </w:hyperlink>
        </w:p>
        <w:p w:rsidR="006F7424" w:rsidP="18DF313F" w:rsidRDefault="000062DA" w14:paraId="1A90147A" w14:textId="359EF526">
          <w:pPr>
            <w:pStyle w:val="TOC1"/>
            <w:tabs>
              <w:tab w:val="clear" w:pos="400"/>
              <w:tab w:val="clear" w:pos="9016"/>
              <w:tab w:val="left" w:pos="390"/>
              <w:tab w:val="right" w:leader="dot" w:pos="9015"/>
            </w:tabs>
            <w:rPr>
              <w:rStyle w:val="Hyperlink"/>
              <w:noProof/>
              <w:kern w:val="2"/>
              <w:lang w:val="en-GB" w:eastAsia="en-GB"/>
              <w14:ligatures w14:val="standardContextual"/>
            </w:rPr>
          </w:pPr>
          <w:hyperlink w:anchor="_Toc280619754">
            <w:r w:rsidRPr="18DF313F" w:rsidR="18DF313F">
              <w:rPr>
                <w:rStyle w:val="Hyperlink"/>
              </w:rPr>
              <w:t>3.</w:t>
            </w:r>
            <w:r w:rsidR="00FC5A3C">
              <w:tab/>
            </w:r>
            <w:r w:rsidRPr="18DF313F" w:rsidR="18DF313F">
              <w:rPr>
                <w:rStyle w:val="Hyperlink"/>
              </w:rPr>
              <w:t>Document Purpose</w:t>
            </w:r>
            <w:r w:rsidR="00FC5A3C">
              <w:tab/>
            </w:r>
            <w:r w:rsidR="00FC5A3C">
              <w:fldChar w:fldCharType="begin"/>
            </w:r>
            <w:r w:rsidR="00FC5A3C">
              <w:instrText>PAGEREF _Toc280619754 \h</w:instrText>
            </w:r>
            <w:r w:rsidR="00FC5A3C">
              <w:fldChar w:fldCharType="separate"/>
            </w:r>
            <w:r w:rsidRPr="18DF313F" w:rsidR="18DF313F">
              <w:rPr>
                <w:rStyle w:val="Hyperlink"/>
              </w:rPr>
              <w:t>5</w:t>
            </w:r>
            <w:r w:rsidR="00FC5A3C">
              <w:fldChar w:fldCharType="end"/>
            </w:r>
          </w:hyperlink>
        </w:p>
        <w:p w:rsidR="006F7424" w:rsidP="18DF313F" w:rsidRDefault="000062DA" w14:paraId="246E4BC9" w14:textId="6277AA36">
          <w:pPr>
            <w:pStyle w:val="TOC1"/>
            <w:tabs>
              <w:tab w:val="clear" w:pos="400"/>
              <w:tab w:val="clear" w:pos="9016"/>
              <w:tab w:val="left" w:pos="390"/>
              <w:tab w:val="right" w:leader="dot" w:pos="9015"/>
            </w:tabs>
            <w:rPr>
              <w:rStyle w:val="Hyperlink"/>
              <w:noProof/>
              <w:kern w:val="2"/>
              <w:lang w:val="en-GB" w:eastAsia="en-GB"/>
              <w14:ligatures w14:val="standardContextual"/>
            </w:rPr>
          </w:pPr>
          <w:hyperlink w:anchor="_Toc1252154922">
            <w:r w:rsidRPr="18DF313F" w:rsidR="18DF313F">
              <w:rPr>
                <w:rStyle w:val="Hyperlink"/>
              </w:rPr>
              <w:t>4.</w:t>
            </w:r>
            <w:r w:rsidR="00FC5A3C">
              <w:tab/>
            </w:r>
            <w:r w:rsidRPr="18DF313F" w:rsidR="18DF313F">
              <w:rPr>
                <w:rStyle w:val="Hyperlink"/>
              </w:rPr>
              <w:t>Reference Documents</w:t>
            </w:r>
            <w:r w:rsidR="00FC5A3C">
              <w:tab/>
            </w:r>
            <w:r w:rsidR="00FC5A3C">
              <w:fldChar w:fldCharType="begin"/>
            </w:r>
            <w:r w:rsidR="00FC5A3C">
              <w:instrText>PAGEREF _Toc1252154922 \h</w:instrText>
            </w:r>
            <w:r w:rsidR="00FC5A3C">
              <w:fldChar w:fldCharType="separate"/>
            </w:r>
            <w:r w:rsidRPr="18DF313F" w:rsidR="18DF313F">
              <w:rPr>
                <w:rStyle w:val="Hyperlink"/>
              </w:rPr>
              <w:t>5</w:t>
            </w:r>
            <w:r w:rsidR="00FC5A3C">
              <w:fldChar w:fldCharType="end"/>
            </w:r>
          </w:hyperlink>
        </w:p>
        <w:p w:rsidR="006F7424" w:rsidP="18DF313F" w:rsidRDefault="000062DA" w14:paraId="365E3217" w14:textId="4E3AD256">
          <w:pPr>
            <w:pStyle w:val="TOC1"/>
            <w:tabs>
              <w:tab w:val="clear" w:pos="400"/>
              <w:tab w:val="clear" w:pos="9016"/>
              <w:tab w:val="left" w:pos="390"/>
              <w:tab w:val="right" w:leader="dot" w:pos="9015"/>
            </w:tabs>
            <w:rPr>
              <w:rStyle w:val="Hyperlink"/>
              <w:noProof/>
              <w:kern w:val="2"/>
              <w:lang w:val="en-GB" w:eastAsia="en-GB"/>
              <w14:ligatures w14:val="standardContextual"/>
            </w:rPr>
          </w:pPr>
          <w:hyperlink w:anchor="_Toc511279384">
            <w:r w:rsidRPr="18DF313F" w:rsidR="18DF313F">
              <w:rPr>
                <w:rStyle w:val="Hyperlink"/>
              </w:rPr>
              <w:t>5.</w:t>
            </w:r>
            <w:r w:rsidR="00FC5A3C">
              <w:tab/>
            </w:r>
            <w:r w:rsidRPr="18DF313F" w:rsidR="18DF313F">
              <w:rPr>
                <w:rStyle w:val="Hyperlink"/>
              </w:rPr>
              <w:t>Glossary</w:t>
            </w:r>
            <w:r w:rsidR="00FC5A3C">
              <w:tab/>
            </w:r>
            <w:r w:rsidR="00FC5A3C">
              <w:fldChar w:fldCharType="begin"/>
            </w:r>
            <w:r w:rsidR="00FC5A3C">
              <w:instrText>PAGEREF _Toc511279384 \h</w:instrText>
            </w:r>
            <w:r w:rsidR="00FC5A3C">
              <w:fldChar w:fldCharType="separate"/>
            </w:r>
            <w:r w:rsidRPr="18DF313F" w:rsidR="18DF313F">
              <w:rPr>
                <w:rStyle w:val="Hyperlink"/>
              </w:rPr>
              <w:t>6</w:t>
            </w:r>
            <w:r w:rsidR="00FC5A3C">
              <w:fldChar w:fldCharType="end"/>
            </w:r>
          </w:hyperlink>
        </w:p>
        <w:p w:rsidR="006F7424" w:rsidP="18DF313F" w:rsidRDefault="000062DA" w14:paraId="56B46E8D" w14:textId="368F3F6D">
          <w:pPr>
            <w:pStyle w:val="TOC1"/>
            <w:tabs>
              <w:tab w:val="clear" w:pos="400"/>
              <w:tab w:val="clear" w:pos="9016"/>
              <w:tab w:val="left" w:pos="390"/>
              <w:tab w:val="right" w:leader="dot" w:pos="9015"/>
            </w:tabs>
            <w:rPr>
              <w:rStyle w:val="Hyperlink"/>
              <w:noProof/>
              <w:kern w:val="2"/>
              <w:lang w:val="en-GB" w:eastAsia="en-GB"/>
              <w14:ligatures w14:val="standardContextual"/>
            </w:rPr>
          </w:pPr>
          <w:hyperlink w:anchor="_Toc790449530">
            <w:r w:rsidRPr="18DF313F" w:rsidR="18DF313F">
              <w:rPr>
                <w:rStyle w:val="Hyperlink"/>
              </w:rPr>
              <w:t>6.</w:t>
            </w:r>
            <w:r w:rsidR="00FC5A3C">
              <w:tab/>
            </w:r>
            <w:r w:rsidRPr="18DF313F" w:rsidR="18DF313F">
              <w:rPr>
                <w:rStyle w:val="Hyperlink"/>
              </w:rPr>
              <w:t>Data Entity Detail</w:t>
            </w:r>
            <w:r w:rsidR="00FC5A3C">
              <w:tab/>
            </w:r>
            <w:r w:rsidR="00FC5A3C">
              <w:fldChar w:fldCharType="begin"/>
            </w:r>
            <w:r w:rsidR="00FC5A3C">
              <w:instrText>PAGEREF _Toc790449530 \h</w:instrText>
            </w:r>
            <w:r w:rsidR="00FC5A3C">
              <w:fldChar w:fldCharType="separate"/>
            </w:r>
            <w:r w:rsidRPr="18DF313F" w:rsidR="18DF313F">
              <w:rPr>
                <w:rStyle w:val="Hyperlink"/>
              </w:rPr>
              <w:t>7</w:t>
            </w:r>
            <w:r w:rsidR="00FC5A3C">
              <w:fldChar w:fldCharType="end"/>
            </w:r>
          </w:hyperlink>
        </w:p>
        <w:p w:rsidR="006F7424" w:rsidP="18DF313F" w:rsidRDefault="000062DA" w14:paraId="6301FB06" w14:textId="6F0593D1">
          <w:pPr>
            <w:pStyle w:val="TOC2"/>
            <w:tabs>
              <w:tab w:val="clear" w:pos="9016"/>
              <w:tab w:val="left" w:pos="600"/>
              <w:tab w:val="right" w:leader="dot" w:pos="9015"/>
            </w:tabs>
            <w:rPr>
              <w:rStyle w:val="Hyperlink"/>
              <w:noProof/>
              <w:kern w:val="2"/>
              <w:lang w:val="en-GB" w:eastAsia="en-GB"/>
              <w14:ligatures w14:val="standardContextual"/>
            </w:rPr>
          </w:pPr>
          <w:hyperlink w:anchor="_Toc2131974356">
            <w:r w:rsidRPr="18DF313F" w:rsidR="18DF313F">
              <w:rPr>
                <w:rStyle w:val="Hyperlink"/>
              </w:rPr>
              <w:t>6.1</w:t>
            </w:r>
            <w:r w:rsidR="00FC5A3C">
              <w:tab/>
            </w:r>
            <w:r w:rsidRPr="18DF313F" w:rsidR="18DF313F">
              <w:rPr>
                <w:rStyle w:val="Hyperlink"/>
              </w:rPr>
              <w:t>ITEM</w:t>
            </w:r>
            <w:r w:rsidR="00FC5A3C">
              <w:tab/>
            </w:r>
            <w:r w:rsidR="00FC5A3C">
              <w:fldChar w:fldCharType="begin"/>
            </w:r>
            <w:r w:rsidR="00FC5A3C">
              <w:instrText>PAGEREF _Toc2131974356 \h</w:instrText>
            </w:r>
            <w:r w:rsidR="00FC5A3C">
              <w:fldChar w:fldCharType="separate"/>
            </w:r>
            <w:r w:rsidRPr="18DF313F" w:rsidR="18DF313F">
              <w:rPr>
                <w:rStyle w:val="Hyperlink"/>
              </w:rPr>
              <w:t>8</w:t>
            </w:r>
            <w:r w:rsidR="00FC5A3C">
              <w:fldChar w:fldCharType="end"/>
            </w:r>
          </w:hyperlink>
          <w:r w:rsidR="00FC5A3C">
            <w:fldChar w:fldCharType="end"/>
          </w:r>
        </w:p>
      </w:sdtContent>
    </w:sdt>
    <w:p w:rsidR="4BCE63C9" w:rsidP="3E7D54D8" w:rsidRDefault="4BCE63C9" w14:paraId="750A561E" w14:textId="02E99B48">
      <w:pPr>
        <w:pStyle w:val="TOC1"/>
        <w:tabs>
          <w:tab w:val="clear" w:pos="400"/>
          <w:tab w:val="clear" w:pos="9016"/>
          <w:tab w:val="left" w:pos="390"/>
          <w:tab w:val="right" w:leader="dot" w:pos="9015"/>
        </w:tabs>
        <w:rPr>
          <w:rStyle w:val="Hyperlink"/>
        </w:rPr>
      </w:pPr>
    </w:p>
    <w:p w:rsidR="52239944" w:rsidP="0465EB68" w:rsidRDefault="52239944" w14:paraId="2896A4E7" w14:textId="77777777">
      <w:pPr>
        <w:pStyle w:val="TOC1"/>
        <w:tabs>
          <w:tab w:val="clear" w:pos="400"/>
          <w:tab w:val="clear" w:pos="9016"/>
          <w:tab w:val="left" w:pos="390"/>
          <w:tab w:val="right" w:leader="dot" w:pos="9015"/>
        </w:tabs>
        <w:rPr>
          <w:rStyle w:val="Hyperlink"/>
          <w:rFonts w:eastAsiaTheme="minorEastAsia"/>
        </w:rPr>
      </w:pPr>
    </w:p>
    <w:p w:rsidRPr="00F127E2" w:rsidR="00B52C73" w:rsidP="2A15A2AA" w:rsidRDefault="00B52C73" w14:paraId="3640E9E4" w14:textId="77777777">
      <w:pPr>
        <w:rPr>
          <w:rFonts w:eastAsiaTheme="minorEastAsia" w:cstheme="minorBidi"/>
        </w:rPr>
      </w:pPr>
    </w:p>
    <w:p w:rsidRPr="00F127E2" w:rsidR="006621DC" w:rsidP="2A15A2AA" w:rsidRDefault="006621DC" w14:paraId="73599D9A" w14:textId="77777777">
      <w:pPr>
        <w:spacing w:after="160"/>
        <w:jc w:val="left"/>
        <w:rPr>
          <w:rFonts w:eastAsiaTheme="minorEastAsia" w:cstheme="minorBidi"/>
          <w:b/>
          <w:color w:val="000000" w:themeColor="text1"/>
          <w:sz w:val="28"/>
          <w:szCs w:val="28"/>
          <w:lang w:val="en-IN"/>
        </w:rPr>
      </w:pPr>
      <w:r w:rsidRPr="2A15A2AA">
        <w:rPr>
          <w:rFonts w:eastAsiaTheme="minorEastAsia" w:cstheme="minorBidi"/>
          <w:color w:val="000000" w:themeColor="text1"/>
          <w:lang w:val="en-IN"/>
        </w:rPr>
        <w:br w:type="page"/>
      </w:r>
    </w:p>
    <w:p w:rsidRPr="00F127E2" w:rsidR="00504204" w:rsidP="18DF313F" w:rsidRDefault="49CC3AF6" w14:paraId="50000B9D" w14:textId="77777777">
      <w:pPr>
        <w:pStyle w:val="Heading1"/>
        <w:rPr>
          <w:rFonts w:eastAsiaTheme="majorEastAsia" w:cstheme="minorBidi"/>
          <w:caps/>
        </w:rPr>
      </w:pPr>
      <w:bookmarkStart w:name="_Toc148116423" w:id="1"/>
      <w:bookmarkStart w:name="_Toc148358495" w:id="2"/>
      <w:bookmarkStart w:name="_Toc149676888" w:id="3"/>
      <w:bookmarkStart w:name="_Toc329211163" w:id="4"/>
      <w:r w:rsidRPr="18DF313F">
        <w:rPr>
          <w:rFonts w:eastAsiaTheme="majorEastAsia"/>
        </w:rPr>
        <w:t>Version, Approval, Distribution and Signoff</w:t>
      </w:r>
      <w:bookmarkEnd w:id="1"/>
      <w:bookmarkEnd w:id="2"/>
      <w:bookmarkEnd w:id="3"/>
      <w:bookmarkEnd w:id="4"/>
    </w:p>
    <w:p w:rsidRPr="00F127E2" w:rsidR="00D27992" w:rsidP="00D27992" w:rsidRDefault="00D27992" w14:paraId="2CCA6AD1" w14:textId="77777777">
      <w:pPr>
        <w:rPr>
          <w:rFonts w:eastAsiaTheme="majorEastAsia" w:cstheme="minorHAnsi"/>
        </w:rPr>
      </w:pPr>
    </w:p>
    <w:p w:rsidRPr="00935E0E" w:rsidR="00A05E83" w:rsidP="18DF313F" w:rsidRDefault="1193C8BC" w14:paraId="6C70932A" w14:textId="77777777">
      <w:pPr>
        <w:pStyle w:val="Heading2"/>
        <w:rPr>
          <w:rFonts w:eastAsiaTheme="majorEastAsia"/>
        </w:rPr>
      </w:pPr>
      <w:bookmarkStart w:name="_Toc1891670827" w:id="5"/>
      <w:r w:rsidRPr="18DF313F">
        <w:rPr>
          <w:rFonts w:eastAsiaTheme="majorEastAsia"/>
        </w:rPr>
        <w:t>Version</w:t>
      </w:r>
      <w:r w:rsidRPr="18DF313F" w:rsidR="530F6550">
        <w:rPr>
          <w:rFonts w:eastAsiaTheme="majorEastAsia"/>
        </w:rPr>
        <w:t xml:space="preserve"> History</w:t>
      </w:r>
      <w:bookmarkEnd w:id="5"/>
      <w:bookmarkEnd w:id="0"/>
    </w:p>
    <w:p w:rsidRPr="00F127E2" w:rsidR="00A05E83" w:rsidP="00A05E83" w:rsidRDefault="00A05E83" w14:paraId="35CA97C9" w14:textId="7777777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cstheme="minorHAnsi"/>
        </w:rPr>
      </w:pPr>
    </w:p>
    <w:p w:rsidRPr="00F127E2" w:rsidR="005851A2" w:rsidP="00DA7AF4" w:rsidRDefault="005851A2" w14:paraId="382DD8A8" w14:textId="77777777">
      <w:pPr>
        <w:spacing w:line="240" w:lineRule="auto"/>
        <w:ind w:left="425"/>
        <w:rPr>
          <w:rFonts w:cstheme="minorHAnsi"/>
          <w:b/>
        </w:rPr>
      </w:pPr>
      <w:r w:rsidRPr="00F127E2">
        <w:rPr>
          <w:rFonts w:cstheme="minorHAnsi"/>
          <w:b/>
        </w:rPr>
        <w:t>Document Control</w:t>
      </w:r>
    </w:p>
    <w:p w:rsidRPr="00F127E2" w:rsidR="005851A2" w:rsidP="00FC6F2A" w:rsidRDefault="005851A2" w14:paraId="51DD6851" w14:textId="77777777">
      <w:pPr>
        <w:spacing w:after="160" w:line="259" w:lineRule="auto"/>
        <w:ind w:left="426"/>
        <w:rPr>
          <w:rFonts w:cstheme="minorHAnsi"/>
        </w:rPr>
      </w:pPr>
      <w:r w:rsidRPr="00F127E2">
        <w:rPr>
          <w:rFonts w:cstheme="minorHAnsi"/>
        </w:rPr>
        <w:t>This document will be owned and maintained by the groups and members listed below. All version management and future changes must involve the owners listed below</w:t>
      </w:r>
      <w:commentRangeStart w:id="6"/>
      <w:r w:rsidRPr="00F127E2">
        <w:rPr>
          <w:rFonts w:cstheme="minorHAnsi"/>
        </w:rPr>
        <w:t>.</w:t>
      </w:r>
      <w:commentRangeEnd w:id="6"/>
      <w:r w:rsidR="00457443">
        <w:rPr>
          <w:rStyle w:val="CommentReference"/>
        </w:rPr>
        <w:commentReference w:id="6"/>
      </w:r>
    </w:p>
    <w:tbl>
      <w:tblPr>
        <w:tblW w:w="8363" w:type="dxa"/>
        <w:tblInd w:w="421"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992"/>
        <w:gridCol w:w="1485"/>
        <w:gridCol w:w="2342"/>
        <w:gridCol w:w="3544"/>
      </w:tblGrid>
      <w:tr w:rsidRPr="00F127E2" w:rsidR="00A7794B" w:rsidTr="0EDA8FCE" w14:paraId="0AEE627D" w14:textId="77777777">
        <w:trPr>
          <w:trHeight w:val="485"/>
        </w:trPr>
        <w:tc>
          <w:tcPr>
            <w:tcW w:w="99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A7794B" w:rsidRDefault="00A7794B" w14:paraId="35F7C99D" w14:textId="77777777">
            <w:pPr>
              <w:pStyle w:val="CentredHeader"/>
              <w:jc w:val="both"/>
              <w:rPr>
                <w:rFonts w:asciiTheme="minorHAnsi" w:hAnsiTheme="minorHAnsi" w:cstheme="minorHAnsi"/>
                <w:sz w:val="20"/>
                <w:szCs w:val="20"/>
                <w:lang w:val="en-AU"/>
              </w:rPr>
            </w:pPr>
            <w:r w:rsidRPr="00F127E2">
              <w:rPr>
                <w:rFonts w:asciiTheme="minorHAnsi" w:hAnsiTheme="minorHAnsi" w:cstheme="minorHAnsi"/>
                <w:sz w:val="20"/>
                <w:szCs w:val="20"/>
                <w:lang w:val="en-AU"/>
              </w:rPr>
              <w:t>Version</w:t>
            </w:r>
          </w:p>
        </w:tc>
        <w:tc>
          <w:tcPr>
            <w:tcW w:w="148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A7794B" w:rsidRDefault="00A7794B" w14:paraId="7DFE4BDF" w14:textId="77777777">
            <w:pPr>
              <w:spacing w:line="240" w:lineRule="auto"/>
              <w:rPr>
                <w:rFonts w:cstheme="minorHAnsi"/>
                <w:b/>
              </w:rPr>
            </w:pPr>
            <w:r w:rsidRPr="00F127E2">
              <w:rPr>
                <w:rFonts w:cstheme="minorHAnsi"/>
                <w:b/>
              </w:rPr>
              <w:t>Date Created</w:t>
            </w:r>
          </w:p>
        </w:tc>
        <w:tc>
          <w:tcPr>
            <w:tcW w:w="234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A7794B" w:rsidP="0EDA8FCE" w:rsidRDefault="7487EAE3" w14:paraId="1FB1A0ED" w14:textId="2EB30EE9">
            <w:pPr>
              <w:spacing w:line="240" w:lineRule="auto"/>
            </w:pPr>
            <w:r w:rsidRPr="0EDA8FCE">
              <w:rPr>
                <w:rFonts w:cstheme="minorBidi"/>
                <w:b/>
                <w:bCs/>
              </w:rPr>
              <w:t>Rao vuttla</w:t>
            </w:r>
          </w:p>
        </w:tc>
        <w:tc>
          <w:tcPr>
            <w:tcW w:w="354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A7794B" w:rsidRDefault="00A7794B" w14:paraId="7C7761C3" w14:textId="77777777">
            <w:pPr>
              <w:spacing w:line="240" w:lineRule="auto"/>
              <w:rPr>
                <w:rFonts w:cstheme="minorHAnsi"/>
                <w:b/>
              </w:rPr>
            </w:pPr>
            <w:r w:rsidRPr="00F127E2">
              <w:rPr>
                <w:rFonts w:cstheme="minorHAnsi"/>
                <w:b/>
              </w:rPr>
              <w:t>Change Detail</w:t>
            </w:r>
          </w:p>
        </w:tc>
      </w:tr>
      <w:tr w:rsidRPr="00F127E2" w:rsidR="00A7794B" w:rsidTr="0EDA8FCE" w14:paraId="3AD59D21" w14:textId="77777777">
        <w:tc>
          <w:tcPr>
            <w:tcW w:w="992" w:type="dxa"/>
            <w:tcBorders>
              <w:top w:val="single" w:color="auto" w:sz="4" w:space="0"/>
              <w:left w:val="single" w:color="auto" w:sz="4" w:space="0"/>
              <w:bottom w:val="single" w:color="auto" w:sz="4" w:space="0"/>
              <w:right w:val="single" w:color="auto" w:sz="4" w:space="0"/>
            </w:tcBorders>
          </w:tcPr>
          <w:p w:rsidRPr="00F127E2" w:rsidR="00A7794B" w:rsidRDefault="00A7794B" w14:paraId="76451792" w14:textId="77777777">
            <w:pPr>
              <w:spacing w:line="240" w:lineRule="auto"/>
              <w:rPr>
                <w:rFonts w:cstheme="minorHAnsi"/>
              </w:rPr>
            </w:pPr>
            <w:r w:rsidRPr="00F127E2">
              <w:rPr>
                <w:rFonts w:cstheme="minorHAnsi"/>
              </w:rPr>
              <w:t>V1.0</w:t>
            </w:r>
          </w:p>
        </w:tc>
        <w:tc>
          <w:tcPr>
            <w:tcW w:w="1485" w:type="dxa"/>
            <w:tcBorders>
              <w:top w:val="single" w:color="auto" w:sz="4" w:space="0"/>
              <w:left w:val="single" w:color="auto" w:sz="4" w:space="0"/>
              <w:bottom w:val="single" w:color="auto" w:sz="4" w:space="0"/>
              <w:right w:val="single" w:color="auto" w:sz="4" w:space="0"/>
            </w:tcBorders>
          </w:tcPr>
          <w:p w:rsidRPr="00F127E2" w:rsidR="00A7794B" w:rsidP="0EDA8FCE" w:rsidRDefault="3E411389" w14:paraId="53A624CA" w14:textId="52A5EEB3">
            <w:pPr>
              <w:spacing w:line="240" w:lineRule="auto"/>
              <w:rPr>
                <w:rFonts w:cstheme="minorBidi"/>
              </w:rPr>
            </w:pPr>
            <w:r w:rsidRPr="0EDA8FCE">
              <w:rPr>
                <w:rFonts w:cstheme="minorBidi"/>
              </w:rPr>
              <w:t>22</w:t>
            </w:r>
            <w:r w:rsidRPr="0EDA8FCE" w:rsidR="0706DAEF">
              <w:rPr>
                <w:rFonts w:cstheme="minorBidi"/>
              </w:rPr>
              <w:t>-</w:t>
            </w:r>
            <w:r w:rsidRPr="0EDA8FCE" w:rsidR="76CAC40B">
              <w:rPr>
                <w:rFonts w:cstheme="minorBidi"/>
              </w:rPr>
              <w:t>Apr</w:t>
            </w:r>
            <w:r w:rsidRPr="0EDA8FCE" w:rsidR="0706DAEF">
              <w:rPr>
                <w:rFonts w:cstheme="minorBidi"/>
              </w:rPr>
              <w:t>-2</w:t>
            </w:r>
            <w:r w:rsidRPr="0EDA8FCE" w:rsidR="6B9BAF84">
              <w:rPr>
                <w:rFonts w:cstheme="minorBidi"/>
              </w:rPr>
              <w:t>4</w:t>
            </w:r>
          </w:p>
        </w:tc>
        <w:tc>
          <w:tcPr>
            <w:tcW w:w="2342" w:type="dxa"/>
            <w:tcBorders>
              <w:top w:val="single" w:color="auto" w:sz="4" w:space="0"/>
              <w:left w:val="single" w:color="auto" w:sz="4" w:space="0"/>
              <w:bottom w:val="single" w:color="auto" w:sz="4" w:space="0"/>
              <w:right w:val="single" w:color="auto" w:sz="4" w:space="0"/>
            </w:tcBorders>
          </w:tcPr>
          <w:p w:rsidRPr="00F127E2" w:rsidR="00A7794B" w:rsidP="0EDA8FCE" w:rsidRDefault="6B9BAF84" w14:paraId="27DE30D3" w14:textId="02582B0A">
            <w:pPr>
              <w:spacing w:line="240" w:lineRule="auto"/>
            </w:pPr>
            <w:r w:rsidRPr="0EDA8FCE">
              <w:rPr>
                <w:rFonts w:cstheme="minorBidi"/>
              </w:rPr>
              <w:t>Rao vuttla</w:t>
            </w:r>
          </w:p>
        </w:tc>
        <w:tc>
          <w:tcPr>
            <w:tcW w:w="3544" w:type="dxa"/>
            <w:tcBorders>
              <w:top w:val="single" w:color="auto" w:sz="4" w:space="0"/>
              <w:left w:val="single" w:color="auto" w:sz="4" w:space="0"/>
              <w:bottom w:val="single" w:color="auto" w:sz="4" w:space="0"/>
              <w:right w:val="single" w:color="auto" w:sz="4" w:space="0"/>
            </w:tcBorders>
          </w:tcPr>
          <w:p w:rsidRPr="00F127E2" w:rsidR="00A7794B" w:rsidRDefault="00A7794B" w14:paraId="1203E785" w14:textId="77777777">
            <w:pPr>
              <w:spacing w:line="240" w:lineRule="auto"/>
              <w:rPr>
                <w:rFonts w:cstheme="minorHAnsi"/>
              </w:rPr>
            </w:pPr>
            <w:r w:rsidRPr="00F127E2">
              <w:rPr>
                <w:rFonts w:cstheme="minorHAnsi"/>
              </w:rPr>
              <w:t>Initial Draft</w:t>
            </w:r>
          </w:p>
        </w:tc>
      </w:tr>
      <w:tr w:rsidRPr="00F127E2" w:rsidR="00A7794B" w:rsidTr="0EDA8FCE" w14:paraId="0C835A8C" w14:textId="77777777">
        <w:tc>
          <w:tcPr>
            <w:tcW w:w="992" w:type="dxa"/>
            <w:tcBorders>
              <w:top w:val="single" w:color="auto" w:sz="4" w:space="0"/>
              <w:left w:val="single" w:color="auto" w:sz="4" w:space="0"/>
              <w:bottom w:val="single" w:color="auto" w:sz="4" w:space="0"/>
              <w:right w:val="single" w:color="auto" w:sz="4" w:space="0"/>
            </w:tcBorders>
          </w:tcPr>
          <w:p w:rsidRPr="00F127E2" w:rsidR="00A7794B" w:rsidRDefault="00A7794B" w14:paraId="2FF9BD3A" w14:textId="77777777">
            <w:pPr>
              <w:pStyle w:val="Footer"/>
              <w:spacing w:line="240" w:lineRule="auto"/>
              <w:rPr>
                <w:rFonts w:cstheme="minorBidi"/>
              </w:rPr>
            </w:pPr>
          </w:p>
        </w:tc>
        <w:tc>
          <w:tcPr>
            <w:tcW w:w="1485" w:type="dxa"/>
            <w:tcBorders>
              <w:top w:val="single" w:color="auto" w:sz="4" w:space="0"/>
              <w:left w:val="single" w:color="auto" w:sz="4" w:space="0"/>
              <w:bottom w:val="single" w:color="auto" w:sz="4" w:space="0"/>
              <w:right w:val="single" w:color="auto" w:sz="4" w:space="0"/>
            </w:tcBorders>
          </w:tcPr>
          <w:p w:rsidRPr="00F127E2" w:rsidR="00A7794B" w:rsidRDefault="00A7794B" w14:paraId="1ADD236D" w14:textId="77777777">
            <w:pPr>
              <w:spacing w:line="240" w:lineRule="auto"/>
              <w:rPr>
                <w:rFonts w:cstheme="minorHAnsi"/>
              </w:rPr>
            </w:pPr>
          </w:p>
        </w:tc>
        <w:tc>
          <w:tcPr>
            <w:tcW w:w="2342" w:type="dxa"/>
            <w:tcBorders>
              <w:top w:val="single" w:color="auto" w:sz="4" w:space="0"/>
              <w:left w:val="single" w:color="auto" w:sz="4" w:space="0"/>
              <w:bottom w:val="single" w:color="auto" w:sz="4" w:space="0"/>
              <w:right w:val="single" w:color="auto" w:sz="4" w:space="0"/>
            </w:tcBorders>
          </w:tcPr>
          <w:p w:rsidRPr="00F127E2" w:rsidR="00A7794B" w:rsidRDefault="00A7794B" w14:paraId="30A4DFC5" w14:textId="77777777">
            <w:pPr>
              <w:spacing w:line="240" w:lineRule="auto"/>
              <w:rPr>
                <w:rFonts w:cstheme="minorHAnsi"/>
              </w:rPr>
            </w:pPr>
          </w:p>
        </w:tc>
        <w:tc>
          <w:tcPr>
            <w:tcW w:w="3544" w:type="dxa"/>
            <w:tcBorders>
              <w:top w:val="single" w:color="auto" w:sz="4" w:space="0"/>
              <w:left w:val="single" w:color="auto" w:sz="4" w:space="0"/>
              <w:bottom w:val="single" w:color="auto" w:sz="4" w:space="0"/>
              <w:right w:val="single" w:color="auto" w:sz="4" w:space="0"/>
            </w:tcBorders>
          </w:tcPr>
          <w:p w:rsidRPr="00F127E2" w:rsidR="00A7794B" w:rsidRDefault="00A7794B" w14:paraId="402953DF" w14:textId="77777777">
            <w:pPr>
              <w:spacing w:line="240" w:lineRule="auto"/>
              <w:rPr>
                <w:rFonts w:cstheme="minorHAnsi"/>
              </w:rPr>
            </w:pPr>
          </w:p>
        </w:tc>
      </w:tr>
      <w:tr w:rsidRPr="00F127E2" w:rsidR="00A7794B" w:rsidTr="0EDA8FCE" w14:paraId="4A208670" w14:textId="77777777">
        <w:tc>
          <w:tcPr>
            <w:tcW w:w="992" w:type="dxa"/>
            <w:tcBorders>
              <w:top w:val="single" w:color="auto" w:sz="4" w:space="0"/>
              <w:left w:val="single" w:color="auto" w:sz="4" w:space="0"/>
              <w:bottom w:val="single" w:color="auto" w:sz="4" w:space="0"/>
              <w:right w:val="single" w:color="auto" w:sz="4" w:space="0"/>
            </w:tcBorders>
          </w:tcPr>
          <w:p w:rsidRPr="00F127E2" w:rsidR="00A7794B" w:rsidRDefault="00A7794B" w14:paraId="263559BE" w14:textId="77777777">
            <w:pPr>
              <w:pStyle w:val="Footer"/>
              <w:spacing w:line="240" w:lineRule="auto"/>
              <w:rPr>
                <w:rFonts w:cstheme="minorHAnsi"/>
              </w:rPr>
            </w:pPr>
          </w:p>
        </w:tc>
        <w:tc>
          <w:tcPr>
            <w:tcW w:w="1485" w:type="dxa"/>
            <w:tcBorders>
              <w:top w:val="single" w:color="auto" w:sz="4" w:space="0"/>
              <w:left w:val="single" w:color="auto" w:sz="4" w:space="0"/>
              <w:bottom w:val="single" w:color="auto" w:sz="4" w:space="0"/>
              <w:right w:val="single" w:color="auto" w:sz="4" w:space="0"/>
            </w:tcBorders>
          </w:tcPr>
          <w:p w:rsidRPr="00F127E2" w:rsidR="00A7794B" w:rsidRDefault="00A7794B" w14:paraId="67C0A04B" w14:textId="77777777">
            <w:pPr>
              <w:spacing w:line="240" w:lineRule="auto"/>
              <w:rPr>
                <w:rFonts w:cstheme="minorHAnsi"/>
              </w:rPr>
            </w:pPr>
          </w:p>
        </w:tc>
        <w:tc>
          <w:tcPr>
            <w:tcW w:w="2342" w:type="dxa"/>
            <w:tcBorders>
              <w:top w:val="single" w:color="auto" w:sz="4" w:space="0"/>
              <w:left w:val="single" w:color="auto" w:sz="4" w:space="0"/>
              <w:bottom w:val="single" w:color="auto" w:sz="4" w:space="0"/>
              <w:right w:val="single" w:color="auto" w:sz="4" w:space="0"/>
            </w:tcBorders>
          </w:tcPr>
          <w:p w:rsidRPr="00F127E2" w:rsidR="00A7794B" w:rsidRDefault="00A7794B" w14:paraId="63D24804" w14:textId="77777777">
            <w:pPr>
              <w:spacing w:line="240" w:lineRule="auto"/>
              <w:rPr>
                <w:rFonts w:cstheme="minorHAnsi"/>
              </w:rPr>
            </w:pPr>
          </w:p>
        </w:tc>
        <w:tc>
          <w:tcPr>
            <w:tcW w:w="3544" w:type="dxa"/>
            <w:tcBorders>
              <w:top w:val="single" w:color="auto" w:sz="4" w:space="0"/>
              <w:left w:val="single" w:color="auto" w:sz="4" w:space="0"/>
              <w:bottom w:val="single" w:color="auto" w:sz="4" w:space="0"/>
              <w:right w:val="single" w:color="auto" w:sz="4" w:space="0"/>
            </w:tcBorders>
          </w:tcPr>
          <w:p w:rsidRPr="00F127E2" w:rsidR="00A7794B" w:rsidRDefault="00A7794B" w14:paraId="1521BB70" w14:textId="77777777">
            <w:pPr>
              <w:spacing w:line="240" w:lineRule="auto"/>
              <w:rPr>
                <w:rFonts w:cstheme="minorHAnsi"/>
              </w:rPr>
            </w:pPr>
          </w:p>
        </w:tc>
      </w:tr>
    </w:tbl>
    <w:p w:rsidRPr="00F127E2" w:rsidR="00074FAD" w:rsidP="00074FAD" w:rsidRDefault="00074FAD" w14:paraId="5CD24CDB" w14:textId="77777777">
      <w:pPr>
        <w:rPr>
          <w:rFonts w:eastAsiaTheme="majorEastAsia" w:cstheme="minorHAnsi"/>
        </w:rPr>
      </w:pPr>
      <w:bookmarkStart w:name="_Toc145318112" w:id="7"/>
      <w:bookmarkStart w:name="_Toc147993799" w:id="8"/>
    </w:p>
    <w:p w:rsidRPr="00B87FD8" w:rsidR="00A05E83" w:rsidP="18DF313F" w:rsidRDefault="530F6550" w14:paraId="0ADB430E" w14:textId="77777777">
      <w:pPr>
        <w:pStyle w:val="Heading2"/>
        <w:rPr>
          <w:rFonts w:eastAsiaTheme="majorEastAsia"/>
        </w:rPr>
      </w:pPr>
      <w:bookmarkStart w:name="_Toc1497794415" w:id="9"/>
      <w:r w:rsidRPr="18DF313F">
        <w:rPr>
          <w:rFonts w:eastAsiaTheme="majorEastAsia"/>
        </w:rPr>
        <w:t>Version Approval</w:t>
      </w:r>
      <w:bookmarkEnd w:id="7"/>
      <w:bookmarkEnd w:id="8"/>
      <w:bookmarkEnd w:id="9"/>
    </w:p>
    <w:tbl>
      <w:tblPr>
        <w:tblW w:w="8362" w:type="dxa"/>
        <w:tblInd w:w="421"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880"/>
        <w:gridCol w:w="1671"/>
        <w:gridCol w:w="2086"/>
        <w:gridCol w:w="3725"/>
      </w:tblGrid>
      <w:tr w:rsidRPr="00F127E2" w:rsidR="00BF6136" w:rsidTr="00A7794B" w14:paraId="78F4CDDC" w14:textId="77777777">
        <w:trPr>
          <w:trHeight w:val="485"/>
        </w:trPr>
        <w:tc>
          <w:tcPr>
            <w:tcW w:w="88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BF6136" w:rsidP="001F7B90" w:rsidRDefault="00BF6136" w14:paraId="18A82D3B" w14:textId="77777777">
            <w:pPr>
              <w:pStyle w:val="CentredHeader"/>
              <w:jc w:val="both"/>
              <w:rPr>
                <w:rFonts w:asciiTheme="minorHAnsi" w:hAnsiTheme="minorHAnsi" w:cstheme="minorHAnsi"/>
                <w:sz w:val="20"/>
                <w:szCs w:val="20"/>
                <w:lang w:val="en-AU"/>
              </w:rPr>
            </w:pPr>
            <w:r w:rsidRPr="00F127E2">
              <w:rPr>
                <w:rFonts w:asciiTheme="minorHAnsi" w:hAnsiTheme="minorHAnsi" w:cstheme="minorHAnsi"/>
                <w:sz w:val="20"/>
                <w:szCs w:val="20"/>
                <w:lang w:val="en-AU"/>
              </w:rPr>
              <w:t>Version</w:t>
            </w:r>
          </w:p>
        </w:tc>
        <w:tc>
          <w:tcPr>
            <w:tcW w:w="1671"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BF6136" w:rsidP="001F7B90" w:rsidRDefault="00BF6136" w14:paraId="06DBEC4E" w14:textId="77777777">
            <w:pPr>
              <w:spacing w:line="240" w:lineRule="auto"/>
              <w:rPr>
                <w:rFonts w:cstheme="minorHAnsi"/>
                <w:b/>
              </w:rPr>
            </w:pPr>
            <w:r w:rsidRPr="00F127E2">
              <w:rPr>
                <w:rFonts w:cstheme="minorHAnsi"/>
                <w:b/>
              </w:rPr>
              <w:t>Date Approved</w:t>
            </w:r>
          </w:p>
        </w:tc>
        <w:tc>
          <w:tcPr>
            <w:tcW w:w="208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BF6136" w:rsidP="001F7B90" w:rsidRDefault="00BF6136" w14:paraId="3E0524D5" w14:textId="77777777">
            <w:pPr>
              <w:spacing w:line="240" w:lineRule="auto"/>
              <w:rPr>
                <w:rFonts w:cstheme="minorHAnsi"/>
                <w:b/>
              </w:rPr>
            </w:pPr>
            <w:r w:rsidRPr="00F127E2">
              <w:rPr>
                <w:rFonts w:cstheme="minorHAnsi"/>
                <w:b/>
              </w:rPr>
              <w:t>Approved by</w:t>
            </w:r>
          </w:p>
        </w:tc>
        <w:tc>
          <w:tcPr>
            <w:tcW w:w="372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BF6136" w:rsidP="001F7B90" w:rsidRDefault="00BF6136" w14:paraId="6662D791" w14:textId="77777777">
            <w:pPr>
              <w:spacing w:line="240" w:lineRule="auto"/>
              <w:rPr>
                <w:rFonts w:cstheme="minorHAnsi"/>
                <w:b/>
              </w:rPr>
            </w:pPr>
            <w:r w:rsidRPr="00F127E2">
              <w:rPr>
                <w:rFonts w:cstheme="minorHAnsi"/>
                <w:b/>
              </w:rPr>
              <w:t>Change Detail</w:t>
            </w:r>
          </w:p>
        </w:tc>
      </w:tr>
      <w:tr w:rsidRPr="00F127E2" w:rsidR="00376C57" w:rsidTr="00A7794B" w14:paraId="65994B55" w14:textId="77777777">
        <w:tc>
          <w:tcPr>
            <w:tcW w:w="880" w:type="dxa"/>
            <w:tcBorders>
              <w:top w:val="single" w:color="auto" w:sz="4" w:space="0"/>
              <w:left w:val="single" w:color="auto" w:sz="4" w:space="0"/>
              <w:bottom w:val="single" w:color="auto" w:sz="4" w:space="0"/>
              <w:right w:val="single" w:color="auto" w:sz="4" w:space="0"/>
            </w:tcBorders>
          </w:tcPr>
          <w:p w:rsidRPr="00F127E2" w:rsidR="00376C57" w:rsidP="00376C57" w:rsidRDefault="00376C57" w14:paraId="628A583F" w14:textId="317E9E11">
            <w:pPr>
              <w:spacing w:line="240" w:lineRule="auto"/>
              <w:rPr>
                <w:rFonts w:cstheme="minorHAnsi"/>
              </w:rPr>
            </w:pPr>
          </w:p>
        </w:tc>
        <w:tc>
          <w:tcPr>
            <w:tcW w:w="1671" w:type="dxa"/>
            <w:tcBorders>
              <w:top w:val="single" w:color="auto" w:sz="4" w:space="0"/>
              <w:left w:val="single" w:color="auto" w:sz="4" w:space="0"/>
              <w:bottom w:val="single" w:color="auto" w:sz="4" w:space="0"/>
              <w:right w:val="single" w:color="auto" w:sz="4" w:space="0"/>
            </w:tcBorders>
          </w:tcPr>
          <w:p w:rsidRPr="00F127E2" w:rsidR="00376C57" w:rsidP="00376C57" w:rsidRDefault="00376C57" w14:paraId="7068554E" w14:textId="193C1858">
            <w:pPr>
              <w:spacing w:line="240" w:lineRule="auto"/>
              <w:rPr>
                <w:rFonts w:cstheme="minorHAnsi"/>
              </w:rPr>
            </w:pPr>
          </w:p>
        </w:tc>
        <w:tc>
          <w:tcPr>
            <w:tcW w:w="2086" w:type="dxa"/>
            <w:tcBorders>
              <w:top w:val="single" w:color="auto" w:sz="4" w:space="0"/>
              <w:left w:val="single" w:color="auto" w:sz="4" w:space="0"/>
              <w:bottom w:val="single" w:color="auto" w:sz="4" w:space="0"/>
              <w:right w:val="single" w:color="auto" w:sz="4" w:space="0"/>
            </w:tcBorders>
          </w:tcPr>
          <w:p w:rsidRPr="00F127E2" w:rsidR="00376C57" w:rsidP="00376C57" w:rsidRDefault="00376C57" w14:paraId="6D9D8B2B" w14:textId="4242D6ED">
            <w:pPr>
              <w:spacing w:line="240" w:lineRule="auto"/>
              <w:rPr>
                <w:rFonts w:cstheme="minorHAnsi"/>
              </w:rPr>
            </w:pPr>
          </w:p>
        </w:tc>
        <w:tc>
          <w:tcPr>
            <w:tcW w:w="3725" w:type="dxa"/>
            <w:tcBorders>
              <w:top w:val="single" w:color="auto" w:sz="4" w:space="0"/>
              <w:left w:val="single" w:color="auto" w:sz="4" w:space="0"/>
              <w:bottom w:val="single" w:color="auto" w:sz="4" w:space="0"/>
              <w:right w:val="single" w:color="auto" w:sz="4" w:space="0"/>
            </w:tcBorders>
          </w:tcPr>
          <w:p w:rsidRPr="00F127E2" w:rsidR="00376C57" w:rsidP="00376C57" w:rsidRDefault="00376C57" w14:paraId="4FF0D7F2" w14:textId="157B9D00">
            <w:pPr>
              <w:spacing w:line="240" w:lineRule="auto"/>
              <w:rPr>
                <w:rFonts w:cstheme="minorHAnsi"/>
              </w:rPr>
            </w:pPr>
          </w:p>
        </w:tc>
      </w:tr>
      <w:tr w:rsidRPr="00F127E2" w:rsidR="00376C57" w:rsidTr="00A7794B" w14:paraId="29220C7B" w14:textId="77777777">
        <w:tc>
          <w:tcPr>
            <w:tcW w:w="880" w:type="dxa"/>
            <w:tcBorders>
              <w:top w:val="single" w:color="auto" w:sz="4" w:space="0"/>
              <w:left w:val="single" w:color="auto" w:sz="4" w:space="0"/>
              <w:bottom w:val="single" w:color="auto" w:sz="4" w:space="0"/>
              <w:right w:val="single" w:color="auto" w:sz="4" w:space="0"/>
            </w:tcBorders>
          </w:tcPr>
          <w:p w:rsidRPr="00F127E2" w:rsidR="00376C57" w:rsidP="00376C57" w:rsidRDefault="00376C57" w14:paraId="44EBF5B6" w14:textId="387986C2">
            <w:pPr>
              <w:pStyle w:val="Footer"/>
              <w:spacing w:line="240" w:lineRule="auto"/>
              <w:rPr>
                <w:rFonts w:cstheme="minorHAnsi"/>
              </w:rPr>
            </w:pPr>
          </w:p>
        </w:tc>
        <w:tc>
          <w:tcPr>
            <w:tcW w:w="1671" w:type="dxa"/>
            <w:tcBorders>
              <w:top w:val="single" w:color="auto" w:sz="4" w:space="0"/>
              <w:left w:val="single" w:color="auto" w:sz="4" w:space="0"/>
              <w:bottom w:val="single" w:color="auto" w:sz="4" w:space="0"/>
              <w:right w:val="single" w:color="auto" w:sz="4" w:space="0"/>
            </w:tcBorders>
          </w:tcPr>
          <w:p w:rsidRPr="00F127E2" w:rsidR="00376C57" w:rsidP="00376C57" w:rsidRDefault="00376C57" w14:paraId="2B3E2E4C" w14:textId="217C4BED">
            <w:pPr>
              <w:spacing w:line="240" w:lineRule="auto"/>
              <w:rPr>
                <w:rFonts w:cstheme="minorHAnsi"/>
              </w:rPr>
            </w:pPr>
          </w:p>
        </w:tc>
        <w:tc>
          <w:tcPr>
            <w:tcW w:w="2086" w:type="dxa"/>
            <w:tcBorders>
              <w:top w:val="single" w:color="auto" w:sz="4" w:space="0"/>
              <w:left w:val="single" w:color="auto" w:sz="4" w:space="0"/>
              <w:bottom w:val="single" w:color="auto" w:sz="4" w:space="0"/>
              <w:right w:val="single" w:color="auto" w:sz="4" w:space="0"/>
            </w:tcBorders>
          </w:tcPr>
          <w:p w:rsidRPr="00F127E2" w:rsidR="00376C57" w:rsidP="00376C57" w:rsidRDefault="00376C57" w14:paraId="0B82D1A9" w14:textId="72AE3D8D">
            <w:pPr>
              <w:spacing w:line="240" w:lineRule="auto"/>
              <w:rPr>
                <w:rFonts w:cstheme="minorHAnsi"/>
              </w:rPr>
            </w:pPr>
          </w:p>
        </w:tc>
        <w:tc>
          <w:tcPr>
            <w:tcW w:w="3725" w:type="dxa"/>
            <w:tcBorders>
              <w:top w:val="single" w:color="auto" w:sz="4" w:space="0"/>
              <w:left w:val="single" w:color="auto" w:sz="4" w:space="0"/>
              <w:bottom w:val="single" w:color="auto" w:sz="4" w:space="0"/>
              <w:right w:val="single" w:color="auto" w:sz="4" w:space="0"/>
            </w:tcBorders>
          </w:tcPr>
          <w:p w:rsidRPr="00F127E2" w:rsidR="00376C57" w:rsidP="00376C57" w:rsidRDefault="00376C57" w14:paraId="34B1EEC7" w14:textId="6182D18F">
            <w:pPr>
              <w:spacing w:line="240" w:lineRule="auto"/>
              <w:rPr>
                <w:rFonts w:cstheme="minorHAnsi"/>
              </w:rPr>
            </w:pPr>
          </w:p>
        </w:tc>
      </w:tr>
    </w:tbl>
    <w:p w:rsidRPr="00F127E2" w:rsidR="00BF6136" w:rsidP="00BF6136" w:rsidRDefault="00BF6136" w14:paraId="1A458967" w14:textId="77777777">
      <w:pPr>
        <w:rPr>
          <w:rFonts w:cstheme="minorHAnsi"/>
        </w:rPr>
      </w:pPr>
    </w:p>
    <w:p w:rsidRPr="00560BA1" w:rsidR="00A05E83" w:rsidP="18DF313F" w:rsidRDefault="530F6550" w14:paraId="78B4E92A" w14:textId="77777777">
      <w:pPr>
        <w:pStyle w:val="Heading2"/>
        <w:rPr>
          <w:rFonts w:eastAsiaTheme="majorEastAsia"/>
        </w:rPr>
      </w:pPr>
      <w:bookmarkStart w:name="_Toc147993800" w:id="10"/>
      <w:bookmarkStart w:name="_Toc585863648" w:id="11"/>
      <w:r w:rsidRPr="18DF313F">
        <w:rPr>
          <w:rFonts w:eastAsiaTheme="majorEastAsia"/>
        </w:rPr>
        <w:t>Distribution</w:t>
      </w:r>
      <w:bookmarkEnd w:id="10"/>
      <w:r w:rsidRPr="18DF313F" w:rsidR="20F896BB">
        <w:rPr>
          <w:rFonts w:eastAsiaTheme="majorEastAsia"/>
        </w:rPr>
        <w:t xml:space="preserve"> List</w:t>
      </w:r>
      <w:bookmarkEnd w:id="11"/>
    </w:p>
    <w:tbl>
      <w:tblPr>
        <w:tblW w:w="8363" w:type="dxa"/>
        <w:tblInd w:w="41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409"/>
        <w:gridCol w:w="5954"/>
      </w:tblGrid>
      <w:tr w:rsidRPr="00F127E2" w:rsidR="00A05E83" w:rsidTr="70C58C92" w14:paraId="1CB3DE65" w14:textId="77777777">
        <w:trPr>
          <w:trHeight w:val="20"/>
        </w:trPr>
        <w:tc>
          <w:tcPr>
            <w:tcW w:w="2409"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tcPr>
          <w:p w:rsidRPr="00F127E2" w:rsidR="00A05E83" w:rsidP="00D7378D" w:rsidRDefault="00A05E83" w14:paraId="4F61EBAA" w14:textId="77777777">
            <w:pPr>
              <w:spacing w:line="240" w:lineRule="auto"/>
              <w:rPr>
                <w:rFonts w:cstheme="minorHAnsi"/>
                <w:b/>
                <w:bCs/>
                <w:szCs w:val="20"/>
              </w:rPr>
            </w:pPr>
            <w:r w:rsidRPr="00F127E2">
              <w:rPr>
                <w:rFonts w:cstheme="minorHAnsi"/>
                <w:b/>
                <w:bCs/>
                <w:szCs w:val="20"/>
              </w:rPr>
              <w:t>Recipient</w:t>
            </w:r>
          </w:p>
        </w:tc>
        <w:tc>
          <w:tcPr>
            <w:tcW w:w="5954"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tcPr>
          <w:p w:rsidRPr="00F127E2" w:rsidR="00A05E83" w:rsidP="00D7378D" w:rsidRDefault="00A05E83" w14:paraId="7A9AB8E3" w14:textId="77777777">
            <w:pPr>
              <w:spacing w:line="240" w:lineRule="auto"/>
              <w:rPr>
                <w:rFonts w:cstheme="minorHAnsi"/>
                <w:b/>
                <w:bCs/>
                <w:szCs w:val="20"/>
              </w:rPr>
            </w:pPr>
            <w:r w:rsidRPr="00F127E2">
              <w:rPr>
                <w:rFonts w:cstheme="minorHAnsi"/>
                <w:b/>
                <w:bCs/>
                <w:szCs w:val="20"/>
              </w:rPr>
              <w:t>Role</w:t>
            </w:r>
          </w:p>
        </w:tc>
      </w:tr>
      <w:tr w:rsidRPr="00F127E2" w:rsidR="0002688F" w:rsidTr="70C58C92" w14:paraId="776F2B62"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3B677AF8" w14:textId="77777777">
            <w:pPr>
              <w:spacing w:line="240" w:lineRule="auto"/>
              <w:ind w:left="34" w:hanging="34"/>
              <w:rPr>
                <w:rFonts w:cstheme="minorHAnsi"/>
                <w:szCs w:val="20"/>
                <w:highlight w:val="yellow"/>
              </w:rPr>
            </w:pPr>
            <w:r w:rsidRPr="00A1212F">
              <w:rPr>
                <w:rFonts w:cstheme="minorHAnsi"/>
                <w:color w:val="000000"/>
                <w:sz w:val="22"/>
                <w:szCs w:val="22"/>
                <w:lang w:val="en-GB" w:eastAsia="en-GB"/>
              </w:rPr>
              <w:t>Remi Guillon</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0BE5515E" w14:textId="77777777">
            <w:pPr>
              <w:spacing w:line="240" w:lineRule="auto"/>
              <w:rPr>
                <w:rFonts w:cstheme="minorHAnsi"/>
                <w:szCs w:val="20"/>
              </w:rPr>
            </w:pPr>
            <w:r w:rsidRPr="00A1212F">
              <w:rPr>
                <w:rFonts w:cstheme="minorHAnsi"/>
                <w:color w:val="000000"/>
                <w:sz w:val="22"/>
                <w:szCs w:val="22"/>
                <w:lang w:val="en-GB" w:eastAsia="en-GB"/>
              </w:rPr>
              <w:t>Project Sponsor</w:t>
            </w:r>
          </w:p>
        </w:tc>
      </w:tr>
      <w:tr w:rsidRPr="00F127E2" w:rsidR="0002688F" w:rsidTr="70C58C92" w14:paraId="252F4E63"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7EE03D31" w14:textId="77777777">
            <w:pPr>
              <w:spacing w:line="240" w:lineRule="auto"/>
              <w:ind w:left="34" w:hanging="34"/>
              <w:rPr>
                <w:rFonts w:cstheme="minorHAnsi"/>
                <w:szCs w:val="20"/>
                <w:highlight w:val="yellow"/>
              </w:rPr>
            </w:pPr>
            <w:r w:rsidRPr="00A1212F">
              <w:rPr>
                <w:rFonts w:cstheme="minorHAnsi"/>
                <w:color w:val="000000"/>
                <w:sz w:val="22"/>
                <w:szCs w:val="22"/>
                <w:lang w:val="en-GB" w:eastAsia="en-GB"/>
              </w:rPr>
              <w:t xml:space="preserve">Erik Lenz </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7B9884E5" w14:textId="77777777">
            <w:pPr>
              <w:spacing w:line="240" w:lineRule="auto"/>
              <w:rPr>
                <w:rFonts w:cstheme="minorHAnsi"/>
                <w:szCs w:val="20"/>
              </w:rPr>
            </w:pPr>
            <w:r w:rsidRPr="00A1212F">
              <w:rPr>
                <w:rFonts w:cstheme="minorHAnsi"/>
                <w:color w:val="000000"/>
                <w:sz w:val="22"/>
                <w:szCs w:val="22"/>
                <w:lang w:val="en-GB" w:eastAsia="en-GB"/>
              </w:rPr>
              <w:t>Head of Supply Chain Excellence</w:t>
            </w:r>
          </w:p>
        </w:tc>
      </w:tr>
      <w:tr w:rsidRPr="00F127E2" w:rsidR="0002688F" w:rsidTr="70C58C92" w14:paraId="669B80CB"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22DEF5EC" w14:textId="77777777">
            <w:pPr>
              <w:spacing w:line="240" w:lineRule="auto"/>
              <w:rPr>
                <w:rFonts w:cstheme="minorHAnsi"/>
                <w:szCs w:val="20"/>
                <w:highlight w:val="yellow"/>
              </w:rPr>
            </w:pPr>
            <w:r w:rsidRPr="00A1212F">
              <w:rPr>
                <w:rFonts w:cstheme="minorHAnsi"/>
                <w:color w:val="000000"/>
                <w:sz w:val="22"/>
                <w:szCs w:val="22"/>
                <w:lang w:val="en-GB" w:eastAsia="en-GB"/>
              </w:rPr>
              <w:t>Steve Dickason</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5E8D1CEC" w14:textId="77777777">
            <w:pPr>
              <w:spacing w:line="240" w:lineRule="auto"/>
              <w:rPr>
                <w:rFonts w:cstheme="minorHAnsi"/>
                <w:szCs w:val="20"/>
              </w:rPr>
            </w:pPr>
            <w:r w:rsidRPr="00A1212F">
              <w:rPr>
                <w:rFonts w:cstheme="minorHAnsi"/>
                <w:color w:val="000000"/>
                <w:sz w:val="22"/>
                <w:szCs w:val="22"/>
                <w:lang w:val="en-GB" w:eastAsia="en-GB"/>
              </w:rPr>
              <w:t>Head of Data Strategy, Governance &amp; Architecture</w:t>
            </w:r>
          </w:p>
        </w:tc>
      </w:tr>
      <w:tr w:rsidRPr="00F127E2" w:rsidR="0002688F" w:rsidTr="70C58C92" w14:paraId="396C34A0"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76A8DDA2" w14:textId="77777777">
            <w:pPr>
              <w:spacing w:line="240" w:lineRule="auto"/>
              <w:rPr>
                <w:rFonts w:cstheme="minorHAnsi"/>
                <w:szCs w:val="20"/>
                <w:highlight w:val="yellow"/>
              </w:rPr>
            </w:pPr>
            <w:r w:rsidRPr="00A1212F">
              <w:rPr>
                <w:rFonts w:cstheme="minorHAnsi"/>
                <w:color w:val="000000"/>
                <w:sz w:val="22"/>
                <w:szCs w:val="22"/>
                <w:lang w:val="en-GB" w:eastAsia="en-GB"/>
              </w:rPr>
              <w:t>Jessica Bolte</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474B93A6" w14:textId="77777777">
            <w:pPr>
              <w:spacing w:line="240" w:lineRule="auto"/>
              <w:rPr>
                <w:rFonts w:cstheme="minorHAnsi"/>
                <w:szCs w:val="20"/>
              </w:rPr>
            </w:pPr>
            <w:r w:rsidRPr="00A1212F">
              <w:rPr>
                <w:rFonts w:cstheme="minorHAnsi"/>
                <w:color w:val="000000"/>
                <w:sz w:val="22"/>
                <w:szCs w:val="22"/>
                <w:lang w:val="en-GB" w:eastAsia="en-GB"/>
              </w:rPr>
              <w:t>Project Manager</w:t>
            </w:r>
          </w:p>
        </w:tc>
      </w:tr>
      <w:tr w:rsidRPr="00F127E2" w:rsidR="0002688F" w:rsidTr="70C58C92" w14:paraId="562F3E0B"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072BB87E" w14:textId="77777777">
            <w:pPr>
              <w:spacing w:line="240" w:lineRule="auto"/>
              <w:rPr>
                <w:rFonts w:cstheme="minorHAnsi"/>
                <w:szCs w:val="20"/>
                <w:highlight w:val="yellow"/>
              </w:rPr>
            </w:pPr>
            <w:r w:rsidRPr="00A1212F">
              <w:rPr>
                <w:rFonts w:cstheme="minorHAnsi"/>
                <w:color w:val="000000"/>
                <w:sz w:val="22"/>
                <w:szCs w:val="22"/>
                <w:lang w:val="en-GB" w:eastAsia="en-GB"/>
              </w:rPr>
              <w:t>Hana Fucimanova</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33516F80" w14:textId="77777777">
            <w:pPr>
              <w:spacing w:line="240" w:lineRule="auto"/>
              <w:rPr>
                <w:rFonts w:cstheme="minorHAnsi"/>
                <w:b/>
                <w:szCs w:val="20"/>
              </w:rPr>
            </w:pPr>
            <w:r w:rsidRPr="00A1212F">
              <w:rPr>
                <w:rFonts w:cstheme="minorHAnsi"/>
                <w:color w:val="000000"/>
                <w:sz w:val="22"/>
                <w:szCs w:val="22"/>
                <w:lang w:val="en-GB" w:eastAsia="en-GB"/>
              </w:rPr>
              <w:t>Solution Architect</w:t>
            </w:r>
          </w:p>
        </w:tc>
      </w:tr>
      <w:tr w:rsidRPr="00F127E2" w:rsidR="0002688F" w:rsidTr="70C58C92" w14:paraId="579C7D2B"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6D6BFCD7" w14:textId="77777777">
            <w:pPr>
              <w:spacing w:line="240" w:lineRule="auto"/>
              <w:rPr>
                <w:rFonts w:cstheme="minorHAnsi"/>
                <w:szCs w:val="20"/>
                <w:highlight w:val="yellow"/>
              </w:rPr>
            </w:pPr>
            <w:r w:rsidRPr="00A1212F">
              <w:rPr>
                <w:rFonts w:cstheme="minorHAnsi"/>
                <w:color w:val="000000"/>
                <w:sz w:val="22"/>
                <w:szCs w:val="22"/>
                <w:lang w:val="en-GB" w:eastAsia="en-GB"/>
              </w:rPr>
              <w:t>Barbara Lisowska</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62CFC3EE" w14:textId="77777777">
            <w:pPr>
              <w:spacing w:line="240" w:lineRule="auto"/>
              <w:rPr>
                <w:rFonts w:cstheme="minorHAnsi"/>
                <w:szCs w:val="20"/>
              </w:rPr>
            </w:pPr>
            <w:r w:rsidRPr="00A1212F">
              <w:rPr>
                <w:rFonts w:cstheme="minorHAnsi"/>
                <w:color w:val="000000"/>
                <w:sz w:val="22"/>
                <w:szCs w:val="22"/>
                <w:lang w:val="en-GB" w:eastAsia="en-GB"/>
              </w:rPr>
              <w:t>Head of COE SC Processes</w:t>
            </w:r>
          </w:p>
        </w:tc>
      </w:tr>
      <w:tr w:rsidRPr="00F127E2" w:rsidR="0002688F" w:rsidTr="70C58C92" w14:paraId="62C3C7C1"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297AB031" w14:textId="77777777">
            <w:pPr>
              <w:spacing w:line="240" w:lineRule="auto"/>
              <w:ind w:left="34" w:hanging="34"/>
              <w:rPr>
                <w:rFonts w:cstheme="minorHAnsi"/>
                <w:szCs w:val="20"/>
                <w:highlight w:val="yellow"/>
              </w:rPr>
            </w:pPr>
            <w:r w:rsidRPr="00A1212F">
              <w:rPr>
                <w:rFonts w:cstheme="minorHAnsi"/>
                <w:color w:val="000000"/>
                <w:sz w:val="22"/>
                <w:szCs w:val="22"/>
                <w:lang w:val="en-GB" w:eastAsia="en-GB"/>
              </w:rPr>
              <w:t>Benjamin Bruhn</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62C60BE9" w14:textId="77777777">
            <w:pPr>
              <w:spacing w:line="240" w:lineRule="auto"/>
              <w:rPr>
                <w:rFonts w:cstheme="minorHAnsi"/>
                <w:szCs w:val="20"/>
              </w:rPr>
            </w:pPr>
            <w:r w:rsidRPr="00A1212F">
              <w:rPr>
                <w:rFonts w:cstheme="minorHAnsi"/>
                <w:color w:val="000000"/>
                <w:sz w:val="22"/>
                <w:szCs w:val="22"/>
                <w:lang w:val="en-GB" w:eastAsia="en-GB"/>
              </w:rPr>
              <w:t>Head of Supply Chain Enablement</w:t>
            </w:r>
          </w:p>
        </w:tc>
      </w:tr>
      <w:tr w:rsidRPr="00F127E2" w:rsidR="0002688F" w:rsidTr="70C58C92" w14:paraId="5FEAC894"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0BD3165A" w14:textId="77777777">
            <w:pPr>
              <w:spacing w:line="240" w:lineRule="auto"/>
              <w:rPr>
                <w:rFonts w:cstheme="minorHAnsi"/>
                <w:szCs w:val="20"/>
                <w:highlight w:val="yellow"/>
              </w:rPr>
            </w:pPr>
            <w:r w:rsidRPr="00A1212F">
              <w:rPr>
                <w:rFonts w:cstheme="minorHAnsi"/>
                <w:color w:val="000000"/>
                <w:sz w:val="22"/>
                <w:szCs w:val="22"/>
                <w:lang w:val="en-GB" w:eastAsia="en-GB"/>
              </w:rPr>
              <w:t>Pia Lorena Hugo</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3C0D2900" w14:textId="77777777">
            <w:pPr>
              <w:spacing w:line="240" w:lineRule="auto"/>
              <w:rPr>
                <w:rFonts w:cstheme="minorHAnsi"/>
                <w:szCs w:val="20"/>
              </w:rPr>
            </w:pPr>
            <w:r w:rsidRPr="00A1212F">
              <w:rPr>
                <w:rFonts w:cstheme="minorHAnsi"/>
                <w:color w:val="000000"/>
                <w:sz w:val="22"/>
                <w:szCs w:val="22"/>
                <w:lang w:val="en-GB" w:eastAsia="en-GB"/>
              </w:rPr>
              <w:t>Manager E2E Supply chain Planning</w:t>
            </w:r>
          </w:p>
        </w:tc>
      </w:tr>
      <w:tr w:rsidRPr="00F127E2" w:rsidR="0002688F" w:rsidTr="70C58C92" w14:paraId="26D0A829"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4D1DBEF7" w14:textId="77777777">
            <w:pPr>
              <w:spacing w:line="240" w:lineRule="auto"/>
              <w:rPr>
                <w:rFonts w:cstheme="minorHAnsi"/>
                <w:szCs w:val="20"/>
                <w:highlight w:val="yellow"/>
              </w:rPr>
            </w:pPr>
            <w:r w:rsidRPr="00A1212F">
              <w:rPr>
                <w:rFonts w:cstheme="minorHAnsi"/>
                <w:color w:val="000000"/>
                <w:sz w:val="22"/>
                <w:szCs w:val="22"/>
                <w:lang w:val="en-GB" w:eastAsia="en-GB"/>
              </w:rPr>
              <w:t>Jan Eismann</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0933E479" w14:textId="77777777">
            <w:pPr>
              <w:spacing w:line="240" w:lineRule="auto"/>
              <w:rPr>
                <w:rFonts w:cstheme="minorHAnsi"/>
                <w:szCs w:val="20"/>
              </w:rPr>
            </w:pPr>
            <w:r w:rsidRPr="00A1212F">
              <w:rPr>
                <w:rFonts w:cstheme="minorHAnsi"/>
                <w:color w:val="000000"/>
                <w:sz w:val="22"/>
                <w:szCs w:val="22"/>
                <w:lang w:val="en-GB" w:eastAsia="en-GB"/>
              </w:rPr>
              <w:t>E2E SC Planning Solutions Manager</w:t>
            </w:r>
          </w:p>
        </w:tc>
      </w:tr>
      <w:tr w:rsidRPr="00F127E2" w:rsidR="0002688F" w:rsidTr="70C58C92" w14:paraId="3F0AEF52"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3E0E7A" w:rsidR="0002688F" w:rsidP="0002688F" w:rsidRDefault="0002688F" w14:paraId="2DCFFB32" w14:textId="77777777">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Marion Weber</w:t>
            </w:r>
          </w:p>
        </w:tc>
        <w:tc>
          <w:tcPr>
            <w:tcW w:w="5954" w:type="dxa"/>
            <w:tcBorders>
              <w:top w:val="single" w:color="auto" w:sz="6" w:space="0"/>
              <w:left w:val="single" w:color="auto" w:sz="6" w:space="0"/>
              <w:bottom w:val="single" w:color="auto" w:sz="6" w:space="0"/>
              <w:right w:val="single" w:color="auto" w:sz="6" w:space="0"/>
            </w:tcBorders>
            <w:tcMar/>
            <w:vAlign w:val="center"/>
          </w:tcPr>
          <w:p w:rsidRPr="003E0E7A" w:rsidR="0002688F" w:rsidP="0002688F" w:rsidRDefault="0002688F" w14:paraId="1EE47FE3" w14:textId="77777777">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Manager E2E Business Processes Master Data</w:t>
            </w:r>
          </w:p>
        </w:tc>
      </w:tr>
      <w:tr w:rsidRPr="00F127E2" w:rsidR="006A51F8" w:rsidTr="70C58C92" w14:paraId="29D23534"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A1212F" w:rsidR="006A51F8" w:rsidP="006A51F8" w:rsidRDefault="006A51F8" w14:paraId="376F72B1" w14:textId="27755873">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Anne Mareike Borchardt</w:t>
            </w:r>
          </w:p>
        </w:tc>
        <w:tc>
          <w:tcPr>
            <w:tcW w:w="5954" w:type="dxa"/>
            <w:tcBorders>
              <w:top w:val="single" w:color="auto" w:sz="6" w:space="0"/>
              <w:left w:val="single" w:color="auto" w:sz="6" w:space="0"/>
              <w:bottom w:val="single" w:color="auto" w:sz="6" w:space="0"/>
              <w:right w:val="single" w:color="auto" w:sz="6" w:space="0"/>
            </w:tcBorders>
            <w:tcMar/>
            <w:vAlign w:val="center"/>
          </w:tcPr>
          <w:p w:rsidRPr="00A1212F" w:rsidR="006A51F8" w:rsidP="006A51F8" w:rsidRDefault="006A51F8" w14:paraId="498FB9A8" w14:textId="5BCEFE08">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Manager SC Business Intelligence</w:t>
            </w:r>
          </w:p>
        </w:tc>
      </w:tr>
      <w:tr w:rsidRPr="00F127E2" w:rsidR="006A51F8" w:rsidTr="70C58C92" w14:paraId="17469D1F"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A1212F" w:rsidR="006A51F8" w:rsidP="006A51F8" w:rsidRDefault="006A51F8" w14:paraId="75674CE3" w14:textId="2EF452F9">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Jing Xie</w:t>
            </w:r>
          </w:p>
        </w:tc>
        <w:tc>
          <w:tcPr>
            <w:tcW w:w="5954" w:type="dxa"/>
            <w:tcBorders>
              <w:top w:val="single" w:color="auto" w:sz="6" w:space="0"/>
              <w:left w:val="single" w:color="auto" w:sz="6" w:space="0"/>
              <w:bottom w:val="single" w:color="auto" w:sz="6" w:space="0"/>
              <w:right w:val="single" w:color="auto" w:sz="6" w:space="0"/>
            </w:tcBorders>
            <w:tcMar/>
            <w:vAlign w:val="center"/>
          </w:tcPr>
          <w:p w:rsidRPr="00A1212F" w:rsidR="006A51F8" w:rsidP="006A51F8" w:rsidRDefault="006A51F8" w14:paraId="16FD8792" w14:textId="6E1FDAAB">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Senior Engineer SC Business Intelligence</w:t>
            </w:r>
          </w:p>
        </w:tc>
      </w:tr>
      <w:tr w:rsidRPr="00F127E2" w:rsidR="0002688F" w:rsidTr="70C58C92" w14:paraId="4E280176"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3E0E7A" w:rsidR="0002688F" w:rsidP="0002688F" w:rsidRDefault="0002688F" w14:paraId="218BFE0C" w14:textId="77777777">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Dirk Biehl</w:t>
            </w:r>
          </w:p>
        </w:tc>
        <w:tc>
          <w:tcPr>
            <w:tcW w:w="5954" w:type="dxa"/>
            <w:tcBorders>
              <w:top w:val="single" w:color="auto" w:sz="6" w:space="0"/>
              <w:left w:val="single" w:color="auto" w:sz="6" w:space="0"/>
              <w:bottom w:val="single" w:color="auto" w:sz="6" w:space="0"/>
              <w:right w:val="single" w:color="auto" w:sz="6" w:space="0"/>
            </w:tcBorders>
            <w:tcMar/>
            <w:vAlign w:val="center"/>
          </w:tcPr>
          <w:p w:rsidRPr="003E0E7A" w:rsidR="0002688F" w:rsidP="0002688F" w:rsidRDefault="0002688F" w14:paraId="129DE35C" w14:textId="77777777">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Integration Architect</w:t>
            </w:r>
          </w:p>
        </w:tc>
      </w:tr>
      <w:tr w:rsidRPr="00F127E2" w:rsidR="0002688F" w:rsidTr="70C58C92" w14:paraId="370763F2"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6FCCD8D1" w14:textId="77777777">
            <w:pPr>
              <w:spacing w:line="240" w:lineRule="auto"/>
              <w:rPr>
                <w:rFonts w:cstheme="minorHAnsi"/>
                <w:szCs w:val="20"/>
                <w:highlight w:val="yellow"/>
              </w:rPr>
            </w:pPr>
            <w:r w:rsidRPr="00A1212F">
              <w:rPr>
                <w:rFonts w:cstheme="minorHAnsi"/>
                <w:color w:val="000000"/>
                <w:sz w:val="22"/>
                <w:szCs w:val="22"/>
                <w:lang w:val="en-GB" w:eastAsia="en-GB"/>
              </w:rPr>
              <w:t>Maciej Grebski</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20A6B8AC" w14:textId="77777777">
            <w:pPr>
              <w:spacing w:line="240" w:lineRule="auto"/>
              <w:rPr>
                <w:rFonts w:cstheme="minorHAnsi"/>
                <w:szCs w:val="20"/>
              </w:rPr>
            </w:pPr>
            <w:r w:rsidRPr="00A1212F">
              <w:rPr>
                <w:rFonts w:cstheme="minorHAnsi"/>
                <w:color w:val="000000"/>
                <w:sz w:val="22"/>
                <w:szCs w:val="22"/>
                <w:lang w:val="en-GB" w:eastAsia="en-GB"/>
              </w:rPr>
              <w:t>Head of Demand Planning</w:t>
            </w:r>
          </w:p>
        </w:tc>
      </w:tr>
      <w:tr w:rsidRPr="00F127E2" w:rsidR="0002688F" w:rsidTr="70C58C92" w14:paraId="4EA73611"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3191FD01" w14:textId="77777777">
            <w:pPr>
              <w:spacing w:line="240" w:lineRule="auto"/>
              <w:rPr>
                <w:rFonts w:cstheme="minorHAnsi"/>
                <w:szCs w:val="20"/>
                <w:highlight w:val="yellow"/>
              </w:rPr>
            </w:pPr>
            <w:r w:rsidRPr="00A1212F">
              <w:rPr>
                <w:rFonts w:cstheme="minorHAnsi"/>
                <w:color w:val="000000"/>
                <w:sz w:val="22"/>
                <w:szCs w:val="22"/>
                <w:lang w:val="en-GB" w:eastAsia="en-GB"/>
              </w:rPr>
              <w:t>Lesya Toryanyk</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48A3CAC8" w14:textId="77777777">
            <w:pPr>
              <w:spacing w:line="240" w:lineRule="auto"/>
              <w:rPr>
                <w:rFonts w:cstheme="minorHAnsi"/>
                <w:szCs w:val="20"/>
              </w:rPr>
            </w:pPr>
            <w:r w:rsidRPr="00A1212F">
              <w:rPr>
                <w:rFonts w:cstheme="minorHAnsi"/>
                <w:color w:val="000000"/>
                <w:sz w:val="22"/>
                <w:szCs w:val="22"/>
                <w:lang w:val="en-GB" w:eastAsia="en-GB"/>
              </w:rPr>
              <w:t>Demand Planning Transformation Manager</w:t>
            </w:r>
          </w:p>
        </w:tc>
      </w:tr>
      <w:tr w:rsidRPr="00F127E2" w:rsidR="0002688F" w:rsidTr="70C58C92" w14:paraId="7E640E7C"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7FD21B17" w14:textId="77777777">
            <w:pPr>
              <w:spacing w:line="240" w:lineRule="auto"/>
              <w:rPr>
                <w:rFonts w:cstheme="minorHAnsi"/>
                <w:szCs w:val="20"/>
                <w:highlight w:val="yellow"/>
              </w:rPr>
            </w:pPr>
            <w:r w:rsidRPr="00A1212F">
              <w:rPr>
                <w:rFonts w:cstheme="minorHAnsi"/>
                <w:color w:val="000000"/>
                <w:sz w:val="22"/>
                <w:szCs w:val="22"/>
                <w:lang w:val="en-GB" w:eastAsia="en-GB"/>
              </w:rPr>
              <w:t>Mohamed Khalifa</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3A66374B" w14:textId="77777777">
            <w:pPr>
              <w:spacing w:line="240" w:lineRule="auto"/>
              <w:rPr>
                <w:rFonts w:cstheme="minorHAnsi"/>
                <w:szCs w:val="20"/>
              </w:rPr>
            </w:pPr>
            <w:r w:rsidRPr="00A1212F">
              <w:rPr>
                <w:rFonts w:cstheme="minorHAnsi"/>
                <w:color w:val="000000"/>
                <w:sz w:val="22"/>
                <w:szCs w:val="22"/>
                <w:lang w:val="en-GB" w:eastAsia="en-GB"/>
              </w:rPr>
              <w:t>IT Business Partner</w:t>
            </w:r>
          </w:p>
        </w:tc>
      </w:tr>
      <w:tr w:rsidRPr="00F127E2" w:rsidR="0002688F" w:rsidTr="70C58C92" w14:paraId="4E1B7C0A"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5F8CADDF" w14:textId="77777777">
            <w:pPr>
              <w:spacing w:line="240" w:lineRule="auto"/>
              <w:rPr>
                <w:rFonts w:cstheme="minorHAnsi"/>
                <w:szCs w:val="20"/>
                <w:highlight w:val="yellow"/>
              </w:rPr>
            </w:pPr>
            <w:r w:rsidRPr="00A1212F">
              <w:rPr>
                <w:rFonts w:cstheme="minorHAnsi"/>
                <w:color w:val="000000"/>
                <w:sz w:val="22"/>
                <w:szCs w:val="22"/>
                <w:lang w:val="en-GB" w:eastAsia="en-GB"/>
              </w:rPr>
              <w:t>Patrice Gourlet</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32F7238C" w14:textId="77777777">
            <w:pPr>
              <w:spacing w:line="240" w:lineRule="auto"/>
              <w:rPr>
                <w:rFonts w:cstheme="minorHAnsi"/>
                <w:szCs w:val="20"/>
                <w:highlight w:val="yellow"/>
              </w:rPr>
            </w:pPr>
            <w:r w:rsidRPr="00A1212F">
              <w:rPr>
                <w:rFonts w:cstheme="minorHAnsi"/>
                <w:color w:val="000000"/>
                <w:sz w:val="22"/>
                <w:szCs w:val="22"/>
                <w:lang w:val="en-GB" w:eastAsia="en-GB"/>
              </w:rPr>
              <w:t>Head of Data Strategy Governance and Architecture Governance</w:t>
            </w:r>
          </w:p>
        </w:tc>
      </w:tr>
      <w:tr w:rsidRPr="00F127E2" w:rsidR="0002688F" w:rsidTr="70C58C92" w14:paraId="391653B8"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0F725EBB" w14:textId="77777777">
            <w:pPr>
              <w:spacing w:line="240" w:lineRule="auto"/>
              <w:rPr>
                <w:rFonts w:cstheme="minorHAnsi"/>
                <w:szCs w:val="20"/>
                <w:highlight w:val="yellow"/>
              </w:rPr>
            </w:pPr>
            <w:r w:rsidRPr="00A1212F">
              <w:rPr>
                <w:rFonts w:cstheme="minorHAnsi"/>
                <w:color w:val="000000"/>
                <w:sz w:val="22"/>
                <w:szCs w:val="22"/>
                <w:lang w:val="en-GB" w:eastAsia="en-GB"/>
              </w:rPr>
              <w:t>Javier Romero Blazquez</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31A8F045" w14:textId="77777777">
            <w:pPr>
              <w:spacing w:line="240" w:lineRule="auto"/>
              <w:rPr>
                <w:rFonts w:cstheme="minorHAnsi"/>
                <w:szCs w:val="20"/>
                <w:highlight w:val="yellow"/>
              </w:rPr>
            </w:pPr>
            <w:r w:rsidRPr="00A1212F">
              <w:rPr>
                <w:rFonts w:cstheme="minorHAnsi"/>
                <w:color w:val="000000"/>
                <w:sz w:val="22"/>
                <w:szCs w:val="22"/>
                <w:lang w:val="en-GB" w:eastAsia="en-GB"/>
              </w:rPr>
              <w:t>Head of Data and Integration Global Solution Delivery</w:t>
            </w:r>
          </w:p>
        </w:tc>
      </w:tr>
      <w:tr w:rsidRPr="00F127E2" w:rsidR="0002688F" w:rsidTr="70C58C92" w14:paraId="6A133C71"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28968CB7" w14:textId="77777777">
            <w:pPr>
              <w:spacing w:line="240" w:lineRule="auto"/>
              <w:rPr>
                <w:rFonts w:cstheme="minorHAnsi"/>
                <w:szCs w:val="20"/>
                <w:highlight w:val="yellow"/>
              </w:rPr>
            </w:pPr>
            <w:r w:rsidRPr="00A1212F">
              <w:rPr>
                <w:rFonts w:cstheme="minorHAnsi"/>
                <w:color w:val="000000"/>
                <w:sz w:val="22"/>
                <w:szCs w:val="22"/>
                <w:lang w:val="en-GB" w:eastAsia="en-GB"/>
              </w:rPr>
              <w:t>Lalit Kapur</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32A11E46" w14:textId="77777777">
            <w:pPr>
              <w:spacing w:line="240" w:lineRule="auto"/>
              <w:rPr>
                <w:rFonts w:cstheme="minorHAnsi"/>
                <w:szCs w:val="20"/>
                <w:highlight w:val="yellow"/>
              </w:rPr>
            </w:pPr>
            <w:r w:rsidRPr="00A1212F">
              <w:rPr>
                <w:rFonts w:cstheme="minorHAnsi"/>
                <w:color w:val="000000"/>
                <w:sz w:val="22"/>
                <w:szCs w:val="22"/>
                <w:lang w:val="en-GB" w:eastAsia="en-GB"/>
              </w:rPr>
              <w:t>Data Lead</w:t>
            </w:r>
          </w:p>
        </w:tc>
      </w:tr>
      <w:tr w:rsidRPr="00F127E2" w:rsidR="0002688F" w:rsidTr="70C58C92" w14:paraId="0802E3DF"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7F02B328" w14:textId="77777777">
            <w:pPr>
              <w:spacing w:line="240" w:lineRule="auto"/>
              <w:rPr>
                <w:rFonts w:cstheme="minorHAnsi"/>
                <w:szCs w:val="20"/>
                <w:highlight w:val="yellow"/>
              </w:rPr>
            </w:pPr>
            <w:r w:rsidRPr="00A1212F">
              <w:rPr>
                <w:rFonts w:cstheme="minorHAnsi"/>
                <w:color w:val="000000"/>
                <w:sz w:val="22"/>
                <w:szCs w:val="22"/>
                <w:lang w:val="en-GB" w:eastAsia="en-GB"/>
              </w:rPr>
              <w:t>Lokesh Ramesh</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25A00C41" w14:textId="77777777">
            <w:pPr>
              <w:spacing w:line="240" w:lineRule="auto"/>
              <w:rPr>
                <w:rFonts w:cstheme="minorHAnsi"/>
                <w:szCs w:val="20"/>
                <w:highlight w:val="yellow"/>
              </w:rPr>
            </w:pPr>
            <w:r w:rsidRPr="00A1212F">
              <w:rPr>
                <w:rFonts w:cstheme="minorHAnsi"/>
                <w:color w:val="000000"/>
                <w:sz w:val="22"/>
                <w:szCs w:val="22"/>
                <w:lang w:val="en-GB" w:eastAsia="en-GB"/>
              </w:rPr>
              <w:t>Integration Lead</w:t>
            </w:r>
          </w:p>
        </w:tc>
      </w:tr>
      <w:tr w:rsidRPr="00F127E2" w:rsidR="0002688F" w:rsidTr="70C58C92" w14:paraId="370972C4"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71EC95B6" w14:textId="77777777">
            <w:pPr>
              <w:spacing w:line="240" w:lineRule="auto"/>
              <w:rPr>
                <w:rFonts w:cstheme="minorHAnsi"/>
                <w:szCs w:val="20"/>
                <w:highlight w:val="yellow"/>
              </w:rPr>
            </w:pPr>
            <w:r w:rsidRPr="00A1212F">
              <w:rPr>
                <w:rFonts w:cstheme="minorHAnsi"/>
                <w:color w:val="000000"/>
                <w:sz w:val="22"/>
                <w:szCs w:val="22"/>
                <w:lang w:val="en-GB" w:eastAsia="en-GB"/>
              </w:rPr>
              <w:t>Sumanta Dutta</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1C384DB2" w14:textId="77777777">
            <w:pPr>
              <w:spacing w:line="240" w:lineRule="auto"/>
              <w:rPr>
                <w:rFonts w:cstheme="minorHAnsi"/>
                <w:szCs w:val="20"/>
                <w:highlight w:val="yellow"/>
              </w:rPr>
            </w:pPr>
            <w:r w:rsidRPr="00A1212F">
              <w:rPr>
                <w:rFonts w:cstheme="minorHAnsi"/>
                <w:color w:val="000000"/>
                <w:sz w:val="22"/>
                <w:szCs w:val="22"/>
                <w:lang w:val="en-GB" w:eastAsia="en-GB"/>
              </w:rPr>
              <w:t>Data Architect</w:t>
            </w:r>
          </w:p>
        </w:tc>
      </w:tr>
      <w:tr w:rsidRPr="00F127E2" w:rsidR="0002688F" w:rsidTr="70C58C92" w14:paraId="479F3EA7"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00849F86" w14:textId="77777777">
            <w:pPr>
              <w:spacing w:line="240" w:lineRule="auto"/>
              <w:rPr>
                <w:rFonts w:cstheme="minorHAnsi"/>
                <w:szCs w:val="20"/>
                <w:highlight w:val="yellow"/>
              </w:rPr>
            </w:pPr>
            <w:r w:rsidRPr="00A1212F">
              <w:rPr>
                <w:rFonts w:cstheme="minorHAnsi"/>
                <w:color w:val="000000"/>
                <w:sz w:val="22"/>
                <w:szCs w:val="22"/>
                <w:lang w:val="en-GB" w:eastAsia="en-GB"/>
              </w:rPr>
              <w:t>Keshav Mathur</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7AE894BE" w14:textId="77777777">
            <w:pPr>
              <w:spacing w:line="240" w:lineRule="auto"/>
              <w:rPr>
                <w:rFonts w:cstheme="minorHAnsi"/>
                <w:szCs w:val="20"/>
                <w:highlight w:val="yellow"/>
              </w:rPr>
            </w:pPr>
            <w:r w:rsidRPr="00A1212F">
              <w:rPr>
                <w:rFonts w:cstheme="minorHAnsi"/>
                <w:color w:val="000000"/>
                <w:sz w:val="22"/>
                <w:szCs w:val="22"/>
                <w:lang w:val="en-GB" w:eastAsia="en-GB"/>
              </w:rPr>
              <w:t>Senior Data Design Consultant</w:t>
            </w:r>
          </w:p>
        </w:tc>
      </w:tr>
      <w:tr w:rsidRPr="00F127E2" w:rsidR="0002688F" w:rsidTr="70C58C92" w14:paraId="67F264BF"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433354D3" w14:textId="77777777">
            <w:pPr>
              <w:spacing w:line="240" w:lineRule="auto"/>
              <w:rPr>
                <w:rFonts w:cstheme="minorHAnsi"/>
                <w:szCs w:val="20"/>
                <w:highlight w:val="yellow"/>
              </w:rPr>
            </w:pPr>
            <w:r w:rsidRPr="00A1212F">
              <w:rPr>
                <w:rFonts w:cstheme="minorHAnsi"/>
                <w:color w:val="000000"/>
                <w:sz w:val="22"/>
                <w:szCs w:val="22"/>
                <w:lang w:val="en-GB" w:eastAsia="en-GB"/>
              </w:rPr>
              <w:t>Jairam Mood</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2349F96C" w14:textId="77777777">
            <w:pPr>
              <w:spacing w:line="240" w:lineRule="auto"/>
              <w:rPr>
                <w:rFonts w:cstheme="minorHAnsi"/>
                <w:szCs w:val="20"/>
                <w:highlight w:val="yellow"/>
              </w:rPr>
            </w:pPr>
            <w:r w:rsidRPr="00A1212F">
              <w:rPr>
                <w:rFonts w:cstheme="minorHAnsi"/>
                <w:color w:val="000000"/>
                <w:sz w:val="22"/>
                <w:szCs w:val="22"/>
                <w:lang w:val="en-GB" w:eastAsia="en-GB"/>
              </w:rPr>
              <w:t>Data Functional Consultant</w:t>
            </w:r>
          </w:p>
        </w:tc>
      </w:tr>
      <w:tr w:rsidRPr="00F127E2" w:rsidR="0002688F" w:rsidTr="70C58C92" w14:paraId="434FA570" w14:textId="77777777">
        <w:trPr>
          <w:trHeight w:val="20"/>
        </w:trPr>
        <w:tc>
          <w:tcPr>
            <w:tcW w:w="2409"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590FDC49" w14:textId="77777777">
            <w:pPr>
              <w:spacing w:line="240" w:lineRule="auto"/>
              <w:rPr>
                <w:rFonts w:cstheme="minorHAnsi"/>
                <w:szCs w:val="20"/>
                <w:highlight w:val="yellow"/>
              </w:rPr>
            </w:pPr>
            <w:r w:rsidRPr="00A1212F">
              <w:rPr>
                <w:rFonts w:cstheme="minorHAnsi"/>
                <w:color w:val="000000"/>
                <w:sz w:val="22"/>
                <w:szCs w:val="22"/>
                <w:lang w:val="en-GB" w:eastAsia="en-GB"/>
              </w:rPr>
              <w:t>Ramesh Shah</w:t>
            </w:r>
          </w:p>
        </w:tc>
        <w:tc>
          <w:tcPr>
            <w:tcW w:w="5954" w:type="dxa"/>
            <w:tcBorders>
              <w:top w:val="single" w:color="auto" w:sz="6" w:space="0"/>
              <w:left w:val="single" w:color="auto" w:sz="6" w:space="0"/>
              <w:bottom w:val="single" w:color="auto" w:sz="6" w:space="0"/>
              <w:right w:val="single" w:color="auto" w:sz="6" w:space="0"/>
            </w:tcBorders>
            <w:tcMar/>
            <w:vAlign w:val="center"/>
          </w:tcPr>
          <w:p w:rsidRPr="00F127E2" w:rsidR="0002688F" w:rsidP="0002688F" w:rsidRDefault="0002688F" w14:paraId="5082C1BF" w14:textId="77777777">
            <w:pPr>
              <w:spacing w:line="240" w:lineRule="auto"/>
              <w:rPr>
                <w:rFonts w:cstheme="minorHAnsi"/>
                <w:szCs w:val="20"/>
                <w:highlight w:val="yellow"/>
              </w:rPr>
            </w:pPr>
            <w:r w:rsidRPr="00A1212F">
              <w:rPr>
                <w:rFonts w:cstheme="minorHAnsi"/>
                <w:color w:val="000000"/>
                <w:sz w:val="22"/>
                <w:szCs w:val="22"/>
                <w:lang w:val="en-GB" w:eastAsia="en-GB"/>
              </w:rPr>
              <w:t>Data Consultant</w:t>
            </w:r>
          </w:p>
        </w:tc>
      </w:tr>
    </w:tbl>
    <w:p w:rsidR="70C58C92" w:rsidRDefault="70C58C92" w14:paraId="44BBEBA0" w14:textId="7C54A44C"/>
    <w:p w:rsidRPr="00F127E2" w:rsidR="00074FAD" w:rsidP="00074FAD" w:rsidRDefault="00074FAD" w14:paraId="618A867D" w14:textId="77777777">
      <w:pPr>
        <w:rPr>
          <w:rFonts w:eastAsiaTheme="majorEastAsia" w:cstheme="minorHAnsi"/>
        </w:rPr>
      </w:pPr>
      <w:bookmarkStart w:name="_Toc147993801" w:id="12"/>
    </w:p>
    <w:p w:rsidRPr="00560BA1" w:rsidR="00A05E83" w:rsidP="18DF313F" w:rsidRDefault="530F6550" w14:paraId="1A564A38" w14:textId="77777777">
      <w:pPr>
        <w:pStyle w:val="Heading2"/>
        <w:rPr>
          <w:rFonts w:eastAsiaTheme="majorEastAsia"/>
        </w:rPr>
      </w:pPr>
      <w:bookmarkStart w:name="_Toc1388726509" w:id="13"/>
      <w:r w:rsidRPr="18DF313F">
        <w:rPr>
          <w:rFonts w:eastAsiaTheme="majorEastAsia"/>
        </w:rPr>
        <w:t>Document Sign-Off</w:t>
      </w:r>
      <w:bookmarkEnd w:id="12"/>
      <w:bookmarkEnd w:id="13"/>
    </w:p>
    <w:p w:rsidRPr="00F127E2" w:rsidR="00A05E83" w:rsidP="001F7B90" w:rsidRDefault="00A05E83" w14:paraId="7B6A13E4" w14:textId="77777777">
      <w:pPr>
        <w:spacing w:line="240" w:lineRule="auto"/>
        <w:ind w:left="425"/>
        <w:rPr>
          <w:rFonts w:cstheme="minorHAnsi"/>
        </w:rPr>
      </w:pPr>
      <w:r w:rsidRPr="00F127E2">
        <w:rPr>
          <w:rFonts w:cstheme="minorHAnsi"/>
        </w:rPr>
        <w:t>Where relevant this document has been received and reviewed by the following people. Sign off via email to the solution architect to indicate the document has been reviewed and the proposed solution is acceptable for the sections indicated.</w:t>
      </w:r>
    </w:p>
    <w:p w:rsidRPr="00F127E2" w:rsidR="00A05E83" w:rsidP="00A05E83" w:rsidRDefault="00A05E83" w14:paraId="2F8A11F5" w14:textId="77777777">
      <w:pPr>
        <w:rPr>
          <w:rFonts w:cstheme="minorHAnsi"/>
        </w:rPr>
      </w:pPr>
    </w:p>
    <w:tbl>
      <w:tblPr>
        <w:tblW w:w="8646"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409"/>
        <w:gridCol w:w="6237"/>
      </w:tblGrid>
      <w:tr w:rsidRPr="00F127E2" w:rsidR="006074BB" w:rsidTr="003342F5" w14:paraId="37CE5956" w14:textId="77777777">
        <w:tc>
          <w:tcPr>
            <w:tcW w:w="2409"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6074BB" w:rsidRDefault="006074BB" w14:paraId="5EDFAEDB"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b/>
                <w:bCs/>
                <w:szCs w:val="20"/>
              </w:rPr>
            </w:pPr>
            <w:r w:rsidRPr="00F127E2">
              <w:rPr>
                <w:rFonts w:cstheme="minorHAnsi"/>
                <w:b/>
                <w:bCs/>
                <w:szCs w:val="20"/>
              </w:rPr>
              <w:t>Name</w:t>
            </w:r>
          </w:p>
        </w:tc>
        <w:tc>
          <w:tcPr>
            <w:tcW w:w="623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6074BB" w:rsidRDefault="006074BB" w14:paraId="4643F301"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b/>
                <w:bCs/>
                <w:szCs w:val="20"/>
              </w:rPr>
            </w:pPr>
            <w:r w:rsidRPr="00F127E2">
              <w:rPr>
                <w:rFonts w:cstheme="minorHAnsi"/>
                <w:b/>
                <w:bCs/>
                <w:szCs w:val="20"/>
              </w:rPr>
              <w:t>Role</w:t>
            </w:r>
          </w:p>
        </w:tc>
      </w:tr>
      <w:tr w:rsidRPr="00F127E2" w:rsidR="006D1779" w:rsidTr="003342F5" w14:paraId="52D510B0" w14:textId="77777777">
        <w:tc>
          <w:tcPr>
            <w:tcW w:w="2409"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02460845"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Sumanta Dutta</w:t>
            </w:r>
          </w:p>
        </w:tc>
        <w:tc>
          <w:tcPr>
            <w:tcW w:w="6237"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53B7F23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Data Architect</w:t>
            </w:r>
          </w:p>
        </w:tc>
      </w:tr>
      <w:tr w:rsidRPr="00F127E2" w:rsidR="006D1779" w:rsidTr="003342F5" w14:paraId="3EE4DE23" w14:textId="77777777">
        <w:tc>
          <w:tcPr>
            <w:tcW w:w="2409"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52EE0A73" w14:textId="77777777">
            <w:pPr>
              <w:spacing w:line="240" w:lineRule="auto"/>
              <w:rPr>
                <w:rFonts w:cstheme="minorHAnsi"/>
                <w:szCs w:val="20"/>
              </w:rPr>
            </w:pPr>
            <w:r w:rsidRPr="002C5D66">
              <w:rPr>
                <w:rFonts w:ascii="Calibri" w:hAnsi="Calibri" w:cs="Calibri"/>
                <w:color w:val="000000"/>
                <w:sz w:val="22"/>
                <w:szCs w:val="22"/>
                <w:lang w:val="en-GB" w:eastAsia="en-GB"/>
              </w:rPr>
              <w:t>Lalit Kapur</w:t>
            </w:r>
          </w:p>
        </w:tc>
        <w:tc>
          <w:tcPr>
            <w:tcW w:w="6237"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1113C7CE" w14:textId="7777777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Data Lead</w:t>
            </w:r>
          </w:p>
        </w:tc>
      </w:tr>
      <w:tr w:rsidRPr="00F127E2" w:rsidR="006D1779" w:rsidTr="003342F5" w14:paraId="2AC38065" w14:textId="77777777">
        <w:tc>
          <w:tcPr>
            <w:tcW w:w="2409"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6D2AB64F"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Lokesh Ramesh</w:t>
            </w:r>
          </w:p>
        </w:tc>
        <w:tc>
          <w:tcPr>
            <w:tcW w:w="6237"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1AA0ED7C"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Integration Lead</w:t>
            </w:r>
          </w:p>
        </w:tc>
      </w:tr>
      <w:tr w:rsidRPr="00F127E2" w:rsidR="006D1779" w:rsidTr="003342F5" w14:paraId="4871E6C2" w14:textId="77777777">
        <w:tc>
          <w:tcPr>
            <w:tcW w:w="2409"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29216E12"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Javier Romero Blazquez</w:t>
            </w:r>
          </w:p>
        </w:tc>
        <w:tc>
          <w:tcPr>
            <w:tcW w:w="6237"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0288780B"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Head of Data and Integration Global Solution Delivery</w:t>
            </w:r>
          </w:p>
        </w:tc>
      </w:tr>
      <w:tr w:rsidRPr="00F127E2" w:rsidR="006D1779" w:rsidTr="003342F5" w14:paraId="239A2644" w14:textId="77777777">
        <w:tc>
          <w:tcPr>
            <w:tcW w:w="2409"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54AE7320" w14:textId="77777777">
            <w:pPr>
              <w:tabs>
                <w:tab w:val="left" w:pos="-2621"/>
                <w:tab w:val="left" w:pos="-1901"/>
                <w:tab w:val="left" w:pos="-1181"/>
                <w:tab w:val="left" w:pos="-461"/>
                <w:tab w:val="left" w:pos="259"/>
                <w:tab w:val="left" w:pos="979"/>
                <w:tab w:val="left" w:pos="1699"/>
                <w:tab w:val="left" w:pos="1935"/>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Steve Dickason</w:t>
            </w:r>
          </w:p>
        </w:tc>
        <w:tc>
          <w:tcPr>
            <w:tcW w:w="6237"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43836A84"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Head of Data Strategy, Governance &amp; Architecture</w:t>
            </w:r>
          </w:p>
        </w:tc>
      </w:tr>
    </w:tbl>
    <w:p w:rsidRPr="00560BA1" w:rsidR="00AC1E7B" w:rsidP="18DF313F" w:rsidRDefault="36212FEF" w14:paraId="6BBAD026" w14:textId="77777777">
      <w:pPr>
        <w:pStyle w:val="Heading2"/>
        <w:rPr>
          <w:rFonts w:eastAsiaTheme="majorEastAsia"/>
        </w:rPr>
      </w:pPr>
      <w:bookmarkStart w:name="_Toc750020988" w:id="14"/>
      <w:r w:rsidRPr="18DF313F">
        <w:rPr>
          <w:rFonts w:eastAsiaTheme="majorEastAsia"/>
        </w:rPr>
        <w:t>Stakeholder</w:t>
      </w:r>
      <w:bookmarkEnd w:id="14"/>
    </w:p>
    <w:tbl>
      <w:tblPr>
        <w:tblStyle w:val="TableGrid"/>
        <w:tblW w:w="8732" w:type="dxa"/>
        <w:tblInd w:w="421" w:type="dxa"/>
        <w:tblLook w:val="04A0" w:firstRow="1" w:lastRow="0" w:firstColumn="1" w:lastColumn="0" w:noHBand="0" w:noVBand="1"/>
      </w:tblPr>
      <w:tblGrid>
        <w:gridCol w:w="2830"/>
        <w:gridCol w:w="5902"/>
      </w:tblGrid>
      <w:tr w:rsidRPr="00F127E2" w:rsidR="00AC1E7B" w:rsidTr="001D34BC" w14:paraId="7733B76B" w14:textId="77777777">
        <w:trPr>
          <w:trHeight w:val="300"/>
        </w:trPr>
        <w:tc>
          <w:tcPr>
            <w:tcW w:w="2830" w:type="dxa"/>
            <w:shd w:val="clear" w:color="auto" w:fill="D5DCE4" w:themeFill="text2" w:themeFillTint="33"/>
          </w:tcPr>
          <w:p w:rsidRPr="00F127E2" w:rsidR="00AC1E7B" w:rsidP="001F7B90" w:rsidRDefault="00AC1E7B" w14:paraId="78D02CA6" w14:textId="77777777">
            <w:pPr>
              <w:spacing w:line="259" w:lineRule="auto"/>
              <w:rPr>
                <w:rFonts w:asciiTheme="minorHAnsi" w:hAnsiTheme="minorHAnsi" w:cstheme="minorHAnsi"/>
              </w:rPr>
            </w:pPr>
            <w:r w:rsidRPr="00F127E2">
              <w:rPr>
                <w:rFonts w:asciiTheme="minorHAnsi" w:hAnsiTheme="minorHAnsi" w:cstheme="minorHAnsi"/>
              </w:rPr>
              <w:t>Group / Team / Stakeholder</w:t>
            </w:r>
          </w:p>
        </w:tc>
        <w:tc>
          <w:tcPr>
            <w:tcW w:w="5902" w:type="dxa"/>
            <w:shd w:val="clear" w:color="auto" w:fill="D5DCE4" w:themeFill="text2" w:themeFillTint="33"/>
          </w:tcPr>
          <w:p w:rsidRPr="00F127E2" w:rsidR="00AC1E7B" w:rsidP="001F7B90" w:rsidRDefault="00AC1E7B" w14:paraId="654DDD67" w14:textId="77777777">
            <w:pPr>
              <w:spacing w:line="259" w:lineRule="auto"/>
              <w:rPr>
                <w:rFonts w:asciiTheme="minorHAnsi" w:hAnsiTheme="minorHAnsi" w:cstheme="minorHAnsi"/>
              </w:rPr>
            </w:pPr>
            <w:r w:rsidRPr="00F127E2">
              <w:rPr>
                <w:rFonts w:asciiTheme="minorHAnsi" w:hAnsiTheme="minorHAnsi" w:cstheme="minorHAnsi"/>
              </w:rPr>
              <w:t>Focus Area</w:t>
            </w:r>
          </w:p>
        </w:tc>
      </w:tr>
      <w:tr w:rsidRPr="00F127E2" w:rsidR="00AC1E7B" w:rsidTr="001D34BC" w14:paraId="7CB9CB33" w14:textId="77777777">
        <w:trPr>
          <w:trHeight w:val="300"/>
        </w:trPr>
        <w:tc>
          <w:tcPr>
            <w:tcW w:w="2830" w:type="dxa"/>
          </w:tcPr>
          <w:p w:rsidRPr="00F127E2" w:rsidR="00AC1E7B" w:rsidP="001F7B90" w:rsidRDefault="00AC1E7B" w14:paraId="16107F81" w14:textId="77777777">
            <w:pPr>
              <w:spacing w:line="259" w:lineRule="auto"/>
              <w:rPr>
                <w:rFonts w:asciiTheme="minorHAnsi" w:hAnsiTheme="minorHAnsi" w:cstheme="minorHAnsi"/>
              </w:rPr>
            </w:pPr>
            <w:r w:rsidRPr="00F127E2">
              <w:rPr>
                <w:rFonts w:asciiTheme="minorHAnsi" w:hAnsiTheme="minorHAnsi" w:cstheme="minorHAnsi"/>
              </w:rPr>
              <w:t>Technical Design Authority</w:t>
            </w:r>
          </w:p>
        </w:tc>
        <w:tc>
          <w:tcPr>
            <w:tcW w:w="5902" w:type="dxa"/>
          </w:tcPr>
          <w:p w:rsidRPr="00F127E2" w:rsidR="00AC1E7B" w:rsidP="001F7B90" w:rsidRDefault="00AC1E7B" w14:paraId="11F8469E" w14:textId="77777777">
            <w:pPr>
              <w:spacing w:line="259" w:lineRule="auto"/>
              <w:rPr>
                <w:rFonts w:asciiTheme="minorHAnsi" w:hAnsiTheme="minorHAnsi" w:cstheme="minorHAnsi"/>
              </w:rPr>
            </w:pPr>
            <w:r w:rsidRPr="00F127E2">
              <w:rPr>
                <w:rFonts w:asciiTheme="minorHAnsi" w:hAnsiTheme="minorHAnsi" w:cstheme="minorHAnsi"/>
              </w:rPr>
              <w:t>Help validate the solution’s integrity and to ensure it is aligned to the Imperial Brands architecture principles</w:t>
            </w:r>
          </w:p>
        </w:tc>
      </w:tr>
      <w:tr w:rsidRPr="00F127E2" w:rsidR="00AC1E7B" w:rsidTr="001D34BC" w14:paraId="2BC26441" w14:textId="77777777">
        <w:trPr>
          <w:trHeight w:val="300"/>
        </w:trPr>
        <w:tc>
          <w:tcPr>
            <w:tcW w:w="2830" w:type="dxa"/>
          </w:tcPr>
          <w:p w:rsidRPr="00F127E2" w:rsidR="00AC1E7B" w:rsidP="001F7B90" w:rsidRDefault="00AC1E7B" w14:paraId="7EB55F61" w14:textId="77777777">
            <w:pPr>
              <w:spacing w:line="259" w:lineRule="auto"/>
              <w:rPr>
                <w:rFonts w:asciiTheme="minorHAnsi" w:hAnsiTheme="minorHAnsi" w:cstheme="minorHAnsi"/>
              </w:rPr>
            </w:pPr>
            <w:r w:rsidRPr="00F127E2">
              <w:rPr>
                <w:rFonts w:asciiTheme="minorHAnsi" w:hAnsiTheme="minorHAnsi" w:cstheme="minorHAnsi"/>
              </w:rPr>
              <w:t>Engineering Team</w:t>
            </w:r>
          </w:p>
        </w:tc>
        <w:tc>
          <w:tcPr>
            <w:tcW w:w="5902" w:type="dxa"/>
          </w:tcPr>
          <w:p w:rsidRPr="00F127E2" w:rsidR="00AC1E7B" w:rsidP="001F7B90" w:rsidRDefault="00AC1E7B" w14:paraId="0F19162F" w14:textId="77777777">
            <w:pPr>
              <w:spacing w:line="259" w:lineRule="auto"/>
              <w:rPr>
                <w:rFonts w:asciiTheme="minorHAnsi" w:hAnsiTheme="minorHAnsi" w:cstheme="minorHAnsi"/>
              </w:rPr>
            </w:pPr>
            <w:r w:rsidRPr="00F127E2">
              <w:rPr>
                <w:rFonts w:asciiTheme="minorHAnsi" w:hAnsiTheme="minorHAnsi" w:cstheme="minorHAnsi"/>
              </w:rPr>
              <w:t>Obtain directions as to the specific capabilities to be implemented using the defined components.</w:t>
            </w:r>
          </w:p>
          <w:p w:rsidRPr="00F127E2" w:rsidR="00AC1E7B" w:rsidP="001F7B90" w:rsidRDefault="00AC1E7B" w14:paraId="5074CBFC" w14:textId="77777777">
            <w:pPr>
              <w:spacing w:line="259" w:lineRule="auto"/>
              <w:rPr>
                <w:rFonts w:asciiTheme="minorHAnsi" w:hAnsiTheme="minorHAnsi" w:cstheme="minorHAnsi"/>
              </w:rPr>
            </w:pPr>
            <w:r w:rsidRPr="00F127E2">
              <w:rPr>
                <w:rFonts w:asciiTheme="minorHAnsi" w:hAnsiTheme="minorHAnsi" w:cstheme="minorHAnsi"/>
              </w:rPr>
              <w:t>Understand how the various components defined within the solution interact.</w:t>
            </w:r>
          </w:p>
        </w:tc>
      </w:tr>
      <w:tr w:rsidRPr="00F127E2" w:rsidR="00AC1E7B" w:rsidTr="001D34BC" w14:paraId="2D0C46D3" w14:textId="77777777">
        <w:trPr>
          <w:trHeight w:val="300"/>
        </w:trPr>
        <w:tc>
          <w:tcPr>
            <w:tcW w:w="2830" w:type="dxa"/>
          </w:tcPr>
          <w:p w:rsidRPr="00F127E2" w:rsidR="00AC1E7B" w:rsidP="001F7B90" w:rsidRDefault="00AC1E7B" w14:paraId="5B8CE60E" w14:textId="77777777">
            <w:pPr>
              <w:spacing w:line="259" w:lineRule="auto"/>
              <w:rPr>
                <w:rFonts w:asciiTheme="minorHAnsi" w:hAnsiTheme="minorHAnsi" w:cstheme="minorHAnsi"/>
              </w:rPr>
            </w:pPr>
            <w:r w:rsidRPr="00F127E2">
              <w:rPr>
                <w:rFonts w:asciiTheme="minorHAnsi" w:hAnsiTheme="minorHAnsi" w:cstheme="minorHAnsi"/>
              </w:rPr>
              <w:t>Testing Services</w:t>
            </w:r>
          </w:p>
        </w:tc>
        <w:tc>
          <w:tcPr>
            <w:tcW w:w="5902" w:type="dxa"/>
          </w:tcPr>
          <w:p w:rsidRPr="00F127E2" w:rsidR="00AC1E7B" w:rsidP="001F7B90" w:rsidRDefault="00AC1E7B" w14:paraId="47629C20" w14:textId="77777777">
            <w:pPr>
              <w:spacing w:line="259" w:lineRule="auto"/>
              <w:rPr>
                <w:rFonts w:asciiTheme="minorHAnsi" w:hAnsiTheme="minorHAnsi" w:cstheme="minorHAnsi"/>
              </w:rPr>
            </w:pPr>
            <w:r w:rsidRPr="00F127E2">
              <w:rPr>
                <w:rFonts w:asciiTheme="minorHAnsi" w:hAnsiTheme="minorHAnsi" w:cstheme="minorHAnsi"/>
              </w:rPr>
              <w:t>Help the team assess the testing scope, producing relevant test cases and test scripts for integration, performance, and user acceptance testing.</w:t>
            </w:r>
          </w:p>
        </w:tc>
      </w:tr>
      <w:tr w:rsidRPr="00F127E2" w:rsidR="00AC1E7B" w:rsidTr="001D34BC" w14:paraId="3BD04E22" w14:textId="77777777">
        <w:trPr>
          <w:trHeight w:val="300"/>
        </w:trPr>
        <w:tc>
          <w:tcPr>
            <w:tcW w:w="2830" w:type="dxa"/>
          </w:tcPr>
          <w:p w:rsidRPr="00F127E2" w:rsidR="00AC1E7B" w:rsidP="001F7B90" w:rsidRDefault="00AC1E7B" w14:paraId="4B05E644" w14:textId="77777777">
            <w:pPr>
              <w:spacing w:line="259" w:lineRule="auto"/>
              <w:rPr>
                <w:rFonts w:asciiTheme="minorHAnsi" w:hAnsiTheme="minorHAnsi" w:cstheme="minorHAnsi"/>
              </w:rPr>
            </w:pPr>
            <w:r w:rsidRPr="00F127E2">
              <w:rPr>
                <w:rFonts w:asciiTheme="minorHAnsi" w:hAnsiTheme="minorHAnsi" w:cstheme="minorHAnsi"/>
              </w:rPr>
              <w:t>Business Stakeholders</w:t>
            </w:r>
          </w:p>
        </w:tc>
        <w:tc>
          <w:tcPr>
            <w:tcW w:w="5902" w:type="dxa"/>
          </w:tcPr>
          <w:p w:rsidRPr="00F127E2" w:rsidR="00AC1E7B" w:rsidP="001F7B90" w:rsidRDefault="00AC1E7B" w14:paraId="3C5FA1D5" w14:textId="77777777">
            <w:pPr>
              <w:spacing w:line="259" w:lineRule="auto"/>
              <w:rPr>
                <w:rFonts w:asciiTheme="minorHAnsi" w:hAnsiTheme="minorHAnsi" w:cstheme="minorHAnsi"/>
              </w:rPr>
            </w:pPr>
            <w:r w:rsidRPr="00F127E2">
              <w:rPr>
                <w:rFonts w:asciiTheme="minorHAnsi" w:hAnsiTheme="minorHAnsi" w:cstheme="minorHAnsi"/>
              </w:rPr>
              <w:t>Understand how the defined application and platform architecture described in this document deliver their requirements.</w:t>
            </w:r>
          </w:p>
        </w:tc>
      </w:tr>
      <w:tr w:rsidRPr="00F127E2" w:rsidR="00AC1E7B" w:rsidTr="001D34BC" w14:paraId="3F62E19F" w14:textId="77777777">
        <w:trPr>
          <w:trHeight w:val="300"/>
        </w:trPr>
        <w:tc>
          <w:tcPr>
            <w:tcW w:w="2830" w:type="dxa"/>
          </w:tcPr>
          <w:p w:rsidRPr="00F127E2" w:rsidR="00AC1E7B" w:rsidP="001F7B90" w:rsidRDefault="00AC1E7B" w14:paraId="41523B74" w14:textId="77777777">
            <w:pPr>
              <w:spacing w:line="259" w:lineRule="auto"/>
              <w:rPr>
                <w:rFonts w:asciiTheme="minorHAnsi" w:hAnsiTheme="minorHAnsi" w:cstheme="minorHAnsi"/>
              </w:rPr>
            </w:pPr>
            <w:r w:rsidRPr="00F127E2">
              <w:rPr>
                <w:rFonts w:asciiTheme="minorHAnsi" w:hAnsiTheme="minorHAnsi" w:cstheme="minorHAnsi"/>
              </w:rPr>
              <w:t>Other resources responsible for the architecture function within IB or interested third parties, i.e.</w:t>
            </w:r>
          </w:p>
          <w:p w:rsidRPr="00F127E2" w:rsidR="00AC1E7B" w:rsidP="009C72A7" w:rsidRDefault="00AC1E7B" w14:paraId="0ABFA776" w14:textId="7777777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Integration Architects</w:t>
            </w:r>
          </w:p>
          <w:p w:rsidRPr="00F127E2" w:rsidR="00AC1E7B" w:rsidP="009C72A7" w:rsidRDefault="00AC1E7B" w14:paraId="758816EE" w14:textId="7777777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Data Architects</w:t>
            </w:r>
          </w:p>
          <w:p w:rsidRPr="00F127E2" w:rsidR="00AC1E7B" w:rsidP="009C72A7" w:rsidRDefault="00AC1E7B" w14:paraId="00E4AA17" w14:textId="7777777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Enterprise Architects</w:t>
            </w:r>
          </w:p>
          <w:p w:rsidRPr="00F127E2" w:rsidR="00AC1E7B" w:rsidP="009C72A7" w:rsidRDefault="00AC1E7B" w14:paraId="5F5DF11F" w14:textId="7777777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System Architects</w:t>
            </w:r>
          </w:p>
          <w:p w:rsidRPr="00F127E2" w:rsidR="00AC1E7B" w:rsidP="009C72A7" w:rsidRDefault="00AC1E7B" w14:paraId="31F81804" w14:textId="7777777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Application Architects</w:t>
            </w:r>
          </w:p>
          <w:p w:rsidRPr="00F127E2" w:rsidR="00AC1E7B" w:rsidP="009C72A7" w:rsidRDefault="00AC1E7B" w14:paraId="15BE2A05" w14:textId="7777777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Business Architects</w:t>
            </w:r>
          </w:p>
        </w:tc>
        <w:tc>
          <w:tcPr>
            <w:tcW w:w="5902" w:type="dxa"/>
          </w:tcPr>
          <w:p w:rsidRPr="00F127E2" w:rsidR="00AC1E7B" w:rsidP="001F7B90" w:rsidRDefault="00AC1E7B" w14:paraId="3B5ED01E" w14:textId="77777777">
            <w:pPr>
              <w:spacing w:line="259" w:lineRule="auto"/>
              <w:rPr>
                <w:rFonts w:asciiTheme="minorHAnsi" w:hAnsiTheme="minorHAnsi" w:cstheme="minorHAnsi"/>
              </w:rPr>
            </w:pPr>
            <w:r w:rsidRPr="00F127E2">
              <w:rPr>
                <w:rFonts w:asciiTheme="minorHAnsi" w:hAnsiTheme="minorHAnsi" w:cstheme="minorHAnsi"/>
              </w:rPr>
              <w:t>Responsible for ensuring that the end-to-end solution addresses the functional and non-functional requirements and is feasible given the constraints under which the solution will have to operate.</w:t>
            </w:r>
          </w:p>
        </w:tc>
      </w:tr>
    </w:tbl>
    <w:p w:rsidRPr="00F127E2" w:rsidR="00AC1E7B" w:rsidP="00AC1E7B" w:rsidRDefault="00AC1E7B" w14:paraId="4F76589E" w14:textId="77777777">
      <w:pPr>
        <w:spacing w:after="160" w:line="259" w:lineRule="auto"/>
        <w:rPr>
          <w:rFonts w:cstheme="minorHAnsi"/>
        </w:rPr>
      </w:pPr>
    </w:p>
    <w:p w:rsidRPr="00F127E2" w:rsidR="009E588B" w:rsidP="00693D49" w:rsidRDefault="009E588B" w14:paraId="0A3286A9" w14:textId="77777777">
      <w:pPr>
        <w:pStyle w:val="Heading2"/>
      </w:pPr>
      <w:r w:rsidRPr="00F127E2">
        <w:br w:type="page"/>
      </w:r>
      <w:bookmarkStart w:name="_Toc477355700" w:id="15"/>
    </w:p>
    <w:p w:rsidR="00322763" w:rsidP="18DF313F" w:rsidRDefault="42B126CE" w14:paraId="4F64AC07" w14:textId="77777777">
      <w:pPr>
        <w:pStyle w:val="Heading1"/>
        <w:rPr>
          <w:rFonts w:eastAsiaTheme="majorEastAsia"/>
        </w:rPr>
      </w:pPr>
      <w:bookmarkStart w:name="_Toc148116429" w:id="16"/>
      <w:bookmarkStart w:name="_Toc148358501" w:id="17"/>
      <w:bookmarkStart w:name="_Toc149676894" w:id="18"/>
      <w:bookmarkStart w:name="_Toc39161656" w:id="19"/>
      <w:bookmarkStart w:name="_Toc147993817" w:id="20"/>
      <w:bookmarkStart w:name="_Toc147993802" w:id="21"/>
      <w:r w:rsidRPr="18DF313F">
        <w:rPr>
          <w:rFonts w:eastAsiaTheme="majorEastAsia"/>
        </w:rPr>
        <w:t>Assumptions, Dependencies, Open Actions</w:t>
      </w:r>
      <w:bookmarkEnd w:id="16"/>
      <w:bookmarkEnd w:id="17"/>
      <w:bookmarkEnd w:id="18"/>
      <w:bookmarkEnd w:id="19"/>
    </w:p>
    <w:p w:rsidRPr="00A6074A" w:rsidR="00322763" w:rsidP="18DF313F" w:rsidRDefault="3771AF0C" w14:paraId="64286FF1" w14:textId="77777777">
      <w:pPr>
        <w:pStyle w:val="Heading2"/>
        <w:rPr>
          <w:rFonts w:eastAsiaTheme="majorEastAsia"/>
        </w:rPr>
      </w:pPr>
      <w:bookmarkStart w:name="_Toc1813480577" w:id="22"/>
      <w:r w:rsidRPr="18DF313F">
        <w:rPr>
          <w:rFonts w:eastAsiaTheme="majorEastAsia"/>
        </w:rPr>
        <w:t>Assumptions</w:t>
      </w:r>
      <w:bookmarkEnd w:id="22"/>
    </w:p>
    <w:p w:rsidRPr="00F127E2" w:rsidR="00B50F70" w:rsidP="00060ECC" w:rsidRDefault="00060ECC" w14:paraId="0C752395" w14:textId="1595E3A5">
      <w:pPr>
        <w:ind w:left="357"/>
        <w:rPr>
          <w:rFonts w:cstheme="minorHAnsi"/>
          <w:szCs w:val="20"/>
          <w:lang w:val="en-GB" w:eastAsia="en-GB"/>
        </w:rPr>
      </w:pPr>
      <w:r>
        <w:rPr>
          <w:rFonts w:cstheme="minorHAnsi"/>
          <w:szCs w:val="20"/>
          <w:lang w:val="en-GB" w:eastAsia="en-GB"/>
        </w:rPr>
        <w:t>NA</w:t>
      </w:r>
    </w:p>
    <w:p w:rsidRPr="00F127E2" w:rsidR="00B50F70" w:rsidP="18DF313F" w:rsidRDefault="7D6AC89B" w14:paraId="04E2C02F" w14:textId="77777777">
      <w:pPr>
        <w:pStyle w:val="Heading2"/>
        <w:rPr>
          <w:rFonts w:eastAsiaTheme="majorEastAsia"/>
          <w:i/>
        </w:rPr>
      </w:pPr>
      <w:bookmarkStart w:name="_Toc2009138002" w:id="23"/>
      <w:r w:rsidRPr="18DF313F">
        <w:rPr>
          <w:rFonts w:eastAsiaTheme="majorEastAsia"/>
        </w:rPr>
        <w:t>Dependencies</w:t>
      </w:r>
      <w:bookmarkEnd w:id="20"/>
      <w:bookmarkEnd w:id="23"/>
    </w:p>
    <w:p w:rsidRPr="00F127E2" w:rsidR="00B50F70" w:rsidP="003756D6" w:rsidRDefault="00A73E98" w14:paraId="09F38643" w14:textId="77777777">
      <w:pPr>
        <w:pStyle w:val="ListParagraph"/>
        <w:ind w:left="360"/>
        <w:rPr>
          <w:rFonts w:cstheme="minorHAnsi"/>
          <w:lang w:val="en-AU"/>
        </w:rPr>
      </w:pPr>
      <w:r>
        <w:rPr>
          <w:rFonts w:cstheme="minorHAnsi"/>
          <w:lang w:val="en-AU"/>
        </w:rPr>
        <w:t>NA</w:t>
      </w:r>
    </w:p>
    <w:p w:rsidRPr="00F127E2" w:rsidR="00D66C1B" w:rsidP="00D66C1B" w:rsidRDefault="00D66C1B" w14:paraId="5E726F97" w14:textId="77777777">
      <w:pPr>
        <w:rPr>
          <w:rFonts w:cstheme="minorHAnsi"/>
          <w:lang w:val="en-AU"/>
        </w:rPr>
      </w:pPr>
    </w:p>
    <w:p w:rsidRPr="00F127E2" w:rsidR="00F432BC" w:rsidP="18DF313F" w:rsidRDefault="612C9281" w14:paraId="672FD015" w14:textId="77777777">
      <w:pPr>
        <w:pStyle w:val="Heading2"/>
        <w:rPr>
          <w:rFonts w:eastAsiaTheme="majorEastAsia"/>
          <w:i/>
        </w:rPr>
      </w:pPr>
      <w:bookmarkStart w:name="_Toc147993822" w:id="24"/>
      <w:bookmarkStart w:name="_Toc1249683779" w:id="25"/>
      <w:r w:rsidRPr="18DF313F">
        <w:rPr>
          <w:rFonts w:eastAsiaTheme="majorEastAsia"/>
        </w:rPr>
        <w:t>Open Actions</w:t>
      </w:r>
      <w:bookmarkEnd w:id="24"/>
      <w:bookmarkEnd w:id="25"/>
    </w:p>
    <w:p w:rsidRPr="00F127E2" w:rsidR="00F432BC" w:rsidP="00060ECC" w:rsidRDefault="00F03440" w14:paraId="520AD2F2" w14:textId="07871EA9">
      <w:pPr>
        <w:ind w:firstLine="357"/>
        <w:rPr>
          <w:rFonts w:cstheme="minorHAnsi"/>
          <w:szCs w:val="20"/>
        </w:rPr>
      </w:pPr>
      <w:r>
        <w:rPr>
          <w:rFonts w:cstheme="minorHAnsi"/>
          <w:szCs w:val="20"/>
        </w:rPr>
        <w:t>NA</w:t>
      </w:r>
    </w:p>
    <w:p w:rsidRPr="00F127E2" w:rsidR="009E588B" w:rsidP="18DF313F" w:rsidRDefault="7DF1F7EE" w14:paraId="044B64D6" w14:textId="77777777">
      <w:pPr>
        <w:pStyle w:val="Heading1"/>
        <w:rPr>
          <w:rFonts w:eastAsiaTheme="majorEastAsia" w:cstheme="minorBidi"/>
          <w:caps/>
        </w:rPr>
      </w:pPr>
      <w:bookmarkStart w:name="_Toc148358505" w:id="26"/>
      <w:bookmarkStart w:name="_Toc149676898" w:id="27"/>
      <w:bookmarkStart w:name="_Toc280619754" w:id="28"/>
      <w:bookmarkEnd w:id="15"/>
      <w:bookmarkEnd w:id="21"/>
      <w:r w:rsidRPr="18DF313F">
        <w:rPr>
          <w:rFonts w:eastAsiaTheme="majorEastAsia"/>
        </w:rPr>
        <w:t>D</w:t>
      </w:r>
      <w:bookmarkEnd w:id="26"/>
      <w:r w:rsidRPr="18DF313F">
        <w:rPr>
          <w:rFonts w:eastAsiaTheme="majorEastAsia"/>
        </w:rPr>
        <w:t>ocument P</w:t>
      </w:r>
      <w:bookmarkEnd w:id="27"/>
      <w:r w:rsidRPr="18DF313F">
        <w:rPr>
          <w:rFonts w:eastAsiaTheme="majorEastAsia"/>
        </w:rPr>
        <w:t>urpose</w:t>
      </w:r>
      <w:bookmarkEnd w:id="28"/>
    </w:p>
    <w:p w:rsidR="00A95E4D" w:rsidP="00D66C1B" w:rsidRDefault="00DC6E45" w14:paraId="58B1A443" w14:textId="2632CCDE">
      <w:pPr>
        <w:spacing w:line="240" w:lineRule="auto"/>
        <w:rPr>
          <w:rFonts w:cstheme="minorHAnsi"/>
          <w:szCs w:val="20"/>
        </w:rPr>
      </w:pPr>
      <w:r w:rsidRPr="00F127E2">
        <w:rPr>
          <w:rFonts w:cstheme="minorHAnsi"/>
          <w:szCs w:val="20"/>
        </w:rPr>
        <w:t xml:space="preserve">The purpose of this document is to </w:t>
      </w:r>
      <w:r w:rsidR="00F30289">
        <w:rPr>
          <w:rFonts w:cstheme="minorHAnsi"/>
          <w:szCs w:val="20"/>
        </w:rPr>
        <w:t xml:space="preserve">propose Data Quality checks for the below listed entities which are </w:t>
      </w:r>
      <w:r w:rsidR="0053631E">
        <w:rPr>
          <w:rFonts w:cstheme="minorHAnsi"/>
          <w:szCs w:val="20"/>
        </w:rPr>
        <w:t>a part of DP/DRP</w:t>
      </w:r>
      <w:r w:rsidR="00A86D9C">
        <w:rPr>
          <w:rFonts w:cstheme="minorHAnsi"/>
          <w:szCs w:val="20"/>
        </w:rPr>
        <w:t xml:space="preserve"> in the E2E design. </w:t>
      </w:r>
    </w:p>
    <w:p w:rsidR="00780D31" w:rsidP="18DF313F" w:rsidRDefault="47FA4F79" w14:paraId="4415A957" w14:textId="4F0F2F9E">
      <w:pPr>
        <w:pStyle w:val="ListParagraph"/>
        <w:numPr>
          <w:ilvl w:val="0"/>
          <w:numId w:val="49"/>
        </w:numPr>
        <w:spacing w:line="240" w:lineRule="auto"/>
        <w:rPr>
          <w:rFonts w:cstheme="minorBidi"/>
          <w:szCs w:val="20"/>
        </w:rPr>
      </w:pPr>
      <w:r w:rsidRPr="18DF313F">
        <w:rPr>
          <w:rFonts w:cstheme="minorBidi"/>
        </w:rPr>
        <w:t>ITEM</w:t>
      </w:r>
    </w:p>
    <w:p w:rsidR="00317F95" w:rsidP="00D66C1B" w:rsidRDefault="00317F95" w14:paraId="29D61EC1" w14:textId="77777777">
      <w:pPr>
        <w:spacing w:line="240" w:lineRule="auto"/>
        <w:rPr>
          <w:ins w:author="Harini" w:date="2023-12-07T10:10:00Z" w:id="29"/>
          <w:rFonts w:cstheme="minorHAnsi"/>
          <w:szCs w:val="20"/>
        </w:rPr>
      </w:pPr>
    </w:p>
    <w:p w:rsidR="00A95E4D" w:rsidP="00D66C1B" w:rsidRDefault="00A95E4D" w14:paraId="14DB3D75" w14:textId="77777777">
      <w:pPr>
        <w:spacing w:line="240" w:lineRule="auto"/>
        <w:rPr>
          <w:ins w:author="Harini" w:date="2023-12-07T10:10:00Z" w:id="30"/>
          <w:rFonts w:cstheme="minorHAnsi"/>
          <w:szCs w:val="20"/>
        </w:rPr>
      </w:pPr>
    </w:p>
    <w:p w:rsidRPr="00F127E2" w:rsidR="00067CCE" w:rsidP="004C0E1F" w:rsidRDefault="00067CCE" w14:paraId="7BF3DAAF" w14:textId="59DFBF6D">
      <w:pPr>
        <w:spacing w:line="240" w:lineRule="auto"/>
        <w:ind w:left="720"/>
        <w:rPr>
          <w:rFonts w:cstheme="minorHAnsi"/>
        </w:rPr>
      </w:pPr>
    </w:p>
    <w:p w:rsidRPr="00F127E2" w:rsidR="00067CCE" w:rsidP="00D66C1B" w:rsidRDefault="00067CCE" w14:paraId="117A421D" w14:textId="77777777">
      <w:pPr>
        <w:spacing w:line="240" w:lineRule="auto"/>
        <w:ind w:left="360"/>
        <w:rPr>
          <w:rFonts w:cstheme="minorHAnsi"/>
        </w:rPr>
      </w:pPr>
    </w:p>
    <w:p w:rsidRPr="00F127E2" w:rsidR="00523C07" w:rsidRDefault="00523C07" w14:paraId="6387547F" w14:textId="77777777">
      <w:pPr>
        <w:spacing w:after="160" w:line="259" w:lineRule="auto"/>
        <w:jc w:val="left"/>
        <w:rPr>
          <w:rFonts w:eastAsiaTheme="majorEastAsia" w:cstheme="minorHAnsi"/>
          <w:b/>
          <w:bCs/>
          <w:color w:val="000000" w:themeColor="text1"/>
          <w:sz w:val="28"/>
          <w:szCs w:val="28"/>
          <w:lang w:val="en-IN"/>
        </w:rPr>
      </w:pPr>
      <w:bookmarkStart w:name="_Reference_Documents" w:id="31"/>
      <w:bookmarkStart w:name="_Toc147993804" w:id="32"/>
      <w:bookmarkEnd w:id="31"/>
      <w:r w:rsidRPr="00F127E2">
        <w:rPr>
          <w:rFonts w:eastAsiaTheme="majorEastAsia" w:cstheme="minorHAnsi"/>
          <w:iCs/>
          <w:color w:val="000000" w:themeColor="text1"/>
          <w:lang w:val="en-IN"/>
        </w:rPr>
        <w:br w:type="page"/>
      </w:r>
    </w:p>
    <w:p w:rsidRPr="00F127E2" w:rsidR="6BE9FC31" w:rsidP="18DF313F" w:rsidRDefault="523C2C59" w14:paraId="59C17197" w14:textId="77777777">
      <w:pPr>
        <w:pStyle w:val="Heading1"/>
        <w:rPr>
          <w:rFonts w:eastAsiaTheme="majorEastAsia" w:cstheme="minorBidi"/>
          <w:caps/>
        </w:rPr>
      </w:pPr>
      <w:bookmarkStart w:name="_Toc148358506" w:id="33"/>
      <w:bookmarkStart w:name="_Toc149676899" w:id="34"/>
      <w:bookmarkStart w:name="_Toc1252154922" w:id="35"/>
      <w:bookmarkEnd w:id="32"/>
      <w:r w:rsidRPr="18DF313F">
        <w:rPr>
          <w:rFonts w:eastAsiaTheme="majorEastAsia"/>
        </w:rPr>
        <w:t>Reference Documents</w:t>
      </w:r>
      <w:bookmarkEnd w:id="33"/>
      <w:bookmarkEnd w:id="34"/>
      <w:bookmarkEnd w:id="35"/>
    </w:p>
    <w:p w:rsidR="2A15A2AA" w:rsidP="2A15A2AA" w:rsidRDefault="2A15A2AA" w14:paraId="72E218E9" w14:textId="77777777">
      <w:pPr>
        <w:rPr>
          <w:rFonts w:cstheme="minorBidi"/>
        </w:rPr>
      </w:pPr>
    </w:p>
    <w:p w:rsidRPr="00F127E2" w:rsidR="00D23997" w:rsidP="000753C1" w:rsidRDefault="00D23997" w14:paraId="2AC86EB7" w14:textId="77777777">
      <w:pPr>
        <w:rPr>
          <w:rFonts w:cstheme="minorHAnsi"/>
        </w:rPr>
      </w:pPr>
      <w:bookmarkStart w:name="_Toc147993805" w:id="38"/>
    </w:p>
    <w:p w:rsidRPr="00F127E2" w:rsidR="00F16C51" w:rsidP="18DF313F" w:rsidRDefault="3F4599E7" w14:paraId="664C1F65" w14:textId="77777777">
      <w:pPr>
        <w:pStyle w:val="Heading1"/>
        <w:rPr>
          <w:rFonts w:eastAsiaTheme="majorEastAsia"/>
          <w:specVanish/>
        </w:rPr>
      </w:pPr>
      <w:bookmarkStart w:name="_Toc511279384" w:id="39"/>
      <w:r w:rsidRPr="18DF313F">
        <w:rPr>
          <w:rFonts w:eastAsiaTheme="majorEastAsia"/>
        </w:rPr>
        <w:t>Glossary</w:t>
      </w:r>
      <w:bookmarkEnd w:id="38"/>
      <w:bookmarkEnd w:id="39"/>
    </w:p>
    <w:p w:rsidRPr="00F127E2" w:rsidR="00D66C1B" w:rsidP="00D66C1B" w:rsidRDefault="00D66C1B" w14:paraId="115D5962" w14:textId="77777777">
      <w:pPr>
        <w:rPr>
          <w:rFonts w:cstheme="minorHAnsi"/>
        </w:rPr>
      </w:pPr>
    </w:p>
    <w:tbl>
      <w:tblPr>
        <w:tblW w:w="8441" w:type="dxa"/>
        <w:tblInd w:w="41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93"/>
        <w:gridCol w:w="7448"/>
      </w:tblGrid>
      <w:tr w:rsidRPr="00F127E2" w:rsidR="00F649C9" w:rsidTr="00D66C1B" w14:paraId="3591CF36"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BFBFBF" w:themeFill="background1" w:themeFillShade="BF"/>
            <w:vAlign w:val="center"/>
          </w:tcPr>
          <w:p w:rsidRPr="00F127E2" w:rsidR="00F649C9" w:rsidP="00F649C9" w:rsidRDefault="00F649C9" w14:paraId="453AC976" w14:textId="77777777">
            <w:pPr>
              <w:spacing w:line="240" w:lineRule="auto"/>
              <w:ind w:left="136"/>
              <w:rPr>
                <w:rFonts w:cstheme="minorHAnsi"/>
                <w:b/>
                <w:bCs/>
                <w:color w:val="000000" w:themeColor="text1"/>
                <w:lang w:val="en-AU" w:eastAsia="en-GB"/>
              </w:rPr>
            </w:pPr>
            <w:r w:rsidRPr="00F127E2">
              <w:rPr>
                <w:rFonts w:cstheme="minorHAnsi"/>
                <w:b/>
                <w:bCs/>
                <w:color w:val="000000" w:themeColor="text1"/>
                <w:lang w:val="en-AU" w:eastAsia="en-GB"/>
              </w:rPr>
              <w:t>Acronym</w:t>
            </w:r>
          </w:p>
        </w:tc>
        <w:tc>
          <w:tcPr>
            <w:tcW w:w="7448" w:type="dxa"/>
            <w:tcBorders>
              <w:top w:val="single" w:color="auto" w:sz="6" w:space="0"/>
              <w:left w:val="single" w:color="auto" w:sz="6" w:space="0"/>
              <w:bottom w:val="single" w:color="auto" w:sz="6" w:space="0"/>
              <w:right w:val="single" w:color="auto" w:sz="6" w:space="0"/>
            </w:tcBorders>
            <w:shd w:val="clear" w:color="auto" w:fill="BFBFBF" w:themeFill="background1" w:themeFillShade="BF"/>
            <w:vAlign w:val="center"/>
          </w:tcPr>
          <w:p w:rsidRPr="00F127E2" w:rsidR="00F649C9" w:rsidP="00F649C9" w:rsidRDefault="00F649C9" w14:paraId="7B4F8AEE" w14:textId="77777777">
            <w:pPr>
              <w:spacing w:line="240" w:lineRule="auto"/>
              <w:ind w:left="143"/>
              <w:rPr>
                <w:rFonts w:cstheme="minorHAnsi"/>
                <w:b/>
                <w:bCs/>
                <w:color w:val="000000"/>
                <w:szCs w:val="20"/>
                <w:lang w:val="en-AU" w:eastAsia="en-GB"/>
              </w:rPr>
            </w:pPr>
            <w:r w:rsidRPr="00F127E2">
              <w:rPr>
                <w:rFonts w:cstheme="minorHAnsi"/>
                <w:b/>
                <w:bCs/>
                <w:color w:val="000000"/>
                <w:szCs w:val="20"/>
                <w:lang w:val="en-AU" w:eastAsia="en-GB"/>
              </w:rPr>
              <w:t>Description</w:t>
            </w:r>
          </w:p>
        </w:tc>
      </w:tr>
      <w:tr w:rsidRPr="00F127E2" w:rsidR="003216FF" w:rsidTr="00D66C1B" w14:paraId="50721BB4"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3216FF" w:rsidP="00F649C9" w:rsidRDefault="003216FF" w14:paraId="35C7231C" w14:textId="77777777">
            <w:pPr>
              <w:spacing w:line="240" w:lineRule="auto"/>
              <w:ind w:left="136"/>
              <w:rPr>
                <w:rFonts w:cstheme="minorHAnsi"/>
                <w:color w:val="000000"/>
                <w:lang w:val="en-AU" w:eastAsia="en-GB"/>
              </w:rPr>
            </w:pPr>
            <w:r w:rsidRPr="00F127E2">
              <w:rPr>
                <w:rFonts w:cstheme="minorHAnsi"/>
                <w:color w:val="000000" w:themeColor="text1"/>
                <w:lang w:val="en-AU" w:eastAsia="en-GB"/>
              </w:rPr>
              <w:t>ADB</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3216FF" w:rsidP="00F649C9" w:rsidRDefault="003216FF" w14:paraId="339AB081" w14:textId="77777777">
            <w:pPr>
              <w:spacing w:line="240" w:lineRule="auto"/>
              <w:ind w:left="143"/>
              <w:rPr>
                <w:rFonts w:cstheme="minorHAnsi"/>
                <w:color w:val="000000"/>
                <w:szCs w:val="20"/>
                <w:lang w:val="en-AU" w:eastAsia="en-GB"/>
              </w:rPr>
            </w:pPr>
            <w:r w:rsidRPr="00F127E2">
              <w:rPr>
                <w:rFonts w:cstheme="minorHAnsi"/>
                <w:color w:val="000000"/>
                <w:szCs w:val="20"/>
                <w:lang w:val="en-AU" w:eastAsia="en-GB"/>
              </w:rPr>
              <w:t>Azure Databricks</w:t>
            </w:r>
          </w:p>
        </w:tc>
      </w:tr>
      <w:tr w:rsidRPr="00F127E2" w:rsidR="003216FF" w:rsidTr="00D66C1B" w14:paraId="4AD3ED01"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127E2" w:rsidR="003216FF" w:rsidP="00F649C9" w:rsidRDefault="003216FF" w14:paraId="449DB63C"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ADF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127E2" w:rsidR="003216FF" w:rsidP="00F649C9" w:rsidRDefault="003216FF" w14:paraId="71650093"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Azure Data Factory </w:t>
            </w:r>
          </w:p>
        </w:tc>
      </w:tr>
      <w:tr w:rsidRPr="00F127E2" w:rsidR="003216FF" w:rsidTr="00D66C1B" w14:paraId="683041A5"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127E2" w:rsidR="003216FF" w:rsidP="00F649C9" w:rsidRDefault="003216FF" w14:paraId="3F3824E4"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ADLS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127E2" w:rsidR="003216FF" w:rsidP="00F649C9" w:rsidRDefault="003216FF" w14:paraId="67EC1D63"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Azure Data Lake Storage </w:t>
            </w:r>
          </w:p>
        </w:tc>
      </w:tr>
      <w:tr w:rsidRPr="00F127E2" w:rsidR="006D7B8A" w:rsidTr="00D66C1B" w14:paraId="0A763F8E"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1E533940"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API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79C80BB6"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Application Programming Interface </w:t>
            </w:r>
          </w:p>
        </w:tc>
      </w:tr>
      <w:tr w:rsidRPr="00F127E2" w:rsidR="001D7248" w:rsidTr="00D66C1B" w14:paraId="49D35A85"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1D7248" w:rsidP="00F649C9" w:rsidRDefault="001D7248" w14:paraId="7570D691"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APO</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1D7248" w:rsidP="00F649C9" w:rsidRDefault="0049785B" w14:paraId="04E46A6C"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SAP</w:t>
            </w:r>
            <w:r w:rsidRPr="00F127E2" w:rsidR="00E55728">
              <w:rPr>
                <w:rFonts w:cstheme="minorHAnsi"/>
                <w:color w:val="000000"/>
                <w:szCs w:val="20"/>
                <w:lang w:val="en-AU" w:eastAsia="en-GB"/>
              </w:rPr>
              <w:t xml:space="preserve"> Advanced Planner and Optimizer</w:t>
            </w:r>
          </w:p>
        </w:tc>
      </w:tr>
      <w:tr w:rsidRPr="00F127E2" w:rsidR="006D7B8A" w:rsidTr="00D66C1B" w14:paraId="3773C794"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4C447D60"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BOM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7A8ABCA4"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Bill of Material </w:t>
            </w:r>
          </w:p>
        </w:tc>
      </w:tr>
      <w:tr w:rsidRPr="00F127E2" w:rsidR="006D7B8A" w:rsidTr="00D66C1B" w14:paraId="1AD3A92A"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6FBC571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BY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572825" w14:paraId="27664E39" w14:textId="77777777">
            <w:pPr>
              <w:spacing w:line="240" w:lineRule="auto"/>
              <w:ind w:left="136"/>
              <w:rPr>
                <w:rFonts w:cstheme="minorHAnsi"/>
                <w:color w:val="000000"/>
                <w:szCs w:val="20"/>
                <w:lang w:val="en-AU" w:eastAsia="en-GB"/>
              </w:rPr>
            </w:pPr>
            <w:r w:rsidRPr="00F127E2">
              <w:rPr>
                <w:rFonts w:eastAsia="Arial" w:cstheme="minorHAnsi"/>
                <w:color w:val="000000"/>
                <w:szCs w:val="20"/>
                <w:lang w:val="en-AU" w:eastAsia="en-GB"/>
              </w:rPr>
              <w:t>Blue Yonder. An intelligent supply chain platform</w:t>
            </w:r>
          </w:p>
        </w:tc>
      </w:tr>
      <w:tr w:rsidRPr="00F127E2" w:rsidR="006D7B8A" w:rsidTr="00D66C1B" w14:paraId="1A48914C"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450D7C8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CSV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16F6A2A"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Comma-Separated Values </w:t>
            </w:r>
          </w:p>
        </w:tc>
      </w:tr>
      <w:tr w:rsidRPr="00F127E2" w:rsidR="009B324B" w:rsidTr="00D66C1B" w14:paraId="41FFDC3C"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9B324B" w:rsidP="00F649C9" w:rsidRDefault="009B324B" w14:paraId="6CFAC163"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CDC</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9B324B" w:rsidP="00F649C9" w:rsidRDefault="009B324B" w14:paraId="6AD9D651"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Change Data Capture</w:t>
            </w:r>
          </w:p>
        </w:tc>
      </w:tr>
      <w:tr w:rsidRPr="00F127E2" w:rsidR="006D7B8A" w:rsidTr="00D66C1B" w14:paraId="0CF5470A"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0FB0B88D"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DH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09A4A908"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Data Hub </w:t>
            </w:r>
          </w:p>
        </w:tc>
      </w:tr>
      <w:tr w:rsidRPr="00F127E2" w:rsidR="006D7B8A" w:rsidTr="00D66C1B" w14:paraId="345818C1"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8B307C6"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DMS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473E192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Data Management System </w:t>
            </w:r>
          </w:p>
        </w:tc>
      </w:tr>
      <w:tr w:rsidRPr="00F127E2" w:rsidR="006D7B8A" w:rsidTr="00D66C1B" w14:paraId="1C3D7BDC"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2BA7C4E"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E2E</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73F8E2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End-To-End</w:t>
            </w:r>
          </w:p>
        </w:tc>
      </w:tr>
      <w:tr w:rsidRPr="00F127E2" w:rsidR="00B84E67" w:rsidTr="00D66C1B" w14:paraId="1F900008"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B84E67" w:rsidP="00F649C9" w:rsidRDefault="00B84E67" w14:paraId="7DC56CE7"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EDM</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B84E67" w:rsidP="00F649C9" w:rsidRDefault="00B84E67" w14:paraId="19EFCCC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Enterprise Data Model</w:t>
            </w:r>
          </w:p>
        </w:tc>
      </w:tr>
      <w:tr w:rsidRPr="00F127E2" w:rsidR="006D7B8A" w:rsidTr="00D66C1B" w14:paraId="70BE6B9A"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725DF18B"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ERP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19085C02"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Enterprise Resource Planning </w:t>
            </w:r>
          </w:p>
        </w:tc>
      </w:tr>
      <w:tr w:rsidRPr="00F127E2" w:rsidR="006D7B8A" w:rsidTr="00D66C1B" w14:paraId="52ED36BC"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5432D99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GSC</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DD296BA"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Global Supply Chain</w:t>
            </w:r>
          </w:p>
        </w:tc>
      </w:tr>
      <w:tr w:rsidRPr="00F127E2" w:rsidR="00EE5165" w:rsidTr="00D66C1B" w14:paraId="41F586D4"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EE5165" w:rsidP="00F649C9" w:rsidRDefault="002C34AB" w14:paraId="7159A9FA"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Noodle</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EE5165" w:rsidP="00F649C9" w:rsidRDefault="005311A2" w14:paraId="17DADA4D"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w:t>
            </w:r>
            <w:r w:rsidRPr="00F127E2" w:rsidR="00D52DF2">
              <w:rPr>
                <w:rFonts w:cstheme="minorHAnsi"/>
                <w:color w:val="000000"/>
                <w:szCs w:val="20"/>
                <w:lang w:val="en-AU" w:eastAsia="en-GB"/>
              </w:rPr>
              <w:t xml:space="preserve">n application </w:t>
            </w:r>
            <w:r w:rsidRPr="00F127E2">
              <w:rPr>
                <w:rFonts w:cstheme="minorHAnsi"/>
                <w:color w:val="000000"/>
                <w:szCs w:val="20"/>
                <w:lang w:val="en-AU" w:eastAsia="en-GB"/>
              </w:rPr>
              <w:t xml:space="preserve">for injecting AI intelligence into complex supply </w:t>
            </w:r>
            <w:r w:rsidRPr="00F127E2" w:rsidR="00E144BD">
              <w:rPr>
                <w:rFonts w:cstheme="minorHAnsi"/>
                <w:color w:val="000000"/>
                <w:szCs w:val="20"/>
                <w:lang w:val="en-AU" w:eastAsia="en-GB"/>
              </w:rPr>
              <w:t>chains (</w:t>
            </w:r>
            <w:r w:rsidRPr="00F127E2" w:rsidR="00D52DF2">
              <w:rPr>
                <w:rFonts w:cstheme="minorHAnsi"/>
                <w:color w:val="000000"/>
                <w:szCs w:val="20"/>
                <w:lang w:val="en-AU" w:eastAsia="en-GB"/>
              </w:rPr>
              <w:t>Noodle.ai)</w:t>
            </w:r>
          </w:p>
        </w:tc>
      </w:tr>
      <w:tr w:rsidRPr="00F127E2" w:rsidR="006D7B8A" w:rsidTr="00D66C1B" w14:paraId="23D5001D"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0342381B"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S/4</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B80860" w14:paraId="1E6F030E"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 xml:space="preserve">New </w:t>
            </w:r>
            <w:r w:rsidRPr="00F127E2" w:rsidR="006D7B8A">
              <w:rPr>
                <w:rFonts w:cstheme="minorHAnsi"/>
                <w:color w:val="000000"/>
                <w:szCs w:val="20"/>
                <w:lang w:val="en-AU" w:eastAsia="en-GB"/>
              </w:rPr>
              <w:t xml:space="preserve">SAP </w:t>
            </w:r>
            <w:r w:rsidRPr="00F127E2">
              <w:rPr>
                <w:rFonts w:cstheme="minorHAnsi"/>
                <w:color w:val="000000"/>
                <w:szCs w:val="20"/>
                <w:lang w:val="en-AU" w:eastAsia="en-GB"/>
              </w:rPr>
              <w:t>ERP Platform</w:t>
            </w:r>
          </w:p>
        </w:tc>
      </w:tr>
      <w:tr w:rsidRPr="00F127E2" w:rsidR="006D7B8A" w:rsidTr="00D66C1B" w14:paraId="51D28719"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D7222B7"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SCP</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5EAA9993"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Supply Chain Planning</w:t>
            </w:r>
          </w:p>
        </w:tc>
      </w:tr>
      <w:tr w:rsidRPr="00F127E2" w:rsidR="00DF6FC0" w:rsidTr="00D66C1B" w14:paraId="1ED67870"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DF6FC0" w:rsidP="00F649C9" w:rsidRDefault="00DF6FC0" w14:paraId="1495BD1A"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SCPO</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DF6FC0" w:rsidP="00F649C9" w:rsidRDefault="000103E9" w14:paraId="4F843AF4"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Supply Chain Planning and Optimization</w:t>
            </w:r>
          </w:p>
        </w:tc>
      </w:tr>
      <w:tr w:rsidRPr="00F127E2" w:rsidR="006D7B8A" w:rsidTr="00D66C1B" w14:paraId="2CE5D70E"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24D71357"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SOAP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6A0DC25A"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Simple Object Access Protocol </w:t>
            </w:r>
          </w:p>
        </w:tc>
      </w:tr>
      <w:tr w:rsidRPr="00F127E2" w:rsidR="004D21F7" w:rsidTr="00D66C1B" w14:paraId="2D6F97EB"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4D21F7" w:rsidP="00F649C9" w:rsidRDefault="004D21F7" w14:paraId="0877FE32"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T20</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4D21F7" w:rsidP="00F649C9" w:rsidRDefault="00415EC6" w14:paraId="7E5F69ED"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Data load interface ID</w:t>
            </w:r>
            <w:r w:rsidRPr="00F127E2" w:rsidR="00BB3315">
              <w:rPr>
                <w:rFonts w:cstheme="minorHAnsi"/>
                <w:color w:val="000000"/>
                <w:szCs w:val="20"/>
                <w:lang w:val="en-AU" w:eastAsia="en-GB"/>
              </w:rPr>
              <w:t xml:space="preserve"> for loading data</w:t>
            </w:r>
            <w:r w:rsidRPr="00F127E2" w:rsidR="00666FCD">
              <w:rPr>
                <w:rFonts w:cstheme="minorHAnsi"/>
                <w:color w:val="000000"/>
                <w:szCs w:val="20"/>
                <w:lang w:val="en-AU" w:eastAsia="en-GB"/>
              </w:rPr>
              <w:t xml:space="preserve"> from DH</w:t>
            </w:r>
            <w:r w:rsidRPr="00F127E2" w:rsidR="00854450">
              <w:rPr>
                <w:rFonts w:cstheme="minorHAnsi"/>
                <w:color w:val="000000"/>
                <w:szCs w:val="20"/>
                <w:lang w:val="en-AU" w:eastAsia="en-GB"/>
              </w:rPr>
              <w:t xml:space="preserve"> to APO</w:t>
            </w:r>
          </w:p>
        </w:tc>
      </w:tr>
      <w:tr w:rsidRPr="00F127E2" w:rsidR="006D7B8A" w:rsidTr="00D66C1B" w14:paraId="0D346CF5"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2D23DEB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XML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54243C91"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Extensible Markup Language </w:t>
            </w:r>
          </w:p>
        </w:tc>
      </w:tr>
    </w:tbl>
    <w:p w:rsidRPr="00F127E2" w:rsidR="003979B4" w:rsidP="00F16C51" w:rsidRDefault="003979B4" w14:paraId="2F44A429" w14:textId="77777777">
      <w:pPr>
        <w:rPr>
          <w:rFonts w:cstheme="minorHAnsi"/>
          <w:szCs w:val="20"/>
        </w:rPr>
      </w:pPr>
    </w:p>
    <w:p w:rsidRPr="00F127E2" w:rsidR="00FF2928" w:rsidRDefault="00FF2928" w14:paraId="775A725D" w14:textId="77777777">
      <w:pPr>
        <w:spacing w:after="160" w:line="259" w:lineRule="auto"/>
        <w:jc w:val="left"/>
        <w:rPr>
          <w:rFonts w:cstheme="minorHAnsi"/>
          <w:b/>
          <w:bCs/>
          <w:iCs/>
          <w:szCs w:val="20"/>
        </w:rPr>
      </w:pPr>
      <w:r w:rsidRPr="00F127E2">
        <w:rPr>
          <w:rFonts w:cstheme="minorHAnsi"/>
          <w:i/>
          <w:szCs w:val="20"/>
        </w:rPr>
        <w:br w:type="page"/>
      </w:r>
    </w:p>
    <w:p w:rsidR="004D6385" w:rsidP="18DF313F" w:rsidRDefault="08DDAF98" w14:paraId="63E23FD6" w14:textId="77777777">
      <w:pPr>
        <w:pStyle w:val="Heading1"/>
        <w:rPr>
          <w:rFonts w:eastAsiaTheme="majorEastAsia" w:cstheme="minorBidi"/>
          <w:caps/>
        </w:rPr>
      </w:pPr>
      <w:bookmarkStart w:name="_Toc144881713" w:id="40"/>
      <w:bookmarkStart w:name="_Toc149676901" w:id="41"/>
      <w:bookmarkStart w:name="_Toc790449530" w:id="42"/>
      <w:r w:rsidRPr="18DF313F">
        <w:rPr>
          <w:rFonts w:eastAsiaTheme="majorEastAsia"/>
        </w:rPr>
        <w:t xml:space="preserve">Data </w:t>
      </w:r>
      <w:r w:rsidRPr="18DF313F" w:rsidR="6A88C16B">
        <w:rPr>
          <w:rFonts w:eastAsiaTheme="majorEastAsia"/>
        </w:rPr>
        <w:t>Entity Detail</w:t>
      </w:r>
      <w:bookmarkEnd w:id="40"/>
      <w:bookmarkEnd w:id="41"/>
      <w:bookmarkEnd w:id="42"/>
      <w:r w:rsidRPr="18DF313F" w:rsidR="42FE4D50">
        <w:rPr>
          <w:rFonts w:eastAsiaTheme="majorEastAsia" w:cstheme="minorBidi"/>
          <w:caps/>
        </w:rPr>
        <w:t> </w:t>
      </w:r>
    </w:p>
    <w:p w:rsidRPr="00F127E2" w:rsidR="00322763" w:rsidP="18DF313F" w:rsidRDefault="2A806874" w14:paraId="04F122B6" w14:textId="46B8E325">
      <w:pPr>
        <w:rPr>
          <w:rFonts w:eastAsiaTheme="majorEastAsia"/>
          <w:lang w:val="en-IN"/>
        </w:rPr>
      </w:pPr>
      <w:r w:rsidRPr="18DF313F">
        <w:rPr>
          <w:rFonts w:eastAsiaTheme="majorEastAsia"/>
        </w:rPr>
        <w:t xml:space="preserve">Each of the entities below have the data quality rule suggestions. </w:t>
      </w:r>
      <w:r w:rsidRPr="18DF313F" w:rsidR="45AF1462">
        <w:rPr>
          <w:rFonts w:eastAsiaTheme="majorEastAsia"/>
        </w:rPr>
        <w:t xml:space="preserve">Some of these </w:t>
      </w:r>
      <w:r w:rsidRPr="18DF313F" w:rsidR="53614AB2">
        <w:rPr>
          <w:rFonts w:eastAsiaTheme="majorEastAsia"/>
        </w:rPr>
        <w:t xml:space="preserve">are already present in the Datahub </w:t>
      </w:r>
      <w:r w:rsidRPr="18DF313F" w:rsidR="6466822F">
        <w:rPr>
          <w:rFonts w:eastAsiaTheme="majorEastAsia"/>
        </w:rPr>
        <w:t>as</w:t>
      </w:r>
      <w:r w:rsidRPr="18DF313F" w:rsidR="53614AB2">
        <w:rPr>
          <w:rFonts w:eastAsiaTheme="majorEastAsia"/>
        </w:rPr>
        <w:t xml:space="preserve"> stated </w:t>
      </w:r>
      <w:r w:rsidRPr="18DF313F" w:rsidR="6466822F">
        <w:rPr>
          <w:rFonts w:eastAsiaTheme="majorEastAsia"/>
        </w:rPr>
        <w:t>in the comments.</w:t>
      </w:r>
    </w:p>
    <w:p w:rsidRPr="00F127E2" w:rsidR="006D0D33" w:rsidP="00AE70C5" w:rsidRDefault="00256D8A" w14:paraId="5E877E00" w14:textId="6A979536">
      <w:pPr>
        <w:pStyle w:val="paragraph"/>
        <w:spacing w:before="0" w:beforeAutospacing="0" w:after="0" w:afterAutospacing="0"/>
        <w:jc w:val="both"/>
        <w:textAlignment w:val="baseline"/>
        <w:rPr>
          <w:rFonts w:asciiTheme="minorHAnsi" w:hAnsiTheme="minorHAnsi" w:cstheme="minorHAnsi"/>
          <w:color w:val="000000" w:themeColor="text1"/>
          <w:sz w:val="20"/>
          <w:szCs w:val="20"/>
          <w:lang w:val="en-AU"/>
        </w:rPr>
      </w:pPr>
      <w:r w:rsidRPr="00256D8A">
        <w:rPr>
          <w:rFonts w:asciiTheme="minorHAnsi" w:hAnsiTheme="minorHAnsi" w:cstheme="minorHAnsi"/>
          <w:color w:val="000000"/>
          <w:sz w:val="20"/>
          <w:lang w:val="en-AU"/>
        </w:rPr>
        <w:t> </w:t>
      </w:r>
    </w:p>
    <w:p w:rsidR="00A601D9" w:rsidP="18DF313F" w:rsidRDefault="72796923" w14:paraId="0EF9AAEF" w14:textId="33F1C85F">
      <w:pPr>
        <w:pStyle w:val="Heading2"/>
        <w:rPr>
          <w:rFonts w:eastAsiaTheme="majorEastAsia"/>
        </w:rPr>
      </w:pPr>
      <w:bookmarkStart w:name="_Toc2131974356" w:id="43"/>
      <w:r w:rsidRPr="18DF313F">
        <w:rPr>
          <w:rFonts w:eastAsiaTheme="majorEastAsia"/>
        </w:rPr>
        <w:t>ITEM</w:t>
      </w:r>
      <w:bookmarkEnd w:id="43"/>
    </w:p>
    <w:p w:rsidRPr="00D03E21" w:rsidR="00D03E21" w:rsidP="18DF313F" w:rsidRDefault="5E3C05FF" w14:paraId="3EA7A118" w14:textId="320EAC6B">
      <w:pPr>
        <w:rPr>
          <w:rFonts w:eastAsiaTheme="majorEastAsia"/>
          <w:sz w:val="40"/>
          <w:szCs w:val="40"/>
          <w:u w:val="single"/>
        </w:rPr>
      </w:pPr>
      <w:r w:rsidRPr="18DF313F">
        <w:rPr>
          <w:rFonts w:eastAsiaTheme="majorEastAsia"/>
          <w:sz w:val="40"/>
          <w:szCs w:val="40"/>
          <w:u w:val="single"/>
        </w:rPr>
        <w:t>Technical DQ Checks: -</w:t>
      </w:r>
    </w:p>
    <w:p w:rsidRPr="00D03E21" w:rsidR="00D03E21" w:rsidP="18DF313F" w:rsidRDefault="00D03E21" w14:paraId="793DA52D" w14:textId="32F849E1">
      <w:pPr>
        <w:rPr>
          <w:rFonts w:eastAsiaTheme="majorEastAsia"/>
        </w:rPr>
      </w:pPr>
    </w:p>
    <w:tbl>
      <w:tblPr>
        <w:tblStyle w:val="GridTable4-Accent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972"/>
        <w:gridCol w:w="3827"/>
        <w:gridCol w:w="2217"/>
      </w:tblGrid>
      <w:tr w:rsidRPr="00C36292" w:rsidR="00D03E21" w:rsidTr="70C58C92" w14:paraId="3C044A41"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Mar/>
            <w:hideMark/>
          </w:tcPr>
          <w:p w:rsidRPr="00C36292" w:rsidR="00D03E21" w:rsidP="00BB66F8" w:rsidRDefault="00D03E21" w14:paraId="719D3233" w14:textId="77777777">
            <w:pPr>
              <w:rPr>
                <w:rFonts w:eastAsiaTheme="majorEastAsia" w:cstheme="minorHAnsi"/>
                <w:lang w:val="en-IN"/>
              </w:rPr>
            </w:pPr>
            <w:r w:rsidRPr="00C36292">
              <w:rPr>
                <w:rFonts w:eastAsiaTheme="majorEastAsia" w:cstheme="minorHAnsi"/>
                <w:lang w:val="en-IN"/>
              </w:rPr>
              <w:t>DQ Rule</w:t>
            </w:r>
          </w:p>
        </w:tc>
        <w:tc>
          <w:tcPr>
            <w:cnfStyle w:val="000000000000" w:firstRow="0" w:lastRow="0" w:firstColumn="0" w:lastColumn="0" w:oddVBand="0" w:evenVBand="0" w:oddHBand="0" w:evenHBand="0" w:firstRowFirstColumn="0" w:firstRowLastColumn="0" w:lastRowFirstColumn="0" w:lastRowLastColumn="0"/>
            <w:tcW w:w="3827" w:type="dxa"/>
            <w:noWrap/>
            <w:tcMar/>
            <w:hideMark/>
          </w:tcPr>
          <w:p w:rsidRPr="00C36292" w:rsidR="00D03E21" w:rsidP="00BB66F8" w:rsidRDefault="00D03E21" w14:paraId="369BCAD6"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cnfStyle w:val="000000000000" w:firstRow="0" w:lastRow="0" w:firstColumn="0" w:lastColumn="0" w:oddVBand="0" w:evenVBand="0" w:oddHBand="0" w:evenHBand="0" w:firstRowFirstColumn="0" w:firstRowLastColumn="0" w:lastRowFirstColumn="0" w:lastRowLastColumn="0"/>
            <w:tcW w:w="2217" w:type="dxa"/>
            <w:tcMar/>
          </w:tcPr>
          <w:p w:rsidRPr="00C36292" w:rsidR="00D03E21" w:rsidP="00BB66F8" w:rsidRDefault="00D03E21" w14:paraId="11C13469"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Pr="00C36292" w:rsidR="00DD7A8A" w:rsidTr="70C58C92" w14:paraId="4C586362"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Mar/>
          </w:tcPr>
          <w:p w:rsidR="0EDA8FCE" w:rsidP="0EDA8FCE" w:rsidRDefault="0EDA8FCE" w14:paraId="08934A1C" w14:textId="02EA6968">
            <w:pPr>
              <w:rPr>
                <w:rFonts w:eastAsiaTheme="majorEastAsia" w:cstheme="minorBidi"/>
                <w:b w:val="0"/>
                <w:bCs w:val="0"/>
                <w:lang w:val="en-IN"/>
              </w:rPr>
            </w:pPr>
            <w:r w:rsidRPr="0EDA8FCE">
              <w:rPr>
                <w:rFonts w:ascii="Aptos Narrow" w:hAnsi="Aptos Narrow" w:eastAsia="Aptos Narrow" w:cs="Aptos Narrow"/>
                <w:b w:val="0"/>
                <w:bCs w:val="0"/>
                <w:color w:val="000000" w:themeColor="text1"/>
                <w:sz w:val="22"/>
                <w:szCs w:val="22"/>
                <w:lang w:val="en-IN"/>
              </w:rPr>
              <w:t>ITEM_CODE</w:t>
            </w:r>
            <w:r w:rsidRPr="0EDA8FCE">
              <w:rPr>
                <w:rFonts w:eastAsiaTheme="majorEastAsia" w:cstheme="minorBidi"/>
                <w:b w:val="0"/>
                <w:bCs w:val="0"/>
                <w:lang w:val="en-IN"/>
              </w:rPr>
              <w:t xml:space="preserve"> NULL check</w:t>
            </w:r>
          </w:p>
        </w:tc>
        <w:tc>
          <w:tcPr>
            <w:cnfStyle w:val="000000000000" w:firstRow="0" w:lastRow="0" w:firstColumn="0" w:lastColumn="0" w:oddVBand="0" w:evenVBand="0" w:oddHBand="0" w:evenHBand="0" w:firstRowFirstColumn="0" w:firstRowLastColumn="0" w:lastRowFirstColumn="0" w:lastRowLastColumn="0"/>
            <w:tcW w:w="3827" w:type="dxa"/>
            <w:noWrap/>
            <w:tcMar/>
          </w:tcPr>
          <w:p w:rsidR="0EDA8FCE" w:rsidP="0EDA8FCE" w:rsidRDefault="0EDA8FCE" w14:paraId="762C6082" w14:textId="0DD2D9EA">
            <w:pPr>
              <w:cnfStyle w:val="000000100000" w:firstRow="0" w:lastRow="0" w:firstColumn="0" w:lastColumn="0" w:oddVBand="0" w:evenVBand="0" w:oddHBand="1" w:evenHBand="0" w:firstRowFirstColumn="0" w:firstRowLastColumn="0" w:lastRowFirstColumn="0" w:lastRowLastColumn="0"/>
              <w:rPr>
                <w:rFonts w:eastAsiaTheme="majorEastAsia" w:cstheme="minorBidi"/>
                <w:lang w:val="en-IN"/>
              </w:rPr>
            </w:pPr>
            <w:r w:rsidRPr="0EDA8FCE">
              <w:rPr>
                <w:rFonts w:eastAsiaTheme="majorEastAsia" w:cstheme="minorBidi"/>
                <w:lang w:val="en-IN"/>
              </w:rPr>
              <w:t>Check and remove records that have ITEM_CODE as NULL</w:t>
            </w:r>
          </w:p>
        </w:tc>
        <w:tc>
          <w:tcPr>
            <w:cnfStyle w:val="000000000000" w:firstRow="0" w:lastRow="0" w:firstColumn="0" w:lastColumn="0" w:oddVBand="0" w:evenVBand="0" w:oddHBand="0" w:evenHBand="0" w:firstRowFirstColumn="0" w:firstRowLastColumn="0" w:lastRowFirstColumn="0" w:lastRowLastColumn="0"/>
            <w:tcW w:w="2217" w:type="dxa"/>
            <w:tcMar/>
          </w:tcPr>
          <w:p w:rsidR="0EDA8FCE" w:rsidP="0EDA8FCE" w:rsidRDefault="0EDA8FCE" w14:paraId="3173498A"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Bidi"/>
                <w:lang w:val="en-IN"/>
              </w:rPr>
            </w:pPr>
          </w:p>
        </w:tc>
      </w:tr>
      <w:tr w:rsidR="70C58C92" w:rsidTr="70C58C92" w14:paraId="1526C19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Mar/>
          </w:tcPr>
          <w:p w:rsidR="5B2562C2" w:rsidP="70C58C92" w:rsidRDefault="5B2562C2" w14:paraId="2B7B5019" w14:textId="031642FF">
            <w:pPr>
              <w:pStyle w:val="Normal"/>
              <w:rPr>
                <w:rFonts w:eastAsia="ＭＳ ゴシック" w:cs="Arial" w:eastAsiaTheme="majorEastAsia" w:cstheme="minorBidi"/>
                <w:b w:val="0"/>
                <w:bCs w:val="0"/>
                <w:lang w:val="en-IN"/>
              </w:rPr>
            </w:pPr>
            <w:r w:rsidRPr="70C58C92" w:rsidR="5B2562C2">
              <w:rPr>
                <w:rFonts w:ascii="Aptos Narrow" w:hAnsi="Aptos Narrow" w:eastAsia="Aptos Narrow" w:cs="Aptos Narrow"/>
                <w:b w:val="0"/>
                <w:bCs w:val="0"/>
                <w:i w:val="0"/>
                <w:iCs w:val="0"/>
                <w:caps w:val="0"/>
                <w:smallCaps w:val="0"/>
                <w:noProof w:val="0"/>
                <w:color w:val="000000" w:themeColor="text1" w:themeTint="FF" w:themeShade="FF"/>
                <w:sz w:val="22"/>
                <w:szCs w:val="22"/>
                <w:lang w:val="en-IN"/>
              </w:rPr>
              <w:t>SSKU_CODE</w:t>
            </w:r>
            <w:r w:rsidRPr="70C58C92" w:rsidR="70C58C92">
              <w:rPr>
                <w:rFonts w:eastAsia="ＭＳ ゴシック" w:cs="Arial" w:eastAsiaTheme="majorEastAsia" w:cstheme="minorBidi"/>
                <w:b w:val="0"/>
                <w:bCs w:val="0"/>
                <w:lang w:val="en-IN"/>
              </w:rPr>
              <w:t xml:space="preserve"> NULL check</w:t>
            </w:r>
          </w:p>
        </w:tc>
        <w:tc>
          <w:tcPr>
            <w:cnfStyle w:val="000000000000" w:firstRow="0" w:lastRow="0" w:firstColumn="0" w:lastColumn="0" w:oddVBand="0" w:evenVBand="0" w:oddHBand="0" w:evenHBand="0" w:firstRowFirstColumn="0" w:firstRowLastColumn="0" w:lastRowFirstColumn="0" w:lastRowLastColumn="0"/>
            <w:tcW w:w="3827" w:type="dxa"/>
            <w:noWrap/>
            <w:tcMar/>
          </w:tcPr>
          <w:p w:rsidR="70C58C92" w:rsidP="70C58C92" w:rsidRDefault="70C58C92" w14:paraId="38CFF2CF" w14:textId="6D03B1F7">
            <w:pPr>
              <w:pStyle w:val="Normal"/>
              <w:rPr>
                <w:rFonts w:eastAsia="ＭＳ ゴシック" w:cs="Arial" w:eastAsiaTheme="majorEastAsia" w:cstheme="minorBidi"/>
                <w:lang w:val="en-IN"/>
              </w:rPr>
            </w:pPr>
            <w:r w:rsidRPr="70C58C92" w:rsidR="70C58C92">
              <w:rPr>
                <w:rFonts w:eastAsia="ＭＳ ゴシック" w:cs="Arial" w:eastAsiaTheme="majorEastAsia" w:cstheme="minorBidi"/>
                <w:lang w:val="en-IN"/>
              </w:rPr>
              <w:t xml:space="preserve">Check and remove records that have </w:t>
            </w:r>
            <w:r w:rsidRPr="70C58C92" w:rsidR="1E929220">
              <w:rPr>
                <w:rFonts w:ascii="Aptos Narrow" w:hAnsi="Aptos Narrow" w:eastAsia="Aptos Narrow" w:cs="Aptos Narrow"/>
                <w:b w:val="0"/>
                <w:bCs w:val="0"/>
                <w:i w:val="0"/>
                <w:iCs w:val="0"/>
                <w:caps w:val="0"/>
                <w:smallCaps w:val="0"/>
                <w:noProof w:val="0"/>
                <w:color w:val="000000" w:themeColor="text1" w:themeTint="FF" w:themeShade="FF"/>
                <w:sz w:val="22"/>
                <w:szCs w:val="22"/>
                <w:lang w:val="en-IN"/>
              </w:rPr>
              <w:t>SSKU_CODE</w:t>
            </w:r>
            <w:r w:rsidRPr="70C58C92" w:rsidR="70C58C92">
              <w:rPr>
                <w:rFonts w:eastAsia="ＭＳ ゴシック" w:cs="Arial" w:eastAsiaTheme="majorEastAsia" w:cstheme="minorBidi"/>
                <w:lang w:val="en-IN"/>
              </w:rPr>
              <w:t xml:space="preserve"> as NULL</w:t>
            </w:r>
          </w:p>
        </w:tc>
        <w:tc>
          <w:tcPr>
            <w:cnfStyle w:val="000000000000" w:firstRow="0" w:lastRow="0" w:firstColumn="0" w:lastColumn="0" w:oddVBand="0" w:evenVBand="0" w:oddHBand="0" w:evenHBand="0" w:firstRowFirstColumn="0" w:firstRowLastColumn="0" w:lastRowFirstColumn="0" w:lastRowLastColumn="0"/>
            <w:tcW w:w="2217" w:type="dxa"/>
            <w:tcMar/>
          </w:tcPr>
          <w:p w:rsidR="70C58C92" w:rsidP="70C58C92" w:rsidRDefault="70C58C92" w14:paraId="436CC918" w14:textId="53119E9B">
            <w:pPr>
              <w:pStyle w:val="Normal"/>
              <w:rPr>
                <w:rFonts w:eastAsia="ＭＳ ゴシック" w:cs="Arial" w:eastAsiaTheme="majorEastAsia" w:cstheme="minorBidi"/>
                <w:lang w:val="en-IN"/>
              </w:rPr>
            </w:pPr>
          </w:p>
        </w:tc>
      </w:tr>
      <w:tr w:rsidRPr="00C36292" w:rsidR="00372272" w:rsidTr="70C58C92" w14:paraId="4D6BD86F"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Mar/>
          </w:tcPr>
          <w:p w:rsidRPr="00372272" w:rsidR="00372272" w:rsidP="0EDA8FCE" w:rsidRDefault="7CBD4B77" w14:paraId="2B2D30AC" w14:textId="2BED8DD5">
            <w:pPr>
              <w:rPr>
                <w:rFonts w:eastAsiaTheme="majorEastAsia" w:cstheme="minorBidi"/>
                <w:b w:val="0"/>
                <w:bCs w:val="0"/>
                <w:lang w:val="en-IN"/>
              </w:rPr>
            </w:pPr>
            <w:r w:rsidRPr="0EDA8FCE">
              <w:rPr>
                <w:rFonts w:eastAsiaTheme="majorEastAsia" w:cstheme="minorBidi"/>
                <w:b w:val="0"/>
                <w:bCs w:val="0"/>
                <w:lang w:val="en-IN"/>
              </w:rPr>
              <w:t>PSKU</w:t>
            </w:r>
            <w:r w:rsidRPr="0EDA8FCE" w:rsidR="00372272">
              <w:rPr>
                <w:rFonts w:eastAsiaTheme="majorEastAsia" w:cstheme="minorBidi"/>
                <w:b w:val="0"/>
                <w:bCs w:val="0"/>
                <w:lang w:val="en-IN"/>
              </w:rPr>
              <w:t xml:space="preserve"> NULL Check </w:t>
            </w:r>
          </w:p>
        </w:tc>
        <w:tc>
          <w:tcPr>
            <w:cnfStyle w:val="000000000000" w:firstRow="0" w:lastRow="0" w:firstColumn="0" w:lastColumn="0" w:oddVBand="0" w:evenVBand="0" w:oddHBand="0" w:evenHBand="0" w:firstRowFirstColumn="0" w:firstRowLastColumn="0" w:lastRowFirstColumn="0" w:lastRowLastColumn="0"/>
            <w:tcW w:w="3827" w:type="dxa"/>
            <w:noWrap/>
            <w:tcMar/>
          </w:tcPr>
          <w:p w:rsidRPr="00372272" w:rsidR="00372272" w:rsidP="0EDA8FCE" w:rsidRDefault="00372272" w14:paraId="7FB10322" w14:textId="7E97190F">
            <w:pPr>
              <w:cnfStyle w:val="000000000000" w:firstRow="0" w:lastRow="0" w:firstColumn="0" w:lastColumn="0" w:oddVBand="0" w:evenVBand="0" w:oddHBand="0" w:evenHBand="0" w:firstRowFirstColumn="0" w:firstRowLastColumn="0" w:lastRowFirstColumn="0" w:lastRowLastColumn="0"/>
              <w:rPr>
                <w:rFonts w:eastAsiaTheme="majorEastAsia" w:cstheme="minorBidi"/>
                <w:lang w:val="en-IN"/>
              </w:rPr>
            </w:pPr>
            <w:r w:rsidRPr="0EDA8FCE">
              <w:rPr>
                <w:rFonts w:eastAsiaTheme="majorEastAsia" w:cstheme="minorBidi"/>
                <w:lang w:val="en-IN"/>
              </w:rPr>
              <w:t xml:space="preserve">Check and remove records that have </w:t>
            </w:r>
            <w:r w:rsidRPr="0EDA8FCE" w:rsidR="1FE68274">
              <w:rPr>
                <w:rFonts w:eastAsiaTheme="majorEastAsia" w:cstheme="minorBidi"/>
                <w:lang w:val="en-IN"/>
              </w:rPr>
              <w:t>PSKU</w:t>
            </w:r>
            <w:r w:rsidRPr="0EDA8FCE">
              <w:rPr>
                <w:rFonts w:eastAsiaTheme="majorEastAsia" w:cstheme="minorBidi"/>
                <w:lang w:val="en-IN"/>
              </w:rPr>
              <w:t xml:space="preserve"> as NULL</w:t>
            </w:r>
          </w:p>
        </w:tc>
        <w:tc>
          <w:tcPr>
            <w:cnfStyle w:val="000000000000" w:firstRow="0" w:lastRow="0" w:firstColumn="0" w:lastColumn="0" w:oddVBand="0" w:evenVBand="0" w:oddHBand="0" w:evenHBand="0" w:firstRowFirstColumn="0" w:firstRowLastColumn="0" w:lastRowFirstColumn="0" w:lastRowLastColumn="0"/>
            <w:tcW w:w="2217" w:type="dxa"/>
            <w:tcMar/>
          </w:tcPr>
          <w:p w:rsidRPr="00C36292" w:rsidR="00372272" w:rsidP="00372272" w:rsidRDefault="00372272" w14:paraId="44D22896"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372272" w:rsidTr="70C58C92" w14:paraId="413C4EB1"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Mar/>
          </w:tcPr>
          <w:p w:rsidRPr="00C36292" w:rsidR="00372272" w:rsidP="37D7D32A" w:rsidRDefault="4709B329" w14:paraId="6D235DD2" w14:textId="1F20CC55">
            <w:pPr>
              <w:rPr>
                <w:rFonts w:eastAsia="ＭＳ ゴシック" w:cs="Arial" w:eastAsiaTheme="majorEastAsia" w:cstheme="minorBidi"/>
                <w:lang w:val="en-IN"/>
              </w:rPr>
            </w:pPr>
            <w:r w:rsidRPr="37D7D32A" w:rsidR="6C908E66">
              <w:rPr>
                <w:rFonts w:eastAsia="ＭＳ ゴシック" w:cs="Arial" w:eastAsiaTheme="majorEastAsia" w:cstheme="minorBidi"/>
                <w:b w:val="0"/>
                <w:bCs w:val="0"/>
                <w:lang w:val="en-IN"/>
              </w:rPr>
              <w:t>Reference to</w:t>
            </w:r>
            <w:r w:rsidRPr="37D7D32A" w:rsidR="35EB82B1">
              <w:rPr>
                <w:rFonts w:eastAsia="ＭＳ ゴシック" w:cs="Arial" w:eastAsiaTheme="majorEastAsia" w:cstheme="minorBidi"/>
                <w:b w:val="0"/>
                <w:bCs w:val="0"/>
                <w:lang w:val="en-IN"/>
              </w:rPr>
              <w:t xml:space="preserve"> </w:t>
            </w:r>
            <w:r w:rsidRPr="37D7D32A" w:rsidR="6C908E66">
              <w:rPr>
                <w:rFonts w:eastAsia="ＭＳ ゴシック" w:cs="Arial" w:eastAsiaTheme="majorEastAsia" w:cstheme="minorBidi"/>
                <w:b w:val="0"/>
                <w:bCs w:val="0"/>
                <w:lang w:val="en-IN"/>
              </w:rPr>
              <w:t>PSKUMapping Table</w:t>
            </w:r>
          </w:p>
          <w:p w:rsidRPr="00C36292" w:rsidR="00372272" w:rsidP="0EDA8FCE" w:rsidRDefault="00372272" w14:paraId="75E977E5" w14:textId="4E4FA371">
            <w:pPr>
              <w:rPr>
                <w:rFonts w:eastAsiaTheme="majorEastAsia" w:cstheme="minorBidi"/>
                <w:b w:val="0"/>
                <w:bCs w:val="0"/>
                <w:lang w:val="en-IN"/>
              </w:rPr>
            </w:pPr>
          </w:p>
        </w:tc>
        <w:tc>
          <w:tcPr>
            <w:cnfStyle w:val="000000000000" w:firstRow="0" w:lastRow="0" w:firstColumn="0" w:lastColumn="0" w:oddVBand="0" w:evenVBand="0" w:oddHBand="0" w:evenHBand="0" w:firstRowFirstColumn="0" w:firstRowLastColumn="0" w:lastRowFirstColumn="0" w:lastRowLastColumn="0"/>
            <w:tcW w:w="3827" w:type="dxa"/>
            <w:noWrap/>
            <w:tcMar/>
          </w:tcPr>
          <w:p w:rsidRPr="00C36292" w:rsidR="00372272" w:rsidP="0EDA8FCE" w:rsidRDefault="4709B329" w14:paraId="36CD3B5F" w14:textId="5E471CC8">
            <w:pPr>
              <w:cnfStyle w:val="000000100000" w:firstRow="0" w:lastRow="0" w:firstColumn="0" w:lastColumn="0" w:oddVBand="0" w:evenVBand="0" w:oddHBand="1" w:evenHBand="0" w:firstRowFirstColumn="0" w:firstRowLastColumn="0" w:lastRowFirstColumn="0" w:lastRowLastColumn="0"/>
              <w:rPr>
                <w:rFonts w:eastAsiaTheme="majorEastAsia" w:cstheme="minorBidi"/>
                <w:lang w:val="en-IN"/>
              </w:rPr>
            </w:pPr>
            <w:r w:rsidRPr="0EDA8FCE">
              <w:rPr>
                <w:rFonts w:eastAsiaTheme="majorEastAsia" w:cstheme="minorBidi"/>
                <w:lang w:val="en-IN"/>
              </w:rPr>
              <w:t xml:space="preserve">Valid entry in PSKUMapping table based on </w:t>
            </w:r>
            <w:r w:rsidRPr="0EDA8FCE" w:rsidR="31014A75">
              <w:rPr>
                <w:rFonts w:eastAsiaTheme="majorEastAsia" w:cstheme="minorBidi"/>
                <w:lang w:val="en-IN"/>
              </w:rPr>
              <w:t>ITEM_CODE</w:t>
            </w:r>
          </w:p>
          <w:p w:rsidRPr="00C36292" w:rsidR="00372272" w:rsidP="0EDA8FCE" w:rsidRDefault="00372272" w14:paraId="18A98F78" w14:textId="179EDA30">
            <w:pPr>
              <w:cnfStyle w:val="000000100000" w:firstRow="0" w:lastRow="0" w:firstColumn="0" w:lastColumn="0" w:oddVBand="0" w:evenVBand="0" w:oddHBand="1" w:evenHBand="0" w:firstRowFirstColumn="0" w:firstRowLastColumn="0" w:lastRowFirstColumn="0" w:lastRowLastColumn="0"/>
              <w:rPr>
                <w:rFonts w:eastAsiaTheme="majorEastAsia" w:cstheme="minorBidi"/>
                <w:lang w:val="en-IN"/>
              </w:rPr>
            </w:pPr>
          </w:p>
        </w:tc>
        <w:tc>
          <w:tcPr>
            <w:cnfStyle w:val="000000000000" w:firstRow="0" w:lastRow="0" w:firstColumn="0" w:lastColumn="0" w:oddVBand="0" w:evenVBand="0" w:oddHBand="0" w:evenHBand="0" w:firstRowFirstColumn="0" w:firstRowLastColumn="0" w:lastRowFirstColumn="0" w:lastRowLastColumn="0"/>
            <w:tcW w:w="2217" w:type="dxa"/>
            <w:tcMar/>
          </w:tcPr>
          <w:p w:rsidRPr="00C36292" w:rsidR="00372272" w:rsidP="00372272" w:rsidRDefault="00372272" w14:paraId="3BF1AB10"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6503ED" w:rsidTr="70C58C92" w14:paraId="6426FC5E"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Mar/>
          </w:tcPr>
          <w:p w:rsidRPr="00C81171" w:rsidR="006503ED" w:rsidP="006503ED" w:rsidRDefault="006503ED" w14:paraId="23E1404D" w14:textId="53F308C5">
            <w:pPr>
              <w:rPr>
                <w:rFonts w:eastAsiaTheme="majorEastAsia" w:cstheme="minorHAnsi"/>
                <w:lang w:val="en-IN"/>
              </w:rPr>
            </w:pPr>
            <w:r w:rsidRPr="00181039">
              <w:rPr>
                <w:rFonts w:eastAsiaTheme="majorEastAsia" w:cstheme="minorHAnsi"/>
                <w:b w:val="0"/>
                <w:bCs w:val="0"/>
                <w:lang w:val="en-IN"/>
              </w:rPr>
              <w:t>Duplicate check</w:t>
            </w:r>
            <w:r>
              <w:rPr>
                <w:rFonts w:eastAsiaTheme="majorEastAsia" w:cstheme="minorHAnsi"/>
                <w:lang w:val="en-IN"/>
              </w:rPr>
              <w:t xml:space="preserve"> </w:t>
            </w:r>
          </w:p>
        </w:tc>
        <w:tc>
          <w:tcPr>
            <w:cnfStyle w:val="000000000000" w:firstRow="0" w:lastRow="0" w:firstColumn="0" w:lastColumn="0" w:oddVBand="0" w:evenVBand="0" w:oddHBand="0" w:evenHBand="0" w:firstRowFirstColumn="0" w:firstRowLastColumn="0" w:lastRowFirstColumn="0" w:lastRowLastColumn="0"/>
            <w:tcW w:w="3827" w:type="dxa"/>
            <w:noWrap/>
            <w:tcMar/>
          </w:tcPr>
          <w:p w:rsidR="006503ED" w:rsidP="006503ED" w:rsidRDefault="006503ED" w14:paraId="136C9D85" w14:textId="2DA4441C">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key columns</w:t>
            </w:r>
          </w:p>
        </w:tc>
        <w:tc>
          <w:tcPr>
            <w:cnfStyle w:val="000000000000" w:firstRow="0" w:lastRow="0" w:firstColumn="0" w:lastColumn="0" w:oddVBand="0" w:evenVBand="0" w:oddHBand="0" w:evenHBand="0" w:firstRowFirstColumn="0" w:firstRowLastColumn="0" w:lastRowFirstColumn="0" w:lastRowLastColumn="0"/>
            <w:tcW w:w="2217" w:type="dxa"/>
            <w:tcMar/>
          </w:tcPr>
          <w:p w:rsidRPr="00C36292" w:rsidR="006503ED" w:rsidP="37D7D32A" w:rsidRDefault="006503ED" w14:paraId="48E3BF19" w14:textId="0FE0BFA4">
            <w:pPr>
              <w:cnfStyle w:val="000000000000" w:firstRow="0" w:lastRow="0" w:firstColumn="0" w:lastColumn="0" w:oddVBand="0" w:evenVBand="0" w:oddHBand="0" w:evenHBand="0" w:firstRowFirstColumn="0" w:firstRowLastColumn="0" w:lastRowFirstColumn="0" w:lastRowLastColumn="0"/>
              <w:rPr>
                <w:rFonts w:eastAsia="ＭＳ ゴシック" w:cs="Calibri" w:eastAsiaTheme="majorEastAsia" w:cstheme="minorAscii"/>
                <w:lang w:val="en-IN"/>
              </w:rPr>
            </w:pPr>
          </w:p>
        </w:tc>
      </w:tr>
      <w:tr w:rsidRPr="00C36292" w:rsidR="0045608A" w:rsidTr="70C58C92" w14:paraId="71EE11C2"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Mar/>
          </w:tcPr>
          <w:p w:rsidRPr="00181039" w:rsidR="0045608A" w:rsidP="006503ED" w:rsidRDefault="00273CB3" w14:paraId="41E95AB6" w14:textId="3EF04080">
            <w:pPr>
              <w:rPr>
                <w:rFonts w:eastAsiaTheme="majorEastAsia" w:cstheme="minorHAnsi"/>
                <w:b w:val="0"/>
                <w:bCs w:val="0"/>
                <w:lang w:val="en-IN"/>
              </w:rPr>
            </w:pPr>
            <w:r w:rsidRPr="00273CB3">
              <w:rPr>
                <w:rFonts w:eastAsiaTheme="majorEastAsia" w:cstheme="minorHAnsi"/>
                <w:b w:val="0"/>
                <w:bCs w:val="0"/>
                <w:lang w:val="en-IN"/>
              </w:rPr>
              <w:t>ITEMTYPE</w:t>
            </w:r>
            <w:r>
              <w:rPr>
                <w:rFonts w:eastAsiaTheme="majorEastAsia" w:cstheme="minorHAnsi"/>
                <w:b w:val="0"/>
                <w:bCs w:val="0"/>
                <w:lang w:val="en-IN"/>
              </w:rPr>
              <w:t xml:space="preserve"> </w:t>
            </w:r>
            <w:r w:rsidR="00E23C2F">
              <w:rPr>
                <w:rFonts w:eastAsiaTheme="majorEastAsia" w:cstheme="minorHAnsi"/>
                <w:b w:val="0"/>
                <w:bCs w:val="0"/>
                <w:lang w:val="en-IN"/>
              </w:rPr>
              <w:t xml:space="preserve">value check </w:t>
            </w:r>
          </w:p>
        </w:tc>
        <w:tc>
          <w:tcPr>
            <w:cnfStyle w:val="000000000000" w:firstRow="0" w:lastRow="0" w:firstColumn="0" w:lastColumn="0" w:oddVBand="0" w:evenVBand="0" w:oddHBand="0" w:evenHBand="0" w:firstRowFirstColumn="0" w:firstRowLastColumn="0" w:lastRowFirstColumn="0" w:lastRowLastColumn="0"/>
            <w:tcW w:w="3827" w:type="dxa"/>
            <w:noWrap/>
            <w:tcMar/>
          </w:tcPr>
          <w:p w:rsidR="0045608A" w:rsidP="006503ED" w:rsidRDefault="00BB66F8" w14:paraId="3049C286" w14:textId="299C730E">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ITEMTYPE should contain only values (</w:t>
            </w:r>
            <w:r w:rsidRPr="00BB66F8">
              <w:rPr>
                <w:rFonts w:eastAsiaTheme="majorEastAsia" w:cstheme="minorHAnsi"/>
                <w:lang w:val="en-IN"/>
              </w:rPr>
              <w:t>RM, FG, SFG</w:t>
            </w:r>
            <w:r>
              <w:rPr>
                <w:rFonts w:eastAsiaTheme="majorEastAsia" w:cstheme="minorHAnsi"/>
                <w:lang w:val="en-IN"/>
              </w:rPr>
              <w:t>)</w:t>
            </w:r>
          </w:p>
        </w:tc>
        <w:tc>
          <w:tcPr>
            <w:cnfStyle w:val="000000000000" w:firstRow="0" w:lastRow="0" w:firstColumn="0" w:lastColumn="0" w:oddVBand="0" w:evenVBand="0" w:oddHBand="0" w:evenHBand="0" w:firstRowFirstColumn="0" w:firstRowLastColumn="0" w:lastRowFirstColumn="0" w:lastRowLastColumn="0"/>
            <w:tcW w:w="2217" w:type="dxa"/>
            <w:tcMar/>
          </w:tcPr>
          <w:p w:rsidR="0045608A" w:rsidP="006503ED" w:rsidRDefault="0045608A" w14:paraId="18B85052"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5A3F07BF" w:rsidTr="70C58C92" w14:paraId="1C849666"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Mar/>
          </w:tcPr>
          <w:p w:rsidR="5A3F07BF" w:rsidP="5A3F07BF" w:rsidRDefault="5A3F07BF" w14:paraId="7C1990EC" w14:textId="09A57ED3">
            <w:pPr>
              <w:rPr>
                <w:rFonts w:eastAsiaTheme="majorEastAsia" w:cstheme="minorBidi"/>
                <w:b w:val="0"/>
                <w:bCs w:val="0"/>
                <w:lang w:val="en-IN"/>
              </w:rPr>
            </w:pPr>
          </w:p>
        </w:tc>
        <w:tc>
          <w:tcPr>
            <w:cnfStyle w:val="000000000000" w:firstRow="0" w:lastRow="0" w:firstColumn="0" w:lastColumn="0" w:oddVBand="0" w:evenVBand="0" w:oddHBand="0" w:evenHBand="0" w:firstRowFirstColumn="0" w:firstRowLastColumn="0" w:lastRowFirstColumn="0" w:lastRowLastColumn="0"/>
            <w:tcW w:w="3827" w:type="dxa"/>
            <w:noWrap/>
            <w:tcMar/>
          </w:tcPr>
          <w:p w:rsidR="5A3F07BF" w:rsidP="5A3F07BF" w:rsidRDefault="5A3F07BF" w14:paraId="5A746544" w14:textId="0EF6F54B">
            <w:pPr>
              <w:cnfStyle w:val="000000000000" w:firstRow="0" w:lastRow="0" w:firstColumn="0" w:lastColumn="0" w:oddVBand="0" w:evenVBand="0" w:oddHBand="0" w:evenHBand="0" w:firstRowFirstColumn="0" w:firstRowLastColumn="0" w:lastRowFirstColumn="0" w:lastRowLastColumn="0"/>
              <w:rPr>
                <w:rFonts w:eastAsiaTheme="majorEastAsia" w:cstheme="minorBidi"/>
                <w:lang w:val="en-IN"/>
              </w:rPr>
            </w:pPr>
          </w:p>
        </w:tc>
        <w:tc>
          <w:tcPr>
            <w:cnfStyle w:val="000000000000" w:firstRow="0" w:lastRow="0" w:firstColumn="0" w:lastColumn="0" w:oddVBand="0" w:evenVBand="0" w:oddHBand="0" w:evenHBand="0" w:firstRowFirstColumn="0" w:firstRowLastColumn="0" w:lastRowFirstColumn="0" w:lastRowLastColumn="0"/>
            <w:tcW w:w="2217" w:type="dxa"/>
            <w:tcMar/>
          </w:tcPr>
          <w:p w:rsidR="5A3F07BF" w:rsidP="5A3F07BF" w:rsidRDefault="5A3F07BF" w14:paraId="2F4EC464" w14:textId="3F5C7407">
            <w:pPr>
              <w:cnfStyle w:val="000000000000" w:firstRow="0" w:lastRow="0" w:firstColumn="0" w:lastColumn="0" w:oddVBand="0" w:evenVBand="0" w:oddHBand="0" w:evenHBand="0" w:firstRowFirstColumn="0" w:firstRowLastColumn="0" w:lastRowFirstColumn="0" w:lastRowLastColumn="0"/>
              <w:rPr>
                <w:rFonts w:eastAsiaTheme="majorEastAsia" w:cstheme="minorBidi"/>
                <w:lang w:val="en-IN"/>
              </w:rPr>
            </w:pPr>
          </w:p>
        </w:tc>
      </w:tr>
    </w:tbl>
    <w:p w:rsidR="006E4C6F" w:rsidP="18DF313F" w:rsidRDefault="006E4C6F" w14:paraId="1C7F4250" w14:textId="77777777">
      <w:pPr>
        <w:rPr>
          <w:rFonts w:eastAsiaTheme="majorEastAsia"/>
        </w:rPr>
      </w:pPr>
    </w:p>
    <w:p w:rsidR="695F2D0D" w:rsidP="70C58C92" w:rsidRDefault="695F2D0D" w14:paraId="0B985475" w14:textId="5F3CA44A">
      <w:pPr>
        <w:pStyle w:val="Normal"/>
        <w:rPr>
          <w:rFonts w:eastAsia="ＭＳ ゴシック" w:eastAsiaTheme="majorEastAsia"/>
          <w:b w:val="1"/>
          <w:bCs w:val="1"/>
          <w:u w:val="single"/>
        </w:rPr>
      </w:pPr>
      <w:r w:rsidRPr="70C58C92" w:rsidR="695F2D0D">
        <w:rPr>
          <w:rFonts w:eastAsia="ＭＳ ゴシック" w:eastAsiaTheme="majorEastAsia"/>
          <w:b w:val="1"/>
          <w:bCs w:val="1"/>
          <w:u w:val="single"/>
        </w:rPr>
        <w:t xml:space="preserve">Referential </w:t>
      </w:r>
      <w:r w:rsidRPr="70C58C92" w:rsidR="695F2D0D">
        <w:rPr>
          <w:rFonts w:eastAsia="ＭＳ ゴシック" w:eastAsiaTheme="majorEastAsia"/>
          <w:b w:val="1"/>
          <w:bCs w:val="1"/>
          <w:u w:val="single"/>
        </w:rPr>
        <w:t>integrity: -</w:t>
      </w:r>
    </w:p>
    <w:p w:rsidR="70C58C92" w:rsidP="70C58C92" w:rsidRDefault="70C58C92" w14:paraId="640B7A70" w14:textId="414578C3">
      <w:pPr>
        <w:pStyle w:val="Normal"/>
        <w:rPr>
          <w:rFonts w:eastAsia="ＭＳ ゴシック" w:eastAsiaTheme="majorEastAsia"/>
          <w:b w:val="1"/>
          <w:bCs w:val="1"/>
          <w:u w:val="single"/>
        </w:rPr>
      </w:pPr>
    </w:p>
    <w:p w:rsidR="7824F4E9" w:rsidP="70C58C92" w:rsidRDefault="7824F4E9" w14:paraId="34B76214" w14:textId="48CF96B0">
      <w:pPr>
        <w:pStyle w:val="ListParagraph"/>
        <w:numPr>
          <w:ilvl w:val="0"/>
          <w:numId w:val="50"/>
        </w:numPr>
        <w:rPr>
          <w:rFonts w:eastAsia="ＭＳ ゴシック" w:eastAsiaTheme="majorEastAsia"/>
          <w:b w:val="0"/>
          <w:bCs w:val="0"/>
          <w:sz w:val="20"/>
          <w:szCs w:val="20"/>
          <w:u w:val="none"/>
        </w:rPr>
      </w:pPr>
      <w:r w:rsidRPr="70C58C92" w:rsidR="7824F4E9">
        <w:rPr>
          <w:rFonts w:eastAsia="ＭＳ ゴシック" w:eastAsiaTheme="majorEastAsia"/>
          <w:b w:val="0"/>
          <w:bCs w:val="0"/>
          <w:u w:val="none"/>
        </w:rPr>
        <w:t xml:space="preserve">Foreign Key </w:t>
      </w:r>
      <w:r w:rsidRPr="70C58C92" w:rsidR="7824F4E9">
        <w:rPr>
          <w:rFonts w:eastAsia="ＭＳ ゴシック" w:eastAsiaTheme="majorEastAsia"/>
          <w:b w:val="0"/>
          <w:bCs w:val="0"/>
          <w:u w:val="none"/>
        </w:rPr>
        <w:t>Constr</w:t>
      </w:r>
      <w:r w:rsidRPr="70C58C92" w:rsidR="7824F4E9">
        <w:rPr>
          <w:rFonts w:eastAsia="ＭＳ ゴシック" w:eastAsiaTheme="majorEastAsia"/>
          <w:b w:val="0"/>
          <w:bCs w:val="0"/>
          <w:u w:val="none"/>
        </w:rPr>
        <w:t xml:space="preserve">aints </w:t>
      </w:r>
    </w:p>
    <w:p w:rsidR="7824F4E9" w:rsidP="70C58C92" w:rsidRDefault="7824F4E9" w14:paraId="1E741E2C" w14:textId="0C272985">
      <w:pPr>
        <w:pStyle w:val="ListParagraph"/>
        <w:numPr>
          <w:ilvl w:val="0"/>
          <w:numId w:val="50"/>
        </w:numPr>
        <w:rPr>
          <w:rFonts w:eastAsia="ＭＳ ゴシック" w:eastAsiaTheme="majorEastAsia"/>
          <w:b w:val="0"/>
          <w:bCs w:val="0"/>
          <w:sz w:val="20"/>
          <w:szCs w:val="20"/>
          <w:u w:val="none"/>
        </w:rPr>
      </w:pPr>
      <w:r w:rsidRPr="70C58C92" w:rsidR="7824F4E9">
        <w:rPr>
          <w:rFonts w:eastAsia="ＭＳ ゴシック" w:eastAsiaTheme="majorEastAsia"/>
          <w:b w:val="0"/>
          <w:bCs w:val="0"/>
          <w:u w:val="none"/>
        </w:rPr>
        <w:t>orphaned Records</w:t>
      </w:r>
    </w:p>
    <w:p w:rsidR="7824F4E9" w:rsidP="70C58C92" w:rsidRDefault="7824F4E9" w14:paraId="0DC78575" w14:textId="5F9D456A">
      <w:pPr>
        <w:pStyle w:val="ListParagraph"/>
        <w:numPr>
          <w:ilvl w:val="0"/>
          <w:numId w:val="50"/>
        </w:numPr>
        <w:rPr>
          <w:rFonts w:eastAsia="ＭＳ ゴシック" w:eastAsiaTheme="majorEastAsia"/>
          <w:b w:val="0"/>
          <w:bCs w:val="0"/>
          <w:sz w:val="20"/>
          <w:szCs w:val="20"/>
          <w:u w:val="none"/>
        </w:rPr>
      </w:pPr>
      <w:r w:rsidRPr="70C58C92" w:rsidR="7824F4E9">
        <w:rPr>
          <w:rFonts w:eastAsia="ＭＳ ゴシック" w:eastAsiaTheme="majorEastAsia"/>
          <w:b w:val="0"/>
          <w:bCs w:val="0"/>
          <w:u w:val="none"/>
        </w:rPr>
        <w:t>consist</w:t>
      </w:r>
      <w:r w:rsidRPr="70C58C92" w:rsidR="5979A898">
        <w:rPr>
          <w:rFonts w:eastAsia="ＭＳ ゴシック" w:eastAsiaTheme="majorEastAsia"/>
          <w:b w:val="0"/>
          <w:bCs w:val="0"/>
          <w:u w:val="none"/>
        </w:rPr>
        <w:t xml:space="preserve">ent Data </w:t>
      </w:r>
      <w:r w:rsidRPr="70C58C92" w:rsidR="5979A898">
        <w:rPr>
          <w:rFonts w:eastAsia="ＭＳ ゴシック" w:eastAsiaTheme="majorEastAsia"/>
          <w:b w:val="0"/>
          <w:bCs w:val="0"/>
          <w:u w:val="none"/>
        </w:rPr>
        <w:t>Types (</w:t>
      </w:r>
      <w:r w:rsidRPr="70C58C92" w:rsidR="5979A898">
        <w:rPr>
          <w:rFonts w:eastAsia="ＭＳ ゴシック" w:eastAsiaTheme="majorEastAsia"/>
          <w:b w:val="0"/>
          <w:bCs w:val="0"/>
          <w:u w:val="none"/>
        </w:rPr>
        <w:t>Key columns)</w:t>
      </w:r>
    </w:p>
    <w:p w:rsidR="70C58C92" w:rsidP="70C58C92" w:rsidRDefault="70C58C92" w14:paraId="5BE55C17" w14:textId="3623C67C">
      <w:pPr>
        <w:rPr>
          <w:rFonts w:eastAsia="ＭＳ ゴシック" w:eastAsiaTheme="majorEastAsia"/>
          <w:b w:val="1"/>
          <w:bCs w:val="1"/>
          <w:sz w:val="22"/>
          <w:szCs w:val="22"/>
          <w:u w:val="single"/>
        </w:rPr>
      </w:pPr>
    </w:p>
    <w:p w:rsidR="5A3F07BF" w:rsidP="37D7D32A" w:rsidRDefault="6F6D390A" w14:paraId="76F2CBBF" w14:textId="6C972D08">
      <w:pPr>
        <w:rPr>
          <w:rFonts w:eastAsia="ＭＳ ゴシック" w:eastAsiaTheme="majorEastAsia"/>
          <w:b w:val="1"/>
          <w:bCs w:val="1"/>
          <w:sz w:val="22"/>
          <w:szCs w:val="22"/>
          <w:u w:val="single"/>
        </w:rPr>
      </w:pPr>
      <w:r w:rsidRPr="37D7D32A" w:rsidR="6F6D390A">
        <w:rPr>
          <w:rFonts w:eastAsia="ＭＳ ゴシック" w:eastAsiaTheme="majorEastAsia"/>
          <w:b w:val="1"/>
          <w:bCs w:val="1"/>
          <w:sz w:val="22"/>
          <w:szCs w:val="22"/>
          <w:u w:val="single"/>
        </w:rPr>
        <w:t xml:space="preserve">Data Archiving </w:t>
      </w:r>
      <w:r w:rsidRPr="37D7D32A" w:rsidR="59E6E5DF">
        <w:rPr>
          <w:rFonts w:eastAsia="ＭＳ ゴシック" w:eastAsiaTheme="majorEastAsia"/>
          <w:b w:val="1"/>
          <w:bCs w:val="1"/>
          <w:sz w:val="22"/>
          <w:szCs w:val="22"/>
          <w:u w:val="single"/>
        </w:rPr>
        <w:t>Check: -</w:t>
      </w:r>
    </w:p>
    <w:p w:rsidR="6F6D390A" w:rsidP="37D7D32A" w:rsidRDefault="6F6D390A" w14:paraId="37DCB69A" w14:textId="7D19B925">
      <w:pPr>
        <w:pStyle w:val="Normal"/>
        <w:rPr>
          <w:rFonts w:eastAsia="ＭＳ ゴシック" w:eastAsiaTheme="majorEastAsia"/>
          <w:sz w:val="22"/>
          <w:szCs w:val="22"/>
          <w:u w:val="none"/>
        </w:rPr>
      </w:pPr>
      <w:r w:rsidRPr="37D7D32A" w:rsidR="6F6D390A">
        <w:rPr>
          <w:rFonts w:eastAsia="ＭＳ ゴシック" w:eastAsiaTheme="majorEastAsia"/>
          <w:sz w:val="22"/>
          <w:szCs w:val="22"/>
          <w:u w:val="none"/>
        </w:rPr>
        <w:t xml:space="preserve">Implement data archiving strategies to remove outdated </w:t>
      </w:r>
      <w:r w:rsidRPr="37D7D32A" w:rsidR="2C4C59E5">
        <w:rPr>
          <w:rFonts w:eastAsia="ＭＳ ゴシック" w:eastAsiaTheme="majorEastAsia"/>
          <w:sz w:val="22"/>
          <w:szCs w:val="22"/>
          <w:u w:val="none"/>
        </w:rPr>
        <w:t xml:space="preserve">or obsolete data from the item table in </w:t>
      </w:r>
      <w:r w:rsidRPr="37D7D32A" w:rsidR="650EDAD4">
        <w:rPr>
          <w:rFonts w:eastAsia="ＭＳ ゴシック" w:eastAsiaTheme="majorEastAsia"/>
          <w:sz w:val="22"/>
          <w:szCs w:val="22"/>
          <w:u w:val="none"/>
        </w:rPr>
        <w:t xml:space="preserve">DATAHUB, improving system performance and reducing </w:t>
      </w:r>
      <w:r w:rsidRPr="37D7D32A" w:rsidR="650EDAD4">
        <w:rPr>
          <w:rFonts w:eastAsia="ＭＳ ゴシック" w:eastAsiaTheme="majorEastAsia"/>
          <w:sz w:val="22"/>
          <w:szCs w:val="22"/>
          <w:u w:val="none"/>
        </w:rPr>
        <w:t>storage</w:t>
      </w:r>
      <w:r w:rsidRPr="37D7D32A" w:rsidR="650EDAD4">
        <w:rPr>
          <w:rFonts w:eastAsia="ＭＳ ゴシック" w:eastAsiaTheme="majorEastAsia"/>
          <w:sz w:val="22"/>
          <w:szCs w:val="22"/>
          <w:u w:val="none"/>
        </w:rPr>
        <w:t xml:space="preserve"> costs.</w:t>
      </w:r>
    </w:p>
    <w:p w:rsidR="650EDAD4" w:rsidP="37D7D32A" w:rsidRDefault="650EDAD4" w14:paraId="2DEC8F35" w14:textId="5A44FEEA">
      <w:pPr>
        <w:pStyle w:val="Normal"/>
        <w:rPr>
          <w:rFonts w:eastAsia="ＭＳ ゴシック" w:eastAsiaTheme="majorEastAsia"/>
          <w:b w:val="1"/>
          <w:bCs w:val="1"/>
          <w:sz w:val="22"/>
          <w:szCs w:val="22"/>
          <w:u w:val="single"/>
        </w:rPr>
      </w:pPr>
      <w:r w:rsidRPr="37D7D32A" w:rsidR="650EDAD4">
        <w:rPr>
          <w:rFonts w:eastAsia="ＭＳ ゴシック" w:eastAsiaTheme="majorEastAsia"/>
          <w:b w:val="1"/>
          <w:bCs w:val="1"/>
          <w:sz w:val="22"/>
          <w:szCs w:val="22"/>
          <w:u w:val="single"/>
        </w:rPr>
        <w:t xml:space="preserve">Backup and Recovery </w:t>
      </w:r>
      <w:r w:rsidRPr="37D7D32A" w:rsidR="650EDAD4">
        <w:rPr>
          <w:rFonts w:eastAsia="ＭＳ ゴシック" w:eastAsiaTheme="majorEastAsia"/>
          <w:b w:val="1"/>
          <w:bCs w:val="1"/>
          <w:sz w:val="22"/>
          <w:szCs w:val="22"/>
          <w:u w:val="single"/>
        </w:rPr>
        <w:t>Checks: -</w:t>
      </w:r>
    </w:p>
    <w:p w:rsidR="650EDAD4" w:rsidP="37D7D32A" w:rsidRDefault="650EDAD4" w14:paraId="498D01E6" w14:textId="138D47ED">
      <w:pPr>
        <w:pStyle w:val="Normal"/>
        <w:rPr>
          <w:rFonts w:eastAsia="ＭＳ ゴシック" w:eastAsiaTheme="majorEastAsia"/>
          <w:b w:val="0"/>
          <w:bCs w:val="0"/>
          <w:sz w:val="22"/>
          <w:szCs w:val="22"/>
          <w:u w:val="none"/>
        </w:rPr>
      </w:pPr>
      <w:r w:rsidRPr="37D7D32A" w:rsidR="650EDAD4">
        <w:rPr>
          <w:rFonts w:eastAsia="ＭＳ ゴシック" w:eastAsiaTheme="majorEastAsia"/>
          <w:b w:val="0"/>
          <w:bCs w:val="0"/>
          <w:sz w:val="22"/>
          <w:szCs w:val="22"/>
          <w:u w:val="none"/>
        </w:rPr>
        <w:t>Regularly perform backup and recovery tests to ensure that</w:t>
      </w:r>
      <w:r w:rsidRPr="37D7D32A" w:rsidR="3F71E3F7">
        <w:rPr>
          <w:rFonts w:eastAsia="ＭＳ ゴシック" w:eastAsiaTheme="majorEastAsia"/>
          <w:b w:val="0"/>
          <w:bCs w:val="0"/>
          <w:sz w:val="22"/>
          <w:szCs w:val="22"/>
          <w:u w:val="none"/>
        </w:rPr>
        <w:t xml:space="preserve"> data in the item table can be restored in case of system failure or data loss.</w:t>
      </w:r>
    </w:p>
    <w:p w:rsidR="37D7D32A" w:rsidP="37D7D32A" w:rsidRDefault="37D7D32A" w14:paraId="668F6918" w14:textId="023476ED">
      <w:pPr>
        <w:pStyle w:val="Normal"/>
        <w:rPr>
          <w:rFonts w:eastAsia="ＭＳ ゴシック" w:eastAsiaTheme="majorEastAsia"/>
          <w:b w:val="0"/>
          <w:bCs w:val="0"/>
          <w:sz w:val="22"/>
          <w:szCs w:val="22"/>
          <w:u w:val="none"/>
        </w:rPr>
      </w:pPr>
    </w:p>
    <w:tbl>
      <w:tblPr>
        <w:tblStyle w:val="GridTable4-Accent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72"/>
        <w:gridCol w:w="3827"/>
        <w:gridCol w:w="2217"/>
      </w:tblGrid>
      <w:tr w:rsidR="5A3F07BF" w:rsidTr="33C1E9D4" w14:paraId="13128B3A"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tcPr>
          <w:p w:rsidR="5A3F07BF" w:rsidP="5A3F07BF" w:rsidRDefault="5A3F07BF" w14:paraId="1D18757F" w14:textId="77777777">
            <w:pPr>
              <w:rPr>
                <w:rFonts w:eastAsiaTheme="majorEastAsia" w:cstheme="minorBidi"/>
                <w:lang w:val="en-IN"/>
              </w:rPr>
            </w:pPr>
            <w:r w:rsidRPr="5A3F07BF">
              <w:rPr>
                <w:rFonts w:eastAsiaTheme="majorEastAsia" w:cstheme="minorBidi"/>
                <w:lang w:val="en-IN"/>
              </w:rPr>
              <w:t>DQ Rule</w:t>
            </w:r>
          </w:p>
        </w:tc>
        <w:tc>
          <w:tcPr>
            <w:tcW w:w="3827" w:type="dxa"/>
          </w:tcPr>
          <w:p w:rsidR="5A3F07BF" w:rsidP="5A3F07BF" w:rsidRDefault="5A3F07BF" w14:paraId="3426F6D0"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Bidi"/>
                <w:lang w:val="en-IN"/>
              </w:rPr>
            </w:pPr>
            <w:r w:rsidRPr="5A3F07BF">
              <w:rPr>
                <w:rFonts w:eastAsiaTheme="majorEastAsia" w:cstheme="minorBidi"/>
                <w:lang w:val="en-IN"/>
              </w:rPr>
              <w:t>Rule Detail</w:t>
            </w:r>
          </w:p>
        </w:tc>
        <w:tc>
          <w:tcPr>
            <w:tcW w:w="2217" w:type="dxa"/>
          </w:tcPr>
          <w:p w:rsidR="5A3F07BF" w:rsidP="5A3F07BF" w:rsidRDefault="5A3F07BF" w14:paraId="1E081E95"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Bidi"/>
                <w:lang w:val="en-IN"/>
              </w:rPr>
            </w:pPr>
            <w:r w:rsidRPr="5A3F07BF">
              <w:rPr>
                <w:rFonts w:eastAsiaTheme="majorEastAsia" w:cstheme="minorBidi"/>
                <w:lang w:val="en-IN"/>
              </w:rPr>
              <w:t>Comments</w:t>
            </w:r>
          </w:p>
        </w:tc>
      </w:tr>
      <w:tr w:rsidR="5A3F07BF" w:rsidTr="33C1E9D4" w14:paraId="197E5C25"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tcPr>
          <w:p w:rsidR="747B3462" w:rsidP="5A3F07BF" w:rsidRDefault="747B3462" w14:paraId="14D6C4D9" w14:textId="556287C9">
            <w:pPr>
              <w:rPr>
                <w:rFonts w:ascii="Aptos Narrow" w:hAnsi="Aptos Narrow" w:eastAsia="Aptos Narrow" w:cs="Aptos Narrow"/>
                <w:b w:val="0"/>
                <w:bCs w:val="0"/>
                <w:color w:val="000000" w:themeColor="text1"/>
                <w:sz w:val="22"/>
                <w:szCs w:val="22"/>
                <w:lang w:val="en-IN"/>
              </w:rPr>
            </w:pPr>
            <w:r w:rsidRPr="52867EC6">
              <w:rPr>
                <w:rFonts w:ascii="Aptos Narrow" w:hAnsi="Aptos Narrow" w:eastAsia="Aptos Narrow" w:cs="Aptos Narrow"/>
                <w:b w:val="0"/>
                <w:bCs w:val="0"/>
                <w:color w:val="000000" w:themeColor="text1"/>
                <w:sz w:val="22"/>
                <w:szCs w:val="22"/>
                <w:lang w:val="en-IN"/>
              </w:rPr>
              <w:t>Data Archiving Check</w:t>
            </w:r>
          </w:p>
        </w:tc>
        <w:tc>
          <w:tcPr>
            <w:tcW w:w="3827" w:type="dxa"/>
          </w:tcPr>
          <w:p w:rsidR="5A3F07BF" w:rsidP="52867EC6" w:rsidRDefault="5A3F07BF" w14:paraId="781E4B7B" w14:textId="780FAA2C">
            <w:pPr>
              <w:cnfStyle w:val="000000100000" w:firstRow="0" w:lastRow="0" w:firstColumn="0" w:lastColumn="0" w:oddVBand="0" w:evenVBand="0" w:oddHBand="1" w:evenHBand="0" w:firstRowFirstColumn="0" w:firstRowLastColumn="0" w:lastRowFirstColumn="0" w:lastRowLastColumn="0"/>
              <w:rPr>
                <w:rFonts w:eastAsiaTheme="majorEastAsia" w:cstheme="minorBidi"/>
                <w:lang w:val="en-IN"/>
              </w:rPr>
            </w:pPr>
          </w:p>
        </w:tc>
        <w:tc>
          <w:tcPr>
            <w:tcW w:w="2217" w:type="dxa"/>
          </w:tcPr>
          <w:p w:rsidR="5A3F07BF" w:rsidP="5A3F07BF" w:rsidRDefault="5A3F07BF" w14:paraId="377094E9"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Bidi"/>
                <w:lang w:val="en-IN"/>
              </w:rPr>
            </w:pPr>
          </w:p>
        </w:tc>
      </w:tr>
      <w:tr w:rsidR="5A3F07BF" w:rsidTr="33C1E9D4" w14:paraId="7EF4CAE2"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tcPr>
          <w:p w:rsidR="5A3F07BF" w:rsidP="5A3F07BF" w:rsidRDefault="5A3F07BF" w14:paraId="4F459C1B" w14:textId="2BED8DD5">
            <w:pPr>
              <w:rPr>
                <w:rFonts w:eastAsiaTheme="majorEastAsia" w:cstheme="minorBidi"/>
                <w:b w:val="0"/>
                <w:bCs w:val="0"/>
                <w:lang w:val="en-IN"/>
              </w:rPr>
            </w:pPr>
            <w:r w:rsidRPr="5A3F07BF">
              <w:rPr>
                <w:rFonts w:eastAsiaTheme="majorEastAsia" w:cstheme="minorBidi"/>
                <w:b w:val="0"/>
                <w:bCs w:val="0"/>
                <w:lang w:val="en-IN"/>
              </w:rPr>
              <w:t xml:space="preserve">PSKU NULL Check </w:t>
            </w:r>
          </w:p>
        </w:tc>
        <w:tc>
          <w:tcPr>
            <w:tcW w:w="3827" w:type="dxa"/>
          </w:tcPr>
          <w:p w:rsidR="5A3F07BF" w:rsidP="5A3F07BF" w:rsidRDefault="5A3F07BF" w14:paraId="4408569A" w14:textId="7E97190F">
            <w:pPr>
              <w:cnfStyle w:val="000000000000" w:firstRow="0" w:lastRow="0" w:firstColumn="0" w:lastColumn="0" w:oddVBand="0" w:evenVBand="0" w:oddHBand="0" w:evenHBand="0" w:firstRowFirstColumn="0" w:firstRowLastColumn="0" w:lastRowFirstColumn="0" w:lastRowLastColumn="0"/>
              <w:rPr>
                <w:rFonts w:eastAsiaTheme="majorEastAsia" w:cstheme="minorBidi"/>
                <w:lang w:val="en-IN"/>
              </w:rPr>
            </w:pPr>
            <w:r w:rsidRPr="5A3F07BF">
              <w:rPr>
                <w:rFonts w:eastAsiaTheme="majorEastAsia" w:cstheme="minorBidi"/>
                <w:lang w:val="en-IN"/>
              </w:rPr>
              <w:t>Check and remove records that have PSKU as NULL</w:t>
            </w:r>
          </w:p>
        </w:tc>
        <w:tc>
          <w:tcPr>
            <w:tcW w:w="2217" w:type="dxa"/>
          </w:tcPr>
          <w:p w:rsidR="5A3F07BF" w:rsidP="5A3F07BF" w:rsidRDefault="5A3F07BF" w14:paraId="66D70D99"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Bidi"/>
                <w:lang w:val="en-IN"/>
              </w:rPr>
            </w:pPr>
          </w:p>
        </w:tc>
      </w:tr>
      <w:tr w:rsidR="5A3F07BF" w:rsidTr="33C1E9D4" w14:paraId="26E81435"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tcPr>
          <w:p w:rsidR="5A3F07BF" w:rsidP="5A3F07BF" w:rsidRDefault="5A3F07BF" w14:paraId="26255ADC" w14:textId="14D89E3D">
            <w:pPr>
              <w:rPr>
                <w:rFonts w:eastAsiaTheme="majorEastAsia" w:cstheme="minorBidi"/>
                <w:lang w:val="en-IN"/>
              </w:rPr>
            </w:pPr>
            <w:r w:rsidRPr="5A3F07BF">
              <w:rPr>
                <w:rFonts w:eastAsiaTheme="majorEastAsia" w:cstheme="minorBidi"/>
                <w:b w:val="0"/>
                <w:bCs w:val="0"/>
                <w:lang w:val="en-IN"/>
              </w:rPr>
              <w:t>Reference to PSKUMapping Table</w:t>
            </w:r>
          </w:p>
          <w:p w:rsidR="5A3F07BF" w:rsidP="5A3F07BF" w:rsidRDefault="5A3F07BF" w14:paraId="11A73E92" w14:textId="4E4FA371">
            <w:pPr>
              <w:rPr>
                <w:rFonts w:eastAsiaTheme="majorEastAsia" w:cstheme="minorBidi"/>
                <w:b w:val="0"/>
                <w:bCs w:val="0"/>
                <w:lang w:val="en-IN"/>
              </w:rPr>
            </w:pPr>
          </w:p>
        </w:tc>
        <w:tc>
          <w:tcPr>
            <w:tcW w:w="3827" w:type="dxa"/>
          </w:tcPr>
          <w:p w:rsidR="5A3F07BF" w:rsidP="5A3F07BF" w:rsidRDefault="5A3F07BF" w14:paraId="01242C87" w14:textId="5E471CC8">
            <w:pPr>
              <w:cnfStyle w:val="000000100000" w:firstRow="0" w:lastRow="0" w:firstColumn="0" w:lastColumn="0" w:oddVBand="0" w:evenVBand="0" w:oddHBand="1" w:evenHBand="0" w:firstRowFirstColumn="0" w:firstRowLastColumn="0" w:lastRowFirstColumn="0" w:lastRowLastColumn="0"/>
              <w:rPr>
                <w:rFonts w:eastAsiaTheme="majorEastAsia" w:cstheme="minorBidi"/>
                <w:lang w:val="en-IN"/>
              </w:rPr>
            </w:pPr>
            <w:r w:rsidRPr="5A3F07BF">
              <w:rPr>
                <w:rFonts w:eastAsiaTheme="majorEastAsia" w:cstheme="minorBidi"/>
                <w:lang w:val="en-IN"/>
              </w:rPr>
              <w:t>Valid entry in PSKUMapping table based on ITEM_CODE</w:t>
            </w:r>
          </w:p>
          <w:p w:rsidR="5A3F07BF" w:rsidP="5A3F07BF" w:rsidRDefault="5A3F07BF" w14:paraId="44F0937B" w14:textId="179EDA30">
            <w:pPr>
              <w:cnfStyle w:val="000000100000" w:firstRow="0" w:lastRow="0" w:firstColumn="0" w:lastColumn="0" w:oddVBand="0" w:evenVBand="0" w:oddHBand="1" w:evenHBand="0" w:firstRowFirstColumn="0" w:firstRowLastColumn="0" w:lastRowFirstColumn="0" w:lastRowLastColumn="0"/>
              <w:rPr>
                <w:rFonts w:eastAsiaTheme="majorEastAsia" w:cstheme="minorBidi"/>
                <w:lang w:val="en-IN"/>
              </w:rPr>
            </w:pPr>
          </w:p>
        </w:tc>
        <w:tc>
          <w:tcPr>
            <w:tcW w:w="2217" w:type="dxa"/>
          </w:tcPr>
          <w:p w:rsidR="5A3F07BF" w:rsidP="5A3F07BF" w:rsidRDefault="5A3F07BF" w14:paraId="10F0A551"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Bidi"/>
                <w:lang w:val="en-IN"/>
              </w:rPr>
            </w:pPr>
          </w:p>
        </w:tc>
      </w:tr>
      <w:tr w:rsidR="5A3F07BF" w:rsidTr="33C1E9D4" w14:paraId="397EB809"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tcPr>
          <w:p w:rsidR="5A3F07BF" w:rsidP="5A3F07BF" w:rsidRDefault="5A3F07BF" w14:paraId="256DA3E2" w14:textId="53F308C5">
            <w:pPr>
              <w:rPr>
                <w:rFonts w:eastAsiaTheme="majorEastAsia" w:cstheme="minorBidi"/>
                <w:lang w:val="en-IN"/>
              </w:rPr>
            </w:pPr>
            <w:r w:rsidRPr="5A3F07BF">
              <w:rPr>
                <w:rFonts w:eastAsiaTheme="majorEastAsia" w:cstheme="minorBidi"/>
                <w:b w:val="0"/>
                <w:bCs w:val="0"/>
                <w:lang w:val="en-IN"/>
              </w:rPr>
              <w:t>Duplicate check</w:t>
            </w:r>
            <w:r w:rsidRPr="5A3F07BF">
              <w:rPr>
                <w:rFonts w:eastAsiaTheme="majorEastAsia" w:cstheme="minorBidi"/>
                <w:lang w:val="en-IN"/>
              </w:rPr>
              <w:t xml:space="preserve"> </w:t>
            </w:r>
          </w:p>
        </w:tc>
        <w:tc>
          <w:tcPr>
            <w:tcW w:w="3827" w:type="dxa"/>
          </w:tcPr>
          <w:p w:rsidR="5A3F07BF" w:rsidP="5A3F07BF" w:rsidRDefault="5A3F07BF" w14:paraId="45ECA430" w14:textId="2DA4441C">
            <w:pPr>
              <w:cnfStyle w:val="000000000000" w:firstRow="0" w:lastRow="0" w:firstColumn="0" w:lastColumn="0" w:oddVBand="0" w:evenVBand="0" w:oddHBand="0" w:evenHBand="0" w:firstRowFirstColumn="0" w:firstRowLastColumn="0" w:lastRowFirstColumn="0" w:lastRowLastColumn="0"/>
              <w:rPr>
                <w:rFonts w:eastAsiaTheme="majorEastAsia" w:cstheme="minorBidi"/>
                <w:lang w:val="en-IN"/>
              </w:rPr>
            </w:pPr>
            <w:r w:rsidRPr="5A3F07BF">
              <w:rPr>
                <w:rFonts w:eastAsiaTheme="majorEastAsia" w:cstheme="minorBidi"/>
                <w:lang w:val="en-IN"/>
              </w:rPr>
              <w:t>Check and remove duplicates based on key columns</w:t>
            </w:r>
          </w:p>
        </w:tc>
        <w:tc>
          <w:tcPr>
            <w:tcW w:w="2217" w:type="dxa"/>
          </w:tcPr>
          <w:p w:rsidR="5A3F07BF" w:rsidP="5A3F07BF" w:rsidRDefault="5A3F07BF" w14:paraId="1AC4FFED" w14:textId="11D5C39C">
            <w:pPr>
              <w:cnfStyle w:val="000000000000" w:firstRow="0" w:lastRow="0" w:firstColumn="0" w:lastColumn="0" w:oddVBand="0" w:evenVBand="0" w:oddHBand="0" w:evenHBand="0" w:firstRowFirstColumn="0" w:firstRowLastColumn="0" w:lastRowFirstColumn="0" w:lastRowLastColumn="0"/>
              <w:rPr>
                <w:rFonts w:eastAsiaTheme="majorEastAsia" w:cstheme="minorBidi"/>
                <w:lang w:val="en-IN"/>
              </w:rPr>
            </w:pPr>
            <w:r w:rsidRPr="5A3F07BF">
              <w:rPr>
                <w:rFonts w:eastAsiaTheme="majorEastAsia" w:cstheme="minorBidi"/>
                <w:lang w:val="en-IN"/>
              </w:rPr>
              <w:t>Already implemented</w:t>
            </w:r>
          </w:p>
        </w:tc>
      </w:tr>
      <w:tr w:rsidR="5A3F07BF" w:rsidTr="33C1E9D4" w14:paraId="160BC349"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tcPr>
          <w:p w:rsidR="5A3F07BF" w:rsidP="5A3F07BF" w:rsidRDefault="5A3F07BF" w14:paraId="290247AE" w14:textId="3EF04080">
            <w:pPr>
              <w:rPr>
                <w:rFonts w:eastAsiaTheme="majorEastAsia" w:cstheme="minorBidi"/>
                <w:b w:val="0"/>
                <w:bCs w:val="0"/>
                <w:lang w:val="en-IN"/>
              </w:rPr>
            </w:pPr>
            <w:r w:rsidRPr="5A3F07BF">
              <w:rPr>
                <w:rFonts w:eastAsiaTheme="majorEastAsia" w:cstheme="minorBidi"/>
                <w:b w:val="0"/>
                <w:bCs w:val="0"/>
                <w:lang w:val="en-IN"/>
              </w:rPr>
              <w:t xml:space="preserve">ITEMTYPE value check </w:t>
            </w:r>
          </w:p>
        </w:tc>
        <w:tc>
          <w:tcPr>
            <w:tcW w:w="3827" w:type="dxa"/>
          </w:tcPr>
          <w:p w:rsidR="5A3F07BF" w:rsidP="5A3F07BF" w:rsidRDefault="5A3F07BF" w14:paraId="2632270D" w14:textId="299C730E">
            <w:pPr>
              <w:cnfStyle w:val="000000100000" w:firstRow="0" w:lastRow="0" w:firstColumn="0" w:lastColumn="0" w:oddVBand="0" w:evenVBand="0" w:oddHBand="1" w:evenHBand="0" w:firstRowFirstColumn="0" w:firstRowLastColumn="0" w:lastRowFirstColumn="0" w:lastRowLastColumn="0"/>
              <w:rPr>
                <w:rFonts w:eastAsiaTheme="majorEastAsia" w:cstheme="minorBidi"/>
                <w:lang w:val="en-IN"/>
              </w:rPr>
            </w:pPr>
            <w:r w:rsidRPr="5A3F07BF">
              <w:rPr>
                <w:rFonts w:eastAsiaTheme="majorEastAsia" w:cstheme="minorBidi"/>
                <w:lang w:val="en-IN"/>
              </w:rPr>
              <w:t>ITEMTYPE should contain only values (RM, FG, SFG)</w:t>
            </w:r>
          </w:p>
        </w:tc>
        <w:tc>
          <w:tcPr>
            <w:tcW w:w="2217" w:type="dxa"/>
          </w:tcPr>
          <w:p w:rsidR="5A3F07BF" w:rsidP="5A3F07BF" w:rsidRDefault="5A3F07BF" w14:paraId="56E17540"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Bidi"/>
                <w:lang w:val="en-IN"/>
              </w:rPr>
            </w:pPr>
          </w:p>
        </w:tc>
      </w:tr>
      <w:tr w:rsidR="5A3F07BF" w:rsidTr="33C1E9D4" w14:paraId="705910F0"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tcPr>
          <w:p w:rsidR="5A3F07BF" w:rsidP="5A3F07BF" w:rsidRDefault="5A3F07BF" w14:paraId="62B9C10C" w14:textId="09A57ED3">
            <w:pPr>
              <w:rPr>
                <w:rFonts w:eastAsiaTheme="majorEastAsia" w:cstheme="minorBidi"/>
                <w:b w:val="0"/>
                <w:bCs w:val="0"/>
                <w:lang w:val="en-IN"/>
              </w:rPr>
            </w:pPr>
          </w:p>
        </w:tc>
        <w:tc>
          <w:tcPr>
            <w:tcW w:w="3827" w:type="dxa"/>
          </w:tcPr>
          <w:p w:rsidR="5A3F07BF" w:rsidP="5A3F07BF" w:rsidRDefault="5A3F07BF" w14:paraId="2E3F8E3B" w14:textId="0EF6F54B">
            <w:pPr>
              <w:cnfStyle w:val="000000000000" w:firstRow="0" w:lastRow="0" w:firstColumn="0" w:lastColumn="0" w:oddVBand="0" w:evenVBand="0" w:oddHBand="0" w:evenHBand="0" w:firstRowFirstColumn="0" w:firstRowLastColumn="0" w:lastRowFirstColumn="0" w:lastRowLastColumn="0"/>
              <w:rPr>
                <w:rFonts w:eastAsiaTheme="majorEastAsia" w:cstheme="minorBidi"/>
                <w:lang w:val="en-IN"/>
              </w:rPr>
            </w:pPr>
          </w:p>
        </w:tc>
        <w:tc>
          <w:tcPr>
            <w:tcW w:w="2217" w:type="dxa"/>
          </w:tcPr>
          <w:p w:rsidR="5A3F07BF" w:rsidP="5A3F07BF" w:rsidRDefault="5A3F07BF" w14:paraId="4F2F3AE7" w14:textId="3F5C7407">
            <w:pPr>
              <w:cnfStyle w:val="000000000000" w:firstRow="0" w:lastRow="0" w:firstColumn="0" w:lastColumn="0" w:oddVBand="0" w:evenVBand="0" w:oddHBand="0" w:evenHBand="0" w:firstRowFirstColumn="0" w:firstRowLastColumn="0" w:lastRowFirstColumn="0" w:lastRowLastColumn="0"/>
              <w:rPr>
                <w:rFonts w:eastAsiaTheme="majorEastAsia" w:cstheme="minorBidi"/>
                <w:lang w:val="en-IN"/>
              </w:rPr>
            </w:pPr>
          </w:p>
        </w:tc>
      </w:tr>
    </w:tbl>
    <w:p w:rsidR="5A3F07BF" w:rsidP="37D7D32A" w:rsidRDefault="5A3F07BF" w14:paraId="14ADEF0C" w14:textId="7C15ECF8">
      <w:pPr>
        <w:rPr>
          <w:rFonts w:eastAsia="ＭＳ ゴシック" w:eastAsiaTheme="majorEastAsia"/>
          <w:sz w:val="40"/>
          <w:szCs w:val="40"/>
          <w:u w:val="single"/>
        </w:rPr>
      </w:pPr>
    </w:p>
    <w:p w:rsidR="37D7D32A" w:rsidP="37D7D32A" w:rsidRDefault="37D7D32A" w14:paraId="4F4C0813" w14:textId="4B20363A">
      <w:pPr>
        <w:rPr>
          <w:rFonts w:eastAsia="ＭＳ ゴシック" w:eastAsiaTheme="majorEastAsia"/>
          <w:sz w:val="40"/>
          <w:szCs w:val="40"/>
          <w:u w:val="single"/>
        </w:rPr>
      </w:pPr>
      <w:r w:rsidRPr="70C58C92" w:rsidR="70200D46">
        <w:rPr>
          <w:rFonts w:eastAsia="ＭＳ ゴシック" w:eastAsiaTheme="majorEastAsia"/>
          <w:sz w:val="40"/>
          <w:szCs w:val="40"/>
          <w:u w:val="single"/>
        </w:rPr>
        <w:t>6.2</w:t>
      </w:r>
    </w:p>
    <w:p w:rsidR="61752D50" w:rsidP="18DF313F" w:rsidRDefault="61752D50" w14:paraId="0BE7C37C" w14:textId="470444B8">
      <w:pPr>
        <w:rPr>
          <w:rFonts w:eastAsiaTheme="majorEastAsia"/>
          <w:sz w:val="40"/>
          <w:szCs w:val="40"/>
          <w:u w:val="single"/>
        </w:rPr>
      </w:pPr>
      <w:r w:rsidRPr="70C58C92" w:rsidR="431AB8D6">
        <w:rPr>
          <w:rFonts w:eastAsia="ＭＳ ゴシック" w:eastAsiaTheme="majorEastAsia"/>
          <w:sz w:val="40"/>
          <w:szCs w:val="40"/>
          <w:u w:val="single"/>
        </w:rPr>
        <w:t>Functional DQ Checks: -</w:t>
      </w:r>
    </w:p>
    <w:p w:rsidR="306D1477" w:rsidP="70C58C92" w:rsidRDefault="306D1477" w14:paraId="556385E4" w14:textId="4A9416B5">
      <w:pPr>
        <w:pStyle w:val="Normal"/>
        <w:rPr>
          <w:rFonts w:ascii="Aptos Narrow" w:hAnsi="Aptos Narrow" w:eastAsia="Aptos Narrow" w:cs="Aptos Narrow"/>
          <w:b w:val="0"/>
          <w:bCs w:val="0"/>
          <w:i w:val="0"/>
          <w:iCs w:val="0"/>
          <w:caps w:val="0"/>
          <w:smallCaps w:val="0"/>
          <w:noProof w:val="0"/>
          <w:color w:val="000000" w:themeColor="text1" w:themeTint="FF" w:themeShade="FF"/>
          <w:sz w:val="32"/>
          <w:szCs w:val="32"/>
          <w:lang w:val="en-US"/>
        </w:rPr>
      </w:pPr>
      <w:r w:rsidRPr="70C58C92" w:rsidR="306D1477">
        <w:rPr>
          <w:rFonts w:ascii="Aptos Narrow" w:hAnsi="Aptos Narrow" w:eastAsia="Aptos Narrow" w:cs="Aptos Narrow"/>
          <w:b w:val="0"/>
          <w:bCs w:val="0"/>
          <w:i w:val="0"/>
          <w:iCs w:val="0"/>
          <w:caps w:val="0"/>
          <w:smallCaps w:val="0"/>
          <w:noProof w:val="0"/>
          <w:color w:val="000000" w:themeColor="text1" w:themeTint="FF" w:themeShade="FF"/>
          <w:sz w:val="32"/>
          <w:szCs w:val="32"/>
          <w:lang w:val="en-US"/>
        </w:rPr>
        <w:t xml:space="preserve">                                    </w:t>
      </w:r>
      <w:r w:rsidRPr="70C58C92" w:rsidR="306D1477">
        <w:rPr>
          <w:rFonts w:ascii="Aptos Narrow" w:hAnsi="Aptos Narrow" w:eastAsia="Aptos Narrow" w:cs="Aptos Narrow"/>
          <w:b w:val="0"/>
          <w:bCs w:val="0"/>
          <w:i w:val="0"/>
          <w:iCs w:val="0"/>
          <w:caps w:val="0"/>
          <w:smallCaps w:val="0"/>
          <w:noProof w:val="0"/>
          <w:color w:val="00B0F0"/>
          <w:sz w:val="32"/>
          <w:szCs w:val="32"/>
          <w:lang w:val="en-US"/>
        </w:rPr>
        <w:t xml:space="preserve"> Target System - Blue Yonder</w:t>
      </w:r>
    </w:p>
    <w:p w:rsidR="70C58C92" w:rsidP="70C58C92" w:rsidRDefault="70C58C92" w14:paraId="0B0793A2" w14:textId="4F306856">
      <w:pPr>
        <w:pStyle w:val="Normal"/>
        <w:rPr>
          <w:rFonts w:ascii="Aptos Narrow" w:hAnsi="Aptos Narrow" w:eastAsia="Aptos Narrow" w:cs="Aptos Narrow"/>
          <w:b w:val="0"/>
          <w:bCs w:val="0"/>
          <w:i w:val="0"/>
          <w:iCs w:val="0"/>
          <w:caps w:val="0"/>
          <w:smallCaps w:val="0"/>
          <w:noProof w:val="0"/>
          <w:color w:val="00B0F0"/>
          <w:sz w:val="32"/>
          <w:szCs w:val="32"/>
          <w:lang w:val="en-US"/>
        </w:rPr>
      </w:pPr>
    </w:p>
    <w:p w:rsidR="107C598E" w:rsidP="70C58C92" w:rsidRDefault="107C598E" w14:paraId="5D720744" w14:textId="7179FBC2">
      <w:pPr>
        <w:pStyle w:val="Normal"/>
        <w:suppressLineNumbers w:val="0"/>
        <w:bidi w:val="0"/>
        <w:spacing w:before="0" w:beforeAutospacing="off" w:after="0" w:afterAutospacing="off" w:line="276" w:lineRule="auto"/>
        <w:ind w:left="0" w:right="0"/>
        <w:jc w:val="both"/>
        <w:rPr>
          <w:rFonts w:eastAsia="ＭＳ ゴシック" w:eastAsiaTheme="majorEastAsia"/>
          <w:noProof w:val="0"/>
          <w:sz w:val="28"/>
          <w:szCs w:val="28"/>
          <w:u w:val="single"/>
          <w:lang w:val="en-US"/>
        </w:rPr>
      </w:pPr>
      <w:r w:rsidRPr="70C58C92" w:rsidR="107C598E">
        <w:rPr>
          <w:rFonts w:eastAsia="ＭＳ ゴシック" w:eastAsiaTheme="majorEastAsia"/>
          <w:noProof w:val="0"/>
          <w:sz w:val="28"/>
          <w:szCs w:val="28"/>
          <w:u w:val="single"/>
          <w:lang w:val="en-US"/>
        </w:rPr>
        <w:t xml:space="preserve">1.completeness </w:t>
      </w:r>
      <w:r w:rsidRPr="70C58C92" w:rsidR="107C598E">
        <w:rPr>
          <w:rFonts w:eastAsia="ＭＳ ゴシック" w:eastAsiaTheme="majorEastAsia"/>
          <w:noProof w:val="0"/>
          <w:sz w:val="28"/>
          <w:szCs w:val="28"/>
          <w:u w:val="single"/>
          <w:lang w:val="en-US"/>
        </w:rPr>
        <w:t>checks: -</w:t>
      </w:r>
    </w:p>
    <w:p w:rsidR="107C598E" w:rsidP="70C58C92" w:rsidRDefault="107C598E" w14:paraId="1C9706B0" w14:textId="122DBCA4">
      <w:pPr>
        <w:pStyle w:val="Normal"/>
        <w:suppressLineNumbers w:val="0"/>
        <w:bidi w:val="0"/>
        <w:spacing w:before="0" w:beforeAutospacing="off" w:after="0" w:afterAutospacing="off" w:line="276" w:lineRule="auto"/>
        <w:ind w:left="0" w:right="0"/>
        <w:jc w:val="both"/>
        <w:rPr>
          <w:rFonts w:eastAsia="ＭＳ ゴシック" w:eastAsiaTheme="majorEastAsia"/>
          <w:noProof w:val="0"/>
          <w:sz w:val="28"/>
          <w:szCs w:val="28"/>
          <w:u w:val="none"/>
          <w:lang w:val="en-US"/>
        </w:rPr>
      </w:pPr>
      <w:r w:rsidRPr="70C58C92" w:rsidR="107C598E">
        <w:rPr>
          <w:rFonts w:eastAsia="ＭＳ ゴシック" w:eastAsiaTheme="majorEastAsia"/>
          <w:noProof w:val="0"/>
          <w:sz w:val="28"/>
          <w:szCs w:val="28"/>
          <w:u w:val="none"/>
          <w:lang w:val="en-US"/>
        </w:rPr>
        <w:t xml:space="preserve">Verify that all required fields are populated with </w:t>
      </w:r>
      <w:r w:rsidRPr="70C58C92" w:rsidR="59695870">
        <w:rPr>
          <w:rFonts w:eastAsia="ＭＳ ゴシック" w:eastAsiaTheme="majorEastAsia"/>
          <w:noProof w:val="0"/>
          <w:sz w:val="28"/>
          <w:szCs w:val="28"/>
          <w:u w:val="none"/>
          <w:lang w:val="en-US"/>
        </w:rPr>
        <w:t>data. This</w:t>
      </w:r>
      <w:r w:rsidRPr="70C58C92" w:rsidR="107C598E">
        <w:rPr>
          <w:rFonts w:eastAsia="ＭＳ ゴシック" w:eastAsiaTheme="majorEastAsia"/>
          <w:noProof w:val="0"/>
          <w:sz w:val="28"/>
          <w:szCs w:val="28"/>
          <w:u w:val="none"/>
          <w:lang w:val="en-US"/>
        </w:rPr>
        <w:t xml:space="preserve"> ensures no</w:t>
      </w:r>
      <w:r w:rsidRPr="70C58C92" w:rsidR="1AD6466C">
        <w:rPr>
          <w:rFonts w:eastAsia="ＭＳ ゴシック" w:eastAsiaTheme="majorEastAsia"/>
          <w:noProof w:val="0"/>
          <w:sz w:val="28"/>
          <w:szCs w:val="28"/>
          <w:u w:val="none"/>
          <w:lang w:val="en-US"/>
        </w:rPr>
        <w:t xml:space="preserve"> </w:t>
      </w:r>
      <w:r w:rsidRPr="70C58C92" w:rsidR="0216F0F0">
        <w:rPr>
          <w:rFonts w:eastAsia="ＭＳ ゴシック" w:eastAsiaTheme="majorEastAsia"/>
          <w:noProof w:val="0"/>
          <w:sz w:val="28"/>
          <w:szCs w:val="28"/>
          <w:u w:val="none"/>
          <w:lang w:val="en-US"/>
        </w:rPr>
        <w:t>essential information is missing.</w:t>
      </w:r>
    </w:p>
    <w:p w:rsidR="70C58C92" w:rsidP="70C58C92" w:rsidRDefault="70C58C92" w14:paraId="34A07BD6" w14:textId="3F3CA50F">
      <w:pPr>
        <w:pStyle w:val="Normal"/>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p>
    <w:tbl>
      <w:tblPr>
        <w:tblStyle w:val="GridTable4-Accent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72"/>
        <w:gridCol w:w="3827"/>
        <w:gridCol w:w="2217"/>
      </w:tblGrid>
      <w:tr w:rsidR="18DF313F" w:rsidTr="70C58C92" w14:paraId="57085288"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18DF313F" w:rsidP="18DF313F" w:rsidRDefault="18DF313F" w14:paraId="565963A0" w14:textId="77777777">
            <w:pPr>
              <w:rPr>
                <w:rFonts w:eastAsiaTheme="majorEastAsia" w:cstheme="minorBidi"/>
                <w:lang w:val="en-IN"/>
              </w:rPr>
            </w:pPr>
            <w:r w:rsidRPr="18DF313F">
              <w:rPr>
                <w:rFonts w:eastAsiaTheme="majorEastAsia" w:cstheme="minorBidi"/>
                <w:lang w:val="en-IN"/>
              </w:rPr>
              <w:t>DQ Rule</w:t>
            </w:r>
          </w:p>
        </w:tc>
        <w:tc>
          <w:tcPr>
            <w:cnfStyle w:val="000000000000" w:firstRow="0" w:lastRow="0" w:firstColumn="0" w:lastColumn="0" w:oddVBand="0" w:evenVBand="0" w:oddHBand="0" w:evenHBand="0" w:firstRowFirstColumn="0" w:firstRowLastColumn="0" w:lastRowFirstColumn="0" w:lastRowLastColumn="0"/>
            <w:tcW w:w="3827" w:type="dxa"/>
            <w:tcMar/>
          </w:tcPr>
          <w:p w:rsidR="18DF313F" w:rsidP="18DF313F" w:rsidRDefault="18DF313F" w14:paraId="317CF188"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Bidi"/>
                <w:lang w:val="en-IN"/>
              </w:rPr>
            </w:pPr>
            <w:r w:rsidRPr="18DF313F">
              <w:rPr>
                <w:rFonts w:eastAsiaTheme="majorEastAsia" w:cstheme="minorBidi"/>
                <w:lang w:val="en-IN"/>
              </w:rPr>
              <w:t>Rule Detail</w:t>
            </w:r>
          </w:p>
        </w:tc>
        <w:tc>
          <w:tcPr>
            <w:cnfStyle w:val="000000000000" w:firstRow="0" w:lastRow="0" w:firstColumn="0" w:lastColumn="0" w:oddVBand="0" w:evenVBand="0" w:oddHBand="0" w:evenHBand="0" w:firstRowFirstColumn="0" w:firstRowLastColumn="0" w:lastRowFirstColumn="0" w:lastRowLastColumn="0"/>
            <w:tcW w:w="2217" w:type="dxa"/>
            <w:tcMar/>
          </w:tcPr>
          <w:p w:rsidR="18DF313F" w:rsidP="18DF313F" w:rsidRDefault="18DF313F" w14:paraId="3894F168"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Bidi"/>
                <w:lang w:val="en-IN"/>
              </w:rPr>
            </w:pPr>
            <w:r w:rsidRPr="18DF313F">
              <w:rPr>
                <w:rFonts w:eastAsiaTheme="majorEastAsia" w:cstheme="minorBidi"/>
                <w:lang w:val="en-IN"/>
              </w:rPr>
              <w:t>Comments</w:t>
            </w:r>
          </w:p>
        </w:tc>
      </w:tr>
      <w:tr w:rsidR="18DF313F" w:rsidTr="70C58C92" w14:paraId="036E65E5"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70C58C92" w:rsidP="70C58C92" w:rsidRDefault="70C58C92" w14:paraId="7B248299" w14:textId="02EA6968">
            <w:pPr>
              <w:rPr>
                <w:rFonts w:eastAsia="ＭＳ ゴシック" w:cs="Arial" w:eastAsiaTheme="majorEastAsia" w:cstheme="minorBidi"/>
                <w:b w:val="0"/>
                <w:bCs w:val="0"/>
                <w:lang w:val="en-IN"/>
              </w:rPr>
            </w:pPr>
            <w:r w:rsidRPr="70C58C92" w:rsidR="70C58C92">
              <w:rPr>
                <w:rFonts w:ascii="Aptos Narrow" w:hAnsi="Aptos Narrow" w:eastAsia="Aptos Narrow" w:cs="Aptos Narrow"/>
                <w:b w:val="0"/>
                <w:bCs w:val="0"/>
                <w:color w:val="000000" w:themeColor="text1" w:themeTint="FF" w:themeShade="FF"/>
                <w:sz w:val="22"/>
                <w:szCs w:val="22"/>
                <w:lang w:val="en-IN"/>
              </w:rPr>
              <w:t>ITEM_CODE</w:t>
            </w:r>
            <w:r w:rsidRPr="70C58C92" w:rsidR="70C58C92">
              <w:rPr>
                <w:rFonts w:eastAsia="ＭＳ ゴシック" w:cs="Arial" w:eastAsiaTheme="majorEastAsia" w:cstheme="minorBidi"/>
                <w:b w:val="0"/>
                <w:bCs w:val="0"/>
                <w:lang w:val="en-IN"/>
              </w:rPr>
              <w:t xml:space="preserve"> NULL check</w:t>
            </w:r>
          </w:p>
        </w:tc>
        <w:tc>
          <w:tcPr>
            <w:cnfStyle w:val="000000000000" w:firstRow="0" w:lastRow="0" w:firstColumn="0" w:lastColumn="0" w:oddVBand="0" w:evenVBand="0" w:oddHBand="0" w:evenHBand="0" w:firstRowFirstColumn="0" w:firstRowLastColumn="0" w:lastRowFirstColumn="0" w:lastRowLastColumn="0"/>
            <w:tcW w:w="3827" w:type="dxa"/>
            <w:tcMar/>
          </w:tcPr>
          <w:p w:rsidR="70C58C92" w:rsidP="70C58C92" w:rsidRDefault="70C58C92" w14:paraId="47905A54" w14:textId="1BA61DE3">
            <w:pPr>
              <w:rPr>
                <w:rFonts w:eastAsia="ＭＳ ゴシック" w:cs="Arial" w:eastAsiaTheme="majorEastAsia" w:cstheme="minorBidi"/>
                <w:lang w:val="en-IN"/>
              </w:rPr>
            </w:pPr>
            <w:r w:rsidRPr="70C58C92" w:rsidR="70C58C92">
              <w:rPr>
                <w:rFonts w:eastAsia="ＭＳ ゴシック" w:cs="Arial" w:eastAsiaTheme="majorEastAsia" w:cstheme="minorBidi"/>
                <w:lang w:val="en-IN"/>
              </w:rPr>
              <w:t xml:space="preserve">Check and </w:t>
            </w:r>
            <w:r w:rsidRPr="70C58C92" w:rsidR="3A6F008A">
              <w:rPr>
                <w:rFonts w:eastAsia="ＭＳ ゴシック" w:cs="Arial" w:eastAsiaTheme="majorEastAsia" w:cstheme="minorBidi"/>
                <w:lang w:val="en-IN"/>
              </w:rPr>
              <w:t>identify</w:t>
            </w:r>
            <w:r w:rsidRPr="70C58C92" w:rsidR="3A6F008A">
              <w:rPr>
                <w:rFonts w:eastAsia="ＭＳ ゴシック" w:cs="Arial" w:eastAsiaTheme="majorEastAsia" w:cstheme="minorBidi"/>
                <w:lang w:val="en-IN"/>
              </w:rPr>
              <w:t xml:space="preserve"> the records </w:t>
            </w:r>
            <w:r w:rsidRPr="70C58C92" w:rsidR="70C58C92">
              <w:rPr>
                <w:rFonts w:eastAsia="ＭＳ ゴシック" w:cs="Arial" w:eastAsiaTheme="majorEastAsia" w:cstheme="minorBidi"/>
                <w:lang w:val="en-IN"/>
              </w:rPr>
              <w:t>that have ITEM_CODE as NULL</w:t>
            </w:r>
          </w:p>
        </w:tc>
        <w:tc>
          <w:tcPr>
            <w:cnfStyle w:val="000000000000" w:firstRow="0" w:lastRow="0" w:firstColumn="0" w:lastColumn="0" w:oddVBand="0" w:evenVBand="0" w:oddHBand="0" w:evenHBand="0" w:firstRowFirstColumn="0" w:firstRowLastColumn="0" w:lastRowFirstColumn="0" w:lastRowLastColumn="0"/>
            <w:tcW w:w="2217" w:type="dxa"/>
            <w:tcMar/>
          </w:tcPr>
          <w:p w:rsidR="18DF313F" w:rsidP="70C58C92" w:rsidRDefault="18DF313F" w14:paraId="14F5C952" w14:textId="3AB539DF">
            <w:pPr>
              <w:cnfStyle w:val="000000100000" w:firstRow="0" w:lastRow="0" w:firstColumn="0" w:lastColumn="0" w:oddVBand="0" w:evenVBand="0" w:oddHBand="1" w:evenHBand="0" w:firstRowFirstColumn="0" w:firstRowLastColumn="0" w:lastRowFirstColumn="0" w:lastRowLastColumn="0"/>
              <w:rPr>
                <w:rFonts w:eastAsia="ＭＳ ゴシック" w:cs="Arial" w:eastAsiaTheme="majorEastAsia" w:cstheme="minorBidi"/>
                <w:lang w:val="en-IN"/>
              </w:rPr>
            </w:pPr>
            <w:r w:rsidRPr="70C58C92" w:rsidR="5194828D">
              <w:rPr>
                <w:rFonts w:eastAsia="ＭＳ ゴシック" w:cs="Arial" w:eastAsiaTheme="majorEastAsia" w:cstheme="minorBidi"/>
                <w:lang w:val="en-IN"/>
              </w:rPr>
              <w:t>PK</w:t>
            </w:r>
          </w:p>
        </w:tc>
      </w:tr>
      <w:tr w:rsidR="18DF313F" w:rsidTr="70C58C92" w14:paraId="3011584D"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70C58C92" w:rsidP="70C58C92" w:rsidRDefault="70C58C92" w14:paraId="2E7D5F13" w14:textId="031642FF">
            <w:pPr>
              <w:pStyle w:val="Normal"/>
              <w:rPr>
                <w:rFonts w:eastAsia="ＭＳ ゴシック" w:cs="Arial" w:eastAsiaTheme="majorEastAsia" w:cstheme="minorBidi"/>
                <w:b w:val="0"/>
                <w:bCs w:val="0"/>
                <w:lang w:val="en-IN"/>
              </w:rPr>
            </w:pPr>
            <w:r w:rsidRPr="70C58C92" w:rsidR="70C58C92">
              <w:rPr>
                <w:rFonts w:ascii="Aptos Narrow" w:hAnsi="Aptos Narrow" w:eastAsia="Aptos Narrow" w:cs="Aptos Narrow"/>
                <w:b w:val="0"/>
                <w:bCs w:val="0"/>
                <w:i w:val="0"/>
                <w:iCs w:val="0"/>
                <w:caps w:val="0"/>
                <w:smallCaps w:val="0"/>
                <w:noProof w:val="0"/>
                <w:color w:val="000000" w:themeColor="text1" w:themeTint="FF" w:themeShade="FF"/>
                <w:sz w:val="22"/>
                <w:szCs w:val="22"/>
                <w:lang w:val="en-IN"/>
              </w:rPr>
              <w:t>SSKU_CODE</w:t>
            </w:r>
            <w:r w:rsidRPr="70C58C92" w:rsidR="70C58C92">
              <w:rPr>
                <w:rFonts w:eastAsia="ＭＳ ゴシック" w:cs="Arial" w:eastAsiaTheme="majorEastAsia" w:cstheme="minorBidi"/>
                <w:b w:val="0"/>
                <w:bCs w:val="0"/>
                <w:lang w:val="en-IN"/>
              </w:rPr>
              <w:t xml:space="preserve"> NULL check</w:t>
            </w:r>
          </w:p>
        </w:tc>
        <w:tc>
          <w:tcPr>
            <w:cnfStyle w:val="000000000000" w:firstRow="0" w:lastRow="0" w:firstColumn="0" w:lastColumn="0" w:oddVBand="0" w:evenVBand="0" w:oddHBand="0" w:evenHBand="0" w:firstRowFirstColumn="0" w:firstRowLastColumn="0" w:lastRowFirstColumn="0" w:lastRowLastColumn="0"/>
            <w:tcW w:w="3827" w:type="dxa"/>
            <w:tcMar/>
          </w:tcPr>
          <w:p w:rsidR="70C58C92" w:rsidP="70C58C92" w:rsidRDefault="70C58C92" w14:paraId="06F8B313" w14:textId="32D383D6">
            <w:pPr>
              <w:pStyle w:val="Normal"/>
              <w:rPr>
                <w:rFonts w:eastAsia="ＭＳ ゴシック" w:cs="Arial" w:eastAsiaTheme="majorEastAsia" w:cstheme="minorBidi"/>
                <w:lang w:val="en-IN"/>
              </w:rPr>
            </w:pPr>
            <w:r w:rsidRPr="70C58C92" w:rsidR="70C58C92">
              <w:rPr>
                <w:rFonts w:eastAsia="ＭＳ ゴシック" w:cs="Arial" w:eastAsiaTheme="majorEastAsia" w:cstheme="minorBidi"/>
                <w:lang w:val="en-IN"/>
              </w:rPr>
              <w:t>Check and</w:t>
            </w:r>
            <w:r w:rsidRPr="70C58C92" w:rsidR="14AB368B">
              <w:rPr>
                <w:rFonts w:eastAsia="ＭＳ ゴシック" w:cs="Arial" w:eastAsiaTheme="majorEastAsia" w:cstheme="minorBidi"/>
                <w:lang w:val="en-IN"/>
              </w:rPr>
              <w:t xml:space="preserve"> </w:t>
            </w:r>
            <w:r w:rsidRPr="70C58C92" w:rsidR="14AB368B">
              <w:rPr>
                <w:rFonts w:eastAsia="ＭＳ ゴシック" w:cs="Arial" w:eastAsiaTheme="majorEastAsia" w:cstheme="minorBidi"/>
                <w:lang w:val="en-IN"/>
              </w:rPr>
              <w:t>identify</w:t>
            </w:r>
            <w:r w:rsidRPr="70C58C92" w:rsidR="14AB368B">
              <w:rPr>
                <w:rFonts w:eastAsia="ＭＳ ゴシック" w:cs="Arial" w:eastAsiaTheme="majorEastAsia" w:cstheme="minorBidi"/>
                <w:lang w:val="en-IN"/>
              </w:rPr>
              <w:t xml:space="preserve"> the </w:t>
            </w:r>
            <w:r w:rsidRPr="70C58C92" w:rsidR="70C58C92">
              <w:rPr>
                <w:rFonts w:eastAsia="ＭＳ ゴシック" w:cs="Arial" w:eastAsiaTheme="majorEastAsia" w:cstheme="minorBidi"/>
                <w:lang w:val="en-IN"/>
              </w:rPr>
              <w:t xml:space="preserve">records that have </w:t>
            </w:r>
            <w:r w:rsidRPr="70C58C92" w:rsidR="70C58C92">
              <w:rPr>
                <w:rFonts w:ascii="Aptos Narrow" w:hAnsi="Aptos Narrow" w:eastAsia="Aptos Narrow" w:cs="Aptos Narrow"/>
                <w:b w:val="0"/>
                <w:bCs w:val="0"/>
                <w:i w:val="0"/>
                <w:iCs w:val="0"/>
                <w:caps w:val="0"/>
                <w:smallCaps w:val="0"/>
                <w:noProof w:val="0"/>
                <w:color w:val="000000" w:themeColor="text1" w:themeTint="FF" w:themeShade="FF"/>
                <w:sz w:val="22"/>
                <w:szCs w:val="22"/>
                <w:lang w:val="en-IN"/>
              </w:rPr>
              <w:t>SSKU_CODE</w:t>
            </w:r>
            <w:r w:rsidRPr="70C58C92" w:rsidR="70C58C92">
              <w:rPr>
                <w:rFonts w:eastAsia="ＭＳ ゴシック" w:cs="Arial" w:eastAsiaTheme="majorEastAsia" w:cstheme="minorBidi"/>
                <w:lang w:val="en-IN"/>
              </w:rPr>
              <w:t xml:space="preserve"> as NULL</w:t>
            </w:r>
          </w:p>
        </w:tc>
        <w:tc>
          <w:tcPr>
            <w:cnfStyle w:val="000000000000" w:firstRow="0" w:lastRow="0" w:firstColumn="0" w:lastColumn="0" w:oddVBand="0" w:evenVBand="0" w:oddHBand="0" w:evenHBand="0" w:firstRowFirstColumn="0" w:firstRowLastColumn="0" w:lastRowFirstColumn="0" w:lastRowLastColumn="0"/>
            <w:tcW w:w="2217" w:type="dxa"/>
            <w:tcMar/>
          </w:tcPr>
          <w:p w:rsidR="0EDA8FCE" w:rsidP="70C58C92" w:rsidRDefault="0EDA8FCE" w14:paraId="560984F4" w14:textId="2418BBAF">
            <w:pPr>
              <w:cnfStyle w:val="000000000000" w:firstRow="0" w:lastRow="0" w:firstColumn="0" w:lastColumn="0" w:oddVBand="0" w:evenVBand="0" w:oddHBand="0" w:evenHBand="0" w:firstRowFirstColumn="0" w:firstRowLastColumn="0" w:lastRowFirstColumn="0" w:lastRowLastColumn="0"/>
              <w:rPr>
                <w:rFonts w:eastAsia="ＭＳ ゴシック" w:cs="Arial" w:eastAsiaTheme="majorEastAsia" w:cstheme="minorBidi"/>
                <w:lang w:val="en-IN"/>
              </w:rPr>
            </w:pPr>
            <w:r w:rsidRPr="70C58C92" w:rsidR="27C6A2B2">
              <w:rPr>
                <w:rFonts w:eastAsia="ＭＳ ゴシック" w:cs="Arial" w:eastAsiaTheme="majorEastAsia" w:cstheme="minorBidi"/>
                <w:lang w:val="en-IN"/>
              </w:rPr>
              <w:t>PK</w:t>
            </w:r>
          </w:p>
        </w:tc>
      </w:tr>
      <w:tr w:rsidR="18DF313F" w:rsidTr="70C58C92" w14:paraId="569B76CC"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70C58C92" w:rsidP="70C58C92" w:rsidRDefault="70C58C92" w14:paraId="4C8CC321" w14:textId="2BED8DD5">
            <w:pPr>
              <w:rPr>
                <w:rFonts w:eastAsia="ＭＳ ゴシック" w:cs="Arial" w:eastAsiaTheme="majorEastAsia" w:cstheme="minorBidi"/>
                <w:b w:val="0"/>
                <w:bCs w:val="0"/>
                <w:lang w:val="en-IN"/>
              </w:rPr>
            </w:pPr>
            <w:r w:rsidRPr="70C58C92" w:rsidR="70C58C92">
              <w:rPr>
                <w:rFonts w:eastAsia="ＭＳ ゴシック" w:cs="Arial" w:eastAsiaTheme="majorEastAsia" w:cstheme="minorBidi"/>
                <w:b w:val="0"/>
                <w:bCs w:val="0"/>
                <w:lang w:val="en-IN"/>
              </w:rPr>
              <w:t>PSKU</w:t>
            </w:r>
            <w:r w:rsidRPr="70C58C92" w:rsidR="70C58C92">
              <w:rPr>
                <w:rFonts w:eastAsia="ＭＳ ゴシック" w:cs="Arial" w:eastAsiaTheme="majorEastAsia" w:cstheme="minorBidi"/>
                <w:b w:val="0"/>
                <w:bCs w:val="0"/>
                <w:lang w:val="en-IN"/>
              </w:rPr>
              <w:t xml:space="preserve"> NULL Check </w:t>
            </w:r>
          </w:p>
        </w:tc>
        <w:tc>
          <w:tcPr>
            <w:cnfStyle w:val="000000000000" w:firstRow="0" w:lastRow="0" w:firstColumn="0" w:lastColumn="0" w:oddVBand="0" w:evenVBand="0" w:oddHBand="0" w:evenHBand="0" w:firstRowFirstColumn="0" w:firstRowLastColumn="0" w:lastRowFirstColumn="0" w:lastRowLastColumn="0"/>
            <w:tcW w:w="3827" w:type="dxa"/>
            <w:tcMar/>
          </w:tcPr>
          <w:p w:rsidR="70C58C92" w:rsidP="70C58C92" w:rsidRDefault="70C58C92" w14:paraId="7EE410D7" w14:textId="0970925A">
            <w:pPr>
              <w:rPr>
                <w:rFonts w:eastAsia="ＭＳ ゴシック" w:cs="Arial" w:eastAsiaTheme="majorEastAsia" w:cstheme="minorBidi"/>
                <w:lang w:val="en-IN"/>
              </w:rPr>
            </w:pPr>
            <w:r w:rsidRPr="70C58C92" w:rsidR="70C58C92">
              <w:rPr>
                <w:rFonts w:eastAsia="ＭＳ ゴシック" w:cs="Arial" w:eastAsiaTheme="majorEastAsia" w:cstheme="minorBidi"/>
                <w:lang w:val="en-IN"/>
              </w:rPr>
              <w:t xml:space="preserve">Check and </w:t>
            </w:r>
            <w:r w:rsidRPr="70C58C92" w:rsidR="4040E344">
              <w:rPr>
                <w:rFonts w:eastAsia="ＭＳ ゴシック" w:cs="Arial" w:eastAsiaTheme="majorEastAsia" w:cstheme="minorBidi"/>
                <w:lang w:val="en-IN"/>
              </w:rPr>
              <w:t>identify</w:t>
            </w:r>
            <w:r w:rsidRPr="70C58C92" w:rsidR="4040E344">
              <w:rPr>
                <w:rFonts w:eastAsia="ＭＳ ゴシック" w:cs="Arial" w:eastAsiaTheme="majorEastAsia" w:cstheme="minorBidi"/>
                <w:lang w:val="en-IN"/>
              </w:rPr>
              <w:t xml:space="preserve"> the </w:t>
            </w:r>
            <w:r w:rsidRPr="70C58C92" w:rsidR="70C58C92">
              <w:rPr>
                <w:rFonts w:eastAsia="ＭＳ ゴシック" w:cs="Arial" w:eastAsiaTheme="majorEastAsia" w:cstheme="minorBidi"/>
                <w:lang w:val="en-IN"/>
              </w:rPr>
              <w:t>records that have PSKU as NULL</w:t>
            </w:r>
          </w:p>
        </w:tc>
        <w:tc>
          <w:tcPr>
            <w:cnfStyle w:val="000000000000" w:firstRow="0" w:lastRow="0" w:firstColumn="0" w:lastColumn="0" w:oddVBand="0" w:evenVBand="0" w:oddHBand="0" w:evenHBand="0" w:firstRowFirstColumn="0" w:firstRowLastColumn="0" w:lastRowFirstColumn="0" w:lastRowLastColumn="0"/>
            <w:tcW w:w="2217" w:type="dxa"/>
            <w:tcMar/>
          </w:tcPr>
          <w:p w:rsidR="0EDA8FCE" w:rsidP="70C58C92" w:rsidRDefault="0EDA8FCE" w14:paraId="4B14213C" w14:textId="764CA0D5">
            <w:pPr>
              <w:cnfStyle w:val="000000100000" w:firstRow="0" w:lastRow="0" w:firstColumn="0" w:lastColumn="0" w:oddVBand="0" w:evenVBand="0" w:oddHBand="1" w:evenHBand="0" w:firstRowFirstColumn="0" w:firstRowLastColumn="0" w:lastRowFirstColumn="0" w:lastRowLastColumn="0"/>
              <w:rPr>
                <w:rFonts w:eastAsia="ＭＳ ゴシック" w:cs="Arial" w:eastAsiaTheme="majorEastAsia" w:cstheme="minorBidi"/>
                <w:lang w:val="en-IN"/>
              </w:rPr>
            </w:pPr>
            <w:r w:rsidRPr="70C58C92" w:rsidR="2BC8DB06">
              <w:rPr>
                <w:rFonts w:eastAsia="ＭＳ ゴシック" w:cs="Arial" w:eastAsiaTheme="majorEastAsia" w:cstheme="minorBidi"/>
                <w:lang w:val="en-IN"/>
              </w:rPr>
              <w:t>PK</w:t>
            </w:r>
          </w:p>
        </w:tc>
      </w:tr>
      <w:tr w:rsidR="18DF313F" w:rsidTr="70C58C92" w14:paraId="2E8BAE5A"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18DF313F" w:rsidP="70C58C92" w:rsidRDefault="18DF313F" w14:paraId="1102AD52" w14:textId="1A72D07B">
            <w:pPr>
              <w:pStyle w:val="Normal"/>
              <w:rPr>
                <w:rFonts w:ascii="Calibri" w:hAnsi="Calibri" w:eastAsia="Calibri" w:cs="Calibri"/>
                <w:noProof w:val="0"/>
                <w:sz w:val="20"/>
                <w:szCs w:val="20"/>
                <w:lang w:val="en-IN"/>
              </w:rPr>
            </w:pPr>
            <w:r w:rsidRPr="70C58C92" w:rsidR="7B8295AA">
              <w:rPr>
                <w:rFonts w:ascii="Aptos Narrow" w:hAnsi="Aptos Narrow" w:eastAsia="Aptos Narrow" w:cs="Aptos Narrow"/>
                <w:b w:val="0"/>
                <w:bCs w:val="0"/>
                <w:i w:val="0"/>
                <w:iCs w:val="0"/>
                <w:caps w:val="0"/>
                <w:smallCaps w:val="0"/>
                <w:noProof w:val="0"/>
                <w:color w:val="000000" w:themeColor="text1" w:themeTint="FF" w:themeShade="FF"/>
                <w:sz w:val="22"/>
                <w:szCs w:val="22"/>
                <w:lang w:val="en-IN"/>
              </w:rPr>
              <w:t>ATTRIBUTE_12,</w:t>
            </w:r>
          </w:p>
        </w:tc>
        <w:tc>
          <w:tcPr>
            <w:cnfStyle w:val="000000000000" w:firstRow="0" w:lastRow="0" w:firstColumn="0" w:lastColumn="0" w:oddVBand="0" w:evenVBand="0" w:oddHBand="0" w:evenHBand="0" w:firstRowFirstColumn="0" w:firstRowLastColumn="0" w:lastRowFirstColumn="0" w:lastRowLastColumn="0"/>
            <w:tcW w:w="3827" w:type="dxa"/>
            <w:tcMar/>
          </w:tcPr>
          <w:p w:rsidR="18DF313F" w:rsidP="70C58C92" w:rsidRDefault="18DF313F" w14:paraId="76FBC721" w14:textId="3BB5DB05">
            <w:pPr>
              <w:pStyle w:val="Normal"/>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0"/>
                <w:szCs w:val="20"/>
                <w:lang w:val="en-IN"/>
              </w:rPr>
            </w:pPr>
            <w:r w:rsidRPr="70C58C92" w:rsidR="0BD8F590">
              <w:rPr>
                <w:rFonts w:ascii="Aptos Narrow" w:hAnsi="Aptos Narrow" w:eastAsia="Aptos Narrow" w:cs="Aptos Narrow"/>
                <w:b w:val="0"/>
                <w:bCs w:val="0"/>
                <w:i w:val="0"/>
                <w:iCs w:val="0"/>
                <w:caps w:val="0"/>
                <w:smallCaps w:val="0"/>
                <w:noProof w:val="0"/>
                <w:color w:val="000000" w:themeColor="text1" w:themeTint="FF" w:themeShade="FF"/>
                <w:sz w:val="22"/>
                <w:szCs w:val="22"/>
                <w:lang w:val="en-IN"/>
              </w:rPr>
              <w:t>Use source value and Send (Space)if not found.</w:t>
            </w:r>
          </w:p>
        </w:tc>
        <w:tc>
          <w:tcPr>
            <w:cnfStyle w:val="000000000000" w:firstRow="0" w:lastRow="0" w:firstColumn="0" w:lastColumn="0" w:oddVBand="0" w:evenVBand="0" w:oddHBand="0" w:evenHBand="0" w:firstRowFirstColumn="0" w:firstRowLastColumn="0" w:lastRowFirstColumn="0" w:lastRowLastColumn="0"/>
            <w:tcW w:w="2217" w:type="dxa"/>
            <w:tcMar/>
          </w:tcPr>
          <w:p w:rsidR="18DF313F" w:rsidP="18DF313F" w:rsidRDefault="18DF313F" w14:paraId="5FE5536A"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Bidi"/>
                <w:lang w:val="en-IN"/>
              </w:rPr>
            </w:pPr>
          </w:p>
        </w:tc>
      </w:tr>
      <w:tr w:rsidR="18DF313F" w:rsidTr="70C58C92" w14:paraId="32CF4802"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18DF313F" w:rsidP="0EDA8FCE" w:rsidRDefault="18DF313F" w14:paraId="535DBE0B" w14:textId="40C5A936">
            <w:pPr>
              <w:rPr>
                <w:rFonts w:eastAsiaTheme="majorEastAsia" w:cstheme="minorBidi"/>
                <w:b w:val="0"/>
                <w:bCs w:val="0"/>
                <w:lang w:val="en-IN"/>
              </w:rPr>
            </w:pPr>
          </w:p>
        </w:tc>
        <w:tc>
          <w:tcPr>
            <w:cnfStyle w:val="000000000000" w:firstRow="0" w:lastRow="0" w:firstColumn="0" w:lastColumn="0" w:oddVBand="0" w:evenVBand="0" w:oddHBand="0" w:evenHBand="0" w:firstRowFirstColumn="0" w:firstRowLastColumn="0" w:lastRowFirstColumn="0" w:lastRowLastColumn="0"/>
            <w:tcW w:w="3827" w:type="dxa"/>
            <w:tcMar/>
          </w:tcPr>
          <w:p w:rsidR="18DF313F" w:rsidP="0EDA8FCE" w:rsidRDefault="18DF313F" w14:paraId="79BEBD25" w14:textId="181D8889">
            <w:pPr>
              <w:cnfStyle w:val="000000100000" w:firstRow="0" w:lastRow="0" w:firstColumn="0" w:lastColumn="0" w:oddVBand="0" w:evenVBand="0" w:oddHBand="1" w:evenHBand="0" w:firstRowFirstColumn="0" w:firstRowLastColumn="0" w:lastRowFirstColumn="0" w:lastRowLastColumn="0"/>
              <w:rPr>
                <w:rFonts w:eastAsiaTheme="majorEastAsia" w:cstheme="minorBidi"/>
                <w:lang w:val="en-IN"/>
              </w:rPr>
            </w:pPr>
          </w:p>
        </w:tc>
        <w:tc>
          <w:tcPr>
            <w:cnfStyle w:val="000000000000" w:firstRow="0" w:lastRow="0" w:firstColumn="0" w:lastColumn="0" w:oddVBand="0" w:evenVBand="0" w:oddHBand="0" w:evenHBand="0" w:firstRowFirstColumn="0" w:firstRowLastColumn="0" w:lastRowFirstColumn="0" w:lastRowLastColumn="0"/>
            <w:tcW w:w="2217" w:type="dxa"/>
            <w:tcMar/>
          </w:tcPr>
          <w:p w:rsidR="18DF313F" w:rsidP="18DF313F" w:rsidRDefault="18DF313F" w14:paraId="04D1C201"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Bidi"/>
                <w:lang w:val="en-IN"/>
              </w:rPr>
            </w:pPr>
          </w:p>
        </w:tc>
      </w:tr>
      <w:tr w:rsidR="18DF313F" w:rsidTr="70C58C92" w14:paraId="6D913CAA"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18DF313F" w:rsidP="70C58C92" w:rsidRDefault="18DF313F" w14:paraId="7B60B80E" w14:textId="1052E236">
            <w:pPr>
              <w:pStyle w:val="Normal"/>
              <w:rPr>
                <w:rFonts w:ascii="Aptos Narrow" w:hAnsi="Aptos Narrow" w:eastAsia="Aptos Narrow" w:cs="Aptos Narrow"/>
                <w:noProof w:val="0"/>
                <w:sz w:val="22"/>
                <w:szCs w:val="22"/>
                <w:lang w:val="en-IN"/>
              </w:rPr>
            </w:pPr>
            <w:r w:rsidRPr="70C58C92" w:rsidR="0413F088">
              <w:rPr>
                <w:rFonts w:ascii="Aptos Narrow" w:hAnsi="Aptos Narrow" w:eastAsia="Aptos Narrow" w:cs="Aptos Narrow"/>
                <w:b w:val="0"/>
                <w:bCs w:val="0"/>
                <w:i w:val="0"/>
                <w:iCs w:val="0"/>
                <w:caps w:val="0"/>
                <w:smallCaps w:val="0"/>
                <w:noProof w:val="0"/>
                <w:color w:val="000000" w:themeColor="text1" w:themeTint="FF" w:themeShade="FF"/>
                <w:sz w:val="22"/>
                <w:szCs w:val="22"/>
                <w:lang w:val="en-IN"/>
              </w:rPr>
              <w:t>PRODUCT_LVL_1_DESCR, PRODUCT_LVL_2_DESCR, PRODUCT_LVL_3_DESCR, PRODUCT_LVL_4_DESCR</w:t>
            </w:r>
            <w:r w:rsidRPr="70C58C92" w:rsidR="5DB144E4">
              <w:rPr>
                <w:rFonts w:ascii="Aptos Narrow" w:hAnsi="Aptos Narrow" w:eastAsia="Aptos Narrow" w:cs="Aptos Narrow"/>
                <w:b w:val="0"/>
                <w:bCs w:val="0"/>
                <w:i w:val="0"/>
                <w:iCs w:val="0"/>
                <w:caps w:val="0"/>
                <w:smallCaps w:val="0"/>
                <w:noProof w:val="0"/>
                <w:color w:val="000000" w:themeColor="text1" w:themeTint="FF" w:themeShade="FF"/>
                <w:sz w:val="22"/>
                <w:szCs w:val="22"/>
                <w:lang w:val="en-IN"/>
              </w:rPr>
              <w:t>, PRODUCT_LVL_2</w:t>
            </w:r>
            <w:r w:rsidRPr="70C58C92" w:rsidR="1424DA1B">
              <w:rPr>
                <w:rFonts w:ascii="Aptos Narrow" w:hAnsi="Aptos Narrow" w:eastAsia="Aptos Narrow" w:cs="Aptos Narrow"/>
                <w:b w:val="0"/>
                <w:bCs w:val="0"/>
                <w:i w:val="0"/>
                <w:iCs w:val="0"/>
                <w:caps w:val="0"/>
                <w:smallCaps w:val="0"/>
                <w:noProof w:val="0"/>
                <w:color w:val="000000" w:themeColor="text1" w:themeTint="FF" w:themeShade="FF"/>
                <w:sz w:val="22"/>
                <w:szCs w:val="22"/>
                <w:lang w:val="en-IN"/>
              </w:rPr>
              <w:t>,</w:t>
            </w:r>
          </w:p>
        </w:tc>
        <w:tc>
          <w:tcPr>
            <w:cnfStyle w:val="000000000000" w:firstRow="0" w:lastRow="0" w:firstColumn="0" w:lastColumn="0" w:oddVBand="0" w:evenVBand="0" w:oddHBand="0" w:evenHBand="0" w:firstRowFirstColumn="0" w:firstRowLastColumn="0" w:lastRowFirstColumn="0" w:lastRowLastColumn="0"/>
            <w:tcW w:w="3827" w:type="dxa"/>
            <w:tcMar/>
          </w:tcPr>
          <w:p w:rsidR="18DF313F" w:rsidP="70C58C92" w:rsidRDefault="18DF313F" w14:paraId="7ADFE9CC" w14:textId="6354E7D3">
            <w:pPr>
              <w:pStyle w:val="Normal"/>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0"/>
                <w:szCs w:val="20"/>
                <w:lang w:val="en-IN"/>
              </w:rPr>
            </w:pPr>
            <w:r w:rsidRPr="70C58C92" w:rsidR="0413F088">
              <w:rPr>
                <w:rFonts w:ascii="Aptos Narrow" w:hAnsi="Aptos Narrow" w:eastAsia="Aptos Narrow" w:cs="Aptos Narrow"/>
                <w:b w:val="0"/>
                <w:bCs w:val="0"/>
                <w:i w:val="0"/>
                <w:iCs w:val="0"/>
                <w:caps w:val="0"/>
                <w:smallCaps w:val="0"/>
                <w:noProof w:val="0"/>
                <w:color w:val="000000" w:themeColor="text1" w:themeTint="FF" w:themeShade="FF"/>
                <w:sz w:val="22"/>
                <w:szCs w:val="22"/>
                <w:lang w:val="en-IN"/>
              </w:rPr>
              <w:t>Use source value and Send (-) if no source value is found</w:t>
            </w:r>
          </w:p>
        </w:tc>
        <w:tc>
          <w:tcPr>
            <w:cnfStyle w:val="000000000000" w:firstRow="0" w:lastRow="0" w:firstColumn="0" w:lastColumn="0" w:oddVBand="0" w:evenVBand="0" w:oddHBand="0" w:evenHBand="0" w:firstRowFirstColumn="0" w:firstRowLastColumn="0" w:lastRowFirstColumn="0" w:lastRowLastColumn="0"/>
            <w:tcW w:w="2217" w:type="dxa"/>
            <w:tcMar/>
          </w:tcPr>
          <w:p w:rsidR="18DF313F" w:rsidP="18DF313F" w:rsidRDefault="18DF313F" w14:paraId="04F51653"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Bidi"/>
                <w:lang w:val="en-IN"/>
              </w:rPr>
            </w:pPr>
          </w:p>
        </w:tc>
      </w:tr>
      <w:tr w:rsidR="18DF313F" w:rsidTr="70C58C92" w14:paraId="21049437"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18DF313F" w:rsidP="70C58C92" w:rsidRDefault="18DF313F" w14:paraId="422B028C" w14:textId="7CB86F71">
            <w:pPr>
              <w:rPr>
                <w:rFonts w:eastAsia="ＭＳ ゴシック" w:cs="Arial" w:eastAsiaTheme="majorEastAsia" w:cstheme="minorBidi"/>
                <w:b w:val="0"/>
                <w:bCs w:val="0"/>
                <w:lang w:val="en-IN"/>
              </w:rPr>
            </w:pPr>
            <w:r w:rsidRPr="70C58C92" w:rsidR="783917B3">
              <w:rPr>
                <w:rFonts w:eastAsia="ＭＳ ゴシック" w:cs="Arial" w:eastAsiaTheme="majorEastAsia" w:cstheme="minorBidi"/>
                <w:b w:val="0"/>
                <w:bCs w:val="0"/>
                <w:lang w:val="en-IN"/>
              </w:rPr>
              <w:t>ATTRIBUTE_7,</w:t>
            </w:r>
          </w:p>
          <w:p w:rsidR="18DF313F" w:rsidP="70C58C92" w:rsidRDefault="18DF313F" w14:paraId="5B11CD2A" w14:textId="28AC026E">
            <w:pPr>
              <w:pStyle w:val="Normal"/>
            </w:pPr>
            <w:r w:rsidRPr="70C58C92" w:rsidR="783917B3">
              <w:rPr>
                <w:rFonts w:eastAsia="ＭＳ ゴシック" w:cs="Arial" w:eastAsiaTheme="majorEastAsia" w:cstheme="minorBidi"/>
                <w:b w:val="0"/>
                <w:bCs w:val="0"/>
                <w:lang w:val="en-IN"/>
              </w:rPr>
              <w:t>ATTRIBUTE_5,</w:t>
            </w:r>
          </w:p>
          <w:p w:rsidR="18DF313F" w:rsidP="70C58C92" w:rsidRDefault="18DF313F" w14:paraId="547D16A8" w14:textId="7524CAEF">
            <w:pPr>
              <w:pStyle w:val="Normal"/>
            </w:pPr>
            <w:r w:rsidRPr="70C58C92" w:rsidR="783917B3">
              <w:rPr>
                <w:rFonts w:eastAsia="ＭＳ ゴシック" w:cs="Arial" w:eastAsiaTheme="majorEastAsia" w:cstheme="minorBidi"/>
                <w:b w:val="0"/>
                <w:bCs w:val="0"/>
                <w:lang w:val="en-IN"/>
              </w:rPr>
              <w:t>ATTRIBUTE_8,</w:t>
            </w:r>
          </w:p>
          <w:p w:rsidR="18DF313F" w:rsidP="70C58C92" w:rsidRDefault="18DF313F" w14:paraId="141F4C4F" w14:textId="5FFDFC4D">
            <w:pPr>
              <w:pStyle w:val="Normal"/>
            </w:pPr>
            <w:r w:rsidRPr="70C58C92" w:rsidR="783917B3">
              <w:rPr>
                <w:rFonts w:eastAsia="ＭＳ ゴシック" w:cs="Arial" w:eastAsiaTheme="majorEastAsia" w:cstheme="minorBidi"/>
                <w:b w:val="0"/>
                <w:bCs w:val="0"/>
                <w:lang w:val="en-IN"/>
              </w:rPr>
              <w:t>ATTRIBUTE_9,</w:t>
            </w:r>
          </w:p>
          <w:p w:rsidR="18DF313F" w:rsidP="70C58C92" w:rsidRDefault="18DF313F" w14:paraId="03285203" w14:textId="0230605F">
            <w:pPr>
              <w:pStyle w:val="Normal"/>
            </w:pPr>
            <w:r w:rsidRPr="70C58C92" w:rsidR="783917B3">
              <w:rPr>
                <w:rFonts w:eastAsia="ＭＳ ゴシック" w:cs="Arial" w:eastAsiaTheme="majorEastAsia" w:cstheme="minorBidi"/>
                <w:b w:val="0"/>
                <w:bCs w:val="0"/>
                <w:lang w:val="en-IN"/>
              </w:rPr>
              <w:t>ATTRIBUTE_10,</w:t>
            </w:r>
          </w:p>
          <w:p w:rsidR="18DF313F" w:rsidP="70C58C92" w:rsidRDefault="18DF313F" w14:paraId="3CA28D6F" w14:textId="2ABBB0B8">
            <w:pPr>
              <w:pStyle w:val="Normal"/>
            </w:pPr>
            <w:r w:rsidRPr="70C58C92" w:rsidR="783917B3">
              <w:rPr>
                <w:rFonts w:eastAsia="ＭＳ ゴシック" w:cs="Arial" w:eastAsiaTheme="majorEastAsia" w:cstheme="minorBidi"/>
                <w:b w:val="0"/>
                <w:bCs w:val="0"/>
                <w:lang w:val="en-IN"/>
              </w:rPr>
              <w:t>ATTRIBUTE_11</w:t>
            </w:r>
          </w:p>
        </w:tc>
        <w:tc>
          <w:tcPr>
            <w:cnfStyle w:val="000000000000" w:firstRow="0" w:lastRow="0" w:firstColumn="0" w:lastColumn="0" w:oddVBand="0" w:evenVBand="0" w:oddHBand="0" w:evenHBand="0" w:firstRowFirstColumn="0" w:firstRowLastColumn="0" w:lastRowFirstColumn="0" w:lastRowLastColumn="0"/>
            <w:tcW w:w="3827" w:type="dxa"/>
            <w:tcMar/>
          </w:tcPr>
          <w:p w:rsidR="18DF313F" w:rsidP="70C58C92" w:rsidRDefault="18DF313F" w14:paraId="46513EEE" w14:textId="6AD1911F">
            <w:pPr>
              <w:pStyle w:val="Normal"/>
              <w:cnfStyle w:val="000000100000" w:firstRow="0" w:lastRow="0" w:firstColumn="0" w:lastColumn="0" w:oddVBand="0" w:evenVBand="0" w:oddHBand="1" w:evenHBand="0" w:firstRowFirstColumn="0" w:firstRowLastColumn="0" w:lastRowFirstColumn="0" w:lastRowLastColumn="0"/>
              <w:rPr>
                <w:rFonts w:ascii="Aptos Narrow" w:hAnsi="Aptos Narrow" w:eastAsia="Aptos Narrow" w:cs="Aptos Narrow"/>
                <w:noProof w:val="0"/>
                <w:sz w:val="22"/>
                <w:szCs w:val="22"/>
                <w:lang w:val="en-IN"/>
              </w:rPr>
            </w:pPr>
            <w:r w:rsidRPr="70C58C92" w:rsidR="201EB293">
              <w:rPr>
                <w:rFonts w:eastAsia="ＭＳ ゴシック" w:cs="Arial" w:eastAsiaTheme="majorEastAsia" w:cstheme="minorBidi"/>
                <w:lang w:val="en-IN"/>
              </w:rPr>
              <w:t xml:space="preserve">For </w:t>
            </w:r>
            <w:r w:rsidRPr="70C58C92" w:rsidR="3CC19836">
              <w:rPr>
                <w:rFonts w:ascii="Aptos Narrow" w:hAnsi="Aptos Narrow" w:eastAsia="Aptos Narrow" w:cs="Aptos Narrow"/>
                <w:b w:val="0"/>
                <w:bCs w:val="0"/>
                <w:i w:val="0"/>
                <w:iCs w:val="0"/>
                <w:caps w:val="0"/>
                <w:smallCaps w:val="0"/>
                <w:noProof w:val="0"/>
                <w:color w:val="000000" w:themeColor="text1" w:themeTint="FF" w:themeShade="FF"/>
                <w:sz w:val="22"/>
                <w:szCs w:val="22"/>
                <w:lang w:val="en-IN"/>
              </w:rPr>
              <w:t xml:space="preserve">ITEM_TYPE = FG then source value </w:t>
            </w:r>
            <w:r w:rsidRPr="70C58C92" w:rsidR="6F1D82C1">
              <w:rPr>
                <w:rFonts w:ascii="Aptos Narrow" w:hAnsi="Aptos Narrow" w:eastAsia="Aptos Narrow" w:cs="Aptos Narrow"/>
                <w:b w:val="0"/>
                <w:bCs w:val="0"/>
                <w:i w:val="0"/>
                <w:iCs w:val="0"/>
                <w:caps w:val="0"/>
                <w:smallCaps w:val="0"/>
                <w:noProof w:val="0"/>
                <w:color w:val="000000" w:themeColor="text1" w:themeTint="FF" w:themeShade="FF"/>
                <w:sz w:val="22"/>
                <w:szCs w:val="22"/>
                <w:lang w:val="en-IN"/>
              </w:rPr>
              <w:t>and ITEM</w:t>
            </w:r>
            <w:r w:rsidRPr="70C58C92" w:rsidR="3CC19836">
              <w:rPr>
                <w:rFonts w:ascii="Aptos Narrow" w:hAnsi="Aptos Narrow" w:eastAsia="Aptos Narrow" w:cs="Aptos Narrow"/>
                <w:b w:val="0"/>
                <w:bCs w:val="0"/>
                <w:i w:val="0"/>
                <w:iCs w:val="0"/>
                <w:caps w:val="0"/>
                <w:smallCaps w:val="0"/>
                <w:noProof w:val="0"/>
                <w:color w:val="000000" w:themeColor="text1" w:themeTint="FF" w:themeShade="FF"/>
                <w:sz w:val="22"/>
                <w:szCs w:val="22"/>
                <w:lang w:val="en-IN"/>
              </w:rPr>
              <w:t xml:space="preserve">_TYPE &lt;&gt; FG then </w:t>
            </w:r>
            <w:r w:rsidRPr="70C58C92" w:rsidR="4357AF51">
              <w:rPr>
                <w:rFonts w:ascii="Aptos Narrow" w:hAnsi="Aptos Narrow" w:eastAsia="Aptos Narrow" w:cs="Aptos Narrow"/>
                <w:b w:val="0"/>
                <w:bCs w:val="0"/>
                <w:i w:val="0"/>
                <w:iCs w:val="0"/>
                <w:caps w:val="0"/>
                <w:smallCaps w:val="0"/>
                <w:noProof w:val="0"/>
                <w:color w:val="000000" w:themeColor="text1" w:themeTint="FF" w:themeShade="FF"/>
                <w:sz w:val="22"/>
                <w:szCs w:val="22"/>
                <w:lang w:val="en-IN"/>
              </w:rPr>
              <w:t>send (-)</w:t>
            </w:r>
          </w:p>
        </w:tc>
        <w:tc>
          <w:tcPr>
            <w:cnfStyle w:val="000000000000" w:firstRow="0" w:lastRow="0" w:firstColumn="0" w:lastColumn="0" w:oddVBand="0" w:evenVBand="0" w:oddHBand="0" w:evenHBand="0" w:firstRowFirstColumn="0" w:firstRowLastColumn="0" w:lastRowFirstColumn="0" w:lastRowLastColumn="0"/>
            <w:tcW w:w="2217" w:type="dxa"/>
            <w:tcMar/>
          </w:tcPr>
          <w:p w:rsidR="18DF313F" w:rsidP="18DF313F" w:rsidRDefault="18DF313F" w14:paraId="47FA927C"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Bidi"/>
                <w:lang w:val="en-IN"/>
              </w:rPr>
            </w:pPr>
          </w:p>
        </w:tc>
      </w:tr>
      <w:tr w:rsidR="18DF313F" w:rsidTr="70C58C92" w14:paraId="699062E3"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18DF313F" w:rsidP="70C58C92" w:rsidRDefault="18DF313F" w14:paraId="1F0574AA" w14:textId="326CDECA">
            <w:pPr>
              <w:rPr>
                <w:rFonts w:eastAsia="ＭＳ ゴシック" w:cs="Arial" w:eastAsiaTheme="majorEastAsia" w:cstheme="minorBidi"/>
                <w:lang w:val="en-IN"/>
              </w:rPr>
            </w:pPr>
          </w:p>
        </w:tc>
        <w:tc>
          <w:tcPr>
            <w:cnfStyle w:val="000000000000" w:firstRow="0" w:lastRow="0" w:firstColumn="0" w:lastColumn="0" w:oddVBand="0" w:evenVBand="0" w:oddHBand="0" w:evenHBand="0" w:firstRowFirstColumn="0" w:firstRowLastColumn="0" w:lastRowFirstColumn="0" w:lastRowLastColumn="0"/>
            <w:tcW w:w="3827" w:type="dxa"/>
            <w:tcMar/>
          </w:tcPr>
          <w:p w:rsidR="18DF313F" w:rsidP="70C58C92" w:rsidRDefault="18DF313F" w14:paraId="08960F9C" w14:textId="24F2EADF">
            <w:pPr>
              <w:cnfStyle w:val="000000000000" w:firstRow="0" w:lastRow="0" w:firstColumn="0" w:lastColumn="0" w:oddVBand="0" w:evenVBand="0" w:oddHBand="0" w:evenHBand="0" w:firstRowFirstColumn="0" w:firstRowLastColumn="0" w:lastRowFirstColumn="0" w:lastRowLastColumn="0"/>
              <w:rPr>
                <w:rFonts w:eastAsia="ＭＳ ゴシック" w:cs="Arial" w:eastAsiaTheme="majorEastAsia" w:cstheme="minorBidi"/>
                <w:lang w:val="en-IN"/>
              </w:rPr>
            </w:pPr>
          </w:p>
        </w:tc>
        <w:tc>
          <w:tcPr>
            <w:cnfStyle w:val="000000000000" w:firstRow="0" w:lastRow="0" w:firstColumn="0" w:lastColumn="0" w:oddVBand="0" w:evenVBand="0" w:oddHBand="0" w:evenHBand="0" w:firstRowFirstColumn="0" w:firstRowLastColumn="0" w:lastRowFirstColumn="0" w:lastRowLastColumn="0"/>
            <w:tcW w:w="2217" w:type="dxa"/>
            <w:tcMar/>
          </w:tcPr>
          <w:p w:rsidR="18DF313F" w:rsidP="70C58C92" w:rsidRDefault="18DF313F" w14:paraId="0005E4CF" w14:textId="6FC8DBC4">
            <w:pPr>
              <w:cnfStyle w:val="000000000000" w:firstRow="0" w:lastRow="0" w:firstColumn="0" w:lastColumn="0" w:oddVBand="0" w:evenVBand="0" w:oddHBand="0" w:evenHBand="0" w:firstRowFirstColumn="0" w:firstRowLastColumn="0" w:lastRowFirstColumn="0" w:lastRowLastColumn="0"/>
              <w:rPr>
                <w:rFonts w:eastAsia="ＭＳ ゴシック" w:cs="Arial" w:eastAsiaTheme="majorEastAsia" w:cstheme="minorBidi"/>
                <w:lang w:val="en-IN"/>
              </w:rPr>
            </w:pPr>
          </w:p>
        </w:tc>
      </w:tr>
      <w:tr w:rsidR="18DF313F" w:rsidTr="70C58C92" w14:paraId="4E100E6C"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18DF313F" w:rsidP="70C58C92" w:rsidRDefault="18DF313F" w14:paraId="7CD90B3C" w14:textId="35367101">
            <w:pPr>
              <w:rPr>
                <w:rFonts w:eastAsia="ＭＳ ゴシック" w:cs="Arial" w:eastAsiaTheme="majorEastAsia" w:cstheme="minorBidi"/>
                <w:b w:val="0"/>
                <w:bCs w:val="0"/>
                <w:lang w:val="en-IN"/>
              </w:rPr>
            </w:pPr>
          </w:p>
        </w:tc>
        <w:tc>
          <w:tcPr>
            <w:cnfStyle w:val="000000000000" w:firstRow="0" w:lastRow="0" w:firstColumn="0" w:lastColumn="0" w:oddVBand="0" w:evenVBand="0" w:oddHBand="0" w:evenHBand="0" w:firstRowFirstColumn="0" w:firstRowLastColumn="0" w:lastRowFirstColumn="0" w:lastRowLastColumn="0"/>
            <w:tcW w:w="3827" w:type="dxa"/>
            <w:tcMar/>
          </w:tcPr>
          <w:p w:rsidR="18DF313F" w:rsidP="70C58C92" w:rsidRDefault="18DF313F" w14:paraId="3A9B621D" w14:textId="70E0B757">
            <w:pPr>
              <w:cnfStyle w:val="000000100000" w:firstRow="0" w:lastRow="0" w:firstColumn="0" w:lastColumn="0" w:oddVBand="0" w:evenVBand="0" w:oddHBand="1" w:evenHBand="0" w:firstRowFirstColumn="0" w:firstRowLastColumn="0" w:lastRowFirstColumn="0" w:lastRowLastColumn="0"/>
              <w:rPr>
                <w:rFonts w:eastAsia="ＭＳ ゴシック" w:cs="Arial" w:eastAsiaTheme="majorEastAsia" w:cstheme="minorBidi"/>
                <w:lang w:val="en-IN"/>
              </w:rPr>
            </w:pPr>
          </w:p>
        </w:tc>
        <w:tc>
          <w:tcPr>
            <w:cnfStyle w:val="000000000000" w:firstRow="0" w:lastRow="0" w:firstColumn="0" w:lastColumn="0" w:oddVBand="0" w:evenVBand="0" w:oddHBand="0" w:evenHBand="0" w:firstRowFirstColumn="0" w:firstRowLastColumn="0" w:lastRowFirstColumn="0" w:lastRowLastColumn="0"/>
            <w:tcW w:w="2217" w:type="dxa"/>
            <w:tcMar/>
          </w:tcPr>
          <w:p w:rsidR="18DF313F" w:rsidP="18DF313F" w:rsidRDefault="18DF313F" w14:paraId="090252AB"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Bidi"/>
                <w:lang w:val="en-IN"/>
              </w:rPr>
            </w:pPr>
          </w:p>
        </w:tc>
      </w:tr>
    </w:tbl>
    <w:p w:rsidR="18DF313F" w:rsidP="18DF313F" w:rsidRDefault="18DF313F" w14:paraId="4CCE511E" w14:textId="2568B937">
      <w:pPr>
        <w:rPr>
          <w:rFonts w:eastAsiaTheme="majorEastAsia"/>
          <w:sz w:val="40"/>
          <w:szCs w:val="40"/>
          <w:u w:val="single"/>
        </w:rPr>
      </w:pPr>
    </w:p>
    <w:p w:rsidR="12207275" w:rsidP="70C58C92" w:rsidRDefault="12207275" w14:paraId="45F3E0B4" w14:textId="6773E744">
      <w:pPr>
        <w:pStyle w:val="Normal"/>
        <w:rPr>
          <w:rFonts w:ascii="Calibri" w:hAnsi="Calibri" w:eastAsia="Calibri" w:cs="Calibri"/>
          <w:noProof w:val="0"/>
          <w:sz w:val="40"/>
          <w:szCs w:val="40"/>
          <w:lang w:val="en-US"/>
        </w:rPr>
      </w:pPr>
      <w:r w:rsidRPr="70C58C92" w:rsidR="12207275">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 xml:space="preserve">                                                                        </w:t>
      </w:r>
      <w:r w:rsidRPr="70C58C92" w:rsidR="12207275">
        <w:rPr>
          <w:rFonts w:ascii="Aptos Narrow" w:hAnsi="Aptos Narrow" w:eastAsia="Aptos Narrow" w:cs="Aptos Narrow" w:asciiTheme="minorAscii" w:hAnsiTheme="minorAscii" w:eastAsiaTheme="minorAscii" w:cstheme="minorBidi"/>
          <w:b w:val="0"/>
          <w:bCs w:val="0"/>
          <w:i w:val="0"/>
          <w:iCs w:val="0"/>
          <w:caps w:val="0"/>
          <w:smallCaps w:val="0"/>
          <w:noProof w:val="0"/>
          <w:color w:val="00B0F0"/>
          <w:sz w:val="32"/>
          <w:szCs w:val="32"/>
          <w:lang w:val="en-US" w:eastAsia="en-US" w:bidi="ar-SA"/>
        </w:rPr>
        <w:t>Target System - Noodle</w:t>
      </w:r>
    </w:p>
    <w:tbl>
      <w:tblPr>
        <w:tblStyle w:val="GridTable4-Accent1"/>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2972"/>
        <w:gridCol w:w="3827"/>
        <w:gridCol w:w="2217"/>
      </w:tblGrid>
      <w:tr w:rsidR="70C58C92" w:rsidTr="70C58C92" w14:paraId="7B9A88E9">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70C58C92" w:rsidP="70C58C92" w:rsidRDefault="70C58C92" w14:paraId="4D64420D">
            <w:pPr>
              <w:rPr>
                <w:rFonts w:eastAsia="ＭＳ ゴシック" w:cs="Arial" w:eastAsiaTheme="majorEastAsia" w:cstheme="minorBidi"/>
                <w:lang w:val="en-IN"/>
              </w:rPr>
            </w:pPr>
            <w:r w:rsidRPr="70C58C92" w:rsidR="70C58C92">
              <w:rPr>
                <w:rFonts w:eastAsia="ＭＳ ゴシック" w:cs="Arial" w:eastAsiaTheme="majorEastAsia" w:cstheme="minorBidi"/>
                <w:lang w:val="en-IN"/>
              </w:rPr>
              <w:t>DQ Rule</w:t>
            </w:r>
          </w:p>
        </w:tc>
        <w:tc>
          <w:tcPr>
            <w:cnfStyle w:val="000000000000" w:firstRow="0" w:lastRow="0" w:firstColumn="0" w:lastColumn="0" w:oddVBand="0" w:evenVBand="0" w:oddHBand="0" w:evenHBand="0" w:firstRowFirstColumn="0" w:firstRowLastColumn="0" w:lastRowFirstColumn="0" w:lastRowLastColumn="0"/>
            <w:tcW w:w="3827" w:type="dxa"/>
            <w:tcMar/>
          </w:tcPr>
          <w:p w:rsidR="70C58C92" w:rsidP="70C58C92" w:rsidRDefault="70C58C92" w14:paraId="58C24FED">
            <w:pPr>
              <w:rPr>
                <w:rFonts w:eastAsia="ＭＳ ゴシック" w:cs="Arial" w:eastAsiaTheme="majorEastAsia" w:cstheme="minorBidi"/>
                <w:lang w:val="en-IN"/>
              </w:rPr>
            </w:pPr>
            <w:r w:rsidRPr="70C58C92" w:rsidR="70C58C92">
              <w:rPr>
                <w:rFonts w:eastAsia="ＭＳ ゴシック" w:cs="Arial" w:eastAsiaTheme="majorEastAsia" w:cstheme="minorBidi"/>
                <w:lang w:val="en-IN"/>
              </w:rPr>
              <w:t>Rule Detail</w:t>
            </w:r>
          </w:p>
        </w:tc>
        <w:tc>
          <w:tcPr>
            <w:cnfStyle w:val="000000000000" w:firstRow="0" w:lastRow="0" w:firstColumn="0" w:lastColumn="0" w:oddVBand="0" w:evenVBand="0" w:oddHBand="0" w:evenHBand="0" w:firstRowFirstColumn="0" w:firstRowLastColumn="0" w:lastRowFirstColumn="0" w:lastRowLastColumn="0"/>
            <w:tcW w:w="2217" w:type="dxa"/>
            <w:tcMar/>
          </w:tcPr>
          <w:p w:rsidR="70C58C92" w:rsidP="70C58C92" w:rsidRDefault="70C58C92" w14:paraId="13BCAB14">
            <w:pPr>
              <w:rPr>
                <w:rFonts w:eastAsia="ＭＳ ゴシック" w:cs="Arial" w:eastAsiaTheme="majorEastAsia" w:cstheme="minorBidi"/>
                <w:lang w:val="en-IN"/>
              </w:rPr>
            </w:pPr>
            <w:r w:rsidRPr="70C58C92" w:rsidR="70C58C92">
              <w:rPr>
                <w:rFonts w:eastAsia="ＭＳ ゴシック" w:cs="Arial" w:eastAsiaTheme="majorEastAsia" w:cstheme="minorBidi"/>
                <w:lang w:val="en-IN"/>
              </w:rPr>
              <w:t>Comments</w:t>
            </w:r>
          </w:p>
        </w:tc>
      </w:tr>
      <w:tr w:rsidR="70C58C92" w:rsidTr="70C58C92" w14:paraId="1EEE28B6">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70C58C92" w:rsidP="70C58C92" w:rsidRDefault="70C58C92" w14:paraId="39871D46" w14:textId="0C61E526">
            <w:pPr>
              <w:rPr>
                <w:rFonts w:eastAsia="ＭＳ ゴシック" w:cs="Arial" w:eastAsiaTheme="majorEastAsia" w:cstheme="minorBidi"/>
                <w:lang w:val="en-IN"/>
              </w:rPr>
            </w:pPr>
            <w:r w:rsidRPr="70C58C92" w:rsidR="70C58C92">
              <w:rPr>
                <w:rFonts w:eastAsia="ＭＳ ゴシック" w:cs="Arial" w:eastAsiaTheme="majorEastAsia" w:cstheme="minorBidi"/>
                <w:b w:val="0"/>
                <w:bCs w:val="0"/>
                <w:lang w:val="en-IN"/>
              </w:rPr>
              <w:t>Reference to PSKUMapping</w:t>
            </w:r>
          </w:p>
        </w:tc>
        <w:tc>
          <w:tcPr>
            <w:cnfStyle w:val="000000000000" w:firstRow="0" w:lastRow="0" w:firstColumn="0" w:lastColumn="0" w:oddVBand="0" w:evenVBand="0" w:oddHBand="0" w:evenHBand="0" w:firstRowFirstColumn="0" w:firstRowLastColumn="0" w:lastRowFirstColumn="0" w:lastRowLastColumn="0"/>
            <w:tcW w:w="3827" w:type="dxa"/>
            <w:tcMar/>
          </w:tcPr>
          <w:p w:rsidR="70C58C92" w:rsidP="70C58C92" w:rsidRDefault="70C58C92" w14:paraId="4CF835F8" w14:textId="72A856AD">
            <w:pPr>
              <w:rPr>
                <w:rFonts w:eastAsia="ＭＳ ゴシック" w:cs="Arial" w:eastAsiaTheme="majorEastAsia" w:cstheme="minorBidi"/>
                <w:lang w:val="en-IN"/>
              </w:rPr>
            </w:pPr>
            <w:r w:rsidRPr="70C58C92" w:rsidR="70C58C92">
              <w:rPr>
                <w:rFonts w:eastAsia="ＭＳ ゴシック" w:cs="Arial" w:eastAsiaTheme="majorEastAsia" w:cstheme="minorBidi"/>
                <w:lang w:val="en-IN"/>
              </w:rPr>
              <w:t xml:space="preserve">Valid entry in PSKUMapping table based on </w:t>
            </w:r>
            <w:r w:rsidRPr="70C58C92" w:rsidR="70C58C92">
              <w:rPr>
                <w:rFonts w:eastAsia="ＭＳ ゴシック" w:cs="Arial" w:eastAsiaTheme="majorEastAsia" w:cstheme="minorBidi"/>
                <w:lang w:val="en-IN"/>
              </w:rPr>
              <w:t>ITEM_CODE</w:t>
            </w:r>
          </w:p>
        </w:tc>
        <w:tc>
          <w:tcPr>
            <w:cnfStyle w:val="000000000000" w:firstRow="0" w:lastRow="0" w:firstColumn="0" w:lastColumn="0" w:oddVBand="0" w:evenVBand="0" w:oddHBand="0" w:evenHBand="0" w:firstRowFirstColumn="0" w:firstRowLastColumn="0" w:lastRowFirstColumn="0" w:lastRowLastColumn="0"/>
            <w:tcW w:w="2217" w:type="dxa"/>
            <w:tcMar/>
          </w:tcPr>
          <w:p w:rsidR="70C58C92" w:rsidP="70C58C92" w:rsidRDefault="70C58C92" w14:paraId="6A2F78AD" w14:textId="05983AFF">
            <w:pPr>
              <w:rPr>
                <w:rFonts w:eastAsia="ＭＳ ゴシック" w:cs="Arial" w:eastAsiaTheme="majorEastAsia" w:cstheme="minorBidi"/>
                <w:lang w:val="en-IN"/>
              </w:rPr>
            </w:pPr>
            <w:r w:rsidRPr="70C58C92" w:rsidR="70C58C92">
              <w:rPr>
                <w:rFonts w:eastAsia="ＭＳ ゴシック" w:cs="Arial" w:eastAsiaTheme="majorEastAsia" w:cstheme="minorBidi"/>
                <w:lang w:val="en-IN"/>
              </w:rPr>
              <w:t>Already implemented</w:t>
            </w:r>
          </w:p>
        </w:tc>
      </w:tr>
      <w:tr w:rsidR="70C58C92" w:rsidTr="70C58C92" w14:paraId="189E5DE5">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70C58C92" w:rsidP="70C58C92" w:rsidRDefault="70C58C92" w14:paraId="61EA7C02" w14:textId="3EF04080">
            <w:pPr>
              <w:rPr>
                <w:rFonts w:eastAsia="ＭＳ ゴシック" w:cs="Arial" w:eastAsiaTheme="majorEastAsia" w:cstheme="minorBidi"/>
                <w:b w:val="0"/>
                <w:bCs w:val="0"/>
                <w:lang w:val="en-IN"/>
              </w:rPr>
            </w:pPr>
            <w:r w:rsidRPr="70C58C92" w:rsidR="70C58C92">
              <w:rPr>
                <w:rFonts w:eastAsia="ＭＳ ゴシック" w:cs="Arial" w:eastAsiaTheme="majorEastAsia" w:cstheme="minorBidi"/>
                <w:b w:val="0"/>
                <w:bCs w:val="0"/>
                <w:lang w:val="en-IN"/>
              </w:rPr>
              <w:t xml:space="preserve">ITEMTYPE value check </w:t>
            </w:r>
          </w:p>
        </w:tc>
        <w:tc>
          <w:tcPr>
            <w:cnfStyle w:val="000000000000" w:firstRow="0" w:lastRow="0" w:firstColumn="0" w:lastColumn="0" w:oddVBand="0" w:evenVBand="0" w:oddHBand="0" w:evenHBand="0" w:firstRowFirstColumn="0" w:firstRowLastColumn="0" w:lastRowFirstColumn="0" w:lastRowLastColumn="0"/>
            <w:tcW w:w="3827" w:type="dxa"/>
            <w:tcMar/>
          </w:tcPr>
          <w:p w:rsidR="70C58C92" w:rsidP="70C58C92" w:rsidRDefault="70C58C92" w14:paraId="7B013A29" w14:textId="05E4F6E8">
            <w:pPr>
              <w:rPr>
                <w:rFonts w:eastAsia="ＭＳ ゴシック" w:cs="Arial" w:eastAsiaTheme="majorEastAsia" w:cstheme="minorBidi"/>
                <w:lang w:val="en-IN"/>
              </w:rPr>
            </w:pPr>
            <w:r w:rsidRPr="70C58C92" w:rsidR="70C58C92">
              <w:rPr>
                <w:rFonts w:eastAsia="ＭＳ ゴシック" w:cs="Arial" w:eastAsiaTheme="majorEastAsia" w:cstheme="minorBidi"/>
                <w:lang w:val="en-IN"/>
              </w:rPr>
              <w:t xml:space="preserve">ITEMTYPE should contain only values (FG) &gt;&gt;BY and Noodle </w:t>
            </w:r>
          </w:p>
        </w:tc>
        <w:tc>
          <w:tcPr>
            <w:cnfStyle w:val="000000000000" w:firstRow="0" w:lastRow="0" w:firstColumn="0" w:lastColumn="0" w:oddVBand="0" w:evenVBand="0" w:oddHBand="0" w:evenHBand="0" w:firstRowFirstColumn="0" w:firstRowLastColumn="0" w:lastRowFirstColumn="0" w:lastRowLastColumn="0"/>
            <w:tcW w:w="2217" w:type="dxa"/>
            <w:tcMar/>
          </w:tcPr>
          <w:p w:rsidR="70C58C92" w:rsidP="70C58C92" w:rsidRDefault="70C58C92" w14:paraId="01D90A1A">
            <w:pPr>
              <w:rPr>
                <w:rFonts w:eastAsia="ＭＳ ゴシック" w:cs="Arial" w:eastAsiaTheme="majorEastAsia" w:cstheme="minorBidi"/>
                <w:lang w:val="en-IN"/>
              </w:rPr>
            </w:pPr>
          </w:p>
        </w:tc>
      </w:tr>
      <w:tr w:rsidR="70C58C92" w:rsidTr="70C58C92" w14:paraId="337BD17D">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70C58C92" w:rsidP="70C58C92" w:rsidRDefault="70C58C92" w14:paraId="76EE2B56" w14:textId="3EF04080">
            <w:pPr>
              <w:rPr>
                <w:rFonts w:eastAsia="ＭＳ ゴシック" w:cs="Arial" w:eastAsiaTheme="majorEastAsia" w:cstheme="minorBidi"/>
                <w:b w:val="0"/>
                <w:bCs w:val="0"/>
                <w:lang w:val="en-IN"/>
              </w:rPr>
            </w:pPr>
            <w:r w:rsidRPr="70C58C92" w:rsidR="70C58C92">
              <w:rPr>
                <w:rFonts w:eastAsia="ＭＳ ゴシック" w:cs="Arial" w:eastAsiaTheme="majorEastAsia" w:cstheme="minorBidi"/>
                <w:b w:val="0"/>
                <w:bCs w:val="0"/>
                <w:lang w:val="en-IN"/>
              </w:rPr>
              <w:t xml:space="preserve">ITEMTYPE value check </w:t>
            </w:r>
          </w:p>
        </w:tc>
        <w:tc>
          <w:tcPr>
            <w:cnfStyle w:val="000000000000" w:firstRow="0" w:lastRow="0" w:firstColumn="0" w:lastColumn="0" w:oddVBand="0" w:evenVBand="0" w:oddHBand="0" w:evenHBand="0" w:firstRowFirstColumn="0" w:firstRowLastColumn="0" w:lastRowFirstColumn="0" w:lastRowLastColumn="0"/>
            <w:tcW w:w="3827" w:type="dxa"/>
            <w:tcMar/>
          </w:tcPr>
          <w:p w:rsidR="70C58C92" w:rsidP="70C58C92" w:rsidRDefault="70C58C92" w14:paraId="4A2B0723" w14:textId="124B33A4">
            <w:pPr>
              <w:rPr>
                <w:rFonts w:eastAsia="ＭＳ ゴシック" w:cs="Arial" w:eastAsiaTheme="majorEastAsia" w:cstheme="minorBidi"/>
                <w:lang w:val="en-IN"/>
              </w:rPr>
            </w:pPr>
            <w:r w:rsidRPr="70C58C92" w:rsidR="70C58C92">
              <w:rPr>
                <w:rFonts w:eastAsia="ＭＳ ゴシック" w:cs="Arial" w:eastAsiaTheme="majorEastAsia" w:cstheme="minorBidi"/>
                <w:lang w:val="en-IN"/>
              </w:rPr>
              <w:t>ITEMTYPE should</w:t>
            </w:r>
            <w:r w:rsidRPr="70C58C92" w:rsidR="70C58C92">
              <w:rPr>
                <w:rFonts w:eastAsia="ＭＳ ゴシック" w:cs="Arial" w:eastAsiaTheme="majorEastAsia" w:cstheme="minorBidi"/>
                <w:lang w:val="en-IN"/>
              </w:rPr>
              <w:t xml:space="preserve"> not contain values</w:t>
            </w:r>
            <w:r w:rsidRPr="70C58C92" w:rsidR="70C58C92">
              <w:rPr>
                <w:rFonts w:eastAsia="ＭＳ ゴシック" w:cs="Arial" w:eastAsiaTheme="majorEastAsia" w:cstheme="minorBidi"/>
                <w:lang w:val="en-IN"/>
              </w:rPr>
              <w:t xml:space="preserve"> (FG) &gt;&gt;</w:t>
            </w:r>
            <w:r w:rsidRPr="70C58C92" w:rsidR="70C58C92">
              <w:rPr>
                <w:rFonts w:eastAsia="ＭＳ ゴシック" w:cs="Arial" w:eastAsiaTheme="majorEastAsia" w:cstheme="minorBidi"/>
                <w:lang w:val="en-IN"/>
              </w:rPr>
              <w:t>S4</w:t>
            </w:r>
          </w:p>
        </w:tc>
        <w:tc>
          <w:tcPr>
            <w:cnfStyle w:val="000000000000" w:firstRow="0" w:lastRow="0" w:firstColumn="0" w:lastColumn="0" w:oddVBand="0" w:evenVBand="0" w:oddHBand="0" w:evenHBand="0" w:firstRowFirstColumn="0" w:firstRowLastColumn="0" w:lastRowFirstColumn="0" w:lastRowLastColumn="0"/>
            <w:tcW w:w="2217" w:type="dxa"/>
            <w:tcMar/>
          </w:tcPr>
          <w:p w:rsidR="70C58C92" w:rsidP="70C58C92" w:rsidRDefault="70C58C92" w14:paraId="6F9D89A6">
            <w:pPr>
              <w:rPr>
                <w:rFonts w:eastAsia="ＭＳ ゴシック" w:cs="Arial" w:eastAsiaTheme="majorEastAsia" w:cstheme="minorBidi"/>
                <w:lang w:val="en-IN"/>
              </w:rPr>
            </w:pPr>
          </w:p>
        </w:tc>
      </w:tr>
      <w:tr w:rsidR="70C58C92" w:rsidTr="70C58C92" w14:paraId="081C5E98">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70C58C92" w:rsidP="70C58C92" w:rsidRDefault="70C58C92" w14:paraId="6A620166" w14:textId="49278CD6">
            <w:pPr>
              <w:rPr>
                <w:rFonts w:eastAsia="ＭＳ ゴシック" w:cs="Arial" w:eastAsiaTheme="majorEastAsia" w:cstheme="minorBidi"/>
                <w:b w:val="0"/>
                <w:bCs w:val="0"/>
                <w:lang w:val="en-IN"/>
              </w:rPr>
            </w:pPr>
          </w:p>
        </w:tc>
        <w:tc>
          <w:tcPr>
            <w:cnfStyle w:val="000000000000" w:firstRow="0" w:lastRow="0" w:firstColumn="0" w:lastColumn="0" w:oddVBand="0" w:evenVBand="0" w:oddHBand="0" w:evenHBand="0" w:firstRowFirstColumn="0" w:firstRowLastColumn="0" w:lastRowFirstColumn="0" w:lastRowLastColumn="0"/>
            <w:tcW w:w="3827" w:type="dxa"/>
            <w:tcMar/>
          </w:tcPr>
          <w:p w:rsidR="70C58C92" w:rsidP="70C58C92" w:rsidRDefault="70C58C92" w14:paraId="4795C754" w14:textId="1B082454">
            <w:pPr>
              <w:rPr>
                <w:rFonts w:eastAsia="ＭＳ ゴシック" w:cs="Arial" w:eastAsiaTheme="majorEastAsia" w:cstheme="minorBidi"/>
                <w:lang w:val="en-IN"/>
              </w:rPr>
            </w:pPr>
          </w:p>
        </w:tc>
        <w:tc>
          <w:tcPr>
            <w:cnfStyle w:val="000000000000" w:firstRow="0" w:lastRow="0" w:firstColumn="0" w:lastColumn="0" w:oddVBand="0" w:evenVBand="0" w:oddHBand="0" w:evenHBand="0" w:firstRowFirstColumn="0" w:firstRowLastColumn="0" w:lastRowFirstColumn="0" w:lastRowLastColumn="0"/>
            <w:tcW w:w="2217" w:type="dxa"/>
            <w:tcMar/>
          </w:tcPr>
          <w:p w:rsidR="70C58C92" w:rsidP="70C58C92" w:rsidRDefault="70C58C92" w14:paraId="0AEB9257">
            <w:pPr>
              <w:rPr>
                <w:rFonts w:eastAsia="ＭＳ ゴシック" w:cs="Arial" w:eastAsiaTheme="majorEastAsia" w:cstheme="minorBidi"/>
                <w:lang w:val="en-IN"/>
              </w:rPr>
            </w:pPr>
          </w:p>
        </w:tc>
      </w:tr>
      <w:tr w:rsidR="70C58C92" w:rsidTr="70C58C92" w14:paraId="4EE8644F">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70C58C92" w:rsidP="70C58C92" w:rsidRDefault="70C58C92" w14:paraId="12D3A468" w14:textId="40C5A936">
            <w:pPr>
              <w:rPr>
                <w:rFonts w:eastAsia="ＭＳ ゴシック" w:cs="Arial" w:eastAsiaTheme="majorEastAsia" w:cstheme="minorBidi"/>
                <w:b w:val="0"/>
                <w:bCs w:val="0"/>
                <w:lang w:val="en-IN"/>
              </w:rPr>
            </w:pPr>
          </w:p>
        </w:tc>
        <w:tc>
          <w:tcPr>
            <w:cnfStyle w:val="000000000000" w:firstRow="0" w:lastRow="0" w:firstColumn="0" w:lastColumn="0" w:oddVBand="0" w:evenVBand="0" w:oddHBand="0" w:evenHBand="0" w:firstRowFirstColumn="0" w:firstRowLastColumn="0" w:lastRowFirstColumn="0" w:lastRowLastColumn="0"/>
            <w:tcW w:w="3827" w:type="dxa"/>
            <w:tcMar/>
          </w:tcPr>
          <w:p w:rsidR="70C58C92" w:rsidP="70C58C92" w:rsidRDefault="70C58C92" w14:paraId="260E2BF1" w14:textId="181D8889">
            <w:pPr>
              <w:rPr>
                <w:rFonts w:eastAsia="ＭＳ ゴシック" w:cs="Arial" w:eastAsiaTheme="majorEastAsia" w:cstheme="minorBidi"/>
                <w:lang w:val="en-IN"/>
              </w:rPr>
            </w:pPr>
          </w:p>
        </w:tc>
        <w:tc>
          <w:tcPr>
            <w:cnfStyle w:val="000000000000" w:firstRow="0" w:lastRow="0" w:firstColumn="0" w:lastColumn="0" w:oddVBand="0" w:evenVBand="0" w:oddHBand="0" w:evenHBand="0" w:firstRowFirstColumn="0" w:firstRowLastColumn="0" w:lastRowFirstColumn="0" w:lastRowLastColumn="0"/>
            <w:tcW w:w="2217" w:type="dxa"/>
            <w:tcMar/>
          </w:tcPr>
          <w:p w:rsidR="70C58C92" w:rsidP="70C58C92" w:rsidRDefault="70C58C92" w14:paraId="59656CD7">
            <w:pPr>
              <w:rPr>
                <w:rFonts w:eastAsia="ＭＳ ゴシック" w:cs="Arial" w:eastAsiaTheme="majorEastAsia" w:cstheme="minorBidi"/>
                <w:lang w:val="en-IN"/>
              </w:rPr>
            </w:pPr>
          </w:p>
        </w:tc>
      </w:tr>
      <w:tr w:rsidR="70C58C92" w:rsidTr="70C58C92" w14:paraId="4157EA15">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70C58C92" w:rsidP="70C58C92" w:rsidRDefault="70C58C92" w14:paraId="444802B9" w14:textId="4D10AB6F">
            <w:pPr>
              <w:rPr>
                <w:rFonts w:eastAsia="ＭＳ ゴシック" w:cs="Arial" w:eastAsiaTheme="majorEastAsia" w:cstheme="minorBidi"/>
                <w:b w:val="0"/>
                <w:bCs w:val="0"/>
                <w:lang w:val="en-IN"/>
              </w:rPr>
            </w:pPr>
          </w:p>
        </w:tc>
        <w:tc>
          <w:tcPr>
            <w:cnfStyle w:val="000000000000" w:firstRow="0" w:lastRow="0" w:firstColumn="0" w:lastColumn="0" w:oddVBand="0" w:evenVBand="0" w:oddHBand="0" w:evenHBand="0" w:firstRowFirstColumn="0" w:firstRowLastColumn="0" w:lastRowFirstColumn="0" w:lastRowLastColumn="0"/>
            <w:tcW w:w="3827" w:type="dxa"/>
            <w:tcMar/>
          </w:tcPr>
          <w:p w:rsidR="70C58C92" w:rsidP="70C58C92" w:rsidRDefault="70C58C92" w14:paraId="64D51E9C" w14:textId="1B177F30">
            <w:pPr>
              <w:rPr>
                <w:rFonts w:eastAsia="ＭＳ ゴシック" w:cs="Arial" w:eastAsiaTheme="majorEastAsia" w:cstheme="minorBidi"/>
                <w:lang w:val="en-IN"/>
              </w:rPr>
            </w:pPr>
          </w:p>
        </w:tc>
        <w:tc>
          <w:tcPr>
            <w:cnfStyle w:val="000000000000" w:firstRow="0" w:lastRow="0" w:firstColumn="0" w:lastColumn="0" w:oddVBand="0" w:evenVBand="0" w:oddHBand="0" w:evenHBand="0" w:firstRowFirstColumn="0" w:firstRowLastColumn="0" w:lastRowFirstColumn="0" w:lastRowLastColumn="0"/>
            <w:tcW w:w="2217" w:type="dxa"/>
            <w:tcMar/>
          </w:tcPr>
          <w:p w:rsidR="70C58C92" w:rsidP="70C58C92" w:rsidRDefault="70C58C92" w14:paraId="7EC71559">
            <w:pPr>
              <w:rPr>
                <w:rFonts w:eastAsia="ＭＳ ゴシック" w:cs="Arial" w:eastAsiaTheme="majorEastAsia" w:cstheme="minorBidi"/>
                <w:lang w:val="en-IN"/>
              </w:rPr>
            </w:pPr>
          </w:p>
        </w:tc>
      </w:tr>
      <w:tr w:rsidR="70C58C92" w:rsidTr="70C58C92" w14:paraId="11594564">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70C58C92" w:rsidP="70C58C92" w:rsidRDefault="70C58C92" w14:paraId="742492E9" w14:textId="4A3DBDD9">
            <w:pPr>
              <w:rPr>
                <w:rFonts w:eastAsia="ＭＳ ゴシック" w:cs="Arial" w:eastAsiaTheme="majorEastAsia" w:cstheme="minorBidi"/>
                <w:b w:val="0"/>
                <w:bCs w:val="0"/>
                <w:lang w:val="en-IN"/>
              </w:rPr>
            </w:pPr>
          </w:p>
        </w:tc>
        <w:tc>
          <w:tcPr>
            <w:cnfStyle w:val="000000000000" w:firstRow="0" w:lastRow="0" w:firstColumn="0" w:lastColumn="0" w:oddVBand="0" w:evenVBand="0" w:oddHBand="0" w:evenHBand="0" w:firstRowFirstColumn="0" w:firstRowLastColumn="0" w:lastRowFirstColumn="0" w:lastRowLastColumn="0"/>
            <w:tcW w:w="3827" w:type="dxa"/>
            <w:tcMar/>
          </w:tcPr>
          <w:p w:rsidR="70C58C92" w:rsidP="70C58C92" w:rsidRDefault="70C58C92" w14:paraId="0540EC09" w14:textId="039DB525">
            <w:pPr>
              <w:rPr>
                <w:rFonts w:eastAsia="ＭＳ ゴシック" w:cs="Arial" w:eastAsiaTheme="majorEastAsia" w:cstheme="minorBidi"/>
                <w:lang w:val="en-IN"/>
              </w:rPr>
            </w:pPr>
          </w:p>
        </w:tc>
        <w:tc>
          <w:tcPr>
            <w:cnfStyle w:val="000000000000" w:firstRow="0" w:lastRow="0" w:firstColumn="0" w:lastColumn="0" w:oddVBand="0" w:evenVBand="0" w:oddHBand="0" w:evenHBand="0" w:firstRowFirstColumn="0" w:firstRowLastColumn="0" w:lastRowFirstColumn="0" w:lastRowLastColumn="0"/>
            <w:tcW w:w="2217" w:type="dxa"/>
            <w:tcMar/>
          </w:tcPr>
          <w:p w:rsidR="70C58C92" w:rsidP="70C58C92" w:rsidRDefault="70C58C92" w14:paraId="5C2A5F02">
            <w:pPr>
              <w:rPr>
                <w:rFonts w:eastAsia="ＭＳ ゴシック" w:cs="Arial" w:eastAsiaTheme="majorEastAsia" w:cstheme="minorBidi"/>
                <w:lang w:val="en-IN"/>
              </w:rPr>
            </w:pPr>
          </w:p>
        </w:tc>
      </w:tr>
      <w:tr w:rsidR="70C58C92" w:rsidTr="70C58C92" w14:paraId="2678C1C2">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70C58C92" w:rsidP="70C58C92" w:rsidRDefault="70C58C92" w14:paraId="4540FC83" w14:textId="53F308C5">
            <w:pPr>
              <w:rPr>
                <w:rFonts w:eastAsia="ＭＳ ゴシック" w:cs="Arial" w:eastAsiaTheme="majorEastAsia" w:cstheme="minorBidi"/>
                <w:lang w:val="en-IN"/>
              </w:rPr>
            </w:pPr>
            <w:r w:rsidRPr="70C58C92" w:rsidR="70C58C92">
              <w:rPr>
                <w:rFonts w:eastAsia="ＭＳ ゴシック" w:cs="Arial" w:eastAsiaTheme="majorEastAsia" w:cstheme="minorBidi"/>
                <w:b w:val="0"/>
                <w:bCs w:val="0"/>
                <w:lang w:val="en-IN"/>
              </w:rPr>
              <w:t>Duplicate check</w:t>
            </w:r>
            <w:r w:rsidRPr="70C58C92" w:rsidR="70C58C92">
              <w:rPr>
                <w:rFonts w:eastAsia="ＭＳ ゴシック" w:cs="Arial" w:eastAsiaTheme="majorEastAsia" w:cstheme="minorBidi"/>
                <w:lang w:val="en-IN"/>
              </w:rPr>
              <w:t xml:space="preserve"> </w:t>
            </w:r>
          </w:p>
        </w:tc>
        <w:tc>
          <w:tcPr>
            <w:cnfStyle w:val="000000000000" w:firstRow="0" w:lastRow="0" w:firstColumn="0" w:lastColumn="0" w:oddVBand="0" w:evenVBand="0" w:oddHBand="0" w:evenHBand="0" w:firstRowFirstColumn="0" w:firstRowLastColumn="0" w:lastRowFirstColumn="0" w:lastRowLastColumn="0"/>
            <w:tcW w:w="3827" w:type="dxa"/>
            <w:tcMar/>
          </w:tcPr>
          <w:p w:rsidR="70C58C92" w:rsidP="70C58C92" w:rsidRDefault="70C58C92" w14:paraId="31D41132" w14:textId="2DA4441C">
            <w:pPr>
              <w:rPr>
                <w:rFonts w:eastAsia="ＭＳ ゴシック" w:cs="Arial" w:eastAsiaTheme="majorEastAsia" w:cstheme="minorBidi"/>
                <w:lang w:val="en-IN"/>
              </w:rPr>
            </w:pPr>
            <w:r w:rsidRPr="70C58C92" w:rsidR="70C58C92">
              <w:rPr>
                <w:rFonts w:eastAsia="ＭＳ ゴシック" w:cs="Arial" w:eastAsiaTheme="majorEastAsia" w:cstheme="minorBidi"/>
                <w:lang w:val="en-IN"/>
              </w:rPr>
              <w:t>Check and remove duplicates based on key columns</w:t>
            </w:r>
          </w:p>
        </w:tc>
        <w:tc>
          <w:tcPr>
            <w:cnfStyle w:val="000000000000" w:firstRow="0" w:lastRow="0" w:firstColumn="0" w:lastColumn="0" w:oddVBand="0" w:evenVBand="0" w:oddHBand="0" w:evenHBand="0" w:firstRowFirstColumn="0" w:firstRowLastColumn="0" w:lastRowFirstColumn="0" w:lastRowLastColumn="0"/>
            <w:tcW w:w="2217" w:type="dxa"/>
            <w:tcMar/>
          </w:tcPr>
          <w:p w:rsidR="70C58C92" w:rsidP="70C58C92" w:rsidRDefault="70C58C92" w14:paraId="3DE6A721" w14:textId="11D5C39C">
            <w:pPr>
              <w:rPr>
                <w:rFonts w:eastAsia="ＭＳ ゴシック" w:cs="Arial" w:eastAsiaTheme="majorEastAsia" w:cstheme="minorBidi"/>
                <w:lang w:val="en-IN"/>
              </w:rPr>
            </w:pPr>
            <w:r w:rsidRPr="70C58C92" w:rsidR="70C58C92">
              <w:rPr>
                <w:rFonts w:eastAsia="ＭＳ ゴシック" w:cs="Arial" w:eastAsiaTheme="majorEastAsia" w:cstheme="minorBidi"/>
                <w:lang w:val="en-IN"/>
              </w:rPr>
              <w:t>Already implemented</w:t>
            </w:r>
          </w:p>
        </w:tc>
      </w:tr>
      <w:tr w:rsidR="70C58C92" w:rsidTr="70C58C92" w14:paraId="1B540176">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70C58C92" w:rsidP="70C58C92" w:rsidRDefault="70C58C92" w14:paraId="5F052F14" w14:textId="3EF04080">
            <w:pPr>
              <w:rPr>
                <w:rFonts w:eastAsia="ＭＳ ゴシック" w:cs="Arial" w:eastAsiaTheme="majorEastAsia" w:cstheme="minorBidi"/>
                <w:b w:val="0"/>
                <w:bCs w:val="0"/>
                <w:lang w:val="en-IN"/>
              </w:rPr>
            </w:pPr>
            <w:r w:rsidRPr="70C58C92" w:rsidR="70C58C92">
              <w:rPr>
                <w:rFonts w:eastAsia="ＭＳ ゴシック" w:cs="Arial" w:eastAsiaTheme="majorEastAsia" w:cstheme="minorBidi"/>
                <w:b w:val="0"/>
                <w:bCs w:val="0"/>
                <w:lang w:val="en-IN"/>
              </w:rPr>
              <w:t xml:space="preserve">ITEMTYPE value check </w:t>
            </w:r>
          </w:p>
        </w:tc>
        <w:tc>
          <w:tcPr>
            <w:cnfStyle w:val="000000000000" w:firstRow="0" w:lastRow="0" w:firstColumn="0" w:lastColumn="0" w:oddVBand="0" w:evenVBand="0" w:oddHBand="0" w:evenHBand="0" w:firstRowFirstColumn="0" w:firstRowLastColumn="0" w:lastRowFirstColumn="0" w:lastRowLastColumn="0"/>
            <w:tcW w:w="3827" w:type="dxa"/>
            <w:tcMar/>
          </w:tcPr>
          <w:p w:rsidR="70C58C92" w:rsidP="70C58C92" w:rsidRDefault="70C58C92" w14:paraId="7538CCC6" w14:textId="05E4F6E8">
            <w:pPr>
              <w:rPr>
                <w:rFonts w:eastAsia="ＭＳ ゴシック" w:cs="Arial" w:eastAsiaTheme="majorEastAsia" w:cstheme="minorBidi"/>
                <w:lang w:val="en-IN"/>
              </w:rPr>
            </w:pPr>
            <w:r w:rsidRPr="70C58C92" w:rsidR="70C58C92">
              <w:rPr>
                <w:rFonts w:eastAsia="ＭＳ ゴシック" w:cs="Arial" w:eastAsiaTheme="majorEastAsia" w:cstheme="minorBidi"/>
                <w:lang w:val="en-IN"/>
              </w:rPr>
              <w:t>ITEMTYPE should contain only values (FG)</w:t>
            </w:r>
            <w:r w:rsidRPr="70C58C92" w:rsidR="70C58C92">
              <w:rPr>
                <w:rFonts w:eastAsia="ＭＳ ゴシック" w:cs="Arial" w:eastAsiaTheme="majorEastAsia" w:cstheme="minorBidi"/>
                <w:lang w:val="en-IN"/>
              </w:rPr>
              <w:t xml:space="preserve"> &gt;&gt;BY and Noodle </w:t>
            </w:r>
          </w:p>
        </w:tc>
        <w:tc>
          <w:tcPr>
            <w:cnfStyle w:val="000000000000" w:firstRow="0" w:lastRow="0" w:firstColumn="0" w:lastColumn="0" w:oddVBand="0" w:evenVBand="0" w:oddHBand="0" w:evenHBand="0" w:firstRowFirstColumn="0" w:firstRowLastColumn="0" w:lastRowFirstColumn="0" w:lastRowLastColumn="0"/>
            <w:tcW w:w="2217" w:type="dxa"/>
            <w:tcMar/>
          </w:tcPr>
          <w:p w:rsidR="70C58C92" w:rsidP="70C58C92" w:rsidRDefault="70C58C92" w14:paraId="2AAD64BA">
            <w:pPr>
              <w:rPr>
                <w:rFonts w:eastAsia="ＭＳ ゴシック" w:cs="Arial" w:eastAsiaTheme="majorEastAsia" w:cstheme="minorBidi"/>
                <w:lang w:val="en-IN"/>
              </w:rPr>
            </w:pPr>
          </w:p>
        </w:tc>
      </w:tr>
    </w:tbl>
    <w:p w:rsidR="70C58C92" w:rsidP="70C58C92" w:rsidRDefault="70C58C92" w14:paraId="2ED68C53" w14:textId="15259A89">
      <w:pPr>
        <w:pStyle w:val="Normal"/>
        <w:rPr>
          <w:rFonts w:eastAsia="ＭＳ ゴシック" w:eastAsiaTheme="majorEastAsia"/>
          <w:sz w:val="40"/>
          <w:szCs w:val="40"/>
          <w:u w:val="single"/>
        </w:rPr>
      </w:pPr>
    </w:p>
    <w:p w:rsidR="18DF313F" w:rsidP="18DF313F" w:rsidRDefault="18DF313F" w14:paraId="224E0511" w14:textId="6ECCA0C2">
      <w:pPr>
        <w:rPr>
          <w:rFonts w:eastAsiaTheme="majorEastAsia"/>
        </w:rPr>
      </w:pPr>
    </w:p>
    <w:p w:rsidRPr="00AE70C5" w:rsidR="007F0AFE" w:rsidP="18DF313F" w:rsidRDefault="007F0AFE" w14:paraId="54294726" w14:textId="306EE825">
      <w:pPr>
        <w:rPr>
          <w:rFonts w:eastAsiaTheme="majorEastAsia"/>
        </w:rPr>
      </w:pPr>
    </w:p>
    <w:sectPr w:rsidRPr="00AE70C5" w:rsidR="007F0AFE">
      <w:headerReference w:type="default" r:id="rId24"/>
      <w:footerReference w:type="default" r:id="rId25"/>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TH" w:author="Harini" w:date="2023-10-27T12:02:00Z" w:id="6">
    <w:p w:rsidR="00457443" w:rsidP="00457443" w:rsidRDefault="00457443" w14:paraId="2E711321" w14:textId="77777777">
      <w:pPr>
        <w:pStyle w:val="CommentText"/>
        <w:jc w:val="left"/>
      </w:pPr>
      <w:r>
        <w:rPr>
          <w:rStyle w:val="CommentReference"/>
        </w:rPr>
        <w:annotationRef/>
      </w:r>
      <w:r>
        <w:t xml:space="preserve">Until the first sign-off it would all initial draft as discussed with Lalit. </w:t>
      </w:r>
    </w:p>
  </w:comment>
</w:comments>
</file>

<file path=word/commentsExtended.xml><?xml version="1.0" encoding="utf-8"?>
<w15:commentsEx xmlns:mc="http://schemas.openxmlformats.org/markup-compatibility/2006" xmlns:w15="http://schemas.microsoft.com/office/word/2012/wordml" mc:Ignorable="w15">
  <w15:commentEx w15:done="1" w15:paraId="2E71132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E62570" w16cex:dateUtc="2023-10-27T11:02:00Z"/>
</w16cex:commentsExtensible>
</file>

<file path=word/commentsIds.xml><?xml version="1.0" encoding="utf-8"?>
<w16cid:commentsIds xmlns:mc="http://schemas.openxmlformats.org/markup-compatibility/2006" xmlns:w16cid="http://schemas.microsoft.com/office/word/2016/wordml/cid" mc:Ignorable="w16cid">
  <w16cid:commentId w16cid:paraId="2E711321" w16cid:durableId="28E625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44B64" w:rsidP="007C3641" w:rsidRDefault="00044B64" w14:paraId="52458E80" w14:textId="77777777">
      <w:r>
        <w:separator/>
      </w:r>
    </w:p>
  </w:endnote>
  <w:endnote w:type="continuationSeparator" w:id="0">
    <w:p w:rsidR="00044B64" w:rsidP="007C3641" w:rsidRDefault="00044B64" w14:paraId="1C33F7B6" w14:textId="77777777">
      <w:r>
        <w:continuationSeparator/>
      </w:r>
    </w:p>
  </w:endnote>
  <w:endnote w:type="continuationNotice" w:id="1">
    <w:p w:rsidR="00044B64" w:rsidP="007C3641" w:rsidRDefault="00044B64" w14:paraId="33007A4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Book Antiqua">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Narrow">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2A15A2AA" w:rsidTr="2A15A2AA" w14:paraId="0EEC4A6F" w14:textId="77777777">
      <w:trPr>
        <w:trHeight w:val="300"/>
      </w:trPr>
      <w:tc>
        <w:tcPr>
          <w:tcW w:w="3005" w:type="dxa"/>
        </w:tcPr>
        <w:p w:rsidR="2A15A2AA" w:rsidP="2A15A2AA" w:rsidRDefault="2A15A2AA" w14:paraId="66BF8BF2" w14:textId="649AE617">
          <w:pPr>
            <w:pStyle w:val="Header"/>
            <w:ind w:left="-115"/>
            <w:jc w:val="left"/>
          </w:pPr>
        </w:p>
      </w:tc>
      <w:tc>
        <w:tcPr>
          <w:tcW w:w="3005" w:type="dxa"/>
        </w:tcPr>
        <w:p w:rsidR="2A15A2AA" w:rsidP="2A15A2AA" w:rsidRDefault="2A15A2AA" w14:paraId="6C73A492" w14:textId="43FA32DD">
          <w:pPr>
            <w:pStyle w:val="Header"/>
            <w:jc w:val="center"/>
          </w:pPr>
        </w:p>
      </w:tc>
      <w:tc>
        <w:tcPr>
          <w:tcW w:w="3005" w:type="dxa"/>
        </w:tcPr>
        <w:p w:rsidR="2A15A2AA" w:rsidP="2A15A2AA" w:rsidRDefault="2A15A2AA" w14:paraId="141CE23C" w14:textId="6464D537">
          <w:pPr>
            <w:pStyle w:val="Header"/>
            <w:ind w:right="-115"/>
            <w:jc w:val="right"/>
          </w:pPr>
          <w:r>
            <w:fldChar w:fldCharType="begin"/>
          </w:r>
          <w:r>
            <w:instrText>PAGE</w:instrText>
          </w:r>
          <w:r>
            <w:fldChar w:fldCharType="separate"/>
          </w:r>
          <w:r w:rsidR="00613B73">
            <w:rPr>
              <w:noProof/>
            </w:rPr>
            <w:t>1</w:t>
          </w:r>
          <w:r>
            <w:fldChar w:fldCharType="end"/>
          </w:r>
        </w:p>
      </w:tc>
    </w:tr>
  </w:tbl>
  <w:p w:rsidR="00EB7DB5" w:rsidRDefault="00EB7DB5" w14:paraId="1EE0430D" w14:textId="2BBD32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44B64" w:rsidP="007C3641" w:rsidRDefault="00044B64" w14:paraId="58579F56" w14:textId="77777777">
      <w:r>
        <w:separator/>
      </w:r>
    </w:p>
  </w:footnote>
  <w:footnote w:type="continuationSeparator" w:id="0">
    <w:p w:rsidR="00044B64" w:rsidP="007C3641" w:rsidRDefault="00044B64" w14:paraId="7375997F" w14:textId="77777777">
      <w:r>
        <w:continuationSeparator/>
      </w:r>
    </w:p>
  </w:footnote>
  <w:footnote w:type="continuationNotice" w:id="1">
    <w:p w:rsidR="00044B64" w:rsidP="007C3641" w:rsidRDefault="00044B64" w14:paraId="5625D09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AE5F3E" w:rsidR="009E588B" w:rsidP="007C3641" w:rsidRDefault="00F16C51" w14:paraId="3AD48CCC" w14:textId="0597E34E">
    <w:pPr>
      <w:pStyle w:val="Header"/>
      <w:rPr>
        <w:rFonts w:cstheme="minorHAnsi"/>
      </w:rPr>
    </w:pPr>
    <w:r w:rsidRPr="00B768DF">
      <w:rPr>
        <w:rFonts w:cstheme="minorHAnsi"/>
      </w:rPr>
      <w:t xml:space="preserve">E2E </w:t>
    </w:r>
    <w:r w:rsidRPr="00B768DF" w:rsidR="00105FF8">
      <w:rPr>
        <w:rFonts w:cstheme="minorHAnsi"/>
      </w:rPr>
      <w:t>Solution Design</w:t>
    </w:r>
    <w:r w:rsidR="00AE5F3E">
      <w:rPr>
        <w:rFonts w:cstheme="minorHAnsi"/>
      </w:rPr>
      <w:t xml:space="preserve"> DQ checks</w:t>
    </w:r>
    <w:r w:rsidR="00964CE6">
      <w:tab/>
    </w:r>
    <w:r w:rsidR="009E588B">
      <w:t xml:space="preserve">  </w:t>
    </w:r>
    <w:r w:rsidR="009E588B">
      <w:rPr>
        <w:noProof/>
      </w:rPr>
      <w:drawing>
        <wp:inline distT="0" distB="0" distL="0" distR="0" wp14:anchorId="62902BDD" wp14:editId="7877E8D3">
          <wp:extent cx="1259020" cy="17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267024" cy="178930"/>
                  </a:xfrm>
                  <a:prstGeom prst="rect">
                    <a:avLst/>
                  </a:prstGeom>
                </pic:spPr>
              </pic:pic>
            </a:graphicData>
          </a:graphic>
        </wp:inline>
      </w:drawing>
    </w:r>
  </w:p>
  <w:p w:rsidR="001C3E5A" w:rsidP="007C3641" w:rsidRDefault="001C3E5A" w14:paraId="2FB91C77" w14:textId="0E89ECFA">
    <w:pPr>
      <w:pStyle w:val="Header"/>
    </w:pPr>
  </w:p>
  <w:p w:rsidR="001C3E5A" w:rsidP="007C3641" w:rsidRDefault="001C3E5A" w14:paraId="7CA38E56"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y6Nc00wAsugs7a" int2:id="Ozas2hxB">
      <int2:state int2:value="Rejected" int2:type="AugLoop_Text_Critique"/>
    </int2:textHash>
    <int2:textHash int2:hashCode="kxRALgpZ4e4s3Y" int2:id="TaA3aAgO">
      <int2:state int2:value="Rejected" int2:type="AugLoop_Text_Critique"/>
    </int2:textHash>
    <int2:textHash int2:hashCode="wfMTcS85x6LWO3" int2:id="qNhVWeB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3">
    <w:nsid w:val="2c1974c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0" w15:restartNumberingAfterBreak="0">
    <w:nsid w:val="05FE0E3A"/>
    <w:multiLevelType w:val="multilevel"/>
    <w:tmpl w:val="65A27066"/>
    <w:lvl w:ilvl="0">
      <w:start w:val="1"/>
      <w:numFmt w:val="decimal"/>
      <w:lvlText w:val="1.%1"/>
      <w:lvlJc w:val="left"/>
      <w:pPr>
        <w:ind w:left="720" w:hanging="360"/>
      </w:pPr>
      <w:rPr>
        <w:rFonts w:hint="default" w:ascii="Calibri" w:hAnsi="Calibri"/>
        <w:b/>
        <w:i w:val="0"/>
        <w:color w:val="auto"/>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8013171"/>
    <w:multiLevelType w:val="hybridMultilevel"/>
    <w:tmpl w:val="8458CAB0"/>
    <w:lvl w:ilvl="0" w:tplc="DDBC3026">
      <w:start w:val="1"/>
      <w:numFmt w:val="decimal"/>
      <w:suff w:val="nothing"/>
      <w:lvlText w:val="DHT%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404643"/>
    <w:multiLevelType w:val="hybridMultilevel"/>
    <w:tmpl w:val="56A6B16C"/>
    <w:lvl w:ilvl="0" w:tplc="FFFFFFFF">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1145D0E"/>
    <w:multiLevelType w:val="multilevel"/>
    <w:tmpl w:val="4D9A6584"/>
    <w:styleLink w:val="Style3"/>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33F044A"/>
    <w:multiLevelType w:val="multilevel"/>
    <w:tmpl w:val="89060D42"/>
    <w:lvl w:ilvl="0">
      <w:start w:val="1"/>
      <w:numFmt w:val="decimal"/>
      <w:lvlText w:val="%1."/>
      <w:lvlJc w:val="left"/>
      <w:pPr>
        <w:ind w:left="360" w:hanging="360"/>
      </w:pPr>
      <w:rPr>
        <w:rFonts w:hint="default" w:ascii="Calibri" w:hAnsi="Calibri"/>
        <w:b/>
        <w:i w:val="0"/>
        <w:color w:val="auto"/>
        <w:sz w:val="22"/>
      </w:rPr>
    </w:lvl>
    <w:lvl w:ilvl="1">
      <w:start w:val="1"/>
      <w:numFmt w:val="decimal"/>
      <w:lvlText w:val="%2.1"/>
      <w:lvlJc w:val="left"/>
      <w:pPr>
        <w:ind w:left="357" w:hanging="357"/>
      </w:pPr>
      <w:rPr>
        <w:rFonts w:hint="default"/>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5" w15:restartNumberingAfterBreak="0">
    <w:nsid w:val="134B4EF1"/>
    <w:multiLevelType w:val="hybridMultilevel"/>
    <w:tmpl w:val="FA0E774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45F2E9F"/>
    <w:multiLevelType w:val="hybridMultilevel"/>
    <w:tmpl w:val="278ECCAA"/>
    <w:lvl w:ilvl="0" w:tplc="12468972">
      <w:start w:val="1"/>
      <w:numFmt w:val="decimal"/>
      <w:suff w:val="nothing"/>
      <w:lvlText w:val="IIT%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460926"/>
    <w:multiLevelType w:val="multilevel"/>
    <w:tmpl w:val="675E1CEC"/>
    <w:lvl w:ilvl="0">
      <w:start w:val="1"/>
      <w:numFmt w:val="none"/>
      <w:lvlText w:val="1.%1"/>
      <w:lvlJc w:val="left"/>
      <w:pPr>
        <w:ind w:left="357" w:hanging="357"/>
      </w:pPr>
      <w:rPr>
        <w:rFonts w:hint="default" w:ascii="Calibri" w:hAnsi="Calibri"/>
        <w:b/>
        <w:i w:val="0"/>
        <w:color w:val="auto"/>
        <w:sz w:val="22"/>
      </w:rPr>
    </w:lvl>
    <w:lvl w:ilvl="1">
      <w:start w:val="1"/>
      <w:numFmt w:val="decimal"/>
      <w:lvlText w:val="1.%2"/>
      <w:lvlJc w:val="left"/>
      <w:pPr>
        <w:ind w:left="360" w:hanging="360"/>
      </w:pPr>
      <w:rPr>
        <w:rFonts w:hint="default" w:ascii="Calibri" w:hAnsi="Calibri"/>
        <w:b/>
        <w:i w:val="0"/>
        <w:color w:val="auto"/>
        <w:sz w:val="22"/>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8" w15:restartNumberingAfterBreak="0">
    <w:nsid w:val="1A420324"/>
    <w:multiLevelType w:val="hybridMultilevel"/>
    <w:tmpl w:val="77928D76"/>
    <w:lvl w:ilvl="0" w:tplc="08090001">
      <w:start w:val="1"/>
      <w:numFmt w:val="bullet"/>
      <w:lvlText w:val=""/>
      <w:lvlJc w:val="left"/>
      <w:pPr>
        <w:ind w:left="784" w:hanging="360"/>
      </w:pPr>
      <w:rPr>
        <w:rFonts w:hint="default" w:ascii="Symbol" w:hAnsi="Symbol"/>
      </w:rPr>
    </w:lvl>
    <w:lvl w:ilvl="1" w:tplc="08090003">
      <w:start w:val="1"/>
      <w:numFmt w:val="bullet"/>
      <w:lvlText w:val="o"/>
      <w:lvlJc w:val="left"/>
      <w:pPr>
        <w:ind w:left="1504" w:hanging="360"/>
      </w:pPr>
      <w:rPr>
        <w:rFonts w:hint="default" w:ascii="Courier New" w:hAnsi="Courier New" w:cs="Courier New"/>
      </w:rPr>
    </w:lvl>
    <w:lvl w:ilvl="2" w:tplc="08090005">
      <w:start w:val="1"/>
      <w:numFmt w:val="bullet"/>
      <w:lvlText w:val=""/>
      <w:lvlJc w:val="left"/>
      <w:pPr>
        <w:ind w:left="2224" w:hanging="360"/>
      </w:pPr>
      <w:rPr>
        <w:rFonts w:hint="default" w:ascii="Wingdings" w:hAnsi="Wingdings"/>
      </w:rPr>
    </w:lvl>
    <w:lvl w:ilvl="3" w:tplc="08090001">
      <w:start w:val="1"/>
      <w:numFmt w:val="bullet"/>
      <w:lvlText w:val=""/>
      <w:lvlJc w:val="left"/>
      <w:pPr>
        <w:ind w:left="2944" w:hanging="360"/>
      </w:pPr>
      <w:rPr>
        <w:rFonts w:hint="default" w:ascii="Symbol" w:hAnsi="Symbol"/>
      </w:rPr>
    </w:lvl>
    <w:lvl w:ilvl="4" w:tplc="08090003">
      <w:start w:val="1"/>
      <w:numFmt w:val="bullet"/>
      <w:lvlText w:val="o"/>
      <w:lvlJc w:val="left"/>
      <w:pPr>
        <w:ind w:left="3664" w:hanging="360"/>
      </w:pPr>
      <w:rPr>
        <w:rFonts w:hint="default" w:ascii="Courier New" w:hAnsi="Courier New" w:cs="Courier New"/>
      </w:rPr>
    </w:lvl>
    <w:lvl w:ilvl="5" w:tplc="08090005">
      <w:start w:val="1"/>
      <w:numFmt w:val="bullet"/>
      <w:lvlText w:val=""/>
      <w:lvlJc w:val="left"/>
      <w:pPr>
        <w:ind w:left="4384" w:hanging="360"/>
      </w:pPr>
      <w:rPr>
        <w:rFonts w:hint="default" w:ascii="Wingdings" w:hAnsi="Wingdings"/>
      </w:rPr>
    </w:lvl>
    <w:lvl w:ilvl="6" w:tplc="08090001">
      <w:start w:val="1"/>
      <w:numFmt w:val="bullet"/>
      <w:lvlText w:val=""/>
      <w:lvlJc w:val="left"/>
      <w:pPr>
        <w:ind w:left="5104" w:hanging="360"/>
      </w:pPr>
      <w:rPr>
        <w:rFonts w:hint="default" w:ascii="Symbol" w:hAnsi="Symbol"/>
      </w:rPr>
    </w:lvl>
    <w:lvl w:ilvl="7" w:tplc="08090003">
      <w:start w:val="1"/>
      <w:numFmt w:val="bullet"/>
      <w:lvlText w:val="o"/>
      <w:lvlJc w:val="left"/>
      <w:pPr>
        <w:ind w:left="5824" w:hanging="360"/>
      </w:pPr>
      <w:rPr>
        <w:rFonts w:hint="default" w:ascii="Courier New" w:hAnsi="Courier New" w:cs="Courier New"/>
      </w:rPr>
    </w:lvl>
    <w:lvl w:ilvl="8" w:tplc="08090005">
      <w:start w:val="1"/>
      <w:numFmt w:val="bullet"/>
      <w:lvlText w:val=""/>
      <w:lvlJc w:val="left"/>
      <w:pPr>
        <w:ind w:left="6544" w:hanging="360"/>
      </w:pPr>
      <w:rPr>
        <w:rFonts w:hint="default" w:ascii="Wingdings" w:hAnsi="Wingdings"/>
      </w:rPr>
    </w:lvl>
  </w:abstractNum>
  <w:abstractNum w:abstractNumId="9" w15:restartNumberingAfterBreak="0">
    <w:nsid w:val="209C36D6"/>
    <w:multiLevelType w:val="multilevel"/>
    <w:tmpl w:val="C8F4CAD2"/>
    <w:lvl w:ilvl="0">
      <w:start w:val="1"/>
      <w:numFmt w:val="none"/>
      <w:lvlText w:val="1.%1"/>
      <w:lvlJc w:val="left"/>
      <w:pPr>
        <w:ind w:left="357" w:hanging="357"/>
      </w:pPr>
      <w:rPr>
        <w:rFonts w:hint="default" w:ascii="Calibri" w:hAnsi="Calibri"/>
        <w:b/>
        <w:i w:val="0"/>
        <w:color w:val="auto"/>
        <w:sz w:val="22"/>
      </w:rPr>
    </w:lvl>
    <w:lvl w:ilvl="1">
      <w:start w:val="1"/>
      <w:numFmt w:val="decimal"/>
      <w:lvlText w:val="1.%2"/>
      <w:lvlJc w:val="left"/>
      <w:pPr>
        <w:ind w:left="360" w:hanging="360"/>
      </w:pPr>
      <w:rPr>
        <w:rFonts w:hint="default" w:ascii="Calibri" w:hAnsi="Calibri"/>
        <w:b/>
        <w:i w:val="0"/>
        <w:color w:val="auto"/>
        <w:sz w:val="22"/>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10" w15:restartNumberingAfterBreak="0">
    <w:nsid w:val="23105E78"/>
    <w:multiLevelType w:val="hybridMultilevel"/>
    <w:tmpl w:val="3CD8B5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340852"/>
    <w:multiLevelType w:val="multilevel"/>
    <w:tmpl w:val="DB26C790"/>
    <w:lvl w:ilvl="0">
      <w:start w:val="1"/>
      <w:numFmt w:val="bullet"/>
      <w:lvlText w:val=""/>
      <w:lvlJc w:val="left"/>
      <w:pPr>
        <w:tabs>
          <w:tab w:val="num" w:pos="775"/>
        </w:tabs>
        <w:ind w:left="775" w:hanging="360"/>
      </w:pPr>
      <w:rPr>
        <w:rFonts w:hint="default" w:ascii="Symbol" w:hAnsi="Symbol"/>
        <w:sz w:val="20"/>
      </w:rPr>
    </w:lvl>
    <w:lvl w:ilvl="1" w:tentative="1">
      <w:start w:val="1"/>
      <w:numFmt w:val="bullet"/>
      <w:lvlText w:val="o"/>
      <w:lvlJc w:val="left"/>
      <w:pPr>
        <w:tabs>
          <w:tab w:val="num" w:pos="1495"/>
        </w:tabs>
        <w:ind w:left="1495" w:hanging="360"/>
      </w:pPr>
      <w:rPr>
        <w:rFonts w:hint="default" w:ascii="Courier New" w:hAnsi="Courier New"/>
        <w:sz w:val="20"/>
      </w:rPr>
    </w:lvl>
    <w:lvl w:ilvl="2" w:tentative="1">
      <w:start w:val="1"/>
      <w:numFmt w:val="bullet"/>
      <w:lvlText w:val="o"/>
      <w:lvlJc w:val="left"/>
      <w:pPr>
        <w:tabs>
          <w:tab w:val="num" w:pos="2215"/>
        </w:tabs>
        <w:ind w:left="2215" w:hanging="360"/>
      </w:pPr>
      <w:rPr>
        <w:rFonts w:hint="default" w:ascii="Courier New" w:hAnsi="Courier New"/>
        <w:sz w:val="20"/>
      </w:rPr>
    </w:lvl>
    <w:lvl w:ilvl="3" w:tentative="1">
      <w:start w:val="1"/>
      <w:numFmt w:val="bullet"/>
      <w:lvlText w:val="o"/>
      <w:lvlJc w:val="left"/>
      <w:pPr>
        <w:tabs>
          <w:tab w:val="num" w:pos="2935"/>
        </w:tabs>
        <w:ind w:left="2935" w:hanging="360"/>
      </w:pPr>
      <w:rPr>
        <w:rFonts w:hint="default" w:ascii="Courier New" w:hAnsi="Courier New"/>
        <w:sz w:val="20"/>
      </w:rPr>
    </w:lvl>
    <w:lvl w:ilvl="4" w:tentative="1">
      <w:start w:val="1"/>
      <w:numFmt w:val="bullet"/>
      <w:lvlText w:val="o"/>
      <w:lvlJc w:val="left"/>
      <w:pPr>
        <w:tabs>
          <w:tab w:val="num" w:pos="3655"/>
        </w:tabs>
        <w:ind w:left="3655" w:hanging="360"/>
      </w:pPr>
      <w:rPr>
        <w:rFonts w:hint="default" w:ascii="Courier New" w:hAnsi="Courier New"/>
        <w:sz w:val="20"/>
      </w:rPr>
    </w:lvl>
    <w:lvl w:ilvl="5" w:tentative="1">
      <w:start w:val="1"/>
      <w:numFmt w:val="bullet"/>
      <w:lvlText w:val="o"/>
      <w:lvlJc w:val="left"/>
      <w:pPr>
        <w:tabs>
          <w:tab w:val="num" w:pos="4375"/>
        </w:tabs>
        <w:ind w:left="4375" w:hanging="360"/>
      </w:pPr>
      <w:rPr>
        <w:rFonts w:hint="default" w:ascii="Courier New" w:hAnsi="Courier New"/>
        <w:sz w:val="20"/>
      </w:rPr>
    </w:lvl>
    <w:lvl w:ilvl="6" w:tentative="1">
      <w:start w:val="1"/>
      <w:numFmt w:val="bullet"/>
      <w:lvlText w:val="o"/>
      <w:lvlJc w:val="left"/>
      <w:pPr>
        <w:tabs>
          <w:tab w:val="num" w:pos="5095"/>
        </w:tabs>
        <w:ind w:left="5095" w:hanging="360"/>
      </w:pPr>
      <w:rPr>
        <w:rFonts w:hint="default" w:ascii="Courier New" w:hAnsi="Courier New"/>
        <w:sz w:val="20"/>
      </w:rPr>
    </w:lvl>
    <w:lvl w:ilvl="7" w:tentative="1">
      <w:start w:val="1"/>
      <w:numFmt w:val="bullet"/>
      <w:lvlText w:val="o"/>
      <w:lvlJc w:val="left"/>
      <w:pPr>
        <w:tabs>
          <w:tab w:val="num" w:pos="5815"/>
        </w:tabs>
        <w:ind w:left="5815" w:hanging="360"/>
      </w:pPr>
      <w:rPr>
        <w:rFonts w:hint="default" w:ascii="Courier New" w:hAnsi="Courier New"/>
        <w:sz w:val="20"/>
      </w:rPr>
    </w:lvl>
    <w:lvl w:ilvl="8" w:tentative="1">
      <w:start w:val="1"/>
      <w:numFmt w:val="bullet"/>
      <w:lvlText w:val="o"/>
      <w:lvlJc w:val="left"/>
      <w:pPr>
        <w:tabs>
          <w:tab w:val="num" w:pos="6535"/>
        </w:tabs>
        <w:ind w:left="6535" w:hanging="360"/>
      </w:pPr>
      <w:rPr>
        <w:rFonts w:hint="default" w:ascii="Courier New" w:hAnsi="Courier New"/>
        <w:sz w:val="20"/>
      </w:rPr>
    </w:lvl>
  </w:abstractNum>
  <w:abstractNum w:abstractNumId="12" w15:restartNumberingAfterBreak="0">
    <w:nsid w:val="2AEA184E"/>
    <w:multiLevelType w:val="multilevel"/>
    <w:tmpl w:val="1A0A5D76"/>
    <w:lvl w:ilvl="0">
      <w:start w:val="1"/>
      <w:numFmt w:val="decimal"/>
      <w:lvlText w:val="%1."/>
      <w:lvlJc w:val="left"/>
      <w:pPr>
        <w:ind w:left="357" w:hanging="357"/>
      </w:pPr>
      <w:rPr>
        <w:rFonts w:hint="default" w:ascii="Calibri" w:hAnsi="Calibri"/>
        <w:b/>
        <w:i w:val="0"/>
        <w:color w:val="auto"/>
        <w:sz w:val="24"/>
      </w:rPr>
    </w:lvl>
    <w:lvl w:ilvl="1">
      <w:start w:val="1"/>
      <w:numFmt w:val="decimal"/>
      <w:lvlText w:val="1.%2"/>
      <w:lvlJc w:val="left"/>
      <w:pPr>
        <w:ind w:left="357" w:hanging="357"/>
      </w:pPr>
      <w:rPr>
        <w:rFonts w:hint="default" w:ascii="Calibri" w:hAnsi="Calibri"/>
        <w:b/>
        <w:i w:val="0"/>
        <w:color w:val="auto"/>
        <w:sz w:val="22"/>
      </w:rPr>
    </w:lvl>
    <w:lvl w:ilvl="2">
      <w:start w:val="1"/>
      <w:numFmt w:val="decimal"/>
      <w:isLgl/>
      <w:lvlText w:val="%2%1..%3"/>
      <w:lvlJc w:val="left"/>
      <w:pPr>
        <w:ind w:left="357" w:hanging="357"/>
      </w:pPr>
      <w:rPr>
        <w:rFonts w:hint="default"/>
      </w:rPr>
    </w:lvl>
    <w:lvl w:ilvl="3">
      <w:start w:val="1"/>
      <w:numFmt w:val="decimal"/>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13" w15:restartNumberingAfterBreak="0">
    <w:nsid w:val="300611B4"/>
    <w:multiLevelType w:val="hybridMultilevel"/>
    <w:tmpl w:val="39E08EAC"/>
    <w:lvl w:ilvl="0" w:tplc="0809000F">
      <w:start w:val="1"/>
      <w:numFmt w:val="decimal"/>
      <w:lvlText w:val="%1."/>
      <w:lvlJc w:val="left"/>
      <w:pPr>
        <w:ind w:left="-648" w:hanging="360"/>
      </w:pPr>
      <w:rPr>
        <w:rFonts w:hint="default"/>
      </w:rPr>
    </w:lvl>
    <w:lvl w:ilvl="1" w:tplc="08090019">
      <w:start w:val="1"/>
      <w:numFmt w:val="lowerLetter"/>
      <w:lvlText w:val="%2."/>
      <w:lvlJc w:val="left"/>
      <w:pPr>
        <w:ind w:left="72" w:hanging="360"/>
      </w:pPr>
    </w:lvl>
    <w:lvl w:ilvl="2" w:tplc="0809001B" w:tentative="1">
      <w:start w:val="1"/>
      <w:numFmt w:val="lowerRoman"/>
      <w:lvlText w:val="%3."/>
      <w:lvlJc w:val="right"/>
      <w:pPr>
        <w:ind w:left="792" w:hanging="180"/>
      </w:pPr>
    </w:lvl>
    <w:lvl w:ilvl="3" w:tplc="0809000F" w:tentative="1">
      <w:start w:val="1"/>
      <w:numFmt w:val="decimal"/>
      <w:lvlText w:val="%4."/>
      <w:lvlJc w:val="left"/>
      <w:pPr>
        <w:ind w:left="1512" w:hanging="360"/>
      </w:pPr>
    </w:lvl>
    <w:lvl w:ilvl="4" w:tplc="08090019" w:tentative="1">
      <w:start w:val="1"/>
      <w:numFmt w:val="lowerLetter"/>
      <w:lvlText w:val="%5."/>
      <w:lvlJc w:val="left"/>
      <w:pPr>
        <w:ind w:left="2232" w:hanging="360"/>
      </w:pPr>
    </w:lvl>
    <w:lvl w:ilvl="5" w:tplc="0809001B" w:tentative="1">
      <w:start w:val="1"/>
      <w:numFmt w:val="lowerRoman"/>
      <w:lvlText w:val="%6."/>
      <w:lvlJc w:val="right"/>
      <w:pPr>
        <w:ind w:left="2952" w:hanging="180"/>
      </w:pPr>
    </w:lvl>
    <w:lvl w:ilvl="6" w:tplc="0809000F" w:tentative="1">
      <w:start w:val="1"/>
      <w:numFmt w:val="decimal"/>
      <w:lvlText w:val="%7."/>
      <w:lvlJc w:val="left"/>
      <w:pPr>
        <w:ind w:left="3672" w:hanging="360"/>
      </w:pPr>
    </w:lvl>
    <w:lvl w:ilvl="7" w:tplc="08090019" w:tentative="1">
      <w:start w:val="1"/>
      <w:numFmt w:val="lowerLetter"/>
      <w:lvlText w:val="%8."/>
      <w:lvlJc w:val="left"/>
      <w:pPr>
        <w:ind w:left="4392" w:hanging="360"/>
      </w:pPr>
    </w:lvl>
    <w:lvl w:ilvl="8" w:tplc="0809001B" w:tentative="1">
      <w:start w:val="1"/>
      <w:numFmt w:val="lowerRoman"/>
      <w:lvlText w:val="%9."/>
      <w:lvlJc w:val="right"/>
      <w:pPr>
        <w:ind w:left="5112" w:hanging="180"/>
      </w:pPr>
    </w:lvl>
  </w:abstractNum>
  <w:abstractNum w:abstractNumId="14" w15:restartNumberingAfterBreak="0">
    <w:nsid w:val="304A4649"/>
    <w:multiLevelType w:val="hybridMultilevel"/>
    <w:tmpl w:val="541ACB36"/>
    <w:lvl w:ilvl="0" w:tplc="5E58BB38">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4240A1F"/>
    <w:multiLevelType w:val="hybridMultilevel"/>
    <w:tmpl w:val="B4907704"/>
    <w:lvl w:ilvl="0" w:tplc="5E58BB38">
      <w:start w:val="1"/>
      <w:numFmt w:val="bullet"/>
      <w:lvlText w:val="-"/>
      <w:lvlJc w:val="left"/>
      <w:pPr>
        <w:ind w:left="990" w:hanging="360"/>
      </w:pPr>
      <w:rPr>
        <w:rFonts w:hint="default" w:ascii="Symbol" w:hAnsi="Symbol"/>
      </w:rPr>
    </w:lvl>
    <w:lvl w:ilvl="1" w:tplc="08090003">
      <w:start w:val="1"/>
      <w:numFmt w:val="bullet"/>
      <w:lvlText w:val="o"/>
      <w:lvlJc w:val="left"/>
      <w:pPr>
        <w:ind w:left="1710" w:hanging="360"/>
      </w:pPr>
      <w:rPr>
        <w:rFonts w:hint="default" w:ascii="Courier New" w:hAnsi="Courier New" w:cs="Courier New"/>
      </w:rPr>
    </w:lvl>
    <w:lvl w:ilvl="2" w:tplc="08090005" w:tentative="1">
      <w:start w:val="1"/>
      <w:numFmt w:val="bullet"/>
      <w:lvlText w:val=""/>
      <w:lvlJc w:val="left"/>
      <w:pPr>
        <w:ind w:left="2430" w:hanging="360"/>
      </w:pPr>
      <w:rPr>
        <w:rFonts w:hint="default" w:ascii="Wingdings" w:hAnsi="Wingdings"/>
      </w:rPr>
    </w:lvl>
    <w:lvl w:ilvl="3" w:tplc="08090001" w:tentative="1">
      <w:start w:val="1"/>
      <w:numFmt w:val="bullet"/>
      <w:lvlText w:val=""/>
      <w:lvlJc w:val="left"/>
      <w:pPr>
        <w:ind w:left="3150" w:hanging="360"/>
      </w:pPr>
      <w:rPr>
        <w:rFonts w:hint="default" w:ascii="Symbol" w:hAnsi="Symbol"/>
      </w:rPr>
    </w:lvl>
    <w:lvl w:ilvl="4" w:tplc="08090003" w:tentative="1">
      <w:start w:val="1"/>
      <w:numFmt w:val="bullet"/>
      <w:lvlText w:val="o"/>
      <w:lvlJc w:val="left"/>
      <w:pPr>
        <w:ind w:left="3870" w:hanging="360"/>
      </w:pPr>
      <w:rPr>
        <w:rFonts w:hint="default" w:ascii="Courier New" w:hAnsi="Courier New" w:cs="Courier New"/>
      </w:rPr>
    </w:lvl>
    <w:lvl w:ilvl="5" w:tplc="08090005" w:tentative="1">
      <w:start w:val="1"/>
      <w:numFmt w:val="bullet"/>
      <w:lvlText w:val=""/>
      <w:lvlJc w:val="left"/>
      <w:pPr>
        <w:ind w:left="4590" w:hanging="360"/>
      </w:pPr>
      <w:rPr>
        <w:rFonts w:hint="default" w:ascii="Wingdings" w:hAnsi="Wingdings"/>
      </w:rPr>
    </w:lvl>
    <w:lvl w:ilvl="6" w:tplc="08090001" w:tentative="1">
      <w:start w:val="1"/>
      <w:numFmt w:val="bullet"/>
      <w:lvlText w:val=""/>
      <w:lvlJc w:val="left"/>
      <w:pPr>
        <w:ind w:left="5310" w:hanging="360"/>
      </w:pPr>
      <w:rPr>
        <w:rFonts w:hint="default" w:ascii="Symbol" w:hAnsi="Symbol"/>
      </w:rPr>
    </w:lvl>
    <w:lvl w:ilvl="7" w:tplc="08090003" w:tentative="1">
      <w:start w:val="1"/>
      <w:numFmt w:val="bullet"/>
      <w:lvlText w:val="o"/>
      <w:lvlJc w:val="left"/>
      <w:pPr>
        <w:ind w:left="6030" w:hanging="360"/>
      </w:pPr>
      <w:rPr>
        <w:rFonts w:hint="default" w:ascii="Courier New" w:hAnsi="Courier New" w:cs="Courier New"/>
      </w:rPr>
    </w:lvl>
    <w:lvl w:ilvl="8" w:tplc="08090005" w:tentative="1">
      <w:start w:val="1"/>
      <w:numFmt w:val="bullet"/>
      <w:lvlText w:val=""/>
      <w:lvlJc w:val="left"/>
      <w:pPr>
        <w:ind w:left="6750" w:hanging="360"/>
      </w:pPr>
      <w:rPr>
        <w:rFonts w:hint="default" w:ascii="Wingdings" w:hAnsi="Wingdings"/>
      </w:rPr>
    </w:lvl>
  </w:abstractNum>
  <w:abstractNum w:abstractNumId="16" w15:restartNumberingAfterBreak="0">
    <w:nsid w:val="3562204B"/>
    <w:multiLevelType w:val="multilevel"/>
    <w:tmpl w:val="2188B18C"/>
    <w:lvl w:ilvl="0">
      <w:start w:val="1"/>
      <w:numFmt w:val="decimal"/>
      <w:lvlText w:val="%1."/>
      <w:lvlJc w:val="left"/>
      <w:pPr>
        <w:ind w:left="357" w:hanging="357"/>
      </w:pPr>
      <w:rPr>
        <w:rFonts w:hint="default"/>
      </w:rPr>
    </w:lvl>
    <w:lvl w:ilvl="1">
      <w:start w:val="1"/>
      <w:numFmt w:val="decimal"/>
      <w:isLgl/>
      <w:lvlText w:val="%1.%2"/>
      <w:lvlJc w:val="left"/>
      <w:pPr>
        <w:ind w:left="357" w:hanging="357"/>
      </w:pPr>
      <w:rPr>
        <w:rFonts w:hint="default"/>
        <w:i w:val="0"/>
        <w:iCs/>
      </w:rPr>
    </w:lvl>
    <w:lvl w:ilvl="2">
      <w:start w:val="1"/>
      <w:numFmt w:val="decimal"/>
      <w:isLgl/>
      <w:lvlText w:val="%1.%2.%3"/>
      <w:lvlJc w:val="left"/>
      <w:pPr>
        <w:ind w:left="357" w:hanging="357"/>
      </w:pPr>
      <w:rPr>
        <w:rFonts w:hint="default"/>
      </w:rPr>
    </w:lvl>
    <w:lvl w:ilvl="3">
      <w:start w:val="1"/>
      <w:numFmt w:val="decimal"/>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17" w15:restartNumberingAfterBreak="0">
    <w:nsid w:val="3FB40AE5"/>
    <w:multiLevelType w:val="hybridMultilevel"/>
    <w:tmpl w:val="FA52B35C"/>
    <w:lvl w:ilvl="0" w:tplc="DBE0DFC6">
      <w:start w:val="1"/>
      <w:numFmt w:val="bullet"/>
      <w:lvlText w:val=""/>
      <w:lvlJc w:val="left"/>
      <w:pPr>
        <w:ind w:left="720" w:hanging="360"/>
      </w:pPr>
      <w:rPr>
        <w:rFonts w:hint="default" w:ascii="Symbol" w:hAnsi="Symbol"/>
        <w:sz w:val="20"/>
        <w:szCs w:val="2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5620D1F"/>
    <w:multiLevelType w:val="multilevel"/>
    <w:tmpl w:val="6714F3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9DE7EF1"/>
    <w:multiLevelType w:val="hybridMultilevel"/>
    <w:tmpl w:val="FA0E774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A696BDA"/>
    <w:multiLevelType w:val="hybridMultilevel"/>
    <w:tmpl w:val="48B46D7E"/>
    <w:lvl w:ilvl="0" w:tplc="08090001">
      <w:start w:val="1"/>
      <w:numFmt w:val="bullet"/>
      <w:lvlText w:val=""/>
      <w:lvlJc w:val="left"/>
      <w:pPr>
        <w:ind w:left="630" w:hanging="360"/>
      </w:pPr>
      <w:rPr>
        <w:rFonts w:hint="default" w:ascii="Symbol" w:hAnsi="Symbol"/>
      </w:rPr>
    </w:lvl>
    <w:lvl w:ilvl="1" w:tplc="5E58BB38">
      <w:start w:val="1"/>
      <w:numFmt w:val="bullet"/>
      <w:lvlText w:val="-"/>
      <w:lvlJc w:val="left"/>
      <w:pPr>
        <w:ind w:left="1350" w:hanging="360"/>
      </w:pPr>
      <w:rPr>
        <w:rFonts w:hint="default" w:ascii="Symbol" w:hAnsi="Symbol"/>
      </w:rPr>
    </w:lvl>
    <w:lvl w:ilvl="2" w:tplc="08090005" w:tentative="1">
      <w:start w:val="1"/>
      <w:numFmt w:val="bullet"/>
      <w:lvlText w:val=""/>
      <w:lvlJc w:val="left"/>
      <w:pPr>
        <w:ind w:left="2070" w:hanging="360"/>
      </w:pPr>
      <w:rPr>
        <w:rFonts w:hint="default" w:ascii="Wingdings" w:hAnsi="Wingdings"/>
      </w:rPr>
    </w:lvl>
    <w:lvl w:ilvl="3" w:tplc="08090001" w:tentative="1">
      <w:start w:val="1"/>
      <w:numFmt w:val="bullet"/>
      <w:lvlText w:val=""/>
      <w:lvlJc w:val="left"/>
      <w:pPr>
        <w:ind w:left="2790" w:hanging="360"/>
      </w:pPr>
      <w:rPr>
        <w:rFonts w:hint="default" w:ascii="Symbol" w:hAnsi="Symbol"/>
      </w:rPr>
    </w:lvl>
    <w:lvl w:ilvl="4" w:tplc="08090003" w:tentative="1">
      <w:start w:val="1"/>
      <w:numFmt w:val="bullet"/>
      <w:lvlText w:val="o"/>
      <w:lvlJc w:val="left"/>
      <w:pPr>
        <w:ind w:left="3510" w:hanging="360"/>
      </w:pPr>
      <w:rPr>
        <w:rFonts w:hint="default" w:ascii="Courier New" w:hAnsi="Courier New" w:cs="Courier New"/>
      </w:rPr>
    </w:lvl>
    <w:lvl w:ilvl="5" w:tplc="08090005" w:tentative="1">
      <w:start w:val="1"/>
      <w:numFmt w:val="bullet"/>
      <w:lvlText w:val=""/>
      <w:lvlJc w:val="left"/>
      <w:pPr>
        <w:ind w:left="4230" w:hanging="360"/>
      </w:pPr>
      <w:rPr>
        <w:rFonts w:hint="default" w:ascii="Wingdings" w:hAnsi="Wingdings"/>
      </w:rPr>
    </w:lvl>
    <w:lvl w:ilvl="6" w:tplc="08090001" w:tentative="1">
      <w:start w:val="1"/>
      <w:numFmt w:val="bullet"/>
      <w:lvlText w:val=""/>
      <w:lvlJc w:val="left"/>
      <w:pPr>
        <w:ind w:left="4950" w:hanging="360"/>
      </w:pPr>
      <w:rPr>
        <w:rFonts w:hint="default" w:ascii="Symbol" w:hAnsi="Symbol"/>
      </w:rPr>
    </w:lvl>
    <w:lvl w:ilvl="7" w:tplc="08090003" w:tentative="1">
      <w:start w:val="1"/>
      <w:numFmt w:val="bullet"/>
      <w:lvlText w:val="o"/>
      <w:lvlJc w:val="left"/>
      <w:pPr>
        <w:ind w:left="5670" w:hanging="360"/>
      </w:pPr>
      <w:rPr>
        <w:rFonts w:hint="default" w:ascii="Courier New" w:hAnsi="Courier New" w:cs="Courier New"/>
      </w:rPr>
    </w:lvl>
    <w:lvl w:ilvl="8" w:tplc="08090005" w:tentative="1">
      <w:start w:val="1"/>
      <w:numFmt w:val="bullet"/>
      <w:lvlText w:val=""/>
      <w:lvlJc w:val="left"/>
      <w:pPr>
        <w:ind w:left="6390" w:hanging="360"/>
      </w:pPr>
      <w:rPr>
        <w:rFonts w:hint="default" w:ascii="Wingdings" w:hAnsi="Wingdings"/>
      </w:rPr>
    </w:lvl>
  </w:abstractNum>
  <w:abstractNum w:abstractNumId="21" w15:restartNumberingAfterBreak="0">
    <w:nsid w:val="4F82642A"/>
    <w:multiLevelType w:val="multilevel"/>
    <w:tmpl w:val="62B05A8C"/>
    <w:lvl w:ilvl="0">
      <w:start w:val="1"/>
      <w:numFmt w:val="none"/>
      <w:lvlText w:val="1.%1"/>
      <w:lvlJc w:val="left"/>
      <w:pPr>
        <w:ind w:left="357" w:hanging="357"/>
      </w:pPr>
      <w:rPr>
        <w:rFonts w:hint="default" w:ascii="Calibri" w:hAnsi="Calibri"/>
        <w:b/>
        <w:i w:val="0"/>
        <w:color w:val="auto"/>
        <w:sz w:val="22"/>
      </w:rPr>
    </w:lvl>
    <w:lvl w:ilvl="1">
      <w:start w:val="1"/>
      <w:numFmt w:val="decimal"/>
      <w:lvlText w:val="1.%2"/>
      <w:lvlJc w:val="left"/>
      <w:pPr>
        <w:ind w:left="360" w:hanging="360"/>
      </w:pPr>
      <w:rPr>
        <w:rFonts w:hint="default" w:ascii="Calibri" w:hAnsi="Calibri"/>
        <w:b/>
        <w:i w:val="0"/>
        <w:color w:val="auto"/>
        <w:sz w:val="22"/>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22" w15:restartNumberingAfterBreak="0">
    <w:nsid w:val="542848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8447F1D"/>
    <w:multiLevelType w:val="multilevel"/>
    <w:tmpl w:val="0B3AED9E"/>
    <w:lvl w:ilvl="0">
      <w:start w:val="1"/>
      <w:numFmt w:val="decimal"/>
      <w:lvlText w:val="%1."/>
      <w:lvlJc w:val="left"/>
      <w:pPr>
        <w:ind w:left="720" w:hanging="360"/>
      </w:pPr>
      <w:rPr>
        <w:rFonts w:hint="default" w:ascii="Calibri" w:hAnsi="Calibri"/>
        <w:b/>
        <w:i w:val="0"/>
        <w:color w:val="auto"/>
        <w:sz w:val="22"/>
      </w:rPr>
    </w:lvl>
    <w:lvl w:ilvl="1">
      <w:start w:val="1"/>
      <w:numFmt w:val="decimal"/>
      <w:lvlText w:val="%2.1"/>
      <w:lvlJc w:val="left"/>
      <w:pPr>
        <w:ind w:left="1440" w:hanging="360"/>
      </w:pPr>
      <w:rPr>
        <w:rFonts w:hint="default"/>
      </w:rPr>
    </w:lvl>
    <w:lvl w:ilvl="2">
      <w:start w:val="1"/>
      <w:numFmt w:val="decimal"/>
      <w:lvlText w:val="%3.1.1"/>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92F27E4"/>
    <w:multiLevelType w:val="multilevel"/>
    <w:tmpl w:val="7BB4398A"/>
    <w:lvl w:ilvl="0">
      <w:start w:val="1"/>
      <w:numFmt w:val="decimal"/>
      <w:lvlText w:val="%1.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C6E55CB"/>
    <w:multiLevelType w:val="multilevel"/>
    <w:tmpl w:val="FFFFFFFF"/>
    <w:styleLink w:val="Style1"/>
    <w:lvl w:ilvl="0">
      <w:start w:val="1"/>
      <w:numFmt w:val="bullet"/>
      <w:lvlText w:val=""/>
      <w:lvlJc w:val="left"/>
      <w:pPr>
        <w:ind w:left="775"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6" w15:restartNumberingAfterBreak="0">
    <w:nsid w:val="60CB0A8C"/>
    <w:multiLevelType w:val="hybridMultilevel"/>
    <w:tmpl w:val="C04242AA"/>
    <w:lvl w:ilvl="0" w:tplc="560EE2FA">
      <w:start w:val="1"/>
      <w:numFmt w:val="decimal"/>
      <w:suff w:val="nothing"/>
      <w:lvlText w:val="OIT%1"/>
      <w:lvlJc w:val="left"/>
      <w:pPr>
        <w:ind w:left="0" w:firstLine="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682B0942"/>
    <w:multiLevelType w:val="hybridMultilevel"/>
    <w:tmpl w:val="19B24B10"/>
    <w:lvl w:ilvl="0" w:tplc="713EED3A">
      <w:start w:val="10"/>
      <w:numFmt w:val="bullet"/>
      <w:lvlText w:val="-"/>
      <w:lvlJc w:val="left"/>
      <w:pPr>
        <w:ind w:left="360" w:hanging="360"/>
      </w:pPr>
      <w:rPr>
        <w:rFonts w:hint="default" w:ascii="Arial" w:hAnsi="Arial" w:eastAsia="Times New Roman" w:cs="Arial"/>
      </w:rPr>
    </w:lvl>
    <w:lvl w:ilvl="1" w:tplc="FFFFFFFF">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8" w15:restartNumberingAfterBreak="0">
    <w:nsid w:val="68DC14E1"/>
    <w:multiLevelType w:val="hybridMultilevel"/>
    <w:tmpl w:val="BB5A0A16"/>
    <w:lvl w:ilvl="0" w:tplc="42006A10">
      <w:start w:val="1"/>
      <w:numFmt w:val="decimal"/>
      <w:lvlText w:val="[%1]"/>
      <w:lvlJc w:val="left"/>
      <w:pPr>
        <w:ind w:left="360" w:hanging="360"/>
      </w:pPr>
      <w:rPr>
        <w:rFonts w:hint="default"/>
      </w:rPr>
    </w:lvl>
    <w:lvl w:ilvl="1" w:tplc="5FDA828E">
      <w:start w:val="1"/>
      <w:numFmt w:val="decimal"/>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AD23F6E"/>
    <w:multiLevelType w:val="hybridMultilevel"/>
    <w:tmpl w:val="B224BB42"/>
    <w:lvl w:ilvl="0" w:tplc="08090001">
      <w:start w:val="1"/>
      <w:numFmt w:val="bullet"/>
      <w:lvlText w:val=""/>
      <w:lvlJc w:val="left"/>
      <w:pPr>
        <w:ind w:left="360" w:hanging="360"/>
      </w:pPr>
      <w:rPr>
        <w:rFonts w:hint="default" w:ascii="Symbol" w:hAnsi="Symbol"/>
      </w:rPr>
    </w:lvl>
    <w:lvl w:ilvl="1" w:tplc="5E58BB38">
      <w:start w:val="1"/>
      <w:numFmt w:val="bullet"/>
      <w:lvlText w:val="-"/>
      <w:lvlJc w:val="left"/>
      <w:pPr>
        <w:ind w:left="720" w:hanging="360"/>
      </w:pPr>
      <w:rPr>
        <w:rFonts w:hint="default" w:ascii="Symbol" w:hAnsi="Symbol"/>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6AE52B87"/>
    <w:multiLevelType w:val="multilevel"/>
    <w:tmpl w:val="3F34FBC8"/>
    <w:styleLink w:val="Styl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70801DF9"/>
    <w:multiLevelType w:val="hybridMultilevel"/>
    <w:tmpl w:val="34C01F5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2" w15:restartNumberingAfterBreak="0">
    <w:nsid w:val="720A46E7"/>
    <w:multiLevelType w:val="multilevel"/>
    <w:tmpl w:val="A4BC7038"/>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33" w15:restartNumberingAfterBreak="0">
    <w:nsid w:val="72BAFCF2"/>
    <w:multiLevelType w:val="multilevel"/>
    <w:tmpl w:val="FFFFFFFF"/>
    <w:styleLink w:val="Style2"/>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3817DDE"/>
    <w:multiLevelType w:val="multilevel"/>
    <w:tmpl w:val="10305778"/>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4A34BC"/>
    <w:multiLevelType w:val="hybridMultilevel"/>
    <w:tmpl w:val="FA2AE9DE"/>
    <w:lvl w:ilvl="0" w:tplc="D7B4B90C">
      <w:start w:val="1"/>
      <w:numFmt w:val="decimal"/>
      <w:lvlText w:val="1.%1"/>
      <w:lvlJc w:val="left"/>
      <w:pPr>
        <w:ind w:left="720" w:hanging="360"/>
      </w:pPr>
      <w:rPr>
        <w:rFonts w:hint="default" w:ascii="Calibri" w:hAnsi="Calibri"/>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620996"/>
    <w:multiLevelType w:val="multilevel"/>
    <w:tmpl w:val="A7D2942E"/>
    <w:lvl w:ilvl="0">
      <w:start w:val="1"/>
      <w:numFmt w:val="decimal"/>
      <w:pStyle w:val="Heading1"/>
      <w:lvlText w:val="%1."/>
      <w:lvlJc w:val="left"/>
      <w:pPr>
        <w:ind w:left="357" w:hanging="357"/>
      </w:pPr>
      <w:rPr>
        <w:rFonts w:hint="default"/>
      </w:rPr>
    </w:lvl>
    <w:lvl w:ilvl="1">
      <w:start w:val="1"/>
      <w:numFmt w:val="decimal"/>
      <w:pStyle w:val="Heading2"/>
      <w:isLgl/>
      <w:lvlText w:val="%1.%2"/>
      <w:lvlJc w:val="left"/>
      <w:pPr>
        <w:ind w:left="357" w:hanging="357"/>
      </w:pPr>
      <w:rPr>
        <w:rFonts w:hint="default"/>
        <w:i w:val="0"/>
        <w:iCs/>
      </w:rPr>
    </w:lvl>
    <w:lvl w:ilvl="2">
      <w:start w:val="1"/>
      <w:numFmt w:val="decimal"/>
      <w:pStyle w:val="Heading3"/>
      <w:isLgl/>
      <w:lvlText w:val="%1.%2.%3"/>
      <w:lvlJc w:val="left"/>
      <w:pPr>
        <w:ind w:left="357" w:hanging="357"/>
      </w:pPr>
      <w:rPr>
        <w:rFonts w:hint="default"/>
      </w:rPr>
    </w:lvl>
    <w:lvl w:ilvl="3">
      <w:start w:val="1"/>
      <w:numFmt w:val="decimal"/>
      <w:pStyle w:val="Heading4"/>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37" w15:restartNumberingAfterBreak="0">
    <w:nsid w:val="7A612F95"/>
    <w:multiLevelType w:val="hybridMultilevel"/>
    <w:tmpl w:val="3E3CEAD4"/>
    <w:lvl w:ilvl="0" w:tplc="713EED3A">
      <w:start w:val="10"/>
      <w:numFmt w:val="bullet"/>
      <w:lvlText w:val="-"/>
      <w:lvlJc w:val="left"/>
      <w:pPr>
        <w:ind w:left="360" w:hanging="360"/>
      </w:pPr>
      <w:rPr>
        <w:rFonts w:hint="default" w:ascii="Arial" w:hAnsi="Arial" w:eastAsia="Times New Roman" w:cs="Aria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8" w15:restartNumberingAfterBreak="0">
    <w:nsid w:val="7A772B04"/>
    <w:multiLevelType w:val="hybridMultilevel"/>
    <w:tmpl w:val="FFFFFFFF"/>
    <w:lvl w:ilvl="0" w:tplc="6540AABE">
      <w:start w:val="1"/>
      <w:numFmt w:val="bullet"/>
      <w:lvlText w:val=""/>
      <w:lvlJc w:val="left"/>
      <w:pPr>
        <w:ind w:left="720" w:hanging="360"/>
      </w:pPr>
      <w:rPr>
        <w:rFonts w:hint="default" w:ascii="Symbol" w:hAnsi="Symbol"/>
      </w:rPr>
    </w:lvl>
    <w:lvl w:ilvl="1" w:tplc="AE86E0C4">
      <w:start w:val="1"/>
      <w:numFmt w:val="bullet"/>
      <w:lvlText w:val="o"/>
      <w:lvlJc w:val="left"/>
      <w:pPr>
        <w:ind w:left="1440" w:hanging="360"/>
      </w:pPr>
      <w:rPr>
        <w:rFonts w:hint="default" w:ascii="Courier New" w:hAnsi="Courier New"/>
      </w:rPr>
    </w:lvl>
    <w:lvl w:ilvl="2" w:tplc="4A2E4988">
      <w:start w:val="1"/>
      <w:numFmt w:val="bullet"/>
      <w:lvlText w:val="§"/>
      <w:lvlJc w:val="left"/>
      <w:pPr>
        <w:ind w:left="2160" w:hanging="360"/>
      </w:pPr>
      <w:rPr>
        <w:rFonts w:hint="default" w:ascii="Wingdings" w:hAnsi="Wingdings"/>
      </w:rPr>
    </w:lvl>
    <w:lvl w:ilvl="3" w:tplc="503A2AFC">
      <w:start w:val="1"/>
      <w:numFmt w:val="bullet"/>
      <w:lvlText w:val=""/>
      <w:lvlJc w:val="left"/>
      <w:pPr>
        <w:ind w:left="2880" w:hanging="360"/>
      </w:pPr>
      <w:rPr>
        <w:rFonts w:hint="default" w:ascii="Symbol" w:hAnsi="Symbol"/>
      </w:rPr>
    </w:lvl>
    <w:lvl w:ilvl="4" w:tplc="60B80726">
      <w:start w:val="1"/>
      <w:numFmt w:val="bullet"/>
      <w:lvlText w:val="o"/>
      <w:lvlJc w:val="left"/>
      <w:pPr>
        <w:ind w:left="3600" w:hanging="360"/>
      </w:pPr>
      <w:rPr>
        <w:rFonts w:hint="default" w:ascii="Courier New" w:hAnsi="Courier New"/>
      </w:rPr>
    </w:lvl>
    <w:lvl w:ilvl="5" w:tplc="9ADE9F90">
      <w:start w:val="1"/>
      <w:numFmt w:val="bullet"/>
      <w:lvlText w:val=""/>
      <w:lvlJc w:val="left"/>
      <w:pPr>
        <w:ind w:left="4320" w:hanging="360"/>
      </w:pPr>
      <w:rPr>
        <w:rFonts w:hint="default" w:ascii="Wingdings" w:hAnsi="Wingdings"/>
      </w:rPr>
    </w:lvl>
    <w:lvl w:ilvl="6" w:tplc="BDA4DE6A">
      <w:start w:val="1"/>
      <w:numFmt w:val="bullet"/>
      <w:lvlText w:val=""/>
      <w:lvlJc w:val="left"/>
      <w:pPr>
        <w:ind w:left="5040" w:hanging="360"/>
      </w:pPr>
      <w:rPr>
        <w:rFonts w:hint="default" w:ascii="Symbol" w:hAnsi="Symbol"/>
      </w:rPr>
    </w:lvl>
    <w:lvl w:ilvl="7" w:tplc="0AF4AF52">
      <w:start w:val="1"/>
      <w:numFmt w:val="bullet"/>
      <w:lvlText w:val="o"/>
      <w:lvlJc w:val="left"/>
      <w:pPr>
        <w:ind w:left="5760" w:hanging="360"/>
      </w:pPr>
      <w:rPr>
        <w:rFonts w:hint="default" w:ascii="Courier New" w:hAnsi="Courier New"/>
      </w:rPr>
    </w:lvl>
    <w:lvl w:ilvl="8" w:tplc="4A784AFE">
      <w:start w:val="1"/>
      <w:numFmt w:val="bullet"/>
      <w:lvlText w:val=""/>
      <w:lvlJc w:val="left"/>
      <w:pPr>
        <w:ind w:left="6480" w:hanging="360"/>
      </w:pPr>
      <w:rPr>
        <w:rFonts w:hint="default" w:ascii="Wingdings" w:hAnsi="Wingdings"/>
      </w:rPr>
    </w:lvl>
  </w:abstractNum>
  <w:abstractNum w:abstractNumId="39" w15:restartNumberingAfterBreak="0">
    <w:nsid w:val="7BAB3017"/>
    <w:multiLevelType w:val="hybridMultilevel"/>
    <w:tmpl w:val="939AE42E"/>
    <w:lvl w:ilvl="0" w:tplc="713EED3A">
      <w:start w:val="10"/>
      <w:numFmt w:val="bullet"/>
      <w:lvlText w:val="-"/>
      <w:lvlJc w:val="left"/>
      <w:pPr>
        <w:ind w:left="720" w:hanging="360"/>
      </w:pPr>
      <w:rPr>
        <w:rFonts w:hint="default" w:ascii="Arial" w:hAnsi="Arial" w:eastAsia="Times New Roman" w:cs="Aria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7BFC4A84"/>
    <w:multiLevelType w:val="multilevel"/>
    <w:tmpl w:val="F1F04E4E"/>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1" w15:restartNumberingAfterBreak="0">
    <w:nsid w:val="7EA56480"/>
    <w:multiLevelType w:val="multilevel"/>
    <w:tmpl w:val="F73688E4"/>
    <w:lvl w:ilvl="0">
      <w:start w:val="1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F5A72BE"/>
    <w:multiLevelType w:val="hybridMultilevel"/>
    <w:tmpl w:val="EF54FFF2"/>
    <w:lvl w:ilvl="0" w:tplc="6D92F57C">
      <w:start w:val="1"/>
      <w:numFmt w:val="decimal"/>
      <w:lvlText w:val="1.%1"/>
      <w:lvlJc w:val="left"/>
      <w:pPr>
        <w:ind w:left="720" w:hanging="360"/>
      </w:pPr>
      <w:rPr>
        <w:rFonts w:hint="default" w:ascii="Calibri" w:hAnsi="Calibri"/>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50">
    <w:abstractNumId w:val="43"/>
  </w:num>
  <w:num w:numId="1" w16cid:durableId="845050541">
    <w:abstractNumId w:val="11"/>
  </w:num>
  <w:num w:numId="2" w16cid:durableId="602346531">
    <w:abstractNumId w:val="15"/>
  </w:num>
  <w:num w:numId="3" w16cid:durableId="1690595377">
    <w:abstractNumId w:val="29"/>
  </w:num>
  <w:num w:numId="4" w16cid:durableId="1946032846">
    <w:abstractNumId w:val="17"/>
  </w:num>
  <w:num w:numId="5" w16cid:durableId="179587917">
    <w:abstractNumId w:val="13"/>
  </w:num>
  <w:num w:numId="6" w16cid:durableId="473182883">
    <w:abstractNumId w:val="20"/>
  </w:num>
  <w:num w:numId="7" w16cid:durableId="133177625">
    <w:abstractNumId w:val="37"/>
  </w:num>
  <w:num w:numId="8" w16cid:durableId="64767422">
    <w:abstractNumId w:val="34"/>
  </w:num>
  <w:num w:numId="9" w16cid:durableId="1579166264">
    <w:abstractNumId w:val="28"/>
  </w:num>
  <w:num w:numId="10" w16cid:durableId="1612932322">
    <w:abstractNumId w:val="27"/>
  </w:num>
  <w:num w:numId="11" w16cid:durableId="2081322856">
    <w:abstractNumId w:val="39"/>
  </w:num>
  <w:num w:numId="12" w16cid:durableId="894462959">
    <w:abstractNumId w:val="31"/>
  </w:num>
  <w:num w:numId="13" w16cid:durableId="1454246013">
    <w:abstractNumId w:val="19"/>
  </w:num>
  <w:num w:numId="14" w16cid:durableId="978147146">
    <w:abstractNumId w:val="41"/>
  </w:num>
  <w:num w:numId="15" w16cid:durableId="201525242">
    <w:abstractNumId w:val="32"/>
  </w:num>
  <w:num w:numId="16" w16cid:durableId="370961059">
    <w:abstractNumId w:val="14"/>
  </w:num>
  <w:num w:numId="17" w16cid:durableId="26376117">
    <w:abstractNumId w:val="38"/>
  </w:num>
  <w:num w:numId="18" w16cid:durableId="1761219865">
    <w:abstractNumId w:val="10"/>
  </w:num>
  <w:num w:numId="19" w16cid:durableId="1148087659">
    <w:abstractNumId w:val="25"/>
  </w:num>
  <w:num w:numId="20" w16cid:durableId="1243568609">
    <w:abstractNumId w:val="5"/>
  </w:num>
  <w:num w:numId="21" w16cid:durableId="1239243785">
    <w:abstractNumId w:val="6"/>
  </w:num>
  <w:num w:numId="22" w16cid:durableId="547186583">
    <w:abstractNumId w:val="1"/>
  </w:num>
  <w:num w:numId="23" w16cid:durableId="573516581">
    <w:abstractNumId w:val="26"/>
  </w:num>
  <w:num w:numId="24" w16cid:durableId="1007096339">
    <w:abstractNumId w:val="8"/>
  </w:num>
  <w:num w:numId="25" w16cid:durableId="667444629">
    <w:abstractNumId w:val="33"/>
  </w:num>
  <w:num w:numId="26" w16cid:durableId="1155680562">
    <w:abstractNumId w:val="3"/>
  </w:num>
  <w:num w:numId="27" w16cid:durableId="1085567440">
    <w:abstractNumId w:val="30"/>
  </w:num>
  <w:num w:numId="28" w16cid:durableId="1980526773">
    <w:abstractNumId w:val="36"/>
  </w:num>
  <w:num w:numId="29" w16cid:durableId="1415973939">
    <w:abstractNumId w:val="23"/>
  </w:num>
  <w:num w:numId="30" w16cid:durableId="1016225137">
    <w:abstractNumId w:val="4"/>
  </w:num>
  <w:num w:numId="31" w16cid:durableId="46474330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39208057">
    <w:abstractNumId w:val="40"/>
  </w:num>
  <w:num w:numId="33" w16cid:durableId="264772946">
    <w:abstractNumId w:val="18"/>
  </w:num>
  <w:num w:numId="34" w16cid:durableId="2127039513">
    <w:abstractNumId w:val="42"/>
  </w:num>
  <w:num w:numId="35" w16cid:durableId="1280799113">
    <w:abstractNumId w:val="35"/>
  </w:num>
  <w:num w:numId="36" w16cid:durableId="1851410690">
    <w:abstractNumId w:val="12"/>
  </w:num>
  <w:num w:numId="37" w16cid:durableId="619532384">
    <w:abstractNumId w:val="24"/>
  </w:num>
  <w:num w:numId="38" w16cid:durableId="935864795">
    <w:abstractNumId w:val="0"/>
  </w:num>
  <w:num w:numId="39" w16cid:durableId="132234477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4508178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42472132">
    <w:abstractNumId w:val="21"/>
  </w:num>
  <w:num w:numId="42" w16cid:durableId="893930874">
    <w:abstractNumId w:val="9"/>
  </w:num>
  <w:num w:numId="43" w16cid:durableId="1094014327">
    <w:abstractNumId w:val="9"/>
    <w:lvlOverride w:ilvl="0">
      <w:lvl w:ilvl="0">
        <w:start w:val="1"/>
        <w:numFmt w:val="decimal"/>
        <w:lvlText w:val="%1."/>
        <w:lvlJc w:val="left"/>
        <w:pPr>
          <w:ind w:left="357" w:hanging="357"/>
        </w:pPr>
        <w:rPr>
          <w:rFonts w:hint="default" w:ascii="Calibri" w:hAnsi="Calibri"/>
          <w:b/>
          <w:i w:val="0"/>
          <w:color w:val="auto"/>
          <w:sz w:val="22"/>
        </w:rPr>
      </w:lvl>
    </w:lvlOverride>
    <w:lvlOverride w:ilvl="1">
      <w:lvl w:ilvl="1">
        <w:start w:val="1"/>
        <w:numFmt w:val="decimal"/>
        <w:lvlText w:val="%2.1"/>
        <w:lvlJc w:val="left"/>
        <w:pPr>
          <w:ind w:left="360" w:hanging="360"/>
        </w:pPr>
        <w:rPr>
          <w:rFonts w:hint="default" w:ascii="Calibri" w:hAnsi="Calibri"/>
          <w:b/>
          <w:i w:val="0"/>
          <w:color w:val="auto"/>
          <w:sz w:val="22"/>
        </w:rPr>
      </w:lvl>
    </w:lvlOverride>
    <w:lvlOverride w:ilvl="2">
      <w:lvl w:ilvl="2">
        <w:start w:val="1"/>
        <w:numFmt w:val="lowerRoman"/>
        <w:lvlText w:val="%3."/>
        <w:lvlJc w:val="right"/>
        <w:pPr>
          <w:ind w:left="1071" w:hanging="357"/>
        </w:pPr>
        <w:rPr>
          <w:rFonts w:hint="default"/>
        </w:rPr>
      </w:lvl>
    </w:lvlOverride>
    <w:lvlOverride w:ilvl="3">
      <w:lvl w:ilvl="3">
        <w:start w:val="1"/>
        <w:numFmt w:val="decimal"/>
        <w:lvlText w:val="%4."/>
        <w:lvlJc w:val="left"/>
        <w:pPr>
          <w:ind w:left="1428" w:hanging="357"/>
        </w:pPr>
        <w:rPr>
          <w:rFonts w:hint="default"/>
        </w:rPr>
      </w:lvl>
    </w:lvlOverride>
    <w:lvlOverride w:ilvl="4">
      <w:lvl w:ilvl="4">
        <w:start w:val="1"/>
        <w:numFmt w:val="lowerLetter"/>
        <w:lvlText w:val="%5."/>
        <w:lvlJc w:val="left"/>
        <w:pPr>
          <w:ind w:left="1785" w:hanging="357"/>
        </w:pPr>
        <w:rPr>
          <w:rFonts w:hint="default"/>
        </w:rPr>
      </w:lvl>
    </w:lvlOverride>
    <w:lvlOverride w:ilvl="5">
      <w:lvl w:ilvl="5">
        <w:start w:val="1"/>
        <w:numFmt w:val="lowerRoman"/>
        <w:lvlText w:val="%6."/>
        <w:lvlJc w:val="right"/>
        <w:pPr>
          <w:ind w:left="2142" w:hanging="357"/>
        </w:pPr>
        <w:rPr>
          <w:rFonts w:hint="default"/>
        </w:rPr>
      </w:lvl>
    </w:lvlOverride>
    <w:lvlOverride w:ilvl="6">
      <w:lvl w:ilvl="6">
        <w:start w:val="1"/>
        <w:numFmt w:val="decimal"/>
        <w:lvlText w:val="%7."/>
        <w:lvlJc w:val="left"/>
        <w:pPr>
          <w:ind w:left="2499" w:hanging="357"/>
        </w:pPr>
        <w:rPr>
          <w:rFonts w:hint="default"/>
        </w:rPr>
      </w:lvl>
    </w:lvlOverride>
    <w:lvlOverride w:ilvl="7">
      <w:lvl w:ilvl="7">
        <w:start w:val="1"/>
        <w:numFmt w:val="lowerLetter"/>
        <w:lvlText w:val="%8."/>
        <w:lvlJc w:val="left"/>
        <w:pPr>
          <w:ind w:left="2856" w:hanging="357"/>
        </w:pPr>
        <w:rPr>
          <w:rFonts w:hint="default"/>
        </w:rPr>
      </w:lvl>
    </w:lvlOverride>
    <w:lvlOverride w:ilvl="8">
      <w:lvl w:ilvl="8">
        <w:start w:val="1"/>
        <w:numFmt w:val="lowerRoman"/>
        <w:lvlText w:val="%9."/>
        <w:lvlJc w:val="right"/>
        <w:pPr>
          <w:ind w:left="3213" w:hanging="357"/>
        </w:pPr>
        <w:rPr>
          <w:rFonts w:hint="default"/>
        </w:rPr>
      </w:lvl>
    </w:lvlOverride>
  </w:num>
  <w:num w:numId="44" w16cid:durableId="588466409">
    <w:abstractNumId w:val="9"/>
    <w:lvlOverride w:ilvl="0">
      <w:lvl w:ilvl="0">
        <w:start w:val="1"/>
        <w:numFmt w:val="decimal"/>
        <w:lvlText w:val="%1."/>
        <w:lvlJc w:val="left"/>
        <w:pPr>
          <w:ind w:left="357" w:hanging="357"/>
        </w:pPr>
        <w:rPr>
          <w:rFonts w:hint="default" w:ascii="Calibri" w:hAnsi="Calibri"/>
          <w:b/>
          <w:i w:val="0"/>
          <w:color w:val="auto"/>
          <w:sz w:val="22"/>
        </w:rPr>
      </w:lvl>
    </w:lvlOverride>
    <w:lvlOverride w:ilvl="1">
      <w:lvl w:ilvl="1">
        <w:start w:val="1"/>
        <w:numFmt w:val="decimal"/>
        <w:lvlText w:val="%2.1"/>
        <w:lvlJc w:val="left"/>
        <w:pPr>
          <w:ind w:left="360" w:hanging="360"/>
        </w:pPr>
        <w:rPr>
          <w:rFonts w:hint="default" w:ascii="Calibri" w:hAnsi="Calibri"/>
          <w:b/>
          <w:i w:val="0"/>
          <w:color w:val="auto"/>
          <w:sz w:val="22"/>
        </w:rPr>
      </w:lvl>
    </w:lvlOverride>
    <w:lvlOverride w:ilvl="2">
      <w:lvl w:ilvl="2">
        <w:start w:val="1"/>
        <w:numFmt w:val="lowerRoman"/>
        <w:lvlText w:val="%3."/>
        <w:lvlJc w:val="right"/>
        <w:pPr>
          <w:ind w:left="1071" w:hanging="357"/>
        </w:pPr>
        <w:rPr>
          <w:rFonts w:hint="default"/>
        </w:rPr>
      </w:lvl>
    </w:lvlOverride>
    <w:lvlOverride w:ilvl="3">
      <w:lvl w:ilvl="3">
        <w:start w:val="1"/>
        <w:numFmt w:val="decimal"/>
        <w:lvlText w:val="%4."/>
        <w:lvlJc w:val="left"/>
        <w:pPr>
          <w:ind w:left="1428" w:hanging="357"/>
        </w:pPr>
        <w:rPr>
          <w:rFonts w:hint="default"/>
        </w:rPr>
      </w:lvl>
    </w:lvlOverride>
    <w:lvlOverride w:ilvl="4">
      <w:lvl w:ilvl="4">
        <w:start w:val="1"/>
        <w:numFmt w:val="lowerLetter"/>
        <w:lvlText w:val="%5."/>
        <w:lvlJc w:val="left"/>
        <w:pPr>
          <w:ind w:left="1785" w:hanging="357"/>
        </w:pPr>
        <w:rPr>
          <w:rFonts w:hint="default"/>
        </w:rPr>
      </w:lvl>
    </w:lvlOverride>
    <w:lvlOverride w:ilvl="5">
      <w:lvl w:ilvl="5">
        <w:start w:val="1"/>
        <w:numFmt w:val="lowerRoman"/>
        <w:lvlText w:val="%6."/>
        <w:lvlJc w:val="right"/>
        <w:pPr>
          <w:ind w:left="2142" w:hanging="357"/>
        </w:pPr>
        <w:rPr>
          <w:rFonts w:hint="default"/>
        </w:rPr>
      </w:lvl>
    </w:lvlOverride>
    <w:lvlOverride w:ilvl="6">
      <w:lvl w:ilvl="6">
        <w:start w:val="1"/>
        <w:numFmt w:val="decimal"/>
        <w:lvlText w:val="%7."/>
        <w:lvlJc w:val="left"/>
        <w:pPr>
          <w:ind w:left="2499" w:hanging="357"/>
        </w:pPr>
        <w:rPr>
          <w:rFonts w:hint="default"/>
        </w:rPr>
      </w:lvl>
    </w:lvlOverride>
    <w:lvlOverride w:ilvl="7">
      <w:lvl w:ilvl="7">
        <w:start w:val="1"/>
        <w:numFmt w:val="lowerLetter"/>
        <w:lvlText w:val="%8."/>
        <w:lvlJc w:val="left"/>
        <w:pPr>
          <w:ind w:left="2856" w:hanging="357"/>
        </w:pPr>
        <w:rPr>
          <w:rFonts w:hint="default"/>
        </w:rPr>
      </w:lvl>
    </w:lvlOverride>
    <w:lvlOverride w:ilvl="8">
      <w:lvl w:ilvl="8">
        <w:start w:val="1"/>
        <w:numFmt w:val="lowerRoman"/>
        <w:lvlText w:val="%9."/>
        <w:lvlJc w:val="right"/>
        <w:pPr>
          <w:ind w:left="3213" w:hanging="357"/>
        </w:pPr>
        <w:rPr>
          <w:rFonts w:hint="default"/>
        </w:rPr>
      </w:lvl>
    </w:lvlOverride>
  </w:num>
  <w:num w:numId="45" w16cid:durableId="1938055326">
    <w:abstractNumId w:val="7"/>
  </w:num>
  <w:num w:numId="46" w16cid:durableId="1764642158">
    <w:abstractNumId w:val="22"/>
  </w:num>
  <w:num w:numId="47" w16cid:durableId="1114709077">
    <w:abstractNumId w:val="16"/>
  </w:num>
  <w:num w:numId="48" w16cid:durableId="82197139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79458428">
    <w:abstractNumId w:val="2"/>
  </w:num>
  <w:numIdMacAtCleanup w:val="28"/>
</w:numbering>
</file>

<file path=word/people.xml><?xml version="1.0" encoding="utf-8"?>
<w15:people xmlns:mc="http://schemas.openxmlformats.org/markup-compatibility/2006" xmlns:w15="http://schemas.microsoft.com/office/word/2012/wordml" mc:Ignorable="w15">
  <w15:person w15:author="Harini">
    <w15:presenceInfo w15:providerId="AD" w15:userId="S::PCAPHAT@imptobnet.com::0d96e6e8-54fa-4fea-8fdb-5338553bf7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8B"/>
    <w:rsid w:val="0000004D"/>
    <w:rsid w:val="00000896"/>
    <w:rsid w:val="00000A88"/>
    <w:rsid w:val="00000D2B"/>
    <w:rsid w:val="0000123E"/>
    <w:rsid w:val="0000146E"/>
    <w:rsid w:val="00001AD0"/>
    <w:rsid w:val="00001BCF"/>
    <w:rsid w:val="00002774"/>
    <w:rsid w:val="00002780"/>
    <w:rsid w:val="00003455"/>
    <w:rsid w:val="0000396C"/>
    <w:rsid w:val="00003AF5"/>
    <w:rsid w:val="00003BA6"/>
    <w:rsid w:val="00003CDC"/>
    <w:rsid w:val="000045B8"/>
    <w:rsid w:val="00005190"/>
    <w:rsid w:val="0000566B"/>
    <w:rsid w:val="000056C3"/>
    <w:rsid w:val="00005C88"/>
    <w:rsid w:val="000060D7"/>
    <w:rsid w:val="000062DA"/>
    <w:rsid w:val="000065EA"/>
    <w:rsid w:val="00006ED4"/>
    <w:rsid w:val="00007775"/>
    <w:rsid w:val="00007C15"/>
    <w:rsid w:val="0001026C"/>
    <w:rsid w:val="000103E9"/>
    <w:rsid w:val="00010701"/>
    <w:rsid w:val="000110A9"/>
    <w:rsid w:val="0001160A"/>
    <w:rsid w:val="000121EE"/>
    <w:rsid w:val="00012393"/>
    <w:rsid w:val="00012A42"/>
    <w:rsid w:val="00012DDE"/>
    <w:rsid w:val="00012DF2"/>
    <w:rsid w:val="0001333A"/>
    <w:rsid w:val="0001333B"/>
    <w:rsid w:val="0001337A"/>
    <w:rsid w:val="00013776"/>
    <w:rsid w:val="00013E1A"/>
    <w:rsid w:val="00014094"/>
    <w:rsid w:val="000140C4"/>
    <w:rsid w:val="00014553"/>
    <w:rsid w:val="000146CD"/>
    <w:rsid w:val="00014A74"/>
    <w:rsid w:val="00014C17"/>
    <w:rsid w:val="00014DA4"/>
    <w:rsid w:val="0001508C"/>
    <w:rsid w:val="000154C1"/>
    <w:rsid w:val="00015959"/>
    <w:rsid w:val="00015A5F"/>
    <w:rsid w:val="00016343"/>
    <w:rsid w:val="0001683A"/>
    <w:rsid w:val="000169DC"/>
    <w:rsid w:val="00017260"/>
    <w:rsid w:val="000175FA"/>
    <w:rsid w:val="00017618"/>
    <w:rsid w:val="000178CC"/>
    <w:rsid w:val="000207E3"/>
    <w:rsid w:val="000225E6"/>
    <w:rsid w:val="0002270E"/>
    <w:rsid w:val="000227DA"/>
    <w:rsid w:val="00023114"/>
    <w:rsid w:val="000236AD"/>
    <w:rsid w:val="00023873"/>
    <w:rsid w:val="00023CEA"/>
    <w:rsid w:val="000241E3"/>
    <w:rsid w:val="0002420D"/>
    <w:rsid w:val="00024899"/>
    <w:rsid w:val="00024B2C"/>
    <w:rsid w:val="000250D0"/>
    <w:rsid w:val="00025F49"/>
    <w:rsid w:val="0002632B"/>
    <w:rsid w:val="0002688F"/>
    <w:rsid w:val="000271D1"/>
    <w:rsid w:val="000275F2"/>
    <w:rsid w:val="00027632"/>
    <w:rsid w:val="00027780"/>
    <w:rsid w:val="000301E3"/>
    <w:rsid w:val="00030505"/>
    <w:rsid w:val="00030DE4"/>
    <w:rsid w:val="0003101D"/>
    <w:rsid w:val="000314E3"/>
    <w:rsid w:val="0003152E"/>
    <w:rsid w:val="00031551"/>
    <w:rsid w:val="00031ACB"/>
    <w:rsid w:val="00031F2E"/>
    <w:rsid w:val="00031F80"/>
    <w:rsid w:val="00032256"/>
    <w:rsid w:val="00032603"/>
    <w:rsid w:val="00032D64"/>
    <w:rsid w:val="00032DA7"/>
    <w:rsid w:val="00032DF2"/>
    <w:rsid w:val="00033578"/>
    <w:rsid w:val="00033ACC"/>
    <w:rsid w:val="00033F67"/>
    <w:rsid w:val="00033FAF"/>
    <w:rsid w:val="000344E2"/>
    <w:rsid w:val="000346D3"/>
    <w:rsid w:val="00034DD7"/>
    <w:rsid w:val="00034F4D"/>
    <w:rsid w:val="000353AB"/>
    <w:rsid w:val="0003582D"/>
    <w:rsid w:val="00035D2F"/>
    <w:rsid w:val="00035E50"/>
    <w:rsid w:val="000367F0"/>
    <w:rsid w:val="000403C4"/>
    <w:rsid w:val="00040663"/>
    <w:rsid w:val="00041063"/>
    <w:rsid w:val="00041691"/>
    <w:rsid w:val="00041A3F"/>
    <w:rsid w:val="00041B38"/>
    <w:rsid w:val="000426AB"/>
    <w:rsid w:val="00042DFA"/>
    <w:rsid w:val="0004337D"/>
    <w:rsid w:val="00043E79"/>
    <w:rsid w:val="0004435A"/>
    <w:rsid w:val="000448A8"/>
    <w:rsid w:val="00044B27"/>
    <w:rsid w:val="00044B2B"/>
    <w:rsid w:val="00044B64"/>
    <w:rsid w:val="00044DB0"/>
    <w:rsid w:val="00044E35"/>
    <w:rsid w:val="00044FA6"/>
    <w:rsid w:val="000451B7"/>
    <w:rsid w:val="000452C1"/>
    <w:rsid w:val="00045314"/>
    <w:rsid w:val="000453E8"/>
    <w:rsid w:val="0004543C"/>
    <w:rsid w:val="000456A1"/>
    <w:rsid w:val="000456AA"/>
    <w:rsid w:val="00045DB3"/>
    <w:rsid w:val="00045ED4"/>
    <w:rsid w:val="00045F27"/>
    <w:rsid w:val="00045F92"/>
    <w:rsid w:val="00046B0F"/>
    <w:rsid w:val="00046B60"/>
    <w:rsid w:val="00046CAD"/>
    <w:rsid w:val="00047308"/>
    <w:rsid w:val="00047417"/>
    <w:rsid w:val="00047A84"/>
    <w:rsid w:val="00050A36"/>
    <w:rsid w:val="00050BBD"/>
    <w:rsid w:val="00050BE3"/>
    <w:rsid w:val="00050E76"/>
    <w:rsid w:val="000510B5"/>
    <w:rsid w:val="0005122F"/>
    <w:rsid w:val="00051C06"/>
    <w:rsid w:val="00051EDB"/>
    <w:rsid w:val="000520BD"/>
    <w:rsid w:val="00052420"/>
    <w:rsid w:val="00052770"/>
    <w:rsid w:val="0005288A"/>
    <w:rsid w:val="0005295E"/>
    <w:rsid w:val="00052A82"/>
    <w:rsid w:val="00052D08"/>
    <w:rsid w:val="00052D1C"/>
    <w:rsid w:val="00053222"/>
    <w:rsid w:val="0005338A"/>
    <w:rsid w:val="000536AF"/>
    <w:rsid w:val="00053962"/>
    <w:rsid w:val="00053AC9"/>
    <w:rsid w:val="00053FB5"/>
    <w:rsid w:val="0005464C"/>
    <w:rsid w:val="0005479A"/>
    <w:rsid w:val="00054B2A"/>
    <w:rsid w:val="0005518D"/>
    <w:rsid w:val="00055274"/>
    <w:rsid w:val="000558AB"/>
    <w:rsid w:val="00055DA5"/>
    <w:rsid w:val="00055E00"/>
    <w:rsid w:val="00055FAB"/>
    <w:rsid w:val="00056314"/>
    <w:rsid w:val="000565A0"/>
    <w:rsid w:val="0006017A"/>
    <w:rsid w:val="0006038B"/>
    <w:rsid w:val="000603CF"/>
    <w:rsid w:val="000603DC"/>
    <w:rsid w:val="00060ECC"/>
    <w:rsid w:val="0006102F"/>
    <w:rsid w:val="00061394"/>
    <w:rsid w:val="000618B9"/>
    <w:rsid w:val="00061DF5"/>
    <w:rsid w:val="00062264"/>
    <w:rsid w:val="00062346"/>
    <w:rsid w:val="000628AF"/>
    <w:rsid w:val="0006344C"/>
    <w:rsid w:val="000636E2"/>
    <w:rsid w:val="000639D7"/>
    <w:rsid w:val="000655B2"/>
    <w:rsid w:val="00065A62"/>
    <w:rsid w:val="00065B62"/>
    <w:rsid w:val="00065C4C"/>
    <w:rsid w:val="00065E08"/>
    <w:rsid w:val="00065F07"/>
    <w:rsid w:val="0006618A"/>
    <w:rsid w:val="000664D1"/>
    <w:rsid w:val="000666BE"/>
    <w:rsid w:val="00066BAD"/>
    <w:rsid w:val="00066F43"/>
    <w:rsid w:val="00067084"/>
    <w:rsid w:val="0006790A"/>
    <w:rsid w:val="00067935"/>
    <w:rsid w:val="00067C21"/>
    <w:rsid w:val="00067CCE"/>
    <w:rsid w:val="00070399"/>
    <w:rsid w:val="00070490"/>
    <w:rsid w:val="000707B2"/>
    <w:rsid w:val="00070DC5"/>
    <w:rsid w:val="000711BC"/>
    <w:rsid w:val="00071389"/>
    <w:rsid w:val="00071692"/>
    <w:rsid w:val="00071AA2"/>
    <w:rsid w:val="0007208D"/>
    <w:rsid w:val="00072381"/>
    <w:rsid w:val="00072530"/>
    <w:rsid w:val="0007274F"/>
    <w:rsid w:val="00072893"/>
    <w:rsid w:val="000729A2"/>
    <w:rsid w:val="00073241"/>
    <w:rsid w:val="00073977"/>
    <w:rsid w:val="00073E58"/>
    <w:rsid w:val="00074D52"/>
    <w:rsid w:val="00074E32"/>
    <w:rsid w:val="00074FAD"/>
    <w:rsid w:val="00074FB0"/>
    <w:rsid w:val="000750B8"/>
    <w:rsid w:val="000753C1"/>
    <w:rsid w:val="00075F3D"/>
    <w:rsid w:val="0007608A"/>
    <w:rsid w:val="00076AAE"/>
    <w:rsid w:val="00080217"/>
    <w:rsid w:val="00080D92"/>
    <w:rsid w:val="00081041"/>
    <w:rsid w:val="000813E2"/>
    <w:rsid w:val="000816A0"/>
    <w:rsid w:val="00081872"/>
    <w:rsid w:val="00081879"/>
    <w:rsid w:val="00081969"/>
    <w:rsid w:val="000819B0"/>
    <w:rsid w:val="00082033"/>
    <w:rsid w:val="000820C8"/>
    <w:rsid w:val="00082176"/>
    <w:rsid w:val="00082628"/>
    <w:rsid w:val="000830E3"/>
    <w:rsid w:val="00083A47"/>
    <w:rsid w:val="00083DC1"/>
    <w:rsid w:val="00084532"/>
    <w:rsid w:val="000846D8"/>
    <w:rsid w:val="000848AE"/>
    <w:rsid w:val="00084AA5"/>
    <w:rsid w:val="00084D7E"/>
    <w:rsid w:val="00085038"/>
    <w:rsid w:val="00085244"/>
    <w:rsid w:val="00085845"/>
    <w:rsid w:val="0008599A"/>
    <w:rsid w:val="00085E08"/>
    <w:rsid w:val="00085F5E"/>
    <w:rsid w:val="00086372"/>
    <w:rsid w:val="00086576"/>
    <w:rsid w:val="000865AA"/>
    <w:rsid w:val="000867B8"/>
    <w:rsid w:val="00086862"/>
    <w:rsid w:val="00086D89"/>
    <w:rsid w:val="00087196"/>
    <w:rsid w:val="0008752F"/>
    <w:rsid w:val="00087DEB"/>
    <w:rsid w:val="00087EB7"/>
    <w:rsid w:val="000900C3"/>
    <w:rsid w:val="000902BA"/>
    <w:rsid w:val="0009058B"/>
    <w:rsid w:val="00090710"/>
    <w:rsid w:val="000908A8"/>
    <w:rsid w:val="000908F6"/>
    <w:rsid w:val="00090AE2"/>
    <w:rsid w:val="00090E5E"/>
    <w:rsid w:val="00091533"/>
    <w:rsid w:val="000915E5"/>
    <w:rsid w:val="00091D90"/>
    <w:rsid w:val="0009208F"/>
    <w:rsid w:val="000920D0"/>
    <w:rsid w:val="0009218E"/>
    <w:rsid w:val="00093316"/>
    <w:rsid w:val="00094004"/>
    <w:rsid w:val="00094036"/>
    <w:rsid w:val="00094145"/>
    <w:rsid w:val="000948D9"/>
    <w:rsid w:val="000956DA"/>
    <w:rsid w:val="00095D2E"/>
    <w:rsid w:val="00095FB3"/>
    <w:rsid w:val="000965F6"/>
    <w:rsid w:val="00096DEC"/>
    <w:rsid w:val="0009729C"/>
    <w:rsid w:val="00097BBE"/>
    <w:rsid w:val="00097CE5"/>
    <w:rsid w:val="000A00DE"/>
    <w:rsid w:val="000A0599"/>
    <w:rsid w:val="000A08CE"/>
    <w:rsid w:val="000A097B"/>
    <w:rsid w:val="000A0ED8"/>
    <w:rsid w:val="000A14FC"/>
    <w:rsid w:val="000A2786"/>
    <w:rsid w:val="000A2B44"/>
    <w:rsid w:val="000A2D4A"/>
    <w:rsid w:val="000A2E80"/>
    <w:rsid w:val="000A316A"/>
    <w:rsid w:val="000A3252"/>
    <w:rsid w:val="000A375A"/>
    <w:rsid w:val="000A3DD2"/>
    <w:rsid w:val="000A44D9"/>
    <w:rsid w:val="000A6D33"/>
    <w:rsid w:val="000A78B0"/>
    <w:rsid w:val="000A78C8"/>
    <w:rsid w:val="000A7A4D"/>
    <w:rsid w:val="000A7B5B"/>
    <w:rsid w:val="000A7D06"/>
    <w:rsid w:val="000A7F29"/>
    <w:rsid w:val="000B0705"/>
    <w:rsid w:val="000B0A6A"/>
    <w:rsid w:val="000B0D8F"/>
    <w:rsid w:val="000B127A"/>
    <w:rsid w:val="000B14DB"/>
    <w:rsid w:val="000B1640"/>
    <w:rsid w:val="000B1875"/>
    <w:rsid w:val="000B1937"/>
    <w:rsid w:val="000B33ED"/>
    <w:rsid w:val="000B3459"/>
    <w:rsid w:val="000B3520"/>
    <w:rsid w:val="000B3643"/>
    <w:rsid w:val="000B3DFF"/>
    <w:rsid w:val="000B4778"/>
    <w:rsid w:val="000B4E30"/>
    <w:rsid w:val="000B4ECC"/>
    <w:rsid w:val="000B53A2"/>
    <w:rsid w:val="000B5503"/>
    <w:rsid w:val="000B5AC9"/>
    <w:rsid w:val="000B5BD6"/>
    <w:rsid w:val="000B6362"/>
    <w:rsid w:val="000B6746"/>
    <w:rsid w:val="000B6F61"/>
    <w:rsid w:val="000B7497"/>
    <w:rsid w:val="000B7541"/>
    <w:rsid w:val="000B760D"/>
    <w:rsid w:val="000B7F79"/>
    <w:rsid w:val="000C0015"/>
    <w:rsid w:val="000C043A"/>
    <w:rsid w:val="000C08E0"/>
    <w:rsid w:val="000C0C28"/>
    <w:rsid w:val="000C0CC8"/>
    <w:rsid w:val="000C10F4"/>
    <w:rsid w:val="000C130C"/>
    <w:rsid w:val="000C1385"/>
    <w:rsid w:val="000C1631"/>
    <w:rsid w:val="000C172C"/>
    <w:rsid w:val="000C1983"/>
    <w:rsid w:val="000C1D97"/>
    <w:rsid w:val="000C2504"/>
    <w:rsid w:val="000C2A1E"/>
    <w:rsid w:val="000C2F0C"/>
    <w:rsid w:val="000C31B8"/>
    <w:rsid w:val="000C34DA"/>
    <w:rsid w:val="000C3656"/>
    <w:rsid w:val="000C37D0"/>
    <w:rsid w:val="000C39F0"/>
    <w:rsid w:val="000C3AF6"/>
    <w:rsid w:val="000C3D30"/>
    <w:rsid w:val="000C3D7A"/>
    <w:rsid w:val="000C3D9E"/>
    <w:rsid w:val="000C4622"/>
    <w:rsid w:val="000C4B7C"/>
    <w:rsid w:val="000C5553"/>
    <w:rsid w:val="000C57A1"/>
    <w:rsid w:val="000C5A52"/>
    <w:rsid w:val="000C5AA4"/>
    <w:rsid w:val="000C5B26"/>
    <w:rsid w:val="000C754E"/>
    <w:rsid w:val="000C7F4D"/>
    <w:rsid w:val="000D08B3"/>
    <w:rsid w:val="000D0B4D"/>
    <w:rsid w:val="000D0C16"/>
    <w:rsid w:val="000D14BB"/>
    <w:rsid w:val="000D14EA"/>
    <w:rsid w:val="000D16F2"/>
    <w:rsid w:val="000D2580"/>
    <w:rsid w:val="000D261D"/>
    <w:rsid w:val="000D2AD4"/>
    <w:rsid w:val="000D2FE1"/>
    <w:rsid w:val="000D341F"/>
    <w:rsid w:val="000D3626"/>
    <w:rsid w:val="000D476D"/>
    <w:rsid w:val="000D4AEA"/>
    <w:rsid w:val="000D54AD"/>
    <w:rsid w:val="000D55C4"/>
    <w:rsid w:val="000D585C"/>
    <w:rsid w:val="000D5CE8"/>
    <w:rsid w:val="000D6698"/>
    <w:rsid w:val="000D69E9"/>
    <w:rsid w:val="000D6B59"/>
    <w:rsid w:val="000D7654"/>
    <w:rsid w:val="000E0346"/>
    <w:rsid w:val="000E067A"/>
    <w:rsid w:val="000E117B"/>
    <w:rsid w:val="000E2295"/>
    <w:rsid w:val="000E2763"/>
    <w:rsid w:val="000E27D3"/>
    <w:rsid w:val="000E296C"/>
    <w:rsid w:val="000E2D0D"/>
    <w:rsid w:val="000E3311"/>
    <w:rsid w:val="000E3782"/>
    <w:rsid w:val="000E655B"/>
    <w:rsid w:val="000E6687"/>
    <w:rsid w:val="000E6968"/>
    <w:rsid w:val="000E69BC"/>
    <w:rsid w:val="000E7217"/>
    <w:rsid w:val="000E78F1"/>
    <w:rsid w:val="000E79A5"/>
    <w:rsid w:val="000E7D1B"/>
    <w:rsid w:val="000F00F7"/>
    <w:rsid w:val="000F0553"/>
    <w:rsid w:val="000F05EF"/>
    <w:rsid w:val="000F0667"/>
    <w:rsid w:val="000F0C7D"/>
    <w:rsid w:val="000F0EA1"/>
    <w:rsid w:val="000F1A75"/>
    <w:rsid w:val="000F24D0"/>
    <w:rsid w:val="000F2BAD"/>
    <w:rsid w:val="000F2DE7"/>
    <w:rsid w:val="000F2DEC"/>
    <w:rsid w:val="000F31FA"/>
    <w:rsid w:val="000F337E"/>
    <w:rsid w:val="000F3E9D"/>
    <w:rsid w:val="000F45F1"/>
    <w:rsid w:val="000F4900"/>
    <w:rsid w:val="000F4CDB"/>
    <w:rsid w:val="000F4D15"/>
    <w:rsid w:val="000F5787"/>
    <w:rsid w:val="000F59C0"/>
    <w:rsid w:val="000F5BCE"/>
    <w:rsid w:val="000F5E06"/>
    <w:rsid w:val="000F6046"/>
    <w:rsid w:val="000F62A5"/>
    <w:rsid w:val="000F651C"/>
    <w:rsid w:val="000F665E"/>
    <w:rsid w:val="000F6814"/>
    <w:rsid w:val="000F6BC9"/>
    <w:rsid w:val="000F6DEF"/>
    <w:rsid w:val="000F73D0"/>
    <w:rsid w:val="000F75D9"/>
    <w:rsid w:val="000F7940"/>
    <w:rsid w:val="000F7C11"/>
    <w:rsid w:val="001000ED"/>
    <w:rsid w:val="00100709"/>
    <w:rsid w:val="00101112"/>
    <w:rsid w:val="001017E0"/>
    <w:rsid w:val="00101B42"/>
    <w:rsid w:val="001022C8"/>
    <w:rsid w:val="001023B1"/>
    <w:rsid w:val="00102468"/>
    <w:rsid w:val="00102BBC"/>
    <w:rsid w:val="00103030"/>
    <w:rsid w:val="0010387C"/>
    <w:rsid w:val="001050FC"/>
    <w:rsid w:val="001051A6"/>
    <w:rsid w:val="001051CE"/>
    <w:rsid w:val="001053A1"/>
    <w:rsid w:val="00105603"/>
    <w:rsid w:val="0010577B"/>
    <w:rsid w:val="001058BF"/>
    <w:rsid w:val="00105B33"/>
    <w:rsid w:val="00105FF8"/>
    <w:rsid w:val="001067FA"/>
    <w:rsid w:val="00106FE5"/>
    <w:rsid w:val="001071C7"/>
    <w:rsid w:val="001074AD"/>
    <w:rsid w:val="00107D8C"/>
    <w:rsid w:val="00110017"/>
    <w:rsid w:val="0011051C"/>
    <w:rsid w:val="001106F5"/>
    <w:rsid w:val="001109F6"/>
    <w:rsid w:val="00111228"/>
    <w:rsid w:val="00111513"/>
    <w:rsid w:val="00111558"/>
    <w:rsid w:val="00111D97"/>
    <w:rsid w:val="00111DA7"/>
    <w:rsid w:val="0011287E"/>
    <w:rsid w:val="00112FBE"/>
    <w:rsid w:val="00113432"/>
    <w:rsid w:val="001135C1"/>
    <w:rsid w:val="00114000"/>
    <w:rsid w:val="0011403A"/>
    <w:rsid w:val="0011429C"/>
    <w:rsid w:val="001145F3"/>
    <w:rsid w:val="00115027"/>
    <w:rsid w:val="00115649"/>
    <w:rsid w:val="001156C0"/>
    <w:rsid w:val="00115D84"/>
    <w:rsid w:val="001163E9"/>
    <w:rsid w:val="0011641E"/>
    <w:rsid w:val="00116EE9"/>
    <w:rsid w:val="00116F64"/>
    <w:rsid w:val="00116FB7"/>
    <w:rsid w:val="00117EA0"/>
    <w:rsid w:val="00120561"/>
    <w:rsid w:val="00120984"/>
    <w:rsid w:val="00120D21"/>
    <w:rsid w:val="00120F36"/>
    <w:rsid w:val="00120FC1"/>
    <w:rsid w:val="0012170C"/>
    <w:rsid w:val="00121A1D"/>
    <w:rsid w:val="00121A8A"/>
    <w:rsid w:val="00122012"/>
    <w:rsid w:val="001223EF"/>
    <w:rsid w:val="00122C35"/>
    <w:rsid w:val="00123645"/>
    <w:rsid w:val="00123691"/>
    <w:rsid w:val="00125316"/>
    <w:rsid w:val="0012537F"/>
    <w:rsid w:val="001259CB"/>
    <w:rsid w:val="00125B0D"/>
    <w:rsid w:val="00125C62"/>
    <w:rsid w:val="00125E72"/>
    <w:rsid w:val="00125F30"/>
    <w:rsid w:val="00125F92"/>
    <w:rsid w:val="001260C4"/>
    <w:rsid w:val="00126408"/>
    <w:rsid w:val="00126529"/>
    <w:rsid w:val="00126A30"/>
    <w:rsid w:val="00126EFD"/>
    <w:rsid w:val="00127195"/>
    <w:rsid w:val="00127878"/>
    <w:rsid w:val="00127A37"/>
    <w:rsid w:val="00127CB0"/>
    <w:rsid w:val="0013070C"/>
    <w:rsid w:val="00131228"/>
    <w:rsid w:val="001312B9"/>
    <w:rsid w:val="001312BF"/>
    <w:rsid w:val="001318D1"/>
    <w:rsid w:val="00131A9D"/>
    <w:rsid w:val="00132590"/>
    <w:rsid w:val="00132B84"/>
    <w:rsid w:val="00132CDA"/>
    <w:rsid w:val="00132F8A"/>
    <w:rsid w:val="00133974"/>
    <w:rsid w:val="00133CBE"/>
    <w:rsid w:val="00133DDB"/>
    <w:rsid w:val="00133F90"/>
    <w:rsid w:val="0013422A"/>
    <w:rsid w:val="00134234"/>
    <w:rsid w:val="001342B1"/>
    <w:rsid w:val="0013484D"/>
    <w:rsid w:val="0013590E"/>
    <w:rsid w:val="00135F0A"/>
    <w:rsid w:val="00136388"/>
    <w:rsid w:val="0013692D"/>
    <w:rsid w:val="001369B9"/>
    <w:rsid w:val="00136A67"/>
    <w:rsid w:val="00136C41"/>
    <w:rsid w:val="001372F9"/>
    <w:rsid w:val="001377FB"/>
    <w:rsid w:val="00137C05"/>
    <w:rsid w:val="00137D6F"/>
    <w:rsid w:val="0014038F"/>
    <w:rsid w:val="001409CB"/>
    <w:rsid w:val="001409DC"/>
    <w:rsid w:val="00140B3B"/>
    <w:rsid w:val="00141E76"/>
    <w:rsid w:val="00141E98"/>
    <w:rsid w:val="00142612"/>
    <w:rsid w:val="00142956"/>
    <w:rsid w:val="001429F9"/>
    <w:rsid w:val="001434DE"/>
    <w:rsid w:val="001435EE"/>
    <w:rsid w:val="00143BD8"/>
    <w:rsid w:val="00143F23"/>
    <w:rsid w:val="001442B0"/>
    <w:rsid w:val="0014488E"/>
    <w:rsid w:val="00144B9E"/>
    <w:rsid w:val="00144D5B"/>
    <w:rsid w:val="00144EDB"/>
    <w:rsid w:val="0014569B"/>
    <w:rsid w:val="00145A10"/>
    <w:rsid w:val="001466E2"/>
    <w:rsid w:val="001468A0"/>
    <w:rsid w:val="001477E7"/>
    <w:rsid w:val="00147CFD"/>
    <w:rsid w:val="00147FB3"/>
    <w:rsid w:val="001500E5"/>
    <w:rsid w:val="00150482"/>
    <w:rsid w:val="001506C0"/>
    <w:rsid w:val="0015111D"/>
    <w:rsid w:val="0015134D"/>
    <w:rsid w:val="00151803"/>
    <w:rsid w:val="00151851"/>
    <w:rsid w:val="00151CA0"/>
    <w:rsid w:val="00151E3B"/>
    <w:rsid w:val="00152E54"/>
    <w:rsid w:val="00153040"/>
    <w:rsid w:val="00153929"/>
    <w:rsid w:val="00154128"/>
    <w:rsid w:val="00154540"/>
    <w:rsid w:val="001545FB"/>
    <w:rsid w:val="001550EB"/>
    <w:rsid w:val="0015532A"/>
    <w:rsid w:val="0015578A"/>
    <w:rsid w:val="001557D8"/>
    <w:rsid w:val="00155A72"/>
    <w:rsid w:val="00156002"/>
    <w:rsid w:val="0015616A"/>
    <w:rsid w:val="00156463"/>
    <w:rsid w:val="00156692"/>
    <w:rsid w:val="00156843"/>
    <w:rsid w:val="00156C79"/>
    <w:rsid w:val="0015715B"/>
    <w:rsid w:val="001573ED"/>
    <w:rsid w:val="001601B0"/>
    <w:rsid w:val="001603A2"/>
    <w:rsid w:val="00160B35"/>
    <w:rsid w:val="00160BC1"/>
    <w:rsid w:val="001611E2"/>
    <w:rsid w:val="0016125D"/>
    <w:rsid w:val="0016155D"/>
    <w:rsid w:val="001619D8"/>
    <w:rsid w:val="00161A88"/>
    <w:rsid w:val="00161B0D"/>
    <w:rsid w:val="00161B33"/>
    <w:rsid w:val="00162666"/>
    <w:rsid w:val="00162C18"/>
    <w:rsid w:val="00162D44"/>
    <w:rsid w:val="0016326A"/>
    <w:rsid w:val="001634C0"/>
    <w:rsid w:val="00163517"/>
    <w:rsid w:val="00163BA4"/>
    <w:rsid w:val="00163C0D"/>
    <w:rsid w:val="001642F8"/>
    <w:rsid w:val="00164948"/>
    <w:rsid w:val="00164A45"/>
    <w:rsid w:val="00164F27"/>
    <w:rsid w:val="001652EA"/>
    <w:rsid w:val="00165392"/>
    <w:rsid w:val="0016548A"/>
    <w:rsid w:val="001659AC"/>
    <w:rsid w:val="00165A52"/>
    <w:rsid w:val="00165AE4"/>
    <w:rsid w:val="00165CF0"/>
    <w:rsid w:val="00166037"/>
    <w:rsid w:val="00166321"/>
    <w:rsid w:val="001664C6"/>
    <w:rsid w:val="0016699A"/>
    <w:rsid w:val="00166BAC"/>
    <w:rsid w:val="00166CA2"/>
    <w:rsid w:val="001677A6"/>
    <w:rsid w:val="001677FD"/>
    <w:rsid w:val="001679C1"/>
    <w:rsid w:val="00167A5D"/>
    <w:rsid w:val="00167CB9"/>
    <w:rsid w:val="00167F47"/>
    <w:rsid w:val="00167FF5"/>
    <w:rsid w:val="00170A45"/>
    <w:rsid w:val="00171E23"/>
    <w:rsid w:val="00171F8D"/>
    <w:rsid w:val="00172365"/>
    <w:rsid w:val="00172459"/>
    <w:rsid w:val="00173557"/>
    <w:rsid w:val="0017452E"/>
    <w:rsid w:val="00174D87"/>
    <w:rsid w:val="00175325"/>
    <w:rsid w:val="00175618"/>
    <w:rsid w:val="0017567E"/>
    <w:rsid w:val="00176157"/>
    <w:rsid w:val="001761F7"/>
    <w:rsid w:val="00176730"/>
    <w:rsid w:val="001767F8"/>
    <w:rsid w:val="00176C01"/>
    <w:rsid w:val="00176C61"/>
    <w:rsid w:val="001770C1"/>
    <w:rsid w:val="001801DD"/>
    <w:rsid w:val="0018033C"/>
    <w:rsid w:val="00181039"/>
    <w:rsid w:val="00181541"/>
    <w:rsid w:val="0018175F"/>
    <w:rsid w:val="00181795"/>
    <w:rsid w:val="00181E0A"/>
    <w:rsid w:val="00181FB6"/>
    <w:rsid w:val="001820B2"/>
    <w:rsid w:val="001822DF"/>
    <w:rsid w:val="0018230F"/>
    <w:rsid w:val="00182858"/>
    <w:rsid w:val="00182B0E"/>
    <w:rsid w:val="00182B19"/>
    <w:rsid w:val="00182D7F"/>
    <w:rsid w:val="0018308B"/>
    <w:rsid w:val="00183D44"/>
    <w:rsid w:val="00183F9F"/>
    <w:rsid w:val="00184180"/>
    <w:rsid w:val="0018428E"/>
    <w:rsid w:val="001845E1"/>
    <w:rsid w:val="0018481B"/>
    <w:rsid w:val="00184896"/>
    <w:rsid w:val="00184965"/>
    <w:rsid w:val="001852C8"/>
    <w:rsid w:val="001854FE"/>
    <w:rsid w:val="00185FC7"/>
    <w:rsid w:val="001861F0"/>
    <w:rsid w:val="001862AF"/>
    <w:rsid w:val="00186396"/>
    <w:rsid w:val="00186946"/>
    <w:rsid w:val="001875BA"/>
    <w:rsid w:val="00187C3A"/>
    <w:rsid w:val="00190111"/>
    <w:rsid w:val="0019036B"/>
    <w:rsid w:val="00191285"/>
    <w:rsid w:val="001913EF"/>
    <w:rsid w:val="00191BE9"/>
    <w:rsid w:val="0019205F"/>
    <w:rsid w:val="0019274B"/>
    <w:rsid w:val="00192828"/>
    <w:rsid w:val="00192A64"/>
    <w:rsid w:val="00192B6A"/>
    <w:rsid w:val="00192E34"/>
    <w:rsid w:val="001930A7"/>
    <w:rsid w:val="0019318E"/>
    <w:rsid w:val="00193359"/>
    <w:rsid w:val="00193738"/>
    <w:rsid w:val="0019392B"/>
    <w:rsid w:val="00193B53"/>
    <w:rsid w:val="00195143"/>
    <w:rsid w:val="00195825"/>
    <w:rsid w:val="00195889"/>
    <w:rsid w:val="00195B72"/>
    <w:rsid w:val="00196858"/>
    <w:rsid w:val="001968AB"/>
    <w:rsid w:val="00196FF4"/>
    <w:rsid w:val="00197241"/>
    <w:rsid w:val="001A00C5"/>
    <w:rsid w:val="001A04EB"/>
    <w:rsid w:val="001A0A98"/>
    <w:rsid w:val="001A10AE"/>
    <w:rsid w:val="001A175D"/>
    <w:rsid w:val="001A18D7"/>
    <w:rsid w:val="001A1FD6"/>
    <w:rsid w:val="001A2257"/>
    <w:rsid w:val="001A22C0"/>
    <w:rsid w:val="001A2AEB"/>
    <w:rsid w:val="001A2DE6"/>
    <w:rsid w:val="001A30BA"/>
    <w:rsid w:val="001A3129"/>
    <w:rsid w:val="001A32BF"/>
    <w:rsid w:val="001A34E2"/>
    <w:rsid w:val="001A35B7"/>
    <w:rsid w:val="001A37DF"/>
    <w:rsid w:val="001A3A55"/>
    <w:rsid w:val="001A3C5A"/>
    <w:rsid w:val="001A3D4B"/>
    <w:rsid w:val="001A3FA5"/>
    <w:rsid w:val="001A476F"/>
    <w:rsid w:val="001A496E"/>
    <w:rsid w:val="001A4B6D"/>
    <w:rsid w:val="001A50BB"/>
    <w:rsid w:val="001A5595"/>
    <w:rsid w:val="001A5755"/>
    <w:rsid w:val="001A5FE3"/>
    <w:rsid w:val="001A704F"/>
    <w:rsid w:val="001A7074"/>
    <w:rsid w:val="001A71E7"/>
    <w:rsid w:val="001A7305"/>
    <w:rsid w:val="001A7373"/>
    <w:rsid w:val="001A756A"/>
    <w:rsid w:val="001A7AB3"/>
    <w:rsid w:val="001A7B0E"/>
    <w:rsid w:val="001A7C5B"/>
    <w:rsid w:val="001B06BB"/>
    <w:rsid w:val="001B0768"/>
    <w:rsid w:val="001B0897"/>
    <w:rsid w:val="001B0CF2"/>
    <w:rsid w:val="001B158D"/>
    <w:rsid w:val="001B15CD"/>
    <w:rsid w:val="001B1CDF"/>
    <w:rsid w:val="001B218E"/>
    <w:rsid w:val="001B2343"/>
    <w:rsid w:val="001B2456"/>
    <w:rsid w:val="001B34DD"/>
    <w:rsid w:val="001B3540"/>
    <w:rsid w:val="001B3AD1"/>
    <w:rsid w:val="001B3D79"/>
    <w:rsid w:val="001B3EC6"/>
    <w:rsid w:val="001B40FF"/>
    <w:rsid w:val="001B4988"/>
    <w:rsid w:val="001B4A5B"/>
    <w:rsid w:val="001B4D05"/>
    <w:rsid w:val="001B5130"/>
    <w:rsid w:val="001B53A5"/>
    <w:rsid w:val="001B5C3E"/>
    <w:rsid w:val="001B629E"/>
    <w:rsid w:val="001B6AD8"/>
    <w:rsid w:val="001B6FDB"/>
    <w:rsid w:val="001B7252"/>
    <w:rsid w:val="001B7619"/>
    <w:rsid w:val="001C098D"/>
    <w:rsid w:val="001C0BEB"/>
    <w:rsid w:val="001C0E19"/>
    <w:rsid w:val="001C1ACC"/>
    <w:rsid w:val="001C2843"/>
    <w:rsid w:val="001C29F5"/>
    <w:rsid w:val="001C30DB"/>
    <w:rsid w:val="001C3434"/>
    <w:rsid w:val="001C359F"/>
    <w:rsid w:val="001C3BA1"/>
    <w:rsid w:val="001C3E5A"/>
    <w:rsid w:val="001C4104"/>
    <w:rsid w:val="001C469C"/>
    <w:rsid w:val="001C4FEB"/>
    <w:rsid w:val="001C5041"/>
    <w:rsid w:val="001C553E"/>
    <w:rsid w:val="001C5BC5"/>
    <w:rsid w:val="001C61EB"/>
    <w:rsid w:val="001C622E"/>
    <w:rsid w:val="001C64A7"/>
    <w:rsid w:val="001C76F6"/>
    <w:rsid w:val="001C77CE"/>
    <w:rsid w:val="001C7EB7"/>
    <w:rsid w:val="001D05D0"/>
    <w:rsid w:val="001D0824"/>
    <w:rsid w:val="001D08BD"/>
    <w:rsid w:val="001D0994"/>
    <w:rsid w:val="001D0B14"/>
    <w:rsid w:val="001D1300"/>
    <w:rsid w:val="001D27E3"/>
    <w:rsid w:val="001D309C"/>
    <w:rsid w:val="001D34BC"/>
    <w:rsid w:val="001D36B5"/>
    <w:rsid w:val="001D4100"/>
    <w:rsid w:val="001D46F0"/>
    <w:rsid w:val="001D4B72"/>
    <w:rsid w:val="001D587B"/>
    <w:rsid w:val="001D5E57"/>
    <w:rsid w:val="001D6725"/>
    <w:rsid w:val="001D6C6D"/>
    <w:rsid w:val="001D6CF0"/>
    <w:rsid w:val="001D7248"/>
    <w:rsid w:val="001D7898"/>
    <w:rsid w:val="001D7A64"/>
    <w:rsid w:val="001DDAC8"/>
    <w:rsid w:val="001E0295"/>
    <w:rsid w:val="001E048F"/>
    <w:rsid w:val="001E0584"/>
    <w:rsid w:val="001E070C"/>
    <w:rsid w:val="001E0ADB"/>
    <w:rsid w:val="001E0C93"/>
    <w:rsid w:val="001E137D"/>
    <w:rsid w:val="001E16DE"/>
    <w:rsid w:val="001E1745"/>
    <w:rsid w:val="001E1893"/>
    <w:rsid w:val="001E19C4"/>
    <w:rsid w:val="001E1FFE"/>
    <w:rsid w:val="001E22BF"/>
    <w:rsid w:val="001E28AC"/>
    <w:rsid w:val="001E2A29"/>
    <w:rsid w:val="001E2C12"/>
    <w:rsid w:val="001E2F9F"/>
    <w:rsid w:val="001E3552"/>
    <w:rsid w:val="001E36AD"/>
    <w:rsid w:val="001E3A06"/>
    <w:rsid w:val="001E4370"/>
    <w:rsid w:val="001E4636"/>
    <w:rsid w:val="001E46DF"/>
    <w:rsid w:val="001E4D59"/>
    <w:rsid w:val="001E53DE"/>
    <w:rsid w:val="001E59E8"/>
    <w:rsid w:val="001E59FC"/>
    <w:rsid w:val="001E5D56"/>
    <w:rsid w:val="001E5D75"/>
    <w:rsid w:val="001E61AE"/>
    <w:rsid w:val="001E61E0"/>
    <w:rsid w:val="001E636D"/>
    <w:rsid w:val="001E680D"/>
    <w:rsid w:val="001E689F"/>
    <w:rsid w:val="001E6949"/>
    <w:rsid w:val="001E694F"/>
    <w:rsid w:val="001E6C7D"/>
    <w:rsid w:val="001E71C6"/>
    <w:rsid w:val="001E7355"/>
    <w:rsid w:val="001E7A4F"/>
    <w:rsid w:val="001F0066"/>
    <w:rsid w:val="001F0A20"/>
    <w:rsid w:val="001F0A65"/>
    <w:rsid w:val="001F0E60"/>
    <w:rsid w:val="001F10A8"/>
    <w:rsid w:val="001F10DE"/>
    <w:rsid w:val="001F19E2"/>
    <w:rsid w:val="001F1DC5"/>
    <w:rsid w:val="001F229E"/>
    <w:rsid w:val="001F2518"/>
    <w:rsid w:val="001F2AAC"/>
    <w:rsid w:val="001F32E1"/>
    <w:rsid w:val="001F3981"/>
    <w:rsid w:val="001F4285"/>
    <w:rsid w:val="001F4C31"/>
    <w:rsid w:val="001F4F56"/>
    <w:rsid w:val="001F60C2"/>
    <w:rsid w:val="001F6111"/>
    <w:rsid w:val="001F61C2"/>
    <w:rsid w:val="001F682F"/>
    <w:rsid w:val="001F6A07"/>
    <w:rsid w:val="001F6AE2"/>
    <w:rsid w:val="001F6D40"/>
    <w:rsid w:val="001F6FD0"/>
    <w:rsid w:val="001F71D6"/>
    <w:rsid w:val="001F7945"/>
    <w:rsid w:val="001F7B90"/>
    <w:rsid w:val="001F7F7D"/>
    <w:rsid w:val="002001D2"/>
    <w:rsid w:val="00200B14"/>
    <w:rsid w:val="00200BBF"/>
    <w:rsid w:val="00200D5F"/>
    <w:rsid w:val="00201483"/>
    <w:rsid w:val="00201492"/>
    <w:rsid w:val="00201499"/>
    <w:rsid w:val="002014F5"/>
    <w:rsid w:val="0020176A"/>
    <w:rsid w:val="00201A26"/>
    <w:rsid w:val="00202510"/>
    <w:rsid w:val="00202AC0"/>
    <w:rsid w:val="00202DC6"/>
    <w:rsid w:val="00202DF7"/>
    <w:rsid w:val="00202F62"/>
    <w:rsid w:val="00203565"/>
    <w:rsid w:val="00203645"/>
    <w:rsid w:val="002036E5"/>
    <w:rsid w:val="00203E77"/>
    <w:rsid w:val="00203ED7"/>
    <w:rsid w:val="002049D9"/>
    <w:rsid w:val="00205255"/>
    <w:rsid w:val="002057D4"/>
    <w:rsid w:val="002068FB"/>
    <w:rsid w:val="0020697E"/>
    <w:rsid w:val="00206C3D"/>
    <w:rsid w:val="00206C72"/>
    <w:rsid w:val="00206ED2"/>
    <w:rsid w:val="002079BA"/>
    <w:rsid w:val="00207B4B"/>
    <w:rsid w:val="002101EA"/>
    <w:rsid w:val="00210275"/>
    <w:rsid w:val="00210684"/>
    <w:rsid w:val="002106C0"/>
    <w:rsid w:val="002108ED"/>
    <w:rsid w:val="00211394"/>
    <w:rsid w:val="00211591"/>
    <w:rsid w:val="00212522"/>
    <w:rsid w:val="00212A7A"/>
    <w:rsid w:val="00213622"/>
    <w:rsid w:val="002136E9"/>
    <w:rsid w:val="0021407B"/>
    <w:rsid w:val="002147B9"/>
    <w:rsid w:val="002147BF"/>
    <w:rsid w:val="00214DFB"/>
    <w:rsid w:val="002150E2"/>
    <w:rsid w:val="00215FDD"/>
    <w:rsid w:val="002162D2"/>
    <w:rsid w:val="00216738"/>
    <w:rsid w:val="002169C3"/>
    <w:rsid w:val="00216A26"/>
    <w:rsid w:val="0021716D"/>
    <w:rsid w:val="00217970"/>
    <w:rsid w:val="00217DED"/>
    <w:rsid w:val="002201B4"/>
    <w:rsid w:val="00220205"/>
    <w:rsid w:val="002206EF"/>
    <w:rsid w:val="00220A8A"/>
    <w:rsid w:val="00221331"/>
    <w:rsid w:val="00221502"/>
    <w:rsid w:val="00221B48"/>
    <w:rsid w:val="00221C23"/>
    <w:rsid w:val="002226B8"/>
    <w:rsid w:val="00222888"/>
    <w:rsid w:val="00222A1B"/>
    <w:rsid w:val="00222B1A"/>
    <w:rsid w:val="00222D9C"/>
    <w:rsid w:val="002230D9"/>
    <w:rsid w:val="00223404"/>
    <w:rsid w:val="002238EB"/>
    <w:rsid w:val="002243EF"/>
    <w:rsid w:val="0022449A"/>
    <w:rsid w:val="00224A33"/>
    <w:rsid w:val="00224CAB"/>
    <w:rsid w:val="002252B6"/>
    <w:rsid w:val="00225FCA"/>
    <w:rsid w:val="002261DB"/>
    <w:rsid w:val="0022653D"/>
    <w:rsid w:val="0022661C"/>
    <w:rsid w:val="00226749"/>
    <w:rsid w:val="002267E3"/>
    <w:rsid w:val="00226ABE"/>
    <w:rsid w:val="00226B9F"/>
    <w:rsid w:val="00226C03"/>
    <w:rsid w:val="00227FE8"/>
    <w:rsid w:val="002304B2"/>
    <w:rsid w:val="002307D5"/>
    <w:rsid w:val="00230E4E"/>
    <w:rsid w:val="0023151E"/>
    <w:rsid w:val="00231618"/>
    <w:rsid w:val="00231BCE"/>
    <w:rsid w:val="0023267E"/>
    <w:rsid w:val="00233020"/>
    <w:rsid w:val="0023318A"/>
    <w:rsid w:val="002331FB"/>
    <w:rsid w:val="0023339A"/>
    <w:rsid w:val="002338E5"/>
    <w:rsid w:val="002338EE"/>
    <w:rsid w:val="00233AF3"/>
    <w:rsid w:val="002345F3"/>
    <w:rsid w:val="00234852"/>
    <w:rsid w:val="0023494A"/>
    <w:rsid w:val="00234BA8"/>
    <w:rsid w:val="00234DA7"/>
    <w:rsid w:val="002351B7"/>
    <w:rsid w:val="00235644"/>
    <w:rsid w:val="00236C5A"/>
    <w:rsid w:val="002377EB"/>
    <w:rsid w:val="00237A98"/>
    <w:rsid w:val="00240767"/>
    <w:rsid w:val="0024095C"/>
    <w:rsid w:val="00240DEB"/>
    <w:rsid w:val="002417E9"/>
    <w:rsid w:val="0024191A"/>
    <w:rsid w:val="00241921"/>
    <w:rsid w:val="002421C1"/>
    <w:rsid w:val="00242565"/>
    <w:rsid w:val="0024262B"/>
    <w:rsid w:val="00242969"/>
    <w:rsid w:val="00242BE8"/>
    <w:rsid w:val="002431D6"/>
    <w:rsid w:val="00243A62"/>
    <w:rsid w:val="00243E3A"/>
    <w:rsid w:val="00244143"/>
    <w:rsid w:val="002447B9"/>
    <w:rsid w:val="002447F2"/>
    <w:rsid w:val="0024513F"/>
    <w:rsid w:val="002455BA"/>
    <w:rsid w:val="00245988"/>
    <w:rsid w:val="00245FAA"/>
    <w:rsid w:val="00245FC8"/>
    <w:rsid w:val="002470BD"/>
    <w:rsid w:val="0024713A"/>
    <w:rsid w:val="00247890"/>
    <w:rsid w:val="00247E13"/>
    <w:rsid w:val="00247E68"/>
    <w:rsid w:val="0025010C"/>
    <w:rsid w:val="00250372"/>
    <w:rsid w:val="00250915"/>
    <w:rsid w:val="00250D32"/>
    <w:rsid w:val="002513BA"/>
    <w:rsid w:val="00251CEF"/>
    <w:rsid w:val="00251E71"/>
    <w:rsid w:val="002521CA"/>
    <w:rsid w:val="002522EC"/>
    <w:rsid w:val="0025271E"/>
    <w:rsid w:val="00252EF0"/>
    <w:rsid w:val="00253107"/>
    <w:rsid w:val="002533DE"/>
    <w:rsid w:val="0025340B"/>
    <w:rsid w:val="002534DC"/>
    <w:rsid w:val="00253965"/>
    <w:rsid w:val="002539F8"/>
    <w:rsid w:val="00254715"/>
    <w:rsid w:val="00255107"/>
    <w:rsid w:val="002557C9"/>
    <w:rsid w:val="002559C8"/>
    <w:rsid w:val="00255A9B"/>
    <w:rsid w:val="00256434"/>
    <w:rsid w:val="00256D8A"/>
    <w:rsid w:val="00256FFD"/>
    <w:rsid w:val="00257418"/>
    <w:rsid w:val="002578A7"/>
    <w:rsid w:val="0026026A"/>
    <w:rsid w:val="00260399"/>
    <w:rsid w:val="00260971"/>
    <w:rsid w:val="00261514"/>
    <w:rsid w:val="0026152C"/>
    <w:rsid w:val="002618DC"/>
    <w:rsid w:val="00261DA8"/>
    <w:rsid w:val="00261F68"/>
    <w:rsid w:val="00261FEB"/>
    <w:rsid w:val="00262134"/>
    <w:rsid w:val="002631F5"/>
    <w:rsid w:val="00263A6F"/>
    <w:rsid w:val="002647B5"/>
    <w:rsid w:val="00265802"/>
    <w:rsid w:val="00265B41"/>
    <w:rsid w:val="00265D6E"/>
    <w:rsid w:val="00265EDC"/>
    <w:rsid w:val="00266158"/>
    <w:rsid w:val="0026619A"/>
    <w:rsid w:val="00266367"/>
    <w:rsid w:val="00266BE8"/>
    <w:rsid w:val="00266EFF"/>
    <w:rsid w:val="00267255"/>
    <w:rsid w:val="00267921"/>
    <w:rsid w:val="00270254"/>
    <w:rsid w:val="0027050E"/>
    <w:rsid w:val="00270CD6"/>
    <w:rsid w:val="00270DD1"/>
    <w:rsid w:val="00270F00"/>
    <w:rsid w:val="00270F5C"/>
    <w:rsid w:val="00270F7A"/>
    <w:rsid w:val="002710FA"/>
    <w:rsid w:val="0027111C"/>
    <w:rsid w:val="0027129F"/>
    <w:rsid w:val="002717A8"/>
    <w:rsid w:val="00271809"/>
    <w:rsid w:val="00271A17"/>
    <w:rsid w:val="00272574"/>
    <w:rsid w:val="00272771"/>
    <w:rsid w:val="00272857"/>
    <w:rsid w:val="0027291C"/>
    <w:rsid w:val="00273164"/>
    <w:rsid w:val="002734B2"/>
    <w:rsid w:val="00273C80"/>
    <w:rsid w:val="00273C92"/>
    <w:rsid w:val="00273CB3"/>
    <w:rsid w:val="0027438D"/>
    <w:rsid w:val="00275C94"/>
    <w:rsid w:val="00276433"/>
    <w:rsid w:val="00276547"/>
    <w:rsid w:val="0027676F"/>
    <w:rsid w:val="002771ED"/>
    <w:rsid w:val="00277945"/>
    <w:rsid w:val="00277A5B"/>
    <w:rsid w:val="00277AFC"/>
    <w:rsid w:val="0028046F"/>
    <w:rsid w:val="00280472"/>
    <w:rsid w:val="00280762"/>
    <w:rsid w:val="00280A4F"/>
    <w:rsid w:val="00280BD6"/>
    <w:rsid w:val="0028103A"/>
    <w:rsid w:val="00281127"/>
    <w:rsid w:val="002816FF"/>
    <w:rsid w:val="00281A5A"/>
    <w:rsid w:val="00281B9E"/>
    <w:rsid w:val="00281E44"/>
    <w:rsid w:val="00282D39"/>
    <w:rsid w:val="00282DA0"/>
    <w:rsid w:val="002836D2"/>
    <w:rsid w:val="0028379F"/>
    <w:rsid w:val="00283A23"/>
    <w:rsid w:val="00283A9A"/>
    <w:rsid w:val="00283B7D"/>
    <w:rsid w:val="00283DD8"/>
    <w:rsid w:val="00284610"/>
    <w:rsid w:val="0028495C"/>
    <w:rsid w:val="00284D27"/>
    <w:rsid w:val="00284DA0"/>
    <w:rsid w:val="00284DA6"/>
    <w:rsid w:val="002850F4"/>
    <w:rsid w:val="002850FF"/>
    <w:rsid w:val="002857CD"/>
    <w:rsid w:val="00285E61"/>
    <w:rsid w:val="00286CAA"/>
    <w:rsid w:val="00286F59"/>
    <w:rsid w:val="00287048"/>
    <w:rsid w:val="0028712E"/>
    <w:rsid w:val="002874D6"/>
    <w:rsid w:val="002876F2"/>
    <w:rsid w:val="002877C0"/>
    <w:rsid w:val="00287D8B"/>
    <w:rsid w:val="00287EAB"/>
    <w:rsid w:val="00287FA3"/>
    <w:rsid w:val="00290172"/>
    <w:rsid w:val="0029021C"/>
    <w:rsid w:val="0029095B"/>
    <w:rsid w:val="00290B54"/>
    <w:rsid w:val="00291E46"/>
    <w:rsid w:val="00292252"/>
    <w:rsid w:val="0029227F"/>
    <w:rsid w:val="002930D1"/>
    <w:rsid w:val="0029382F"/>
    <w:rsid w:val="00293B0B"/>
    <w:rsid w:val="00293E03"/>
    <w:rsid w:val="00293E06"/>
    <w:rsid w:val="002940CE"/>
    <w:rsid w:val="0029443A"/>
    <w:rsid w:val="00294BB3"/>
    <w:rsid w:val="00294F5E"/>
    <w:rsid w:val="002954A6"/>
    <w:rsid w:val="002957F8"/>
    <w:rsid w:val="00296290"/>
    <w:rsid w:val="00296C23"/>
    <w:rsid w:val="00296F97"/>
    <w:rsid w:val="00297216"/>
    <w:rsid w:val="00297260"/>
    <w:rsid w:val="002974B1"/>
    <w:rsid w:val="0029774C"/>
    <w:rsid w:val="002A0309"/>
    <w:rsid w:val="002A03A4"/>
    <w:rsid w:val="002A075A"/>
    <w:rsid w:val="002A085B"/>
    <w:rsid w:val="002A0D0C"/>
    <w:rsid w:val="002A20BD"/>
    <w:rsid w:val="002A267D"/>
    <w:rsid w:val="002A2EC2"/>
    <w:rsid w:val="002A40A3"/>
    <w:rsid w:val="002A43C5"/>
    <w:rsid w:val="002A45E2"/>
    <w:rsid w:val="002A469E"/>
    <w:rsid w:val="002A46FF"/>
    <w:rsid w:val="002A56D5"/>
    <w:rsid w:val="002A5937"/>
    <w:rsid w:val="002A5D7C"/>
    <w:rsid w:val="002A619F"/>
    <w:rsid w:val="002A6578"/>
    <w:rsid w:val="002A6765"/>
    <w:rsid w:val="002A703A"/>
    <w:rsid w:val="002A761C"/>
    <w:rsid w:val="002A7628"/>
    <w:rsid w:val="002A7728"/>
    <w:rsid w:val="002A78D7"/>
    <w:rsid w:val="002A7A67"/>
    <w:rsid w:val="002A7B05"/>
    <w:rsid w:val="002B0055"/>
    <w:rsid w:val="002B15AD"/>
    <w:rsid w:val="002B1611"/>
    <w:rsid w:val="002B179C"/>
    <w:rsid w:val="002B199C"/>
    <w:rsid w:val="002B1B63"/>
    <w:rsid w:val="002B1CFD"/>
    <w:rsid w:val="002B1F6D"/>
    <w:rsid w:val="002B2ABA"/>
    <w:rsid w:val="002B352B"/>
    <w:rsid w:val="002B3585"/>
    <w:rsid w:val="002B37BB"/>
    <w:rsid w:val="002B3B4E"/>
    <w:rsid w:val="002B4032"/>
    <w:rsid w:val="002B48A8"/>
    <w:rsid w:val="002B48E6"/>
    <w:rsid w:val="002B5109"/>
    <w:rsid w:val="002B5180"/>
    <w:rsid w:val="002B56E3"/>
    <w:rsid w:val="002B5755"/>
    <w:rsid w:val="002B5A9F"/>
    <w:rsid w:val="002B5AAE"/>
    <w:rsid w:val="002B5FE8"/>
    <w:rsid w:val="002B6201"/>
    <w:rsid w:val="002B6B86"/>
    <w:rsid w:val="002B6EF1"/>
    <w:rsid w:val="002B71AC"/>
    <w:rsid w:val="002B730B"/>
    <w:rsid w:val="002B7486"/>
    <w:rsid w:val="002B7597"/>
    <w:rsid w:val="002B76DD"/>
    <w:rsid w:val="002B7922"/>
    <w:rsid w:val="002B7B4C"/>
    <w:rsid w:val="002C0099"/>
    <w:rsid w:val="002C0189"/>
    <w:rsid w:val="002C021B"/>
    <w:rsid w:val="002C052A"/>
    <w:rsid w:val="002C07BB"/>
    <w:rsid w:val="002C1472"/>
    <w:rsid w:val="002C198C"/>
    <w:rsid w:val="002C1DA7"/>
    <w:rsid w:val="002C1F99"/>
    <w:rsid w:val="002C2318"/>
    <w:rsid w:val="002C2AA8"/>
    <w:rsid w:val="002C2B53"/>
    <w:rsid w:val="002C2C16"/>
    <w:rsid w:val="002C3022"/>
    <w:rsid w:val="002C31E4"/>
    <w:rsid w:val="002C34AB"/>
    <w:rsid w:val="002C3658"/>
    <w:rsid w:val="002C3907"/>
    <w:rsid w:val="002C3B3F"/>
    <w:rsid w:val="002C4ADC"/>
    <w:rsid w:val="002C5325"/>
    <w:rsid w:val="002C5768"/>
    <w:rsid w:val="002C5BA1"/>
    <w:rsid w:val="002C631C"/>
    <w:rsid w:val="002C6CF5"/>
    <w:rsid w:val="002C6D6F"/>
    <w:rsid w:val="002C6D8A"/>
    <w:rsid w:val="002C6F8D"/>
    <w:rsid w:val="002C757F"/>
    <w:rsid w:val="002C7B26"/>
    <w:rsid w:val="002C7D6C"/>
    <w:rsid w:val="002C7E10"/>
    <w:rsid w:val="002C7FA7"/>
    <w:rsid w:val="002D0211"/>
    <w:rsid w:val="002D0478"/>
    <w:rsid w:val="002D0C66"/>
    <w:rsid w:val="002D0EFB"/>
    <w:rsid w:val="002D1FD5"/>
    <w:rsid w:val="002D1FF2"/>
    <w:rsid w:val="002D22BB"/>
    <w:rsid w:val="002D2C70"/>
    <w:rsid w:val="002D31DE"/>
    <w:rsid w:val="002D3875"/>
    <w:rsid w:val="002D3F9C"/>
    <w:rsid w:val="002D404C"/>
    <w:rsid w:val="002D4109"/>
    <w:rsid w:val="002D44E6"/>
    <w:rsid w:val="002D4984"/>
    <w:rsid w:val="002D4D21"/>
    <w:rsid w:val="002D55A2"/>
    <w:rsid w:val="002D5637"/>
    <w:rsid w:val="002D5C74"/>
    <w:rsid w:val="002D5DF0"/>
    <w:rsid w:val="002D5FF7"/>
    <w:rsid w:val="002D6735"/>
    <w:rsid w:val="002D68A6"/>
    <w:rsid w:val="002D7101"/>
    <w:rsid w:val="002D7C74"/>
    <w:rsid w:val="002D7DCB"/>
    <w:rsid w:val="002E0286"/>
    <w:rsid w:val="002E0367"/>
    <w:rsid w:val="002E091F"/>
    <w:rsid w:val="002E1709"/>
    <w:rsid w:val="002E1ACF"/>
    <w:rsid w:val="002E1BA7"/>
    <w:rsid w:val="002E1D05"/>
    <w:rsid w:val="002E1E79"/>
    <w:rsid w:val="002E1F16"/>
    <w:rsid w:val="002E23D3"/>
    <w:rsid w:val="002E2523"/>
    <w:rsid w:val="002E273C"/>
    <w:rsid w:val="002E2E92"/>
    <w:rsid w:val="002E2EB3"/>
    <w:rsid w:val="002E2F96"/>
    <w:rsid w:val="002E30F0"/>
    <w:rsid w:val="002E354C"/>
    <w:rsid w:val="002E375B"/>
    <w:rsid w:val="002E39BF"/>
    <w:rsid w:val="002E47FF"/>
    <w:rsid w:val="002E4AB3"/>
    <w:rsid w:val="002E4E12"/>
    <w:rsid w:val="002E543B"/>
    <w:rsid w:val="002E5C72"/>
    <w:rsid w:val="002E5F01"/>
    <w:rsid w:val="002E6017"/>
    <w:rsid w:val="002E64D1"/>
    <w:rsid w:val="002E6C12"/>
    <w:rsid w:val="002E6E8F"/>
    <w:rsid w:val="002E7195"/>
    <w:rsid w:val="002E71BC"/>
    <w:rsid w:val="002E7799"/>
    <w:rsid w:val="002E7CA6"/>
    <w:rsid w:val="002E7DF1"/>
    <w:rsid w:val="002E7E38"/>
    <w:rsid w:val="002F0331"/>
    <w:rsid w:val="002F0A10"/>
    <w:rsid w:val="002F0FC5"/>
    <w:rsid w:val="002F1BF7"/>
    <w:rsid w:val="002F2081"/>
    <w:rsid w:val="002F210B"/>
    <w:rsid w:val="002F2433"/>
    <w:rsid w:val="002F24C4"/>
    <w:rsid w:val="002F27F0"/>
    <w:rsid w:val="002F2A56"/>
    <w:rsid w:val="002F318A"/>
    <w:rsid w:val="002F33AE"/>
    <w:rsid w:val="002F33E6"/>
    <w:rsid w:val="002F39AD"/>
    <w:rsid w:val="002F4241"/>
    <w:rsid w:val="002F4759"/>
    <w:rsid w:val="002F4CBA"/>
    <w:rsid w:val="002F5059"/>
    <w:rsid w:val="002F5813"/>
    <w:rsid w:val="002F5DE9"/>
    <w:rsid w:val="002F5F2F"/>
    <w:rsid w:val="002F69C4"/>
    <w:rsid w:val="002F6CEA"/>
    <w:rsid w:val="002F7182"/>
    <w:rsid w:val="002F72D0"/>
    <w:rsid w:val="002F7B58"/>
    <w:rsid w:val="003001B6"/>
    <w:rsid w:val="003001D7"/>
    <w:rsid w:val="003002EA"/>
    <w:rsid w:val="003015C8"/>
    <w:rsid w:val="0030179C"/>
    <w:rsid w:val="003022C8"/>
    <w:rsid w:val="003022F0"/>
    <w:rsid w:val="0030238F"/>
    <w:rsid w:val="00302505"/>
    <w:rsid w:val="0030330E"/>
    <w:rsid w:val="0030375C"/>
    <w:rsid w:val="00303981"/>
    <w:rsid w:val="003039AA"/>
    <w:rsid w:val="00303B83"/>
    <w:rsid w:val="00303B97"/>
    <w:rsid w:val="00303C64"/>
    <w:rsid w:val="0030403C"/>
    <w:rsid w:val="003043BB"/>
    <w:rsid w:val="00304418"/>
    <w:rsid w:val="0030525B"/>
    <w:rsid w:val="00305783"/>
    <w:rsid w:val="00305C32"/>
    <w:rsid w:val="0030658B"/>
    <w:rsid w:val="00306662"/>
    <w:rsid w:val="00306DEF"/>
    <w:rsid w:val="00306EC3"/>
    <w:rsid w:val="003070DB"/>
    <w:rsid w:val="003074F3"/>
    <w:rsid w:val="00310337"/>
    <w:rsid w:val="0031079D"/>
    <w:rsid w:val="003108DF"/>
    <w:rsid w:val="00310EEE"/>
    <w:rsid w:val="00310FCC"/>
    <w:rsid w:val="00311209"/>
    <w:rsid w:val="003120AD"/>
    <w:rsid w:val="0031243A"/>
    <w:rsid w:val="003130D8"/>
    <w:rsid w:val="00313568"/>
    <w:rsid w:val="0031374B"/>
    <w:rsid w:val="00313C9D"/>
    <w:rsid w:val="00314A22"/>
    <w:rsid w:val="00314A7D"/>
    <w:rsid w:val="003151D4"/>
    <w:rsid w:val="003154CF"/>
    <w:rsid w:val="003155FC"/>
    <w:rsid w:val="00315D11"/>
    <w:rsid w:val="00315F34"/>
    <w:rsid w:val="00316178"/>
    <w:rsid w:val="003161A2"/>
    <w:rsid w:val="00316876"/>
    <w:rsid w:val="0031698D"/>
    <w:rsid w:val="00316A3E"/>
    <w:rsid w:val="00316A40"/>
    <w:rsid w:val="00317779"/>
    <w:rsid w:val="00317959"/>
    <w:rsid w:val="00317F95"/>
    <w:rsid w:val="00317FDF"/>
    <w:rsid w:val="003202C1"/>
    <w:rsid w:val="00320389"/>
    <w:rsid w:val="0032069C"/>
    <w:rsid w:val="003207B3"/>
    <w:rsid w:val="00321262"/>
    <w:rsid w:val="00321447"/>
    <w:rsid w:val="003216FF"/>
    <w:rsid w:val="003219D4"/>
    <w:rsid w:val="00321B8B"/>
    <w:rsid w:val="00321E2F"/>
    <w:rsid w:val="00321E63"/>
    <w:rsid w:val="003220FF"/>
    <w:rsid w:val="003225C2"/>
    <w:rsid w:val="00322763"/>
    <w:rsid w:val="00323000"/>
    <w:rsid w:val="00323B54"/>
    <w:rsid w:val="00323B97"/>
    <w:rsid w:val="00323E0A"/>
    <w:rsid w:val="003247B3"/>
    <w:rsid w:val="0032564E"/>
    <w:rsid w:val="00325CEA"/>
    <w:rsid w:val="00325F74"/>
    <w:rsid w:val="00325FD1"/>
    <w:rsid w:val="003262D0"/>
    <w:rsid w:val="00326856"/>
    <w:rsid w:val="0032695E"/>
    <w:rsid w:val="0032701B"/>
    <w:rsid w:val="00327509"/>
    <w:rsid w:val="00327BA3"/>
    <w:rsid w:val="0033039E"/>
    <w:rsid w:val="003310B6"/>
    <w:rsid w:val="003310D8"/>
    <w:rsid w:val="003310F5"/>
    <w:rsid w:val="003312A9"/>
    <w:rsid w:val="00331B93"/>
    <w:rsid w:val="00331E6D"/>
    <w:rsid w:val="003329E6"/>
    <w:rsid w:val="003334D8"/>
    <w:rsid w:val="00333B96"/>
    <w:rsid w:val="00333BB2"/>
    <w:rsid w:val="00333BE9"/>
    <w:rsid w:val="00333EB9"/>
    <w:rsid w:val="0033418B"/>
    <w:rsid w:val="003342F5"/>
    <w:rsid w:val="00334760"/>
    <w:rsid w:val="00334892"/>
    <w:rsid w:val="0033495C"/>
    <w:rsid w:val="00334AC2"/>
    <w:rsid w:val="0033510C"/>
    <w:rsid w:val="003351EC"/>
    <w:rsid w:val="003353DB"/>
    <w:rsid w:val="00336196"/>
    <w:rsid w:val="003365B0"/>
    <w:rsid w:val="00336628"/>
    <w:rsid w:val="00336744"/>
    <w:rsid w:val="00336890"/>
    <w:rsid w:val="00336B6E"/>
    <w:rsid w:val="00336BDD"/>
    <w:rsid w:val="00337A88"/>
    <w:rsid w:val="00340341"/>
    <w:rsid w:val="00340C0E"/>
    <w:rsid w:val="00340FF7"/>
    <w:rsid w:val="00341061"/>
    <w:rsid w:val="00341A55"/>
    <w:rsid w:val="00341D1C"/>
    <w:rsid w:val="00341E4D"/>
    <w:rsid w:val="00342289"/>
    <w:rsid w:val="00342326"/>
    <w:rsid w:val="00342AD8"/>
    <w:rsid w:val="003435D3"/>
    <w:rsid w:val="00343C1E"/>
    <w:rsid w:val="0034482C"/>
    <w:rsid w:val="00344A51"/>
    <w:rsid w:val="00344F95"/>
    <w:rsid w:val="003454A0"/>
    <w:rsid w:val="00345575"/>
    <w:rsid w:val="00345D7A"/>
    <w:rsid w:val="0034661F"/>
    <w:rsid w:val="003466E2"/>
    <w:rsid w:val="0034684A"/>
    <w:rsid w:val="00346AF1"/>
    <w:rsid w:val="00346C87"/>
    <w:rsid w:val="00346F09"/>
    <w:rsid w:val="00347670"/>
    <w:rsid w:val="003479E4"/>
    <w:rsid w:val="00350162"/>
    <w:rsid w:val="003501C5"/>
    <w:rsid w:val="00350353"/>
    <w:rsid w:val="0035047B"/>
    <w:rsid w:val="003506DB"/>
    <w:rsid w:val="00350A1C"/>
    <w:rsid w:val="00350DFF"/>
    <w:rsid w:val="003511C1"/>
    <w:rsid w:val="003518EF"/>
    <w:rsid w:val="00351A0E"/>
    <w:rsid w:val="00352333"/>
    <w:rsid w:val="00352F53"/>
    <w:rsid w:val="00353385"/>
    <w:rsid w:val="003535CC"/>
    <w:rsid w:val="00353699"/>
    <w:rsid w:val="00353945"/>
    <w:rsid w:val="00354327"/>
    <w:rsid w:val="00354F69"/>
    <w:rsid w:val="00355A73"/>
    <w:rsid w:val="0035716E"/>
    <w:rsid w:val="003573F6"/>
    <w:rsid w:val="0035754A"/>
    <w:rsid w:val="00357821"/>
    <w:rsid w:val="00360057"/>
    <w:rsid w:val="003602F1"/>
    <w:rsid w:val="003606FD"/>
    <w:rsid w:val="00360A7E"/>
    <w:rsid w:val="003618FB"/>
    <w:rsid w:val="00362114"/>
    <w:rsid w:val="00362133"/>
    <w:rsid w:val="00362240"/>
    <w:rsid w:val="00362273"/>
    <w:rsid w:val="003625C2"/>
    <w:rsid w:val="003626DC"/>
    <w:rsid w:val="003627D5"/>
    <w:rsid w:val="00362A36"/>
    <w:rsid w:val="00362C63"/>
    <w:rsid w:val="00362D0A"/>
    <w:rsid w:val="00362D89"/>
    <w:rsid w:val="00363301"/>
    <w:rsid w:val="003635FE"/>
    <w:rsid w:val="00363639"/>
    <w:rsid w:val="0036395E"/>
    <w:rsid w:val="00363ACA"/>
    <w:rsid w:val="00363CF4"/>
    <w:rsid w:val="00364DC0"/>
    <w:rsid w:val="003652CB"/>
    <w:rsid w:val="003653B4"/>
    <w:rsid w:val="00366110"/>
    <w:rsid w:val="00366159"/>
    <w:rsid w:val="00366273"/>
    <w:rsid w:val="00366343"/>
    <w:rsid w:val="003666B2"/>
    <w:rsid w:val="00366ED2"/>
    <w:rsid w:val="00366F28"/>
    <w:rsid w:val="00370117"/>
    <w:rsid w:val="003701EC"/>
    <w:rsid w:val="003705F2"/>
    <w:rsid w:val="0037063E"/>
    <w:rsid w:val="00370E43"/>
    <w:rsid w:val="00370F8A"/>
    <w:rsid w:val="003716B4"/>
    <w:rsid w:val="00371F17"/>
    <w:rsid w:val="00372000"/>
    <w:rsid w:val="00372272"/>
    <w:rsid w:val="00372363"/>
    <w:rsid w:val="00373167"/>
    <w:rsid w:val="00373A0D"/>
    <w:rsid w:val="00373A4F"/>
    <w:rsid w:val="00373BE6"/>
    <w:rsid w:val="003745CC"/>
    <w:rsid w:val="003756D6"/>
    <w:rsid w:val="00376159"/>
    <w:rsid w:val="00376955"/>
    <w:rsid w:val="00376985"/>
    <w:rsid w:val="00376C57"/>
    <w:rsid w:val="00376D10"/>
    <w:rsid w:val="003777E6"/>
    <w:rsid w:val="00377EDE"/>
    <w:rsid w:val="00377FCD"/>
    <w:rsid w:val="0038028B"/>
    <w:rsid w:val="003806F1"/>
    <w:rsid w:val="00380EB5"/>
    <w:rsid w:val="003818E3"/>
    <w:rsid w:val="0038190F"/>
    <w:rsid w:val="003826C2"/>
    <w:rsid w:val="00382918"/>
    <w:rsid w:val="00382E2F"/>
    <w:rsid w:val="0038334A"/>
    <w:rsid w:val="003839A7"/>
    <w:rsid w:val="00383EEC"/>
    <w:rsid w:val="003845B1"/>
    <w:rsid w:val="00384C05"/>
    <w:rsid w:val="003855CB"/>
    <w:rsid w:val="00385926"/>
    <w:rsid w:val="00385E8F"/>
    <w:rsid w:val="00386083"/>
    <w:rsid w:val="00386EDC"/>
    <w:rsid w:val="003872E2"/>
    <w:rsid w:val="003874AB"/>
    <w:rsid w:val="003879EA"/>
    <w:rsid w:val="00387E2B"/>
    <w:rsid w:val="00387EB0"/>
    <w:rsid w:val="00390660"/>
    <w:rsid w:val="00390775"/>
    <w:rsid w:val="0039095E"/>
    <w:rsid w:val="00390B15"/>
    <w:rsid w:val="00390B67"/>
    <w:rsid w:val="00390F50"/>
    <w:rsid w:val="003911C4"/>
    <w:rsid w:val="0039141F"/>
    <w:rsid w:val="00391BD4"/>
    <w:rsid w:val="0039215A"/>
    <w:rsid w:val="003930B5"/>
    <w:rsid w:val="003945F1"/>
    <w:rsid w:val="00394770"/>
    <w:rsid w:val="00394C30"/>
    <w:rsid w:val="003957E8"/>
    <w:rsid w:val="00395E73"/>
    <w:rsid w:val="00396150"/>
    <w:rsid w:val="00396162"/>
    <w:rsid w:val="00396593"/>
    <w:rsid w:val="0039703F"/>
    <w:rsid w:val="0039782C"/>
    <w:rsid w:val="003979B4"/>
    <w:rsid w:val="003A0055"/>
    <w:rsid w:val="003A086D"/>
    <w:rsid w:val="003A0990"/>
    <w:rsid w:val="003A09E0"/>
    <w:rsid w:val="003A1182"/>
    <w:rsid w:val="003A1357"/>
    <w:rsid w:val="003A148A"/>
    <w:rsid w:val="003A1643"/>
    <w:rsid w:val="003A1843"/>
    <w:rsid w:val="003A2EA9"/>
    <w:rsid w:val="003A38FC"/>
    <w:rsid w:val="003A392F"/>
    <w:rsid w:val="003A41E0"/>
    <w:rsid w:val="003A4F37"/>
    <w:rsid w:val="003A5EB8"/>
    <w:rsid w:val="003A5EF5"/>
    <w:rsid w:val="003A6266"/>
    <w:rsid w:val="003A672D"/>
    <w:rsid w:val="003A6E6C"/>
    <w:rsid w:val="003A758E"/>
    <w:rsid w:val="003A772B"/>
    <w:rsid w:val="003A784D"/>
    <w:rsid w:val="003A7948"/>
    <w:rsid w:val="003A79BD"/>
    <w:rsid w:val="003A7EF6"/>
    <w:rsid w:val="003A7F18"/>
    <w:rsid w:val="003B0023"/>
    <w:rsid w:val="003B00AA"/>
    <w:rsid w:val="003B0379"/>
    <w:rsid w:val="003B05A6"/>
    <w:rsid w:val="003B06B8"/>
    <w:rsid w:val="003B0B4A"/>
    <w:rsid w:val="003B0DEF"/>
    <w:rsid w:val="003B12F9"/>
    <w:rsid w:val="003B1629"/>
    <w:rsid w:val="003B170E"/>
    <w:rsid w:val="003B1BEF"/>
    <w:rsid w:val="003B254F"/>
    <w:rsid w:val="003B2605"/>
    <w:rsid w:val="003B2670"/>
    <w:rsid w:val="003B2C5B"/>
    <w:rsid w:val="003B2CB3"/>
    <w:rsid w:val="003B2CB6"/>
    <w:rsid w:val="003B304B"/>
    <w:rsid w:val="003B3796"/>
    <w:rsid w:val="003B3898"/>
    <w:rsid w:val="003B3EA9"/>
    <w:rsid w:val="003B4291"/>
    <w:rsid w:val="003B4E08"/>
    <w:rsid w:val="003B5039"/>
    <w:rsid w:val="003B5F5C"/>
    <w:rsid w:val="003B60D8"/>
    <w:rsid w:val="003B6830"/>
    <w:rsid w:val="003B6BCB"/>
    <w:rsid w:val="003B735C"/>
    <w:rsid w:val="003B76F1"/>
    <w:rsid w:val="003C086F"/>
    <w:rsid w:val="003C0CC5"/>
    <w:rsid w:val="003C103F"/>
    <w:rsid w:val="003C160C"/>
    <w:rsid w:val="003C17DB"/>
    <w:rsid w:val="003C19A8"/>
    <w:rsid w:val="003C2125"/>
    <w:rsid w:val="003C24D9"/>
    <w:rsid w:val="003C2A92"/>
    <w:rsid w:val="003C2AF4"/>
    <w:rsid w:val="003C2B6B"/>
    <w:rsid w:val="003C2E08"/>
    <w:rsid w:val="003C350C"/>
    <w:rsid w:val="003C35CE"/>
    <w:rsid w:val="003C45AA"/>
    <w:rsid w:val="003C4D8F"/>
    <w:rsid w:val="003C4DA6"/>
    <w:rsid w:val="003C5549"/>
    <w:rsid w:val="003C5554"/>
    <w:rsid w:val="003C555D"/>
    <w:rsid w:val="003C55A9"/>
    <w:rsid w:val="003C5B6E"/>
    <w:rsid w:val="003C60BB"/>
    <w:rsid w:val="003C639B"/>
    <w:rsid w:val="003C6510"/>
    <w:rsid w:val="003C6B6C"/>
    <w:rsid w:val="003C797B"/>
    <w:rsid w:val="003C7AB0"/>
    <w:rsid w:val="003C7D35"/>
    <w:rsid w:val="003D050E"/>
    <w:rsid w:val="003D0EDA"/>
    <w:rsid w:val="003D1183"/>
    <w:rsid w:val="003D134B"/>
    <w:rsid w:val="003D1822"/>
    <w:rsid w:val="003D1F2E"/>
    <w:rsid w:val="003D21A6"/>
    <w:rsid w:val="003D2518"/>
    <w:rsid w:val="003D264A"/>
    <w:rsid w:val="003D293E"/>
    <w:rsid w:val="003D30BD"/>
    <w:rsid w:val="003D3206"/>
    <w:rsid w:val="003D32AD"/>
    <w:rsid w:val="003D33D6"/>
    <w:rsid w:val="003D35B0"/>
    <w:rsid w:val="003D3905"/>
    <w:rsid w:val="003D3B02"/>
    <w:rsid w:val="003D3B1D"/>
    <w:rsid w:val="003D4023"/>
    <w:rsid w:val="003D4281"/>
    <w:rsid w:val="003D4FB9"/>
    <w:rsid w:val="003D505F"/>
    <w:rsid w:val="003D5F9E"/>
    <w:rsid w:val="003D6028"/>
    <w:rsid w:val="003D6418"/>
    <w:rsid w:val="003D6800"/>
    <w:rsid w:val="003D706C"/>
    <w:rsid w:val="003D7151"/>
    <w:rsid w:val="003D71B6"/>
    <w:rsid w:val="003D7736"/>
    <w:rsid w:val="003E04FF"/>
    <w:rsid w:val="003E0E7A"/>
    <w:rsid w:val="003E10AB"/>
    <w:rsid w:val="003E123E"/>
    <w:rsid w:val="003E190D"/>
    <w:rsid w:val="003E1AF8"/>
    <w:rsid w:val="003E2223"/>
    <w:rsid w:val="003E274A"/>
    <w:rsid w:val="003E2A56"/>
    <w:rsid w:val="003E2C8B"/>
    <w:rsid w:val="003E2F2F"/>
    <w:rsid w:val="003E31BE"/>
    <w:rsid w:val="003E3B3D"/>
    <w:rsid w:val="003E3BE1"/>
    <w:rsid w:val="003E3DD4"/>
    <w:rsid w:val="003E3F9E"/>
    <w:rsid w:val="003E45D5"/>
    <w:rsid w:val="003E50DA"/>
    <w:rsid w:val="003E558E"/>
    <w:rsid w:val="003E5674"/>
    <w:rsid w:val="003E61A2"/>
    <w:rsid w:val="003E6437"/>
    <w:rsid w:val="003E68FC"/>
    <w:rsid w:val="003E6D6C"/>
    <w:rsid w:val="003E7207"/>
    <w:rsid w:val="003E7319"/>
    <w:rsid w:val="003E76A7"/>
    <w:rsid w:val="003E7926"/>
    <w:rsid w:val="003E7B4B"/>
    <w:rsid w:val="003E7E8A"/>
    <w:rsid w:val="003F03FE"/>
    <w:rsid w:val="003F0663"/>
    <w:rsid w:val="003F0959"/>
    <w:rsid w:val="003F0D2B"/>
    <w:rsid w:val="003F16DD"/>
    <w:rsid w:val="003F1F3C"/>
    <w:rsid w:val="003F2118"/>
    <w:rsid w:val="003F2249"/>
    <w:rsid w:val="003F24C3"/>
    <w:rsid w:val="003F2FBA"/>
    <w:rsid w:val="003F375E"/>
    <w:rsid w:val="003F46A0"/>
    <w:rsid w:val="003F46C9"/>
    <w:rsid w:val="003F480D"/>
    <w:rsid w:val="003F4BCF"/>
    <w:rsid w:val="003F4DD5"/>
    <w:rsid w:val="003F53E9"/>
    <w:rsid w:val="003F5C56"/>
    <w:rsid w:val="003F5EE4"/>
    <w:rsid w:val="003F5FA6"/>
    <w:rsid w:val="003F6187"/>
    <w:rsid w:val="003F67C2"/>
    <w:rsid w:val="003F6BBA"/>
    <w:rsid w:val="003F6D82"/>
    <w:rsid w:val="003F71AC"/>
    <w:rsid w:val="003F766F"/>
    <w:rsid w:val="003F7DD8"/>
    <w:rsid w:val="003F7FCA"/>
    <w:rsid w:val="0040085F"/>
    <w:rsid w:val="00400AD6"/>
    <w:rsid w:val="00400BC2"/>
    <w:rsid w:val="00400E11"/>
    <w:rsid w:val="0040128A"/>
    <w:rsid w:val="0040192F"/>
    <w:rsid w:val="0040199F"/>
    <w:rsid w:val="00401E70"/>
    <w:rsid w:val="0040200B"/>
    <w:rsid w:val="00402055"/>
    <w:rsid w:val="0040236F"/>
    <w:rsid w:val="004023F0"/>
    <w:rsid w:val="00403173"/>
    <w:rsid w:val="00403BEF"/>
    <w:rsid w:val="00404288"/>
    <w:rsid w:val="00404AD8"/>
    <w:rsid w:val="00404CA7"/>
    <w:rsid w:val="004051EA"/>
    <w:rsid w:val="004057FF"/>
    <w:rsid w:val="00405884"/>
    <w:rsid w:val="00405E2F"/>
    <w:rsid w:val="00405F0F"/>
    <w:rsid w:val="00406074"/>
    <w:rsid w:val="00406346"/>
    <w:rsid w:val="004064D0"/>
    <w:rsid w:val="00406BBD"/>
    <w:rsid w:val="00407017"/>
    <w:rsid w:val="004070ED"/>
    <w:rsid w:val="00407216"/>
    <w:rsid w:val="00407BB0"/>
    <w:rsid w:val="00410C16"/>
    <w:rsid w:val="00411382"/>
    <w:rsid w:val="0041145A"/>
    <w:rsid w:val="0041159B"/>
    <w:rsid w:val="0041165F"/>
    <w:rsid w:val="00412160"/>
    <w:rsid w:val="00412742"/>
    <w:rsid w:val="004128D1"/>
    <w:rsid w:val="00412943"/>
    <w:rsid w:val="00413A05"/>
    <w:rsid w:val="00413A2A"/>
    <w:rsid w:val="0041420C"/>
    <w:rsid w:val="004148FB"/>
    <w:rsid w:val="004149E9"/>
    <w:rsid w:val="00414A98"/>
    <w:rsid w:val="004152FE"/>
    <w:rsid w:val="00415EC6"/>
    <w:rsid w:val="00416637"/>
    <w:rsid w:val="004167E1"/>
    <w:rsid w:val="00416AC6"/>
    <w:rsid w:val="00416CE1"/>
    <w:rsid w:val="00416CE3"/>
    <w:rsid w:val="00416E6B"/>
    <w:rsid w:val="004174DB"/>
    <w:rsid w:val="00417602"/>
    <w:rsid w:val="00417FFB"/>
    <w:rsid w:val="004200CB"/>
    <w:rsid w:val="0042054E"/>
    <w:rsid w:val="0042097D"/>
    <w:rsid w:val="00420AE4"/>
    <w:rsid w:val="00420C1E"/>
    <w:rsid w:val="00420E91"/>
    <w:rsid w:val="00421393"/>
    <w:rsid w:val="00421A12"/>
    <w:rsid w:val="00421D52"/>
    <w:rsid w:val="00421DBA"/>
    <w:rsid w:val="00422E15"/>
    <w:rsid w:val="004236E1"/>
    <w:rsid w:val="00423964"/>
    <w:rsid w:val="004245E2"/>
    <w:rsid w:val="00424A18"/>
    <w:rsid w:val="00425004"/>
    <w:rsid w:val="004252E9"/>
    <w:rsid w:val="004254EA"/>
    <w:rsid w:val="004261B5"/>
    <w:rsid w:val="004264B8"/>
    <w:rsid w:val="00426DB5"/>
    <w:rsid w:val="00426E26"/>
    <w:rsid w:val="00426E85"/>
    <w:rsid w:val="00427524"/>
    <w:rsid w:val="00427925"/>
    <w:rsid w:val="00427AFB"/>
    <w:rsid w:val="0043030E"/>
    <w:rsid w:val="00430337"/>
    <w:rsid w:val="00430564"/>
    <w:rsid w:val="004309FA"/>
    <w:rsid w:val="004314C8"/>
    <w:rsid w:val="0043169C"/>
    <w:rsid w:val="004317FA"/>
    <w:rsid w:val="00431C97"/>
    <w:rsid w:val="00431E72"/>
    <w:rsid w:val="0043216A"/>
    <w:rsid w:val="004323C3"/>
    <w:rsid w:val="00432416"/>
    <w:rsid w:val="0043251B"/>
    <w:rsid w:val="00432E59"/>
    <w:rsid w:val="00432FF1"/>
    <w:rsid w:val="0043323B"/>
    <w:rsid w:val="004334BE"/>
    <w:rsid w:val="004334C9"/>
    <w:rsid w:val="004337BF"/>
    <w:rsid w:val="004337FC"/>
    <w:rsid w:val="0043394A"/>
    <w:rsid w:val="00433A59"/>
    <w:rsid w:val="00434582"/>
    <w:rsid w:val="004348CE"/>
    <w:rsid w:val="00435031"/>
    <w:rsid w:val="00436A73"/>
    <w:rsid w:val="00436AF2"/>
    <w:rsid w:val="0043747D"/>
    <w:rsid w:val="00437813"/>
    <w:rsid w:val="00437E89"/>
    <w:rsid w:val="00440106"/>
    <w:rsid w:val="004402C2"/>
    <w:rsid w:val="00440321"/>
    <w:rsid w:val="00441D59"/>
    <w:rsid w:val="0044222A"/>
    <w:rsid w:val="004423CC"/>
    <w:rsid w:val="00442A69"/>
    <w:rsid w:val="00442B3D"/>
    <w:rsid w:val="00442C75"/>
    <w:rsid w:val="00443182"/>
    <w:rsid w:val="004432B3"/>
    <w:rsid w:val="004432E4"/>
    <w:rsid w:val="00443A39"/>
    <w:rsid w:val="00443D91"/>
    <w:rsid w:val="004445CA"/>
    <w:rsid w:val="00444802"/>
    <w:rsid w:val="00444F86"/>
    <w:rsid w:val="004451E9"/>
    <w:rsid w:val="00445344"/>
    <w:rsid w:val="0044542F"/>
    <w:rsid w:val="00445473"/>
    <w:rsid w:val="00445E8B"/>
    <w:rsid w:val="00445F84"/>
    <w:rsid w:val="004461A7"/>
    <w:rsid w:val="00446716"/>
    <w:rsid w:val="00446B74"/>
    <w:rsid w:val="004501B7"/>
    <w:rsid w:val="00450474"/>
    <w:rsid w:val="00450554"/>
    <w:rsid w:val="00450613"/>
    <w:rsid w:val="00450790"/>
    <w:rsid w:val="00450BBA"/>
    <w:rsid w:val="004518E5"/>
    <w:rsid w:val="004519E0"/>
    <w:rsid w:val="00451FB4"/>
    <w:rsid w:val="00452BA0"/>
    <w:rsid w:val="00452D6F"/>
    <w:rsid w:val="0045328F"/>
    <w:rsid w:val="004532B9"/>
    <w:rsid w:val="00453497"/>
    <w:rsid w:val="0045352D"/>
    <w:rsid w:val="004536B4"/>
    <w:rsid w:val="00453878"/>
    <w:rsid w:val="00453908"/>
    <w:rsid w:val="00453931"/>
    <w:rsid w:val="004542D5"/>
    <w:rsid w:val="00454717"/>
    <w:rsid w:val="004547DA"/>
    <w:rsid w:val="00454C3E"/>
    <w:rsid w:val="00454F83"/>
    <w:rsid w:val="0045538F"/>
    <w:rsid w:val="00455474"/>
    <w:rsid w:val="0045608A"/>
    <w:rsid w:val="00457443"/>
    <w:rsid w:val="004606A9"/>
    <w:rsid w:val="004607C5"/>
    <w:rsid w:val="004609CC"/>
    <w:rsid w:val="00460E3C"/>
    <w:rsid w:val="00461046"/>
    <w:rsid w:val="00462373"/>
    <w:rsid w:val="0046249E"/>
    <w:rsid w:val="00462590"/>
    <w:rsid w:val="004627B7"/>
    <w:rsid w:val="00462F7F"/>
    <w:rsid w:val="004634F1"/>
    <w:rsid w:val="004634FF"/>
    <w:rsid w:val="004636E0"/>
    <w:rsid w:val="00463D3F"/>
    <w:rsid w:val="00463E8E"/>
    <w:rsid w:val="0046413C"/>
    <w:rsid w:val="00464473"/>
    <w:rsid w:val="00464B74"/>
    <w:rsid w:val="00464DBA"/>
    <w:rsid w:val="004653FF"/>
    <w:rsid w:val="0046560C"/>
    <w:rsid w:val="00465D27"/>
    <w:rsid w:val="00465D8A"/>
    <w:rsid w:val="00465E0B"/>
    <w:rsid w:val="004662C4"/>
    <w:rsid w:val="004662F7"/>
    <w:rsid w:val="00466341"/>
    <w:rsid w:val="004663DB"/>
    <w:rsid w:val="004670B4"/>
    <w:rsid w:val="0046722A"/>
    <w:rsid w:val="00467621"/>
    <w:rsid w:val="00467F6F"/>
    <w:rsid w:val="004702D6"/>
    <w:rsid w:val="004703EE"/>
    <w:rsid w:val="004704F2"/>
    <w:rsid w:val="004705CA"/>
    <w:rsid w:val="00470937"/>
    <w:rsid w:val="00470AE1"/>
    <w:rsid w:val="00470B1A"/>
    <w:rsid w:val="00470C42"/>
    <w:rsid w:val="0047144A"/>
    <w:rsid w:val="004717F1"/>
    <w:rsid w:val="00471E5E"/>
    <w:rsid w:val="00472253"/>
    <w:rsid w:val="004723C5"/>
    <w:rsid w:val="00473024"/>
    <w:rsid w:val="004734EA"/>
    <w:rsid w:val="0047381D"/>
    <w:rsid w:val="0047392E"/>
    <w:rsid w:val="00473FE8"/>
    <w:rsid w:val="004747E4"/>
    <w:rsid w:val="00474807"/>
    <w:rsid w:val="00474F07"/>
    <w:rsid w:val="004754A8"/>
    <w:rsid w:val="004754B7"/>
    <w:rsid w:val="004757CD"/>
    <w:rsid w:val="00475C5E"/>
    <w:rsid w:val="00475CE1"/>
    <w:rsid w:val="00475E21"/>
    <w:rsid w:val="00475E8E"/>
    <w:rsid w:val="00476663"/>
    <w:rsid w:val="004767DA"/>
    <w:rsid w:val="00476B1C"/>
    <w:rsid w:val="00477082"/>
    <w:rsid w:val="00477645"/>
    <w:rsid w:val="00477B10"/>
    <w:rsid w:val="00477DA6"/>
    <w:rsid w:val="00477E2A"/>
    <w:rsid w:val="00480198"/>
    <w:rsid w:val="0048020F"/>
    <w:rsid w:val="00480337"/>
    <w:rsid w:val="00480578"/>
    <w:rsid w:val="00480A5D"/>
    <w:rsid w:val="00480D32"/>
    <w:rsid w:val="0048100E"/>
    <w:rsid w:val="00481128"/>
    <w:rsid w:val="00481643"/>
    <w:rsid w:val="00481C65"/>
    <w:rsid w:val="00481D7A"/>
    <w:rsid w:val="004826B6"/>
    <w:rsid w:val="004829C1"/>
    <w:rsid w:val="00482F67"/>
    <w:rsid w:val="00483130"/>
    <w:rsid w:val="0048328A"/>
    <w:rsid w:val="00484062"/>
    <w:rsid w:val="00484301"/>
    <w:rsid w:val="004845E9"/>
    <w:rsid w:val="00484FA5"/>
    <w:rsid w:val="0048507F"/>
    <w:rsid w:val="00486438"/>
    <w:rsid w:val="00486E40"/>
    <w:rsid w:val="00487441"/>
    <w:rsid w:val="0048745C"/>
    <w:rsid w:val="0048777E"/>
    <w:rsid w:val="00487941"/>
    <w:rsid w:val="00487CFA"/>
    <w:rsid w:val="00487EE5"/>
    <w:rsid w:val="004903DC"/>
    <w:rsid w:val="00490EF4"/>
    <w:rsid w:val="00491C49"/>
    <w:rsid w:val="00492481"/>
    <w:rsid w:val="00492492"/>
    <w:rsid w:val="004927B2"/>
    <w:rsid w:val="004928FE"/>
    <w:rsid w:val="00492D87"/>
    <w:rsid w:val="004931F7"/>
    <w:rsid w:val="00493290"/>
    <w:rsid w:val="0049355F"/>
    <w:rsid w:val="0049367A"/>
    <w:rsid w:val="00493D4B"/>
    <w:rsid w:val="00494347"/>
    <w:rsid w:val="00494DC7"/>
    <w:rsid w:val="004955BB"/>
    <w:rsid w:val="00495689"/>
    <w:rsid w:val="00495EBF"/>
    <w:rsid w:val="00496103"/>
    <w:rsid w:val="00496732"/>
    <w:rsid w:val="00496CCA"/>
    <w:rsid w:val="0049785B"/>
    <w:rsid w:val="00497FE7"/>
    <w:rsid w:val="004A020A"/>
    <w:rsid w:val="004A0B2E"/>
    <w:rsid w:val="004A12D4"/>
    <w:rsid w:val="004A15FE"/>
    <w:rsid w:val="004A2010"/>
    <w:rsid w:val="004A28BA"/>
    <w:rsid w:val="004A2F8A"/>
    <w:rsid w:val="004A30F8"/>
    <w:rsid w:val="004A31DA"/>
    <w:rsid w:val="004A38D2"/>
    <w:rsid w:val="004A3C9F"/>
    <w:rsid w:val="004A3D7D"/>
    <w:rsid w:val="004A3EC1"/>
    <w:rsid w:val="004A5766"/>
    <w:rsid w:val="004A5853"/>
    <w:rsid w:val="004A6235"/>
    <w:rsid w:val="004A6339"/>
    <w:rsid w:val="004A7070"/>
    <w:rsid w:val="004A7872"/>
    <w:rsid w:val="004A7B6E"/>
    <w:rsid w:val="004B0098"/>
    <w:rsid w:val="004B00F4"/>
    <w:rsid w:val="004B01F2"/>
    <w:rsid w:val="004B07EE"/>
    <w:rsid w:val="004B0907"/>
    <w:rsid w:val="004B1E8E"/>
    <w:rsid w:val="004B219C"/>
    <w:rsid w:val="004B2415"/>
    <w:rsid w:val="004B24A6"/>
    <w:rsid w:val="004B2526"/>
    <w:rsid w:val="004B2A45"/>
    <w:rsid w:val="004B2FCA"/>
    <w:rsid w:val="004B32AC"/>
    <w:rsid w:val="004B415E"/>
    <w:rsid w:val="004B422A"/>
    <w:rsid w:val="004B4696"/>
    <w:rsid w:val="004B4C72"/>
    <w:rsid w:val="004B4DB5"/>
    <w:rsid w:val="004B4DFD"/>
    <w:rsid w:val="004B522C"/>
    <w:rsid w:val="004B5525"/>
    <w:rsid w:val="004B564B"/>
    <w:rsid w:val="004B6A33"/>
    <w:rsid w:val="004B70EC"/>
    <w:rsid w:val="004B7974"/>
    <w:rsid w:val="004B7BC3"/>
    <w:rsid w:val="004B7C8D"/>
    <w:rsid w:val="004B7D50"/>
    <w:rsid w:val="004B7F52"/>
    <w:rsid w:val="004C02B8"/>
    <w:rsid w:val="004C02F8"/>
    <w:rsid w:val="004C09CC"/>
    <w:rsid w:val="004C0D17"/>
    <w:rsid w:val="004C0E1F"/>
    <w:rsid w:val="004C13E2"/>
    <w:rsid w:val="004C15AB"/>
    <w:rsid w:val="004C189C"/>
    <w:rsid w:val="004C1AED"/>
    <w:rsid w:val="004C208A"/>
    <w:rsid w:val="004C2324"/>
    <w:rsid w:val="004C3108"/>
    <w:rsid w:val="004C36F6"/>
    <w:rsid w:val="004C375A"/>
    <w:rsid w:val="004C392A"/>
    <w:rsid w:val="004C39AB"/>
    <w:rsid w:val="004C3FFA"/>
    <w:rsid w:val="004C40D5"/>
    <w:rsid w:val="004C4D65"/>
    <w:rsid w:val="004C4FB6"/>
    <w:rsid w:val="004C54DB"/>
    <w:rsid w:val="004C5689"/>
    <w:rsid w:val="004C5886"/>
    <w:rsid w:val="004C65B9"/>
    <w:rsid w:val="004C6966"/>
    <w:rsid w:val="004C6AED"/>
    <w:rsid w:val="004C6CD6"/>
    <w:rsid w:val="004C730A"/>
    <w:rsid w:val="004D06C2"/>
    <w:rsid w:val="004D1530"/>
    <w:rsid w:val="004D171F"/>
    <w:rsid w:val="004D1C12"/>
    <w:rsid w:val="004D1FD2"/>
    <w:rsid w:val="004D21F7"/>
    <w:rsid w:val="004D2379"/>
    <w:rsid w:val="004D2EE3"/>
    <w:rsid w:val="004D2F4B"/>
    <w:rsid w:val="004D3387"/>
    <w:rsid w:val="004D3466"/>
    <w:rsid w:val="004D36EA"/>
    <w:rsid w:val="004D3D48"/>
    <w:rsid w:val="004D3D83"/>
    <w:rsid w:val="004D4015"/>
    <w:rsid w:val="004D428B"/>
    <w:rsid w:val="004D4F16"/>
    <w:rsid w:val="004D58ED"/>
    <w:rsid w:val="004D5D1B"/>
    <w:rsid w:val="004D6385"/>
    <w:rsid w:val="004D6B37"/>
    <w:rsid w:val="004D6D6A"/>
    <w:rsid w:val="004D6DE6"/>
    <w:rsid w:val="004D728B"/>
    <w:rsid w:val="004E024D"/>
    <w:rsid w:val="004E0450"/>
    <w:rsid w:val="004E06E7"/>
    <w:rsid w:val="004E0C6A"/>
    <w:rsid w:val="004E1A55"/>
    <w:rsid w:val="004E1CB3"/>
    <w:rsid w:val="004E20FD"/>
    <w:rsid w:val="004E25FE"/>
    <w:rsid w:val="004E34C3"/>
    <w:rsid w:val="004E3B56"/>
    <w:rsid w:val="004E425E"/>
    <w:rsid w:val="004E4B7F"/>
    <w:rsid w:val="004E4FF7"/>
    <w:rsid w:val="004E5212"/>
    <w:rsid w:val="004E5409"/>
    <w:rsid w:val="004E5D1C"/>
    <w:rsid w:val="004E5D49"/>
    <w:rsid w:val="004E697B"/>
    <w:rsid w:val="004E6D0E"/>
    <w:rsid w:val="004E7016"/>
    <w:rsid w:val="004E7BA5"/>
    <w:rsid w:val="004F0995"/>
    <w:rsid w:val="004F0A2D"/>
    <w:rsid w:val="004F0F3C"/>
    <w:rsid w:val="004F0FA2"/>
    <w:rsid w:val="004F16DD"/>
    <w:rsid w:val="004F1792"/>
    <w:rsid w:val="004F1975"/>
    <w:rsid w:val="004F2618"/>
    <w:rsid w:val="004F3110"/>
    <w:rsid w:val="004F31D4"/>
    <w:rsid w:val="004F3DA2"/>
    <w:rsid w:val="004F46ED"/>
    <w:rsid w:val="004F4F7F"/>
    <w:rsid w:val="004F503D"/>
    <w:rsid w:val="004F54AF"/>
    <w:rsid w:val="004F5B22"/>
    <w:rsid w:val="004F5DFB"/>
    <w:rsid w:val="004F63F4"/>
    <w:rsid w:val="004F69EE"/>
    <w:rsid w:val="004F6D9F"/>
    <w:rsid w:val="004F7697"/>
    <w:rsid w:val="004F7ADE"/>
    <w:rsid w:val="004F7CED"/>
    <w:rsid w:val="0050049F"/>
    <w:rsid w:val="005007BC"/>
    <w:rsid w:val="00501067"/>
    <w:rsid w:val="00501715"/>
    <w:rsid w:val="00501773"/>
    <w:rsid w:val="00502187"/>
    <w:rsid w:val="0050222F"/>
    <w:rsid w:val="005026FC"/>
    <w:rsid w:val="00502E5B"/>
    <w:rsid w:val="005031EA"/>
    <w:rsid w:val="0050327A"/>
    <w:rsid w:val="00503939"/>
    <w:rsid w:val="00504204"/>
    <w:rsid w:val="0050454C"/>
    <w:rsid w:val="0050473B"/>
    <w:rsid w:val="0050514C"/>
    <w:rsid w:val="0050526E"/>
    <w:rsid w:val="00505747"/>
    <w:rsid w:val="005057F8"/>
    <w:rsid w:val="00506424"/>
    <w:rsid w:val="0050675C"/>
    <w:rsid w:val="00506AAF"/>
    <w:rsid w:val="00506B18"/>
    <w:rsid w:val="00506BA5"/>
    <w:rsid w:val="00507C34"/>
    <w:rsid w:val="0051034A"/>
    <w:rsid w:val="00510357"/>
    <w:rsid w:val="0051049E"/>
    <w:rsid w:val="00510D92"/>
    <w:rsid w:val="005111AA"/>
    <w:rsid w:val="005112AC"/>
    <w:rsid w:val="00511938"/>
    <w:rsid w:val="00511A20"/>
    <w:rsid w:val="0051223C"/>
    <w:rsid w:val="005128F1"/>
    <w:rsid w:val="00512D26"/>
    <w:rsid w:val="00512D44"/>
    <w:rsid w:val="00512EDA"/>
    <w:rsid w:val="00513447"/>
    <w:rsid w:val="00513ADF"/>
    <w:rsid w:val="005143A4"/>
    <w:rsid w:val="005146B0"/>
    <w:rsid w:val="00514BA8"/>
    <w:rsid w:val="00515D91"/>
    <w:rsid w:val="00515F71"/>
    <w:rsid w:val="005161A8"/>
    <w:rsid w:val="005162A4"/>
    <w:rsid w:val="0051640C"/>
    <w:rsid w:val="00516567"/>
    <w:rsid w:val="00516D2B"/>
    <w:rsid w:val="005174AD"/>
    <w:rsid w:val="00517588"/>
    <w:rsid w:val="00517D59"/>
    <w:rsid w:val="005205E4"/>
    <w:rsid w:val="005207F1"/>
    <w:rsid w:val="00521001"/>
    <w:rsid w:val="00521559"/>
    <w:rsid w:val="005215EB"/>
    <w:rsid w:val="00521B34"/>
    <w:rsid w:val="005221C4"/>
    <w:rsid w:val="005221DD"/>
    <w:rsid w:val="0052233C"/>
    <w:rsid w:val="0052253E"/>
    <w:rsid w:val="0052278E"/>
    <w:rsid w:val="005228B0"/>
    <w:rsid w:val="00522A97"/>
    <w:rsid w:val="00522DEA"/>
    <w:rsid w:val="005236CD"/>
    <w:rsid w:val="005238D3"/>
    <w:rsid w:val="00523A7C"/>
    <w:rsid w:val="00523A8E"/>
    <w:rsid w:val="00523C07"/>
    <w:rsid w:val="0052401E"/>
    <w:rsid w:val="00524596"/>
    <w:rsid w:val="00524740"/>
    <w:rsid w:val="00524866"/>
    <w:rsid w:val="00524DDD"/>
    <w:rsid w:val="005254CC"/>
    <w:rsid w:val="00525805"/>
    <w:rsid w:val="00525966"/>
    <w:rsid w:val="00525D05"/>
    <w:rsid w:val="00526385"/>
    <w:rsid w:val="00526396"/>
    <w:rsid w:val="00526587"/>
    <w:rsid w:val="005267CF"/>
    <w:rsid w:val="005271F9"/>
    <w:rsid w:val="00527C76"/>
    <w:rsid w:val="0053013C"/>
    <w:rsid w:val="005303BB"/>
    <w:rsid w:val="00530B70"/>
    <w:rsid w:val="00530D0D"/>
    <w:rsid w:val="005311A2"/>
    <w:rsid w:val="00531888"/>
    <w:rsid w:val="0053203C"/>
    <w:rsid w:val="005320CE"/>
    <w:rsid w:val="005323B0"/>
    <w:rsid w:val="005327FA"/>
    <w:rsid w:val="00532D4B"/>
    <w:rsid w:val="0053309F"/>
    <w:rsid w:val="00533517"/>
    <w:rsid w:val="005342B4"/>
    <w:rsid w:val="00534419"/>
    <w:rsid w:val="005349D7"/>
    <w:rsid w:val="00534E5C"/>
    <w:rsid w:val="00534FF3"/>
    <w:rsid w:val="005352B8"/>
    <w:rsid w:val="00535D8B"/>
    <w:rsid w:val="0053631E"/>
    <w:rsid w:val="00536EF0"/>
    <w:rsid w:val="00537C0D"/>
    <w:rsid w:val="00537E8D"/>
    <w:rsid w:val="00537FFB"/>
    <w:rsid w:val="005413D3"/>
    <w:rsid w:val="005416C0"/>
    <w:rsid w:val="00541C3F"/>
    <w:rsid w:val="00542003"/>
    <w:rsid w:val="0054200E"/>
    <w:rsid w:val="005423EF"/>
    <w:rsid w:val="0054293E"/>
    <w:rsid w:val="00542A88"/>
    <w:rsid w:val="0054388B"/>
    <w:rsid w:val="00543929"/>
    <w:rsid w:val="00544707"/>
    <w:rsid w:val="0054497C"/>
    <w:rsid w:val="00544AD1"/>
    <w:rsid w:val="00545EF0"/>
    <w:rsid w:val="00546BAA"/>
    <w:rsid w:val="00546DD2"/>
    <w:rsid w:val="00546F52"/>
    <w:rsid w:val="0054717E"/>
    <w:rsid w:val="0054756B"/>
    <w:rsid w:val="00547CF9"/>
    <w:rsid w:val="00550776"/>
    <w:rsid w:val="00550F67"/>
    <w:rsid w:val="0055143B"/>
    <w:rsid w:val="0055150F"/>
    <w:rsid w:val="0055267F"/>
    <w:rsid w:val="00552ADE"/>
    <w:rsid w:val="00552B83"/>
    <w:rsid w:val="00553454"/>
    <w:rsid w:val="0055372F"/>
    <w:rsid w:val="005537B6"/>
    <w:rsid w:val="00553B1D"/>
    <w:rsid w:val="00553BA9"/>
    <w:rsid w:val="00553D26"/>
    <w:rsid w:val="00553F97"/>
    <w:rsid w:val="00554764"/>
    <w:rsid w:val="005547F3"/>
    <w:rsid w:val="00554976"/>
    <w:rsid w:val="00554F0D"/>
    <w:rsid w:val="00555492"/>
    <w:rsid w:val="00555AA7"/>
    <w:rsid w:val="00555C75"/>
    <w:rsid w:val="0055624D"/>
    <w:rsid w:val="0055687D"/>
    <w:rsid w:val="00556964"/>
    <w:rsid w:val="00556AA6"/>
    <w:rsid w:val="005570A4"/>
    <w:rsid w:val="00557258"/>
    <w:rsid w:val="005576D5"/>
    <w:rsid w:val="00557D2D"/>
    <w:rsid w:val="00557DBD"/>
    <w:rsid w:val="00557F1E"/>
    <w:rsid w:val="005601FF"/>
    <w:rsid w:val="0056028E"/>
    <w:rsid w:val="00560AF2"/>
    <w:rsid w:val="00560E22"/>
    <w:rsid w:val="0056100D"/>
    <w:rsid w:val="00561584"/>
    <w:rsid w:val="005615A0"/>
    <w:rsid w:val="0056179D"/>
    <w:rsid w:val="00561EF8"/>
    <w:rsid w:val="005620B9"/>
    <w:rsid w:val="005622BE"/>
    <w:rsid w:val="005622DE"/>
    <w:rsid w:val="005627B4"/>
    <w:rsid w:val="005628AB"/>
    <w:rsid w:val="00562AD1"/>
    <w:rsid w:val="00562DDB"/>
    <w:rsid w:val="00563116"/>
    <w:rsid w:val="0056369E"/>
    <w:rsid w:val="005637B5"/>
    <w:rsid w:val="00563AFC"/>
    <w:rsid w:val="00563B75"/>
    <w:rsid w:val="00563D76"/>
    <w:rsid w:val="005644A0"/>
    <w:rsid w:val="00564BBF"/>
    <w:rsid w:val="005653CD"/>
    <w:rsid w:val="00565870"/>
    <w:rsid w:val="00565A1C"/>
    <w:rsid w:val="00566003"/>
    <w:rsid w:val="00566411"/>
    <w:rsid w:val="005664BE"/>
    <w:rsid w:val="0056676B"/>
    <w:rsid w:val="00566987"/>
    <w:rsid w:val="00566DCB"/>
    <w:rsid w:val="00566DE5"/>
    <w:rsid w:val="00567621"/>
    <w:rsid w:val="00567AB9"/>
    <w:rsid w:val="00567CBB"/>
    <w:rsid w:val="0057052A"/>
    <w:rsid w:val="00570941"/>
    <w:rsid w:val="00570D47"/>
    <w:rsid w:val="005712EC"/>
    <w:rsid w:val="005712FE"/>
    <w:rsid w:val="00571F5F"/>
    <w:rsid w:val="0057205A"/>
    <w:rsid w:val="0057253D"/>
    <w:rsid w:val="00572658"/>
    <w:rsid w:val="00572825"/>
    <w:rsid w:val="00572AB9"/>
    <w:rsid w:val="00572D3E"/>
    <w:rsid w:val="00573094"/>
    <w:rsid w:val="00573435"/>
    <w:rsid w:val="0057362B"/>
    <w:rsid w:val="005736F7"/>
    <w:rsid w:val="0057388C"/>
    <w:rsid w:val="00573B44"/>
    <w:rsid w:val="00573DC8"/>
    <w:rsid w:val="00573E21"/>
    <w:rsid w:val="00574105"/>
    <w:rsid w:val="005748DF"/>
    <w:rsid w:val="00574DCB"/>
    <w:rsid w:val="0057504A"/>
    <w:rsid w:val="00575ABF"/>
    <w:rsid w:val="0057620D"/>
    <w:rsid w:val="005762F1"/>
    <w:rsid w:val="00576747"/>
    <w:rsid w:val="005767F0"/>
    <w:rsid w:val="00576E55"/>
    <w:rsid w:val="00576FFA"/>
    <w:rsid w:val="00577A14"/>
    <w:rsid w:val="00577C6F"/>
    <w:rsid w:val="00577DE7"/>
    <w:rsid w:val="00577F80"/>
    <w:rsid w:val="005806A7"/>
    <w:rsid w:val="00580F1D"/>
    <w:rsid w:val="00581376"/>
    <w:rsid w:val="0058181E"/>
    <w:rsid w:val="00581B50"/>
    <w:rsid w:val="0058207F"/>
    <w:rsid w:val="00582348"/>
    <w:rsid w:val="00582A47"/>
    <w:rsid w:val="00582E0F"/>
    <w:rsid w:val="00582E2B"/>
    <w:rsid w:val="00583175"/>
    <w:rsid w:val="00583849"/>
    <w:rsid w:val="00584269"/>
    <w:rsid w:val="005851A2"/>
    <w:rsid w:val="005853A6"/>
    <w:rsid w:val="005853AE"/>
    <w:rsid w:val="00585B19"/>
    <w:rsid w:val="00586279"/>
    <w:rsid w:val="0058680E"/>
    <w:rsid w:val="00586A5E"/>
    <w:rsid w:val="00586B37"/>
    <w:rsid w:val="00586DAC"/>
    <w:rsid w:val="00586FD8"/>
    <w:rsid w:val="0058709D"/>
    <w:rsid w:val="005873AD"/>
    <w:rsid w:val="00587553"/>
    <w:rsid w:val="0058788B"/>
    <w:rsid w:val="00587D25"/>
    <w:rsid w:val="00590298"/>
    <w:rsid w:val="00590875"/>
    <w:rsid w:val="0059088B"/>
    <w:rsid w:val="00590B13"/>
    <w:rsid w:val="00590DC9"/>
    <w:rsid w:val="0059153F"/>
    <w:rsid w:val="005919B6"/>
    <w:rsid w:val="00591F1F"/>
    <w:rsid w:val="005927DD"/>
    <w:rsid w:val="00592F5D"/>
    <w:rsid w:val="005932FB"/>
    <w:rsid w:val="0059344D"/>
    <w:rsid w:val="00593495"/>
    <w:rsid w:val="005943D9"/>
    <w:rsid w:val="00594CDB"/>
    <w:rsid w:val="00594F6B"/>
    <w:rsid w:val="00595006"/>
    <w:rsid w:val="0059524B"/>
    <w:rsid w:val="005955AD"/>
    <w:rsid w:val="00596333"/>
    <w:rsid w:val="0059637C"/>
    <w:rsid w:val="00596A24"/>
    <w:rsid w:val="00596E7F"/>
    <w:rsid w:val="00597755"/>
    <w:rsid w:val="00597875"/>
    <w:rsid w:val="00597A40"/>
    <w:rsid w:val="00597F93"/>
    <w:rsid w:val="005A0279"/>
    <w:rsid w:val="005A0307"/>
    <w:rsid w:val="005A0406"/>
    <w:rsid w:val="005A089A"/>
    <w:rsid w:val="005A0998"/>
    <w:rsid w:val="005A141E"/>
    <w:rsid w:val="005A1497"/>
    <w:rsid w:val="005A181E"/>
    <w:rsid w:val="005A196E"/>
    <w:rsid w:val="005A2A2C"/>
    <w:rsid w:val="005A2A5A"/>
    <w:rsid w:val="005A2B63"/>
    <w:rsid w:val="005A2C87"/>
    <w:rsid w:val="005A3055"/>
    <w:rsid w:val="005A3F8C"/>
    <w:rsid w:val="005A4BA7"/>
    <w:rsid w:val="005A4FA2"/>
    <w:rsid w:val="005A5237"/>
    <w:rsid w:val="005A52B2"/>
    <w:rsid w:val="005A540A"/>
    <w:rsid w:val="005A59B2"/>
    <w:rsid w:val="005A60F9"/>
    <w:rsid w:val="005A63BF"/>
    <w:rsid w:val="005A63C0"/>
    <w:rsid w:val="005A640A"/>
    <w:rsid w:val="005A6D01"/>
    <w:rsid w:val="005A7395"/>
    <w:rsid w:val="005A7563"/>
    <w:rsid w:val="005A76AF"/>
    <w:rsid w:val="005A77E6"/>
    <w:rsid w:val="005A7990"/>
    <w:rsid w:val="005A79FF"/>
    <w:rsid w:val="005A7D4E"/>
    <w:rsid w:val="005B01C6"/>
    <w:rsid w:val="005B04E2"/>
    <w:rsid w:val="005B059B"/>
    <w:rsid w:val="005B0672"/>
    <w:rsid w:val="005B0DD9"/>
    <w:rsid w:val="005B12CC"/>
    <w:rsid w:val="005B1ED4"/>
    <w:rsid w:val="005B22E1"/>
    <w:rsid w:val="005B2924"/>
    <w:rsid w:val="005B30E3"/>
    <w:rsid w:val="005B3234"/>
    <w:rsid w:val="005B324D"/>
    <w:rsid w:val="005B3295"/>
    <w:rsid w:val="005B3C4A"/>
    <w:rsid w:val="005B42D4"/>
    <w:rsid w:val="005B4B5E"/>
    <w:rsid w:val="005B4BFA"/>
    <w:rsid w:val="005B55B3"/>
    <w:rsid w:val="005B60E5"/>
    <w:rsid w:val="005B62A4"/>
    <w:rsid w:val="005B6617"/>
    <w:rsid w:val="005B66D8"/>
    <w:rsid w:val="005B6FDD"/>
    <w:rsid w:val="005B71D0"/>
    <w:rsid w:val="005B7346"/>
    <w:rsid w:val="005B7559"/>
    <w:rsid w:val="005B7CBD"/>
    <w:rsid w:val="005B7EB0"/>
    <w:rsid w:val="005C0FC7"/>
    <w:rsid w:val="005C137C"/>
    <w:rsid w:val="005C1855"/>
    <w:rsid w:val="005C28F9"/>
    <w:rsid w:val="005C2B4B"/>
    <w:rsid w:val="005C3A81"/>
    <w:rsid w:val="005C3FC0"/>
    <w:rsid w:val="005C4838"/>
    <w:rsid w:val="005C4B1C"/>
    <w:rsid w:val="005C4C02"/>
    <w:rsid w:val="005C4EF2"/>
    <w:rsid w:val="005C513E"/>
    <w:rsid w:val="005C5168"/>
    <w:rsid w:val="005C57BF"/>
    <w:rsid w:val="005C5DA3"/>
    <w:rsid w:val="005C62EC"/>
    <w:rsid w:val="005C6479"/>
    <w:rsid w:val="005C66D2"/>
    <w:rsid w:val="005C68AC"/>
    <w:rsid w:val="005C6B96"/>
    <w:rsid w:val="005C72D5"/>
    <w:rsid w:val="005C7403"/>
    <w:rsid w:val="005C7BFE"/>
    <w:rsid w:val="005D03DA"/>
    <w:rsid w:val="005D0C97"/>
    <w:rsid w:val="005D15AD"/>
    <w:rsid w:val="005D1A7A"/>
    <w:rsid w:val="005D1FD6"/>
    <w:rsid w:val="005D2DFB"/>
    <w:rsid w:val="005D2F77"/>
    <w:rsid w:val="005D2F87"/>
    <w:rsid w:val="005D3183"/>
    <w:rsid w:val="005D321D"/>
    <w:rsid w:val="005D371C"/>
    <w:rsid w:val="005D3955"/>
    <w:rsid w:val="005D40C2"/>
    <w:rsid w:val="005D4648"/>
    <w:rsid w:val="005D4D2A"/>
    <w:rsid w:val="005D52EC"/>
    <w:rsid w:val="005D5484"/>
    <w:rsid w:val="005D563A"/>
    <w:rsid w:val="005D56DE"/>
    <w:rsid w:val="005D5814"/>
    <w:rsid w:val="005D61C2"/>
    <w:rsid w:val="005D65AB"/>
    <w:rsid w:val="005D66BD"/>
    <w:rsid w:val="005D7126"/>
    <w:rsid w:val="005D7BA3"/>
    <w:rsid w:val="005E0575"/>
    <w:rsid w:val="005E14D7"/>
    <w:rsid w:val="005E1581"/>
    <w:rsid w:val="005E1C66"/>
    <w:rsid w:val="005E1D62"/>
    <w:rsid w:val="005E27BA"/>
    <w:rsid w:val="005E2F06"/>
    <w:rsid w:val="005E3448"/>
    <w:rsid w:val="005E3C3D"/>
    <w:rsid w:val="005E4F01"/>
    <w:rsid w:val="005E5690"/>
    <w:rsid w:val="005E5F8F"/>
    <w:rsid w:val="005E6007"/>
    <w:rsid w:val="005E6026"/>
    <w:rsid w:val="005E6683"/>
    <w:rsid w:val="005E6A20"/>
    <w:rsid w:val="005E6C63"/>
    <w:rsid w:val="005E75B4"/>
    <w:rsid w:val="005E766E"/>
    <w:rsid w:val="005E7A4B"/>
    <w:rsid w:val="005F065C"/>
    <w:rsid w:val="005F07B5"/>
    <w:rsid w:val="005F0943"/>
    <w:rsid w:val="005F0EC7"/>
    <w:rsid w:val="005F0F51"/>
    <w:rsid w:val="005F17F3"/>
    <w:rsid w:val="005F1940"/>
    <w:rsid w:val="005F1975"/>
    <w:rsid w:val="005F1B83"/>
    <w:rsid w:val="005F1DBE"/>
    <w:rsid w:val="005F2384"/>
    <w:rsid w:val="005F2895"/>
    <w:rsid w:val="005F2AD3"/>
    <w:rsid w:val="005F2B88"/>
    <w:rsid w:val="005F33C2"/>
    <w:rsid w:val="005F3466"/>
    <w:rsid w:val="005F3B90"/>
    <w:rsid w:val="005F41E1"/>
    <w:rsid w:val="005F4F19"/>
    <w:rsid w:val="005F50B0"/>
    <w:rsid w:val="005F54F2"/>
    <w:rsid w:val="005F58E0"/>
    <w:rsid w:val="005F6D5D"/>
    <w:rsid w:val="005F7C63"/>
    <w:rsid w:val="00600126"/>
    <w:rsid w:val="006003DF"/>
    <w:rsid w:val="00600437"/>
    <w:rsid w:val="0060068C"/>
    <w:rsid w:val="00601407"/>
    <w:rsid w:val="006018D3"/>
    <w:rsid w:val="00601D73"/>
    <w:rsid w:val="00601EE0"/>
    <w:rsid w:val="006020D8"/>
    <w:rsid w:val="00602638"/>
    <w:rsid w:val="00602ACE"/>
    <w:rsid w:val="00602CBB"/>
    <w:rsid w:val="006031D8"/>
    <w:rsid w:val="00603697"/>
    <w:rsid w:val="006036E6"/>
    <w:rsid w:val="00603723"/>
    <w:rsid w:val="006044FF"/>
    <w:rsid w:val="00604B11"/>
    <w:rsid w:val="00604FCB"/>
    <w:rsid w:val="00605274"/>
    <w:rsid w:val="006055FE"/>
    <w:rsid w:val="006056CF"/>
    <w:rsid w:val="0060583C"/>
    <w:rsid w:val="0060598B"/>
    <w:rsid w:val="00605D52"/>
    <w:rsid w:val="006060E0"/>
    <w:rsid w:val="0060623C"/>
    <w:rsid w:val="006064E4"/>
    <w:rsid w:val="00606D50"/>
    <w:rsid w:val="00606F9D"/>
    <w:rsid w:val="006072E4"/>
    <w:rsid w:val="0060732B"/>
    <w:rsid w:val="006074BB"/>
    <w:rsid w:val="00607B8D"/>
    <w:rsid w:val="00607C83"/>
    <w:rsid w:val="00607CA3"/>
    <w:rsid w:val="00610086"/>
    <w:rsid w:val="0061024F"/>
    <w:rsid w:val="006108C4"/>
    <w:rsid w:val="00610EFE"/>
    <w:rsid w:val="00610FC5"/>
    <w:rsid w:val="00611682"/>
    <w:rsid w:val="00611770"/>
    <w:rsid w:val="00611818"/>
    <w:rsid w:val="006119A0"/>
    <w:rsid w:val="00611C0B"/>
    <w:rsid w:val="00612474"/>
    <w:rsid w:val="006131E4"/>
    <w:rsid w:val="006133CC"/>
    <w:rsid w:val="00613418"/>
    <w:rsid w:val="006135E6"/>
    <w:rsid w:val="00613A86"/>
    <w:rsid w:val="00613B73"/>
    <w:rsid w:val="0061440F"/>
    <w:rsid w:val="0061486F"/>
    <w:rsid w:val="00614FA9"/>
    <w:rsid w:val="0061520D"/>
    <w:rsid w:val="00615536"/>
    <w:rsid w:val="00615804"/>
    <w:rsid w:val="00615C2F"/>
    <w:rsid w:val="00616114"/>
    <w:rsid w:val="00616BD3"/>
    <w:rsid w:val="006201B6"/>
    <w:rsid w:val="006201E2"/>
    <w:rsid w:val="006201EA"/>
    <w:rsid w:val="006207E2"/>
    <w:rsid w:val="00620B7B"/>
    <w:rsid w:val="00621E97"/>
    <w:rsid w:val="0062216A"/>
    <w:rsid w:val="006226DE"/>
    <w:rsid w:val="00622A42"/>
    <w:rsid w:val="00622BCC"/>
    <w:rsid w:val="006232AD"/>
    <w:rsid w:val="006236F1"/>
    <w:rsid w:val="0062383C"/>
    <w:rsid w:val="00623B66"/>
    <w:rsid w:val="00623C02"/>
    <w:rsid w:val="00623E6C"/>
    <w:rsid w:val="00623FBC"/>
    <w:rsid w:val="00624171"/>
    <w:rsid w:val="00624213"/>
    <w:rsid w:val="006242FA"/>
    <w:rsid w:val="00624E69"/>
    <w:rsid w:val="00624E97"/>
    <w:rsid w:val="00625353"/>
    <w:rsid w:val="006254C2"/>
    <w:rsid w:val="00625622"/>
    <w:rsid w:val="00625803"/>
    <w:rsid w:val="006260E8"/>
    <w:rsid w:val="00626E58"/>
    <w:rsid w:val="00626EC5"/>
    <w:rsid w:val="006270E5"/>
    <w:rsid w:val="0062711B"/>
    <w:rsid w:val="006278BE"/>
    <w:rsid w:val="00627D9C"/>
    <w:rsid w:val="0063007F"/>
    <w:rsid w:val="0063091B"/>
    <w:rsid w:val="00630A0A"/>
    <w:rsid w:val="00631619"/>
    <w:rsid w:val="00631623"/>
    <w:rsid w:val="00631671"/>
    <w:rsid w:val="006317F3"/>
    <w:rsid w:val="0063255C"/>
    <w:rsid w:val="006325EA"/>
    <w:rsid w:val="00632910"/>
    <w:rsid w:val="00632CC8"/>
    <w:rsid w:val="006344E4"/>
    <w:rsid w:val="0063478E"/>
    <w:rsid w:val="00635268"/>
    <w:rsid w:val="00635DD7"/>
    <w:rsid w:val="0063617A"/>
    <w:rsid w:val="006364F5"/>
    <w:rsid w:val="00636A09"/>
    <w:rsid w:val="00636B33"/>
    <w:rsid w:val="00636E5F"/>
    <w:rsid w:val="00637379"/>
    <w:rsid w:val="00637641"/>
    <w:rsid w:val="0063774A"/>
    <w:rsid w:val="00637F7D"/>
    <w:rsid w:val="0064045F"/>
    <w:rsid w:val="006407A0"/>
    <w:rsid w:val="00641207"/>
    <w:rsid w:val="00641249"/>
    <w:rsid w:val="00641278"/>
    <w:rsid w:val="0064141F"/>
    <w:rsid w:val="0064157F"/>
    <w:rsid w:val="00641D04"/>
    <w:rsid w:val="006420FA"/>
    <w:rsid w:val="00642127"/>
    <w:rsid w:val="0064362B"/>
    <w:rsid w:val="00643BC4"/>
    <w:rsid w:val="00643C99"/>
    <w:rsid w:val="00643D87"/>
    <w:rsid w:val="00643DB5"/>
    <w:rsid w:val="00643F95"/>
    <w:rsid w:val="00644160"/>
    <w:rsid w:val="006441DB"/>
    <w:rsid w:val="00644F1F"/>
    <w:rsid w:val="0064528A"/>
    <w:rsid w:val="00645406"/>
    <w:rsid w:val="00645585"/>
    <w:rsid w:val="00645721"/>
    <w:rsid w:val="006457DF"/>
    <w:rsid w:val="006458DF"/>
    <w:rsid w:val="006459DC"/>
    <w:rsid w:val="006459EF"/>
    <w:rsid w:val="00645A00"/>
    <w:rsid w:val="00645F58"/>
    <w:rsid w:val="006460DC"/>
    <w:rsid w:val="0064655A"/>
    <w:rsid w:val="00646650"/>
    <w:rsid w:val="0064685A"/>
    <w:rsid w:val="00646C17"/>
    <w:rsid w:val="00647025"/>
    <w:rsid w:val="006473F3"/>
    <w:rsid w:val="00647653"/>
    <w:rsid w:val="00647A2A"/>
    <w:rsid w:val="006502D0"/>
    <w:rsid w:val="006503C1"/>
    <w:rsid w:val="006503ED"/>
    <w:rsid w:val="00650587"/>
    <w:rsid w:val="00650E59"/>
    <w:rsid w:val="00651822"/>
    <w:rsid w:val="006523CC"/>
    <w:rsid w:val="00652410"/>
    <w:rsid w:val="0065271C"/>
    <w:rsid w:val="0065306E"/>
    <w:rsid w:val="00653283"/>
    <w:rsid w:val="0065335B"/>
    <w:rsid w:val="0065347C"/>
    <w:rsid w:val="0065347E"/>
    <w:rsid w:val="006536CB"/>
    <w:rsid w:val="006536FE"/>
    <w:rsid w:val="00653C58"/>
    <w:rsid w:val="006541F4"/>
    <w:rsid w:val="00654681"/>
    <w:rsid w:val="006549F1"/>
    <w:rsid w:val="00654AA1"/>
    <w:rsid w:val="00655174"/>
    <w:rsid w:val="0065542E"/>
    <w:rsid w:val="00655531"/>
    <w:rsid w:val="00655584"/>
    <w:rsid w:val="00655DD1"/>
    <w:rsid w:val="00655F2C"/>
    <w:rsid w:val="00656029"/>
    <w:rsid w:val="006560FB"/>
    <w:rsid w:val="006562AF"/>
    <w:rsid w:val="0065645B"/>
    <w:rsid w:val="006564F4"/>
    <w:rsid w:val="00656BC4"/>
    <w:rsid w:val="006573CE"/>
    <w:rsid w:val="00657701"/>
    <w:rsid w:val="006601D4"/>
    <w:rsid w:val="00660397"/>
    <w:rsid w:val="00660891"/>
    <w:rsid w:val="00660A8F"/>
    <w:rsid w:val="0066118D"/>
    <w:rsid w:val="00661516"/>
    <w:rsid w:val="006621DC"/>
    <w:rsid w:val="00662701"/>
    <w:rsid w:val="006628CC"/>
    <w:rsid w:val="0066310C"/>
    <w:rsid w:val="006631E4"/>
    <w:rsid w:val="00663DC6"/>
    <w:rsid w:val="00663E5C"/>
    <w:rsid w:val="00664350"/>
    <w:rsid w:val="00664895"/>
    <w:rsid w:val="00664DB5"/>
    <w:rsid w:val="00664E65"/>
    <w:rsid w:val="00664FAA"/>
    <w:rsid w:val="00665652"/>
    <w:rsid w:val="00665C4E"/>
    <w:rsid w:val="006666EB"/>
    <w:rsid w:val="0066672F"/>
    <w:rsid w:val="00666B72"/>
    <w:rsid w:val="00666BBF"/>
    <w:rsid w:val="00666EB0"/>
    <w:rsid w:val="00666FCD"/>
    <w:rsid w:val="00667C26"/>
    <w:rsid w:val="00667CB3"/>
    <w:rsid w:val="0067169D"/>
    <w:rsid w:val="00671AAB"/>
    <w:rsid w:val="00671B4D"/>
    <w:rsid w:val="00671BD1"/>
    <w:rsid w:val="00671DF3"/>
    <w:rsid w:val="006723B6"/>
    <w:rsid w:val="006725FD"/>
    <w:rsid w:val="006735E0"/>
    <w:rsid w:val="00674329"/>
    <w:rsid w:val="00674926"/>
    <w:rsid w:val="00675A85"/>
    <w:rsid w:val="006760A3"/>
    <w:rsid w:val="0067685C"/>
    <w:rsid w:val="006768E9"/>
    <w:rsid w:val="006770DB"/>
    <w:rsid w:val="00677D3B"/>
    <w:rsid w:val="00677F0B"/>
    <w:rsid w:val="0068057C"/>
    <w:rsid w:val="006807AC"/>
    <w:rsid w:val="00681DA7"/>
    <w:rsid w:val="006823C3"/>
    <w:rsid w:val="00682966"/>
    <w:rsid w:val="00682C39"/>
    <w:rsid w:val="00683114"/>
    <w:rsid w:val="00683155"/>
    <w:rsid w:val="0068323E"/>
    <w:rsid w:val="00683555"/>
    <w:rsid w:val="00683637"/>
    <w:rsid w:val="00683E12"/>
    <w:rsid w:val="006844EE"/>
    <w:rsid w:val="006845D6"/>
    <w:rsid w:val="006845EF"/>
    <w:rsid w:val="00685167"/>
    <w:rsid w:val="00685342"/>
    <w:rsid w:val="00685CB7"/>
    <w:rsid w:val="00686122"/>
    <w:rsid w:val="00686B0C"/>
    <w:rsid w:val="00686E13"/>
    <w:rsid w:val="00686E14"/>
    <w:rsid w:val="0068798F"/>
    <w:rsid w:val="006901FC"/>
    <w:rsid w:val="00690465"/>
    <w:rsid w:val="006907CB"/>
    <w:rsid w:val="00690BD3"/>
    <w:rsid w:val="00690FA3"/>
    <w:rsid w:val="00691178"/>
    <w:rsid w:val="006916D5"/>
    <w:rsid w:val="00691729"/>
    <w:rsid w:val="00691762"/>
    <w:rsid w:val="00691AC2"/>
    <w:rsid w:val="00691BCB"/>
    <w:rsid w:val="0069278A"/>
    <w:rsid w:val="00693D49"/>
    <w:rsid w:val="00693E63"/>
    <w:rsid w:val="006940DB"/>
    <w:rsid w:val="00694CFF"/>
    <w:rsid w:val="00694DB4"/>
    <w:rsid w:val="0069505C"/>
    <w:rsid w:val="006958D9"/>
    <w:rsid w:val="00695A00"/>
    <w:rsid w:val="00695DF4"/>
    <w:rsid w:val="00696780"/>
    <w:rsid w:val="006969A4"/>
    <w:rsid w:val="006969C3"/>
    <w:rsid w:val="00696B87"/>
    <w:rsid w:val="00697B72"/>
    <w:rsid w:val="006A0230"/>
    <w:rsid w:val="006A037B"/>
    <w:rsid w:val="006A0477"/>
    <w:rsid w:val="006A06A5"/>
    <w:rsid w:val="006A1069"/>
    <w:rsid w:val="006A1B03"/>
    <w:rsid w:val="006A1B83"/>
    <w:rsid w:val="006A1C29"/>
    <w:rsid w:val="006A2438"/>
    <w:rsid w:val="006A2731"/>
    <w:rsid w:val="006A348A"/>
    <w:rsid w:val="006A3654"/>
    <w:rsid w:val="006A4077"/>
    <w:rsid w:val="006A46B2"/>
    <w:rsid w:val="006A4921"/>
    <w:rsid w:val="006A4AF7"/>
    <w:rsid w:val="006A4DC9"/>
    <w:rsid w:val="006A51F8"/>
    <w:rsid w:val="006A58B5"/>
    <w:rsid w:val="006A5905"/>
    <w:rsid w:val="006A5BA3"/>
    <w:rsid w:val="006A5D08"/>
    <w:rsid w:val="006A5FA2"/>
    <w:rsid w:val="006A6063"/>
    <w:rsid w:val="006A6B7A"/>
    <w:rsid w:val="006A72D2"/>
    <w:rsid w:val="006A7830"/>
    <w:rsid w:val="006A7EB7"/>
    <w:rsid w:val="006B04CF"/>
    <w:rsid w:val="006B06F2"/>
    <w:rsid w:val="006B084F"/>
    <w:rsid w:val="006B0977"/>
    <w:rsid w:val="006B13C3"/>
    <w:rsid w:val="006B202F"/>
    <w:rsid w:val="006B20A2"/>
    <w:rsid w:val="006B2874"/>
    <w:rsid w:val="006B2A15"/>
    <w:rsid w:val="006B2F25"/>
    <w:rsid w:val="006B310C"/>
    <w:rsid w:val="006B32DE"/>
    <w:rsid w:val="006B3A97"/>
    <w:rsid w:val="006B3B85"/>
    <w:rsid w:val="006B3C86"/>
    <w:rsid w:val="006B3DA9"/>
    <w:rsid w:val="006B4033"/>
    <w:rsid w:val="006B44D1"/>
    <w:rsid w:val="006B477B"/>
    <w:rsid w:val="006B49E1"/>
    <w:rsid w:val="006B4BB7"/>
    <w:rsid w:val="006B5347"/>
    <w:rsid w:val="006B5708"/>
    <w:rsid w:val="006B6062"/>
    <w:rsid w:val="006B6234"/>
    <w:rsid w:val="006B62F1"/>
    <w:rsid w:val="006B72BF"/>
    <w:rsid w:val="006B751A"/>
    <w:rsid w:val="006B7565"/>
    <w:rsid w:val="006B785F"/>
    <w:rsid w:val="006B7882"/>
    <w:rsid w:val="006B78ED"/>
    <w:rsid w:val="006C01C8"/>
    <w:rsid w:val="006C03B1"/>
    <w:rsid w:val="006C0446"/>
    <w:rsid w:val="006C04D3"/>
    <w:rsid w:val="006C05BE"/>
    <w:rsid w:val="006C1D31"/>
    <w:rsid w:val="006C2464"/>
    <w:rsid w:val="006C25CF"/>
    <w:rsid w:val="006C2E92"/>
    <w:rsid w:val="006C30AC"/>
    <w:rsid w:val="006C3250"/>
    <w:rsid w:val="006C349C"/>
    <w:rsid w:val="006C3635"/>
    <w:rsid w:val="006C36C2"/>
    <w:rsid w:val="006C3884"/>
    <w:rsid w:val="006C3BB7"/>
    <w:rsid w:val="006C4106"/>
    <w:rsid w:val="006C4471"/>
    <w:rsid w:val="006C4609"/>
    <w:rsid w:val="006C466B"/>
    <w:rsid w:val="006C4D45"/>
    <w:rsid w:val="006C4E3C"/>
    <w:rsid w:val="006C50F3"/>
    <w:rsid w:val="006C5619"/>
    <w:rsid w:val="006C56E2"/>
    <w:rsid w:val="006C57FB"/>
    <w:rsid w:val="006C657C"/>
    <w:rsid w:val="006C7E12"/>
    <w:rsid w:val="006D0406"/>
    <w:rsid w:val="006D0625"/>
    <w:rsid w:val="006D0D33"/>
    <w:rsid w:val="006D1779"/>
    <w:rsid w:val="006D19E7"/>
    <w:rsid w:val="006D1A96"/>
    <w:rsid w:val="006D2528"/>
    <w:rsid w:val="006D2AB1"/>
    <w:rsid w:val="006D2D3F"/>
    <w:rsid w:val="006D2FBF"/>
    <w:rsid w:val="006D34DF"/>
    <w:rsid w:val="006D36EC"/>
    <w:rsid w:val="006D3B0B"/>
    <w:rsid w:val="006D3CD1"/>
    <w:rsid w:val="006D4115"/>
    <w:rsid w:val="006D45E3"/>
    <w:rsid w:val="006D4AAF"/>
    <w:rsid w:val="006D4EED"/>
    <w:rsid w:val="006D516A"/>
    <w:rsid w:val="006D517A"/>
    <w:rsid w:val="006D5A84"/>
    <w:rsid w:val="006D5B1E"/>
    <w:rsid w:val="006D6079"/>
    <w:rsid w:val="006D612B"/>
    <w:rsid w:val="006D63EB"/>
    <w:rsid w:val="006D641D"/>
    <w:rsid w:val="006D659E"/>
    <w:rsid w:val="006D6984"/>
    <w:rsid w:val="006D6999"/>
    <w:rsid w:val="006D7306"/>
    <w:rsid w:val="006D7323"/>
    <w:rsid w:val="006D7564"/>
    <w:rsid w:val="006D7B8A"/>
    <w:rsid w:val="006D7D06"/>
    <w:rsid w:val="006E0042"/>
    <w:rsid w:val="006E006A"/>
    <w:rsid w:val="006E0162"/>
    <w:rsid w:val="006E0617"/>
    <w:rsid w:val="006E06D5"/>
    <w:rsid w:val="006E080F"/>
    <w:rsid w:val="006E0DE9"/>
    <w:rsid w:val="006E17C4"/>
    <w:rsid w:val="006E1878"/>
    <w:rsid w:val="006E187F"/>
    <w:rsid w:val="006E19C1"/>
    <w:rsid w:val="006E1A6C"/>
    <w:rsid w:val="006E1DC3"/>
    <w:rsid w:val="006E20C2"/>
    <w:rsid w:val="006E2250"/>
    <w:rsid w:val="006E228F"/>
    <w:rsid w:val="006E251A"/>
    <w:rsid w:val="006E26D9"/>
    <w:rsid w:val="006E2C39"/>
    <w:rsid w:val="006E2DE9"/>
    <w:rsid w:val="006E36C6"/>
    <w:rsid w:val="006E3D25"/>
    <w:rsid w:val="006E405D"/>
    <w:rsid w:val="006E4889"/>
    <w:rsid w:val="006E4C6F"/>
    <w:rsid w:val="006E4EB0"/>
    <w:rsid w:val="006E56AB"/>
    <w:rsid w:val="006E59E5"/>
    <w:rsid w:val="006E5C64"/>
    <w:rsid w:val="006E5D80"/>
    <w:rsid w:val="006E609E"/>
    <w:rsid w:val="006E6B67"/>
    <w:rsid w:val="006E76B3"/>
    <w:rsid w:val="006E7A4A"/>
    <w:rsid w:val="006E7C5F"/>
    <w:rsid w:val="006F094F"/>
    <w:rsid w:val="006F0DC9"/>
    <w:rsid w:val="006F1018"/>
    <w:rsid w:val="006F12C3"/>
    <w:rsid w:val="006F14C5"/>
    <w:rsid w:val="006F14F8"/>
    <w:rsid w:val="006F17C5"/>
    <w:rsid w:val="006F23CA"/>
    <w:rsid w:val="006F3650"/>
    <w:rsid w:val="006F3770"/>
    <w:rsid w:val="006F3A47"/>
    <w:rsid w:val="006F3CAB"/>
    <w:rsid w:val="006F3D19"/>
    <w:rsid w:val="006F421B"/>
    <w:rsid w:val="006F42EB"/>
    <w:rsid w:val="006F4B19"/>
    <w:rsid w:val="006F4FE8"/>
    <w:rsid w:val="006F5565"/>
    <w:rsid w:val="006F58A7"/>
    <w:rsid w:val="006F5922"/>
    <w:rsid w:val="006F5AE7"/>
    <w:rsid w:val="006F5DAE"/>
    <w:rsid w:val="006F65E0"/>
    <w:rsid w:val="006F6C30"/>
    <w:rsid w:val="006F7424"/>
    <w:rsid w:val="006F7688"/>
    <w:rsid w:val="006F76A2"/>
    <w:rsid w:val="006F7C96"/>
    <w:rsid w:val="007008E5"/>
    <w:rsid w:val="00700F92"/>
    <w:rsid w:val="007011B0"/>
    <w:rsid w:val="007016B7"/>
    <w:rsid w:val="00701D96"/>
    <w:rsid w:val="00701F93"/>
    <w:rsid w:val="007023D2"/>
    <w:rsid w:val="00702B39"/>
    <w:rsid w:val="0070354E"/>
    <w:rsid w:val="00703B75"/>
    <w:rsid w:val="00703D76"/>
    <w:rsid w:val="00703F36"/>
    <w:rsid w:val="0070506E"/>
    <w:rsid w:val="007052E7"/>
    <w:rsid w:val="00705387"/>
    <w:rsid w:val="007053D3"/>
    <w:rsid w:val="00705918"/>
    <w:rsid w:val="00705A51"/>
    <w:rsid w:val="00705A94"/>
    <w:rsid w:val="00705FC4"/>
    <w:rsid w:val="00706401"/>
    <w:rsid w:val="0070641E"/>
    <w:rsid w:val="00706712"/>
    <w:rsid w:val="007073B8"/>
    <w:rsid w:val="00707634"/>
    <w:rsid w:val="007076B6"/>
    <w:rsid w:val="0071074D"/>
    <w:rsid w:val="00710937"/>
    <w:rsid w:val="00710B1C"/>
    <w:rsid w:val="00710DA1"/>
    <w:rsid w:val="007110EE"/>
    <w:rsid w:val="00711104"/>
    <w:rsid w:val="00711BC6"/>
    <w:rsid w:val="00712793"/>
    <w:rsid w:val="007128C7"/>
    <w:rsid w:val="0071291E"/>
    <w:rsid w:val="00712D7F"/>
    <w:rsid w:val="00712E66"/>
    <w:rsid w:val="00713857"/>
    <w:rsid w:val="007139E9"/>
    <w:rsid w:val="00713A3E"/>
    <w:rsid w:val="00713E4C"/>
    <w:rsid w:val="0071427D"/>
    <w:rsid w:val="00714D8E"/>
    <w:rsid w:val="00714EB4"/>
    <w:rsid w:val="007152F4"/>
    <w:rsid w:val="0071548A"/>
    <w:rsid w:val="007156DA"/>
    <w:rsid w:val="00715D1C"/>
    <w:rsid w:val="00715DC7"/>
    <w:rsid w:val="007161A4"/>
    <w:rsid w:val="00716499"/>
    <w:rsid w:val="007165E8"/>
    <w:rsid w:val="0071677E"/>
    <w:rsid w:val="007178BD"/>
    <w:rsid w:val="00717AFF"/>
    <w:rsid w:val="00717D37"/>
    <w:rsid w:val="00720204"/>
    <w:rsid w:val="00720440"/>
    <w:rsid w:val="0072127E"/>
    <w:rsid w:val="0072146A"/>
    <w:rsid w:val="00721496"/>
    <w:rsid w:val="007215BC"/>
    <w:rsid w:val="00721696"/>
    <w:rsid w:val="00721912"/>
    <w:rsid w:val="00721977"/>
    <w:rsid w:val="007220F5"/>
    <w:rsid w:val="0072236B"/>
    <w:rsid w:val="00722C4A"/>
    <w:rsid w:val="00723C37"/>
    <w:rsid w:val="00723C8C"/>
    <w:rsid w:val="0072449E"/>
    <w:rsid w:val="00724A78"/>
    <w:rsid w:val="00724B0B"/>
    <w:rsid w:val="00724DEA"/>
    <w:rsid w:val="0072563A"/>
    <w:rsid w:val="00725666"/>
    <w:rsid w:val="00725899"/>
    <w:rsid w:val="007259BD"/>
    <w:rsid w:val="00726038"/>
    <w:rsid w:val="007266E6"/>
    <w:rsid w:val="00726DD3"/>
    <w:rsid w:val="00727104"/>
    <w:rsid w:val="007272A3"/>
    <w:rsid w:val="0072730A"/>
    <w:rsid w:val="00727A4E"/>
    <w:rsid w:val="00727F14"/>
    <w:rsid w:val="007316C9"/>
    <w:rsid w:val="007317D0"/>
    <w:rsid w:val="00731FE0"/>
    <w:rsid w:val="007325E5"/>
    <w:rsid w:val="00732913"/>
    <w:rsid w:val="0073310D"/>
    <w:rsid w:val="0073336F"/>
    <w:rsid w:val="007335AF"/>
    <w:rsid w:val="007339F5"/>
    <w:rsid w:val="00733DB8"/>
    <w:rsid w:val="00733F14"/>
    <w:rsid w:val="007349BD"/>
    <w:rsid w:val="007351A6"/>
    <w:rsid w:val="007356C0"/>
    <w:rsid w:val="00736220"/>
    <w:rsid w:val="00736BD7"/>
    <w:rsid w:val="00740A5E"/>
    <w:rsid w:val="00740A88"/>
    <w:rsid w:val="00740AD0"/>
    <w:rsid w:val="00741851"/>
    <w:rsid w:val="00741881"/>
    <w:rsid w:val="007419BE"/>
    <w:rsid w:val="007419F3"/>
    <w:rsid w:val="00741C1F"/>
    <w:rsid w:val="007423CD"/>
    <w:rsid w:val="007425F6"/>
    <w:rsid w:val="00742E17"/>
    <w:rsid w:val="0074303B"/>
    <w:rsid w:val="0074383E"/>
    <w:rsid w:val="00743D12"/>
    <w:rsid w:val="00743E8B"/>
    <w:rsid w:val="00744D5B"/>
    <w:rsid w:val="007452D7"/>
    <w:rsid w:val="0074554B"/>
    <w:rsid w:val="007458CB"/>
    <w:rsid w:val="00745998"/>
    <w:rsid w:val="007459C5"/>
    <w:rsid w:val="00745BBB"/>
    <w:rsid w:val="007466A5"/>
    <w:rsid w:val="00746795"/>
    <w:rsid w:val="00746894"/>
    <w:rsid w:val="00746C17"/>
    <w:rsid w:val="007476D5"/>
    <w:rsid w:val="0075033F"/>
    <w:rsid w:val="007509CE"/>
    <w:rsid w:val="00750EF2"/>
    <w:rsid w:val="0075199B"/>
    <w:rsid w:val="0075237D"/>
    <w:rsid w:val="00752A9C"/>
    <w:rsid w:val="00753123"/>
    <w:rsid w:val="00753712"/>
    <w:rsid w:val="00753C94"/>
    <w:rsid w:val="00753E0E"/>
    <w:rsid w:val="007540E0"/>
    <w:rsid w:val="007547A1"/>
    <w:rsid w:val="00754C2C"/>
    <w:rsid w:val="00754D5D"/>
    <w:rsid w:val="00755755"/>
    <w:rsid w:val="007558C5"/>
    <w:rsid w:val="00755DD4"/>
    <w:rsid w:val="00756093"/>
    <w:rsid w:val="0075628B"/>
    <w:rsid w:val="007562D2"/>
    <w:rsid w:val="007568AA"/>
    <w:rsid w:val="00756C6D"/>
    <w:rsid w:val="00756EB2"/>
    <w:rsid w:val="00756FE7"/>
    <w:rsid w:val="00757015"/>
    <w:rsid w:val="0075711A"/>
    <w:rsid w:val="00757947"/>
    <w:rsid w:val="00757AA3"/>
    <w:rsid w:val="00760337"/>
    <w:rsid w:val="00760524"/>
    <w:rsid w:val="0076066B"/>
    <w:rsid w:val="00760E05"/>
    <w:rsid w:val="00761967"/>
    <w:rsid w:val="00761A54"/>
    <w:rsid w:val="00761CDE"/>
    <w:rsid w:val="00761D6C"/>
    <w:rsid w:val="0076202C"/>
    <w:rsid w:val="00762073"/>
    <w:rsid w:val="00762A54"/>
    <w:rsid w:val="007631C0"/>
    <w:rsid w:val="007632C0"/>
    <w:rsid w:val="007633DB"/>
    <w:rsid w:val="00763CE1"/>
    <w:rsid w:val="00764986"/>
    <w:rsid w:val="00764C1E"/>
    <w:rsid w:val="00765966"/>
    <w:rsid w:val="00765ACE"/>
    <w:rsid w:val="00765D60"/>
    <w:rsid w:val="00765E75"/>
    <w:rsid w:val="00766B98"/>
    <w:rsid w:val="00766E71"/>
    <w:rsid w:val="00767081"/>
    <w:rsid w:val="007670B9"/>
    <w:rsid w:val="00770508"/>
    <w:rsid w:val="007705B7"/>
    <w:rsid w:val="00772176"/>
    <w:rsid w:val="00772E48"/>
    <w:rsid w:val="0077304B"/>
    <w:rsid w:val="00773077"/>
    <w:rsid w:val="007730EB"/>
    <w:rsid w:val="00773613"/>
    <w:rsid w:val="00773885"/>
    <w:rsid w:val="007739D0"/>
    <w:rsid w:val="00773A37"/>
    <w:rsid w:val="00773CBB"/>
    <w:rsid w:val="00774039"/>
    <w:rsid w:val="00774B6E"/>
    <w:rsid w:val="00774B8A"/>
    <w:rsid w:val="00775450"/>
    <w:rsid w:val="0077578A"/>
    <w:rsid w:val="00776135"/>
    <w:rsid w:val="007763E7"/>
    <w:rsid w:val="00776489"/>
    <w:rsid w:val="0077691B"/>
    <w:rsid w:val="00776B77"/>
    <w:rsid w:val="00777101"/>
    <w:rsid w:val="00777838"/>
    <w:rsid w:val="00777BB1"/>
    <w:rsid w:val="00777BDA"/>
    <w:rsid w:val="00777CB6"/>
    <w:rsid w:val="00777E1C"/>
    <w:rsid w:val="00777E90"/>
    <w:rsid w:val="00777F91"/>
    <w:rsid w:val="007800A7"/>
    <w:rsid w:val="007800BD"/>
    <w:rsid w:val="007804D7"/>
    <w:rsid w:val="00780567"/>
    <w:rsid w:val="00780619"/>
    <w:rsid w:val="0078062A"/>
    <w:rsid w:val="0078079A"/>
    <w:rsid w:val="0078083D"/>
    <w:rsid w:val="00780D31"/>
    <w:rsid w:val="0078105A"/>
    <w:rsid w:val="007810BE"/>
    <w:rsid w:val="00781155"/>
    <w:rsid w:val="0078153D"/>
    <w:rsid w:val="007818D9"/>
    <w:rsid w:val="007826AD"/>
    <w:rsid w:val="00782DAF"/>
    <w:rsid w:val="0078310B"/>
    <w:rsid w:val="007839D2"/>
    <w:rsid w:val="007839D9"/>
    <w:rsid w:val="00783CD7"/>
    <w:rsid w:val="00783FB6"/>
    <w:rsid w:val="007842EC"/>
    <w:rsid w:val="0078432F"/>
    <w:rsid w:val="00784706"/>
    <w:rsid w:val="00784B0A"/>
    <w:rsid w:val="00784FFA"/>
    <w:rsid w:val="00786944"/>
    <w:rsid w:val="00786965"/>
    <w:rsid w:val="00786F40"/>
    <w:rsid w:val="007870ED"/>
    <w:rsid w:val="00787894"/>
    <w:rsid w:val="00787919"/>
    <w:rsid w:val="00787973"/>
    <w:rsid w:val="007904EA"/>
    <w:rsid w:val="00790895"/>
    <w:rsid w:val="00790A74"/>
    <w:rsid w:val="00790DF7"/>
    <w:rsid w:val="00791082"/>
    <w:rsid w:val="007922A9"/>
    <w:rsid w:val="007928FC"/>
    <w:rsid w:val="00792A33"/>
    <w:rsid w:val="00792B79"/>
    <w:rsid w:val="007932E5"/>
    <w:rsid w:val="00793638"/>
    <w:rsid w:val="00793C3C"/>
    <w:rsid w:val="0079404B"/>
    <w:rsid w:val="00794777"/>
    <w:rsid w:val="00795661"/>
    <w:rsid w:val="0079586F"/>
    <w:rsid w:val="00795A7B"/>
    <w:rsid w:val="00795DFC"/>
    <w:rsid w:val="00795E1B"/>
    <w:rsid w:val="00796083"/>
    <w:rsid w:val="00796BB2"/>
    <w:rsid w:val="00796D3B"/>
    <w:rsid w:val="0079769A"/>
    <w:rsid w:val="007A002A"/>
    <w:rsid w:val="007A00F3"/>
    <w:rsid w:val="007A02A5"/>
    <w:rsid w:val="007A0551"/>
    <w:rsid w:val="007A0DE0"/>
    <w:rsid w:val="007A0F20"/>
    <w:rsid w:val="007A114D"/>
    <w:rsid w:val="007A1C72"/>
    <w:rsid w:val="007A206A"/>
    <w:rsid w:val="007A2732"/>
    <w:rsid w:val="007A2C14"/>
    <w:rsid w:val="007A3BB8"/>
    <w:rsid w:val="007A3D58"/>
    <w:rsid w:val="007A4F91"/>
    <w:rsid w:val="007A5034"/>
    <w:rsid w:val="007A5247"/>
    <w:rsid w:val="007A5C54"/>
    <w:rsid w:val="007A5D0C"/>
    <w:rsid w:val="007A5FAD"/>
    <w:rsid w:val="007A6298"/>
    <w:rsid w:val="007A6A4C"/>
    <w:rsid w:val="007A7406"/>
    <w:rsid w:val="007B0064"/>
    <w:rsid w:val="007B0D7C"/>
    <w:rsid w:val="007B1041"/>
    <w:rsid w:val="007B13FC"/>
    <w:rsid w:val="007B14C9"/>
    <w:rsid w:val="007B166A"/>
    <w:rsid w:val="007B1782"/>
    <w:rsid w:val="007B1F57"/>
    <w:rsid w:val="007B2619"/>
    <w:rsid w:val="007B38AC"/>
    <w:rsid w:val="007B3948"/>
    <w:rsid w:val="007B45CA"/>
    <w:rsid w:val="007B48A4"/>
    <w:rsid w:val="007B4AB5"/>
    <w:rsid w:val="007B4BE6"/>
    <w:rsid w:val="007B4D72"/>
    <w:rsid w:val="007B4D9B"/>
    <w:rsid w:val="007B525B"/>
    <w:rsid w:val="007B583D"/>
    <w:rsid w:val="007B5A72"/>
    <w:rsid w:val="007B5AED"/>
    <w:rsid w:val="007B6BCE"/>
    <w:rsid w:val="007B75F3"/>
    <w:rsid w:val="007B7C0F"/>
    <w:rsid w:val="007B7FA1"/>
    <w:rsid w:val="007C0146"/>
    <w:rsid w:val="007C0535"/>
    <w:rsid w:val="007C07F9"/>
    <w:rsid w:val="007C0B1C"/>
    <w:rsid w:val="007C0C3B"/>
    <w:rsid w:val="007C23E2"/>
    <w:rsid w:val="007C2612"/>
    <w:rsid w:val="007C3641"/>
    <w:rsid w:val="007C45A6"/>
    <w:rsid w:val="007C4646"/>
    <w:rsid w:val="007C4729"/>
    <w:rsid w:val="007C4894"/>
    <w:rsid w:val="007C48EA"/>
    <w:rsid w:val="007C4A03"/>
    <w:rsid w:val="007C4C5D"/>
    <w:rsid w:val="007C514B"/>
    <w:rsid w:val="007C52DE"/>
    <w:rsid w:val="007C5797"/>
    <w:rsid w:val="007C5D51"/>
    <w:rsid w:val="007C5DDB"/>
    <w:rsid w:val="007C6673"/>
    <w:rsid w:val="007C6731"/>
    <w:rsid w:val="007C6951"/>
    <w:rsid w:val="007C6C70"/>
    <w:rsid w:val="007C732F"/>
    <w:rsid w:val="007C755C"/>
    <w:rsid w:val="007C755D"/>
    <w:rsid w:val="007C7B16"/>
    <w:rsid w:val="007C7D5D"/>
    <w:rsid w:val="007D0DEF"/>
    <w:rsid w:val="007D1188"/>
    <w:rsid w:val="007D1668"/>
    <w:rsid w:val="007D1D7D"/>
    <w:rsid w:val="007D20CD"/>
    <w:rsid w:val="007D21B5"/>
    <w:rsid w:val="007D2506"/>
    <w:rsid w:val="007D2593"/>
    <w:rsid w:val="007D2739"/>
    <w:rsid w:val="007D2871"/>
    <w:rsid w:val="007D2CBB"/>
    <w:rsid w:val="007D2F14"/>
    <w:rsid w:val="007D3538"/>
    <w:rsid w:val="007D379C"/>
    <w:rsid w:val="007D3A1E"/>
    <w:rsid w:val="007D41FB"/>
    <w:rsid w:val="007D45B4"/>
    <w:rsid w:val="007D4748"/>
    <w:rsid w:val="007D486F"/>
    <w:rsid w:val="007D4990"/>
    <w:rsid w:val="007D49DA"/>
    <w:rsid w:val="007D4B7E"/>
    <w:rsid w:val="007D539B"/>
    <w:rsid w:val="007D59A8"/>
    <w:rsid w:val="007D5CAC"/>
    <w:rsid w:val="007D6053"/>
    <w:rsid w:val="007D71CC"/>
    <w:rsid w:val="007D7561"/>
    <w:rsid w:val="007D79CE"/>
    <w:rsid w:val="007D7C21"/>
    <w:rsid w:val="007E0A1B"/>
    <w:rsid w:val="007E0AD3"/>
    <w:rsid w:val="007E189D"/>
    <w:rsid w:val="007E1B43"/>
    <w:rsid w:val="007E1BB0"/>
    <w:rsid w:val="007E1BF4"/>
    <w:rsid w:val="007E21BD"/>
    <w:rsid w:val="007E2DE0"/>
    <w:rsid w:val="007E2FDE"/>
    <w:rsid w:val="007E3122"/>
    <w:rsid w:val="007E318B"/>
    <w:rsid w:val="007E34D6"/>
    <w:rsid w:val="007E3687"/>
    <w:rsid w:val="007E3977"/>
    <w:rsid w:val="007E3A51"/>
    <w:rsid w:val="007E42D0"/>
    <w:rsid w:val="007E4948"/>
    <w:rsid w:val="007E514F"/>
    <w:rsid w:val="007E52D6"/>
    <w:rsid w:val="007E5441"/>
    <w:rsid w:val="007E55EA"/>
    <w:rsid w:val="007E573C"/>
    <w:rsid w:val="007E5814"/>
    <w:rsid w:val="007E5826"/>
    <w:rsid w:val="007E5A31"/>
    <w:rsid w:val="007E5AB6"/>
    <w:rsid w:val="007E5CFA"/>
    <w:rsid w:val="007E5E05"/>
    <w:rsid w:val="007E6089"/>
    <w:rsid w:val="007E674E"/>
    <w:rsid w:val="007E6F0C"/>
    <w:rsid w:val="007E75CE"/>
    <w:rsid w:val="007E774B"/>
    <w:rsid w:val="007E795B"/>
    <w:rsid w:val="007E7A9B"/>
    <w:rsid w:val="007E7C92"/>
    <w:rsid w:val="007E7FD5"/>
    <w:rsid w:val="007F02D9"/>
    <w:rsid w:val="007F033F"/>
    <w:rsid w:val="007F03BD"/>
    <w:rsid w:val="007F03FD"/>
    <w:rsid w:val="007F07F3"/>
    <w:rsid w:val="007F08DB"/>
    <w:rsid w:val="007F0AFE"/>
    <w:rsid w:val="007F0C4C"/>
    <w:rsid w:val="007F0F9B"/>
    <w:rsid w:val="007F13D5"/>
    <w:rsid w:val="007F1A07"/>
    <w:rsid w:val="007F1A2A"/>
    <w:rsid w:val="007F1A4E"/>
    <w:rsid w:val="007F2C29"/>
    <w:rsid w:val="007F2C92"/>
    <w:rsid w:val="007F2D38"/>
    <w:rsid w:val="007F369D"/>
    <w:rsid w:val="007F3E54"/>
    <w:rsid w:val="007F4096"/>
    <w:rsid w:val="007F4829"/>
    <w:rsid w:val="007F5751"/>
    <w:rsid w:val="007F58C3"/>
    <w:rsid w:val="007F6111"/>
    <w:rsid w:val="007F6295"/>
    <w:rsid w:val="007F6F8F"/>
    <w:rsid w:val="007F6FDC"/>
    <w:rsid w:val="007F7FE6"/>
    <w:rsid w:val="00800B33"/>
    <w:rsid w:val="00800B37"/>
    <w:rsid w:val="008011CD"/>
    <w:rsid w:val="0080158F"/>
    <w:rsid w:val="00801800"/>
    <w:rsid w:val="00801DAD"/>
    <w:rsid w:val="008023DC"/>
    <w:rsid w:val="008023E8"/>
    <w:rsid w:val="0080269A"/>
    <w:rsid w:val="00802A66"/>
    <w:rsid w:val="00802B6C"/>
    <w:rsid w:val="00802C38"/>
    <w:rsid w:val="00802D76"/>
    <w:rsid w:val="00802F1F"/>
    <w:rsid w:val="0080309E"/>
    <w:rsid w:val="008036B0"/>
    <w:rsid w:val="008037BD"/>
    <w:rsid w:val="0080390B"/>
    <w:rsid w:val="00803AFF"/>
    <w:rsid w:val="00803B1D"/>
    <w:rsid w:val="008040FE"/>
    <w:rsid w:val="00804265"/>
    <w:rsid w:val="00804754"/>
    <w:rsid w:val="008051BE"/>
    <w:rsid w:val="008056B8"/>
    <w:rsid w:val="00805D63"/>
    <w:rsid w:val="00806B1C"/>
    <w:rsid w:val="00806C42"/>
    <w:rsid w:val="0081004C"/>
    <w:rsid w:val="00810271"/>
    <w:rsid w:val="008102AA"/>
    <w:rsid w:val="00810689"/>
    <w:rsid w:val="0081091E"/>
    <w:rsid w:val="00810C20"/>
    <w:rsid w:val="0081190D"/>
    <w:rsid w:val="0081195A"/>
    <w:rsid w:val="00811A1E"/>
    <w:rsid w:val="00811CBF"/>
    <w:rsid w:val="00812E25"/>
    <w:rsid w:val="00812FF5"/>
    <w:rsid w:val="008131D0"/>
    <w:rsid w:val="00813980"/>
    <w:rsid w:val="00813C9B"/>
    <w:rsid w:val="00814135"/>
    <w:rsid w:val="0081419E"/>
    <w:rsid w:val="00814992"/>
    <w:rsid w:val="00814C18"/>
    <w:rsid w:val="00815601"/>
    <w:rsid w:val="00815976"/>
    <w:rsid w:val="008160E6"/>
    <w:rsid w:val="0081685D"/>
    <w:rsid w:val="00817039"/>
    <w:rsid w:val="00817920"/>
    <w:rsid w:val="00817F1F"/>
    <w:rsid w:val="00817FF7"/>
    <w:rsid w:val="008204ED"/>
    <w:rsid w:val="00820BAD"/>
    <w:rsid w:val="00821209"/>
    <w:rsid w:val="00822045"/>
    <w:rsid w:val="00822EF1"/>
    <w:rsid w:val="00823D3B"/>
    <w:rsid w:val="00824073"/>
    <w:rsid w:val="00824584"/>
    <w:rsid w:val="008245A0"/>
    <w:rsid w:val="00824730"/>
    <w:rsid w:val="00824AC6"/>
    <w:rsid w:val="008254E1"/>
    <w:rsid w:val="00825691"/>
    <w:rsid w:val="008256C0"/>
    <w:rsid w:val="008256D1"/>
    <w:rsid w:val="00825830"/>
    <w:rsid w:val="00825971"/>
    <w:rsid w:val="00825D2A"/>
    <w:rsid w:val="008261FC"/>
    <w:rsid w:val="00827362"/>
    <w:rsid w:val="00827AF5"/>
    <w:rsid w:val="00827C1E"/>
    <w:rsid w:val="00830F15"/>
    <w:rsid w:val="00831557"/>
    <w:rsid w:val="00831A41"/>
    <w:rsid w:val="00831E90"/>
    <w:rsid w:val="00831E95"/>
    <w:rsid w:val="00832075"/>
    <w:rsid w:val="0083212E"/>
    <w:rsid w:val="008327F4"/>
    <w:rsid w:val="008328FB"/>
    <w:rsid w:val="00832D30"/>
    <w:rsid w:val="00832EDC"/>
    <w:rsid w:val="00834263"/>
    <w:rsid w:val="0083451B"/>
    <w:rsid w:val="00834A52"/>
    <w:rsid w:val="00834C89"/>
    <w:rsid w:val="00834CE2"/>
    <w:rsid w:val="0083549E"/>
    <w:rsid w:val="008359CF"/>
    <w:rsid w:val="00835ABE"/>
    <w:rsid w:val="00835E5B"/>
    <w:rsid w:val="00835F51"/>
    <w:rsid w:val="0083605C"/>
    <w:rsid w:val="0083610E"/>
    <w:rsid w:val="008362D0"/>
    <w:rsid w:val="00836531"/>
    <w:rsid w:val="008369F4"/>
    <w:rsid w:val="00837542"/>
    <w:rsid w:val="00837AAA"/>
    <w:rsid w:val="00837D8D"/>
    <w:rsid w:val="00837FAF"/>
    <w:rsid w:val="00840757"/>
    <w:rsid w:val="00840C56"/>
    <w:rsid w:val="00840FB4"/>
    <w:rsid w:val="0084142E"/>
    <w:rsid w:val="00841943"/>
    <w:rsid w:val="00841C2F"/>
    <w:rsid w:val="00841C84"/>
    <w:rsid w:val="00842194"/>
    <w:rsid w:val="00843289"/>
    <w:rsid w:val="00843F79"/>
    <w:rsid w:val="0084405C"/>
    <w:rsid w:val="00844356"/>
    <w:rsid w:val="0084516B"/>
    <w:rsid w:val="00845341"/>
    <w:rsid w:val="00845808"/>
    <w:rsid w:val="00845C22"/>
    <w:rsid w:val="008464BF"/>
    <w:rsid w:val="00846739"/>
    <w:rsid w:val="00846CB0"/>
    <w:rsid w:val="008472FB"/>
    <w:rsid w:val="0084799E"/>
    <w:rsid w:val="008502D3"/>
    <w:rsid w:val="00850420"/>
    <w:rsid w:val="0085115F"/>
    <w:rsid w:val="00851212"/>
    <w:rsid w:val="008513FE"/>
    <w:rsid w:val="00851F41"/>
    <w:rsid w:val="00851F7F"/>
    <w:rsid w:val="0085207A"/>
    <w:rsid w:val="008528D0"/>
    <w:rsid w:val="00852E88"/>
    <w:rsid w:val="008531C3"/>
    <w:rsid w:val="00853636"/>
    <w:rsid w:val="00853643"/>
    <w:rsid w:val="00853939"/>
    <w:rsid w:val="00853C9F"/>
    <w:rsid w:val="00853E52"/>
    <w:rsid w:val="00853FC9"/>
    <w:rsid w:val="00853FF6"/>
    <w:rsid w:val="00854357"/>
    <w:rsid w:val="008543C8"/>
    <w:rsid w:val="00854450"/>
    <w:rsid w:val="008547D5"/>
    <w:rsid w:val="00854FD0"/>
    <w:rsid w:val="00855566"/>
    <w:rsid w:val="0085593D"/>
    <w:rsid w:val="00855F85"/>
    <w:rsid w:val="0085633A"/>
    <w:rsid w:val="0085667E"/>
    <w:rsid w:val="00856909"/>
    <w:rsid w:val="00856B7F"/>
    <w:rsid w:val="00856F08"/>
    <w:rsid w:val="00857644"/>
    <w:rsid w:val="00860281"/>
    <w:rsid w:val="0086136C"/>
    <w:rsid w:val="00861938"/>
    <w:rsid w:val="008619D9"/>
    <w:rsid w:val="00861A3C"/>
    <w:rsid w:val="0086227D"/>
    <w:rsid w:val="008623BA"/>
    <w:rsid w:val="00862588"/>
    <w:rsid w:val="0086260E"/>
    <w:rsid w:val="00862C98"/>
    <w:rsid w:val="00862CD3"/>
    <w:rsid w:val="00862ED3"/>
    <w:rsid w:val="00863AC2"/>
    <w:rsid w:val="00863B60"/>
    <w:rsid w:val="008641D0"/>
    <w:rsid w:val="008644F5"/>
    <w:rsid w:val="008645E8"/>
    <w:rsid w:val="00864E16"/>
    <w:rsid w:val="00865240"/>
    <w:rsid w:val="008655F4"/>
    <w:rsid w:val="0086659D"/>
    <w:rsid w:val="00866800"/>
    <w:rsid w:val="00866A26"/>
    <w:rsid w:val="00866BBE"/>
    <w:rsid w:val="00867288"/>
    <w:rsid w:val="00867D85"/>
    <w:rsid w:val="008700F3"/>
    <w:rsid w:val="00870381"/>
    <w:rsid w:val="008705F0"/>
    <w:rsid w:val="0087063F"/>
    <w:rsid w:val="00870AE1"/>
    <w:rsid w:val="00870CE1"/>
    <w:rsid w:val="00870FAB"/>
    <w:rsid w:val="00871936"/>
    <w:rsid w:val="00871E4A"/>
    <w:rsid w:val="00872308"/>
    <w:rsid w:val="0087354F"/>
    <w:rsid w:val="00874278"/>
    <w:rsid w:val="008743C6"/>
    <w:rsid w:val="00874B8A"/>
    <w:rsid w:val="00874C1E"/>
    <w:rsid w:val="00874E50"/>
    <w:rsid w:val="008762E9"/>
    <w:rsid w:val="008764A4"/>
    <w:rsid w:val="008764CF"/>
    <w:rsid w:val="008765E7"/>
    <w:rsid w:val="00876747"/>
    <w:rsid w:val="0087674B"/>
    <w:rsid w:val="008767A8"/>
    <w:rsid w:val="00877BAC"/>
    <w:rsid w:val="00877CEB"/>
    <w:rsid w:val="00877F82"/>
    <w:rsid w:val="00880C1D"/>
    <w:rsid w:val="00881426"/>
    <w:rsid w:val="00881DE6"/>
    <w:rsid w:val="00881E30"/>
    <w:rsid w:val="00882604"/>
    <w:rsid w:val="00882B64"/>
    <w:rsid w:val="0088305F"/>
    <w:rsid w:val="00883112"/>
    <w:rsid w:val="008831E9"/>
    <w:rsid w:val="0088324A"/>
    <w:rsid w:val="00883295"/>
    <w:rsid w:val="008836C7"/>
    <w:rsid w:val="00883D89"/>
    <w:rsid w:val="00883D95"/>
    <w:rsid w:val="008846CE"/>
    <w:rsid w:val="008849D8"/>
    <w:rsid w:val="00884AEC"/>
    <w:rsid w:val="00884C62"/>
    <w:rsid w:val="008851D9"/>
    <w:rsid w:val="008858AD"/>
    <w:rsid w:val="00885B78"/>
    <w:rsid w:val="00886215"/>
    <w:rsid w:val="00886B0D"/>
    <w:rsid w:val="00886C46"/>
    <w:rsid w:val="00886DCF"/>
    <w:rsid w:val="00886F96"/>
    <w:rsid w:val="00887C6C"/>
    <w:rsid w:val="00887E4D"/>
    <w:rsid w:val="00890C82"/>
    <w:rsid w:val="00890C90"/>
    <w:rsid w:val="00891923"/>
    <w:rsid w:val="00891AC1"/>
    <w:rsid w:val="00891BF3"/>
    <w:rsid w:val="00891D70"/>
    <w:rsid w:val="00892098"/>
    <w:rsid w:val="008925AD"/>
    <w:rsid w:val="008928FD"/>
    <w:rsid w:val="008929C2"/>
    <w:rsid w:val="00892A8F"/>
    <w:rsid w:val="00893311"/>
    <w:rsid w:val="00893565"/>
    <w:rsid w:val="00893777"/>
    <w:rsid w:val="0089382E"/>
    <w:rsid w:val="00893FA4"/>
    <w:rsid w:val="0089476C"/>
    <w:rsid w:val="00894847"/>
    <w:rsid w:val="008949AA"/>
    <w:rsid w:val="00894BC5"/>
    <w:rsid w:val="008957B8"/>
    <w:rsid w:val="00896354"/>
    <w:rsid w:val="008968C6"/>
    <w:rsid w:val="00896A3E"/>
    <w:rsid w:val="00896FCD"/>
    <w:rsid w:val="008970C6"/>
    <w:rsid w:val="0089735F"/>
    <w:rsid w:val="008976C4"/>
    <w:rsid w:val="00897887"/>
    <w:rsid w:val="008979CE"/>
    <w:rsid w:val="00897B44"/>
    <w:rsid w:val="00897CB8"/>
    <w:rsid w:val="00897F32"/>
    <w:rsid w:val="008A03DF"/>
    <w:rsid w:val="008A0F8F"/>
    <w:rsid w:val="008A11BE"/>
    <w:rsid w:val="008A1599"/>
    <w:rsid w:val="008A1F82"/>
    <w:rsid w:val="008A1FEF"/>
    <w:rsid w:val="008A2282"/>
    <w:rsid w:val="008A29E1"/>
    <w:rsid w:val="008A2A2D"/>
    <w:rsid w:val="008A2DFF"/>
    <w:rsid w:val="008A2F3C"/>
    <w:rsid w:val="008A39BE"/>
    <w:rsid w:val="008A3DE5"/>
    <w:rsid w:val="008A44AA"/>
    <w:rsid w:val="008A44BC"/>
    <w:rsid w:val="008A4BBC"/>
    <w:rsid w:val="008A4BE4"/>
    <w:rsid w:val="008A4FB3"/>
    <w:rsid w:val="008A518E"/>
    <w:rsid w:val="008A5E07"/>
    <w:rsid w:val="008A611D"/>
    <w:rsid w:val="008A6D9C"/>
    <w:rsid w:val="008A6E97"/>
    <w:rsid w:val="008A7657"/>
    <w:rsid w:val="008A76D9"/>
    <w:rsid w:val="008A77AB"/>
    <w:rsid w:val="008A782F"/>
    <w:rsid w:val="008A79BC"/>
    <w:rsid w:val="008A7B05"/>
    <w:rsid w:val="008B0032"/>
    <w:rsid w:val="008B0186"/>
    <w:rsid w:val="008B0F98"/>
    <w:rsid w:val="008B1733"/>
    <w:rsid w:val="008B1C88"/>
    <w:rsid w:val="008B2E6F"/>
    <w:rsid w:val="008B3673"/>
    <w:rsid w:val="008B38B3"/>
    <w:rsid w:val="008B3A9E"/>
    <w:rsid w:val="008B3B30"/>
    <w:rsid w:val="008B4594"/>
    <w:rsid w:val="008B4749"/>
    <w:rsid w:val="008B4AE8"/>
    <w:rsid w:val="008B50D0"/>
    <w:rsid w:val="008B52A7"/>
    <w:rsid w:val="008B595E"/>
    <w:rsid w:val="008B5B64"/>
    <w:rsid w:val="008B626A"/>
    <w:rsid w:val="008B67DE"/>
    <w:rsid w:val="008B6E32"/>
    <w:rsid w:val="008B75BE"/>
    <w:rsid w:val="008B7C3F"/>
    <w:rsid w:val="008B7E43"/>
    <w:rsid w:val="008B7EEF"/>
    <w:rsid w:val="008C02D7"/>
    <w:rsid w:val="008C03D8"/>
    <w:rsid w:val="008C0422"/>
    <w:rsid w:val="008C0483"/>
    <w:rsid w:val="008C04F1"/>
    <w:rsid w:val="008C0D4D"/>
    <w:rsid w:val="008C1AA0"/>
    <w:rsid w:val="008C1E02"/>
    <w:rsid w:val="008C26DC"/>
    <w:rsid w:val="008C2B56"/>
    <w:rsid w:val="008C2C1E"/>
    <w:rsid w:val="008C31C6"/>
    <w:rsid w:val="008C381A"/>
    <w:rsid w:val="008C3A6A"/>
    <w:rsid w:val="008C3FED"/>
    <w:rsid w:val="008C4201"/>
    <w:rsid w:val="008C4409"/>
    <w:rsid w:val="008C55AC"/>
    <w:rsid w:val="008C6C2F"/>
    <w:rsid w:val="008C7004"/>
    <w:rsid w:val="008C757C"/>
    <w:rsid w:val="008C7FD1"/>
    <w:rsid w:val="008D0141"/>
    <w:rsid w:val="008D0C7A"/>
    <w:rsid w:val="008D1914"/>
    <w:rsid w:val="008D1B6E"/>
    <w:rsid w:val="008D202C"/>
    <w:rsid w:val="008D21AC"/>
    <w:rsid w:val="008D2620"/>
    <w:rsid w:val="008D2660"/>
    <w:rsid w:val="008D274C"/>
    <w:rsid w:val="008D2DCB"/>
    <w:rsid w:val="008D355B"/>
    <w:rsid w:val="008D3715"/>
    <w:rsid w:val="008D388F"/>
    <w:rsid w:val="008D3BCF"/>
    <w:rsid w:val="008D3C5A"/>
    <w:rsid w:val="008D4367"/>
    <w:rsid w:val="008D43CE"/>
    <w:rsid w:val="008D444D"/>
    <w:rsid w:val="008D4936"/>
    <w:rsid w:val="008D4B3F"/>
    <w:rsid w:val="008D51BE"/>
    <w:rsid w:val="008D56B3"/>
    <w:rsid w:val="008D588A"/>
    <w:rsid w:val="008D5B9E"/>
    <w:rsid w:val="008D5D0F"/>
    <w:rsid w:val="008D5FDA"/>
    <w:rsid w:val="008D6305"/>
    <w:rsid w:val="008D72D4"/>
    <w:rsid w:val="008D7347"/>
    <w:rsid w:val="008D7880"/>
    <w:rsid w:val="008D7AEA"/>
    <w:rsid w:val="008E0519"/>
    <w:rsid w:val="008E099D"/>
    <w:rsid w:val="008E0D62"/>
    <w:rsid w:val="008E12B4"/>
    <w:rsid w:val="008E156B"/>
    <w:rsid w:val="008E1590"/>
    <w:rsid w:val="008E178E"/>
    <w:rsid w:val="008E2BC5"/>
    <w:rsid w:val="008E2E83"/>
    <w:rsid w:val="008E3CDF"/>
    <w:rsid w:val="008E3DD5"/>
    <w:rsid w:val="008E431B"/>
    <w:rsid w:val="008E470D"/>
    <w:rsid w:val="008E502E"/>
    <w:rsid w:val="008E5388"/>
    <w:rsid w:val="008E568C"/>
    <w:rsid w:val="008E5982"/>
    <w:rsid w:val="008E5ABB"/>
    <w:rsid w:val="008E5D41"/>
    <w:rsid w:val="008E5EAE"/>
    <w:rsid w:val="008E604A"/>
    <w:rsid w:val="008E62DE"/>
    <w:rsid w:val="008E6430"/>
    <w:rsid w:val="008E7929"/>
    <w:rsid w:val="008E7C20"/>
    <w:rsid w:val="008E7D56"/>
    <w:rsid w:val="008F0012"/>
    <w:rsid w:val="008F002A"/>
    <w:rsid w:val="008F0045"/>
    <w:rsid w:val="008F02D0"/>
    <w:rsid w:val="008F036F"/>
    <w:rsid w:val="008F03B4"/>
    <w:rsid w:val="008F0E8B"/>
    <w:rsid w:val="008F1198"/>
    <w:rsid w:val="008F12C9"/>
    <w:rsid w:val="008F161B"/>
    <w:rsid w:val="008F19E6"/>
    <w:rsid w:val="008F1C42"/>
    <w:rsid w:val="008F2ADA"/>
    <w:rsid w:val="008F312A"/>
    <w:rsid w:val="008F34AE"/>
    <w:rsid w:val="008F3889"/>
    <w:rsid w:val="008F41EB"/>
    <w:rsid w:val="008F4753"/>
    <w:rsid w:val="008F4E23"/>
    <w:rsid w:val="008F568F"/>
    <w:rsid w:val="008F5FC1"/>
    <w:rsid w:val="008F6140"/>
    <w:rsid w:val="008F62E1"/>
    <w:rsid w:val="008F6835"/>
    <w:rsid w:val="008F7508"/>
    <w:rsid w:val="008F7612"/>
    <w:rsid w:val="008F7991"/>
    <w:rsid w:val="009002C6"/>
    <w:rsid w:val="00900768"/>
    <w:rsid w:val="00900CE7"/>
    <w:rsid w:val="00901632"/>
    <w:rsid w:val="00902DF7"/>
    <w:rsid w:val="0090333A"/>
    <w:rsid w:val="009034ED"/>
    <w:rsid w:val="0090360C"/>
    <w:rsid w:val="00903782"/>
    <w:rsid w:val="00903A32"/>
    <w:rsid w:val="00903D9A"/>
    <w:rsid w:val="00904153"/>
    <w:rsid w:val="009046E2"/>
    <w:rsid w:val="009053C6"/>
    <w:rsid w:val="00905858"/>
    <w:rsid w:val="00905E65"/>
    <w:rsid w:val="00905EA5"/>
    <w:rsid w:val="00906147"/>
    <w:rsid w:val="00906488"/>
    <w:rsid w:val="00906C0D"/>
    <w:rsid w:val="00906D6B"/>
    <w:rsid w:val="00906FEB"/>
    <w:rsid w:val="009071A7"/>
    <w:rsid w:val="0090762D"/>
    <w:rsid w:val="00907D93"/>
    <w:rsid w:val="009110B6"/>
    <w:rsid w:val="009111CA"/>
    <w:rsid w:val="009112B1"/>
    <w:rsid w:val="00911551"/>
    <w:rsid w:val="00911A53"/>
    <w:rsid w:val="00912170"/>
    <w:rsid w:val="00912ED8"/>
    <w:rsid w:val="00913542"/>
    <w:rsid w:val="009135F4"/>
    <w:rsid w:val="00913ED1"/>
    <w:rsid w:val="00914579"/>
    <w:rsid w:val="00914B63"/>
    <w:rsid w:val="00914C47"/>
    <w:rsid w:val="00915443"/>
    <w:rsid w:val="0091557D"/>
    <w:rsid w:val="009156A2"/>
    <w:rsid w:val="009161A8"/>
    <w:rsid w:val="0091621C"/>
    <w:rsid w:val="00916272"/>
    <w:rsid w:val="00916391"/>
    <w:rsid w:val="009163BE"/>
    <w:rsid w:val="009167E6"/>
    <w:rsid w:val="00916C5D"/>
    <w:rsid w:val="00917533"/>
    <w:rsid w:val="00917656"/>
    <w:rsid w:val="0091765A"/>
    <w:rsid w:val="009201CD"/>
    <w:rsid w:val="00920BB5"/>
    <w:rsid w:val="00920FCF"/>
    <w:rsid w:val="0092117E"/>
    <w:rsid w:val="00921406"/>
    <w:rsid w:val="009214A1"/>
    <w:rsid w:val="00921519"/>
    <w:rsid w:val="009215CB"/>
    <w:rsid w:val="00921BFE"/>
    <w:rsid w:val="009220AE"/>
    <w:rsid w:val="00922786"/>
    <w:rsid w:val="00922968"/>
    <w:rsid w:val="00922EEF"/>
    <w:rsid w:val="00923262"/>
    <w:rsid w:val="00923314"/>
    <w:rsid w:val="009234EC"/>
    <w:rsid w:val="0092430F"/>
    <w:rsid w:val="00924EFC"/>
    <w:rsid w:val="00924F07"/>
    <w:rsid w:val="00924F12"/>
    <w:rsid w:val="00924FFC"/>
    <w:rsid w:val="009251D6"/>
    <w:rsid w:val="0092558A"/>
    <w:rsid w:val="009258B9"/>
    <w:rsid w:val="00925968"/>
    <w:rsid w:val="00925D8D"/>
    <w:rsid w:val="00925E06"/>
    <w:rsid w:val="009262FE"/>
    <w:rsid w:val="0092688C"/>
    <w:rsid w:val="0092698B"/>
    <w:rsid w:val="00926D64"/>
    <w:rsid w:val="00926FB8"/>
    <w:rsid w:val="00927704"/>
    <w:rsid w:val="009277BC"/>
    <w:rsid w:val="009279C2"/>
    <w:rsid w:val="00927DA4"/>
    <w:rsid w:val="00927E0F"/>
    <w:rsid w:val="00930C35"/>
    <w:rsid w:val="00930D8A"/>
    <w:rsid w:val="00930EA7"/>
    <w:rsid w:val="009310E6"/>
    <w:rsid w:val="00931426"/>
    <w:rsid w:val="0093236D"/>
    <w:rsid w:val="00932553"/>
    <w:rsid w:val="0093287F"/>
    <w:rsid w:val="00932BB3"/>
    <w:rsid w:val="0093360E"/>
    <w:rsid w:val="009336DA"/>
    <w:rsid w:val="00933776"/>
    <w:rsid w:val="00933EC3"/>
    <w:rsid w:val="009345EB"/>
    <w:rsid w:val="00934A74"/>
    <w:rsid w:val="00934F2A"/>
    <w:rsid w:val="009358B2"/>
    <w:rsid w:val="00935E0E"/>
    <w:rsid w:val="00935FDB"/>
    <w:rsid w:val="009360FF"/>
    <w:rsid w:val="009361CF"/>
    <w:rsid w:val="009363A8"/>
    <w:rsid w:val="00936DC2"/>
    <w:rsid w:val="00937238"/>
    <w:rsid w:val="009375EC"/>
    <w:rsid w:val="00937CBB"/>
    <w:rsid w:val="00937D10"/>
    <w:rsid w:val="00937FCA"/>
    <w:rsid w:val="009402C0"/>
    <w:rsid w:val="00940404"/>
    <w:rsid w:val="00940409"/>
    <w:rsid w:val="00941416"/>
    <w:rsid w:val="00941561"/>
    <w:rsid w:val="009416D8"/>
    <w:rsid w:val="0094196C"/>
    <w:rsid w:val="0094199C"/>
    <w:rsid w:val="00941D58"/>
    <w:rsid w:val="00941D6D"/>
    <w:rsid w:val="00941E8A"/>
    <w:rsid w:val="00942301"/>
    <w:rsid w:val="009423CE"/>
    <w:rsid w:val="00942786"/>
    <w:rsid w:val="00942E8E"/>
    <w:rsid w:val="00943289"/>
    <w:rsid w:val="009432B9"/>
    <w:rsid w:val="00943657"/>
    <w:rsid w:val="009439AC"/>
    <w:rsid w:val="00944259"/>
    <w:rsid w:val="00944890"/>
    <w:rsid w:val="00944CCD"/>
    <w:rsid w:val="00945384"/>
    <w:rsid w:val="00945D1C"/>
    <w:rsid w:val="00945E69"/>
    <w:rsid w:val="0094652B"/>
    <w:rsid w:val="00946547"/>
    <w:rsid w:val="00946824"/>
    <w:rsid w:val="00947492"/>
    <w:rsid w:val="009475E5"/>
    <w:rsid w:val="00947DF8"/>
    <w:rsid w:val="00950118"/>
    <w:rsid w:val="00950217"/>
    <w:rsid w:val="009502AF"/>
    <w:rsid w:val="00950405"/>
    <w:rsid w:val="009504A3"/>
    <w:rsid w:val="00950707"/>
    <w:rsid w:val="0095075C"/>
    <w:rsid w:val="00950805"/>
    <w:rsid w:val="009508A7"/>
    <w:rsid w:val="009508A8"/>
    <w:rsid w:val="009508B3"/>
    <w:rsid w:val="009510E7"/>
    <w:rsid w:val="00951400"/>
    <w:rsid w:val="009517D5"/>
    <w:rsid w:val="0095191C"/>
    <w:rsid w:val="00951F67"/>
    <w:rsid w:val="00952115"/>
    <w:rsid w:val="0095264A"/>
    <w:rsid w:val="00952810"/>
    <w:rsid w:val="00952F37"/>
    <w:rsid w:val="009538E0"/>
    <w:rsid w:val="009539FB"/>
    <w:rsid w:val="0095498A"/>
    <w:rsid w:val="00954BE6"/>
    <w:rsid w:val="00954D34"/>
    <w:rsid w:val="00955232"/>
    <w:rsid w:val="009552A1"/>
    <w:rsid w:val="00955A23"/>
    <w:rsid w:val="00955AC1"/>
    <w:rsid w:val="00955B23"/>
    <w:rsid w:val="00955E6A"/>
    <w:rsid w:val="00956721"/>
    <w:rsid w:val="009569E7"/>
    <w:rsid w:val="009572E0"/>
    <w:rsid w:val="0095730D"/>
    <w:rsid w:val="00957504"/>
    <w:rsid w:val="00957B15"/>
    <w:rsid w:val="00957E02"/>
    <w:rsid w:val="00960412"/>
    <w:rsid w:val="00960580"/>
    <w:rsid w:val="00960AA0"/>
    <w:rsid w:val="00960EF2"/>
    <w:rsid w:val="009612D3"/>
    <w:rsid w:val="009613F7"/>
    <w:rsid w:val="0096155C"/>
    <w:rsid w:val="00961881"/>
    <w:rsid w:val="00961E6F"/>
    <w:rsid w:val="00962046"/>
    <w:rsid w:val="00962325"/>
    <w:rsid w:val="0096244C"/>
    <w:rsid w:val="009626A3"/>
    <w:rsid w:val="00962F94"/>
    <w:rsid w:val="009633CE"/>
    <w:rsid w:val="009635BB"/>
    <w:rsid w:val="009637B6"/>
    <w:rsid w:val="00963A53"/>
    <w:rsid w:val="00963C41"/>
    <w:rsid w:val="0096421F"/>
    <w:rsid w:val="00964344"/>
    <w:rsid w:val="00964377"/>
    <w:rsid w:val="009646E6"/>
    <w:rsid w:val="00964BA1"/>
    <w:rsid w:val="00964CE6"/>
    <w:rsid w:val="00964F17"/>
    <w:rsid w:val="009651D9"/>
    <w:rsid w:val="00965911"/>
    <w:rsid w:val="00965995"/>
    <w:rsid w:val="00965C18"/>
    <w:rsid w:val="0096610D"/>
    <w:rsid w:val="00966303"/>
    <w:rsid w:val="00966822"/>
    <w:rsid w:val="00966D67"/>
    <w:rsid w:val="0096724B"/>
    <w:rsid w:val="00967978"/>
    <w:rsid w:val="0097055B"/>
    <w:rsid w:val="00970791"/>
    <w:rsid w:val="009708F2"/>
    <w:rsid w:val="00970DCE"/>
    <w:rsid w:val="009711A9"/>
    <w:rsid w:val="00971B8E"/>
    <w:rsid w:val="00971D4C"/>
    <w:rsid w:val="00971D61"/>
    <w:rsid w:val="00971EC5"/>
    <w:rsid w:val="0097235D"/>
    <w:rsid w:val="0097258A"/>
    <w:rsid w:val="009736F3"/>
    <w:rsid w:val="00973C47"/>
    <w:rsid w:val="00973CFF"/>
    <w:rsid w:val="00974296"/>
    <w:rsid w:val="009743A4"/>
    <w:rsid w:val="00974DFF"/>
    <w:rsid w:val="009762CA"/>
    <w:rsid w:val="0097631C"/>
    <w:rsid w:val="00976CE2"/>
    <w:rsid w:val="00977069"/>
    <w:rsid w:val="009773A1"/>
    <w:rsid w:val="00977580"/>
    <w:rsid w:val="009779F6"/>
    <w:rsid w:val="00977F48"/>
    <w:rsid w:val="00977F50"/>
    <w:rsid w:val="009800DF"/>
    <w:rsid w:val="009801CC"/>
    <w:rsid w:val="009804A9"/>
    <w:rsid w:val="00980F0D"/>
    <w:rsid w:val="009815B1"/>
    <w:rsid w:val="009817F0"/>
    <w:rsid w:val="00981A0D"/>
    <w:rsid w:val="00981DA4"/>
    <w:rsid w:val="0098285F"/>
    <w:rsid w:val="00982C0C"/>
    <w:rsid w:val="009831B1"/>
    <w:rsid w:val="00983312"/>
    <w:rsid w:val="00983CF6"/>
    <w:rsid w:val="00983F9E"/>
    <w:rsid w:val="00983FDD"/>
    <w:rsid w:val="00984B58"/>
    <w:rsid w:val="00984C50"/>
    <w:rsid w:val="00984CEB"/>
    <w:rsid w:val="0098508B"/>
    <w:rsid w:val="009856E7"/>
    <w:rsid w:val="00985B94"/>
    <w:rsid w:val="00986576"/>
    <w:rsid w:val="00986A5D"/>
    <w:rsid w:val="009870BC"/>
    <w:rsid w:val="00987C6B"/>
    <w:rsid w:val="009901FA"/>
    <w:rsid w:val="00990AEA"/>
    <w:rsid w:val="00990BF2"/>
    <w:rsid w:val="00990C51"/>
    <w:rsid w:val="00991121"/>
    <w:rsid w:val="0099151F"/>
    <w:rsid w:val="0099168E"/>
    <w:rsid w:val="0099186A"/>
    <w:rsid w:val="0099188E"/>
    <w:rsid w:val="00991906"/>
    <w:rsid w:val="00991A73"/>
    <w:rsid w:val="00991E78"/>
    <w:rsid w:val="00992B81"/>
    <w:rsid w:val="0099304F"/>
    <w:rsid w:val="00993266"/>
    <w:rsid w:val="0099397A"/>
    <w:rsid w:val="00993A12"/>
    <w:rsid w:val="00993EDC"/>
    <w:rsid w:val="00993EE8"/>
    <w:rsid w:val="0099491E"/>
    <w:rsid w:val="00995A29"/>
    <w:rsid w:val="009961D0"/>
    <w:rsid w:val="009962F9"/>
    <w:rsid w:val="009966D2"/>
    <w:rsid w:val="00996A3F"/>
    <w:rsid w:val="00996AF8"/>
    <w:rsid w:val="00996ED2"/>
    <w:rsid w:val="00997141"/>
    <w:rsid w:val="00997282"/>
    <w:rsid w:val="00997381"/>
    <w:rsid w:val="00997388"/>
    <w:rsid w:val="009A0427"/>
    <w:rsid w:val="009A0583"/>
    <w:rsid w:val="009A0765"/>
    <w:rsid w:val="009A0BBD"/>
    <w:rsid w:val="009A0E37"/>
    <w:rsid w:val="009A1057"/>
    <w:rsid w:val="009A12FA"/>
    <w:rsid w:val="009A167C"/>
    <w:rsid w:val="009A1906"/>
    <w:rsid w:val="009A1E4D"/>
    <w:rsid w:val="009A1E58"/>
    <w:rsid w:val="009A215A"/>
    <w:rsid w:val="009A2766"/>
    <w:rsid w:val="009A2CC3"/>
    <w:rsid w:val="009A304C"/>
    <w:rsid w:val="009A33C2"/>
    <w:rsid w:val="009A35A3"/>
    <w:rsid w:val="009A47B4"/>
    <w:rsid w:val="009A4943"/>
    <w:rsid w:val="009A5A45"/>
    <w:rsid w:val="009A5CCE"/>
    <w:rsid w:val="009A640F"/>
    <w:rsid w:val="009A6A77"/>
    <w:rsid w:val="009A6D54"/>
    <w:rsid w:val="009A6DD6"/>
    <w:rsid w:val="009A6F1B"/>
    <w:rsid w:val="009A749D"/>
    <w:rsid w:val="009A7500"/>
    <w:rsid w:val="009A75DE"/>
    <w:rsid w:val="009A77FE"/>
    <w:rsid w:val="009A7B0C"/>
    <w:rsid w:val="009A7BA5"/>
    <w:rsid w:val="009B01A3"/>
    <w:rsid w:val="009B0289"/>
    <w:rsid w:val="009B0329"/>
    <w:rsid w:val="009B10D9"/>
    <w:rsid w:val="009B135F"/>
    <w:rsid w:val="009B16C1"/>
    <w:rsid w:val="009B208A"/>
    <w:rsid w:val="009B23D9"/>
    <w:rsid w:val="009B244B"/>
    <w:rsid w:val="009B2462"/>
    <w:rsid w:val="009B266A"/>
    <w:rsid w:val="009B3012"/>
    <w:rsid w:val="009B31BA"/>
    <w:rsid w:val="009B31E5"/>
    <w:rsid w:val="009B3204"/>
    <w:rsid w:val="009B324B"/>
    <w:rsid w:val="009B32BF"/>
    <w:rsid w:val="009B3438"/>
    <w:rsid w:val="009B361C"/>
    <w:rsid w:val="009B38B0"/>
    <w:rsid w:val="009B3BB5"/>
    <w:rsid w:val="009B3BCB"/>
    <w:rsid w:val="009B4700"/>
    <w:rsid w:val="009B47A5"/>
    <w:rsid w:val="009B47D9"/>
    <w:rsid w:val="009B4803"/>
    <w:rsid w:val="009B4A7E"/>
    <w:rsid w:val="009B5136"/>
    <w:rsid w:val="009B574D"/>
    <w:rsid w:val="009B58E8"/>
    <w:rsid w:val="009B5976"/>
    <w:rsid w:val="009B5A26"/>
    <w:rsid w:val="009B5E75"/>
    <w:rsid w:val="009B638E"/>
    <w:rsid w:val="009B6CFA"/>
    <w:rsid w:val="009B7AA4"/>
    <w:rsid w:val="009B7DED"/>
    <w:rsid w:val="009C0403"/>
    <w:rsid w:val="009C0996"/>
    <w:rsid w:val="009C0A83"/>
    <w:rsid w:val="009C0C6D"/>
    <w:rsid w:val="009C0D1D"/>
    <w:rsid w:val="009C105B"/>
    <w:rsid w:val="009C178B"/>
    <w:rsid w:val="009C20E2"/>
    <w:rsid w:val="009C2590"/>
    <w:rsid w:val="009C2892"/>
    <w:rsid w:val="009C28D2"/>
    <w:rsid w:val="009C34A3"/>
    <w:rsid w:val="009C3FEF"/>
    <w:rsid w:val="009C4012"/>
    <w:rsid w:val="009C467A"/>
    <w:rsid w:val="009C493E"/>
    <w:rsid w:val="009C4DEF"/>
    <w:rsid w:val="009C5222"/>
    <w:rsid w:val="009C526A"/>
    <w:rsid w:val="009C638D"/>
    <w:rsid w:val="009C63AC"/>
    <w:rsid w:val="009C6A36"/>
    <w:rsid w:val="009C6BBE"/>
    <w:rsid w:val="009C6F56"/>
    <w:rsid w:val="009C72A7"/>
    <w:rsid w:val="009C7B59"/>
    <w:rsid w:val="009C7F9E"/>
    <w:rsid w:val="009D01DC"/>
    <w:rsid w:val="009D065D"/>
    <w:rsid w:val="009D07FA"/>
    <w:rsid w:val="009D1352"/>
    <w:rsid w:val="009D137B"/>
    <w:rsid w:val="009D13A2"/>
    <w:rsid w:val="009D19C8"/>
    <w:rsid w:val="009D19CB"/>
    <w:rsid w:val="009D24A0"/>
    <w:rsid w:val="009D26C5"/>
    <w:rsid w:val="009D2895"/>
    <w:rsid w:val="009D2A86"/>
    <w:rsid w:val="009D2B40"/>
    <w:rsid w:val="009D2CC7"/>
    <w:rsid w:val="009D2D31"/>
    <w:rsid w:val="009D31A6"/>
    <w:rsid w:val="009D3A2D"/>
    <w:rsid w:val="009D4990"/>
    <w:rsid w:val="009D4ABF"/>
    <w:rsid w:val="009D4B27"/>
    <w:rsid w:val="009D4CBC"/>
    <w:rsid w:val="009D52B5"/>
    <w:rsid w:val="009D5468"/>
    <w:rsid w:val="009D5CB4"/>
    <w:rsid w:val="009D66A5"/>
    <w:rsid w:val="009D6707"/>
    <w:rsid w:val="009D6C08"/>
    <w:rsid w:val="009D759F"/>
    <w:rsid w:val="009D75D7"/>
    <w:rsid w:val="009D7901"/>
    <w:rsid w:val="009D7B80"/>
    <w:rsid w:val="009D7DF5"/>
    <w:rsid w:val="009D7E84"/>
    <w:rsid w:val="009D7F04"/>
    <w:rsid w:val="009E0051"/>
    <w:rsid w:val="009E00BB"/>
    <w:rsid w:val="009E030D"/>
    <w:rsid w:val="009E06B9"/>
    <w:rsid w:val="009E0F3C"/>
    <w:rsid w:val="009E10D1"/>
    <w:rsid w:val="009E1362"/>
    <w:rsid w:val="009E19BF"/>
    <w:rsid w:val="009E2058"/>
    <w:rsid w:val="009E2918"/>
    <w:rsid w:val="009E2AA0"/>
    <w:rsid w:val="009E3032"/>
    <w:rsid w:val="009E31AE"/>
    <w:rsid w:val="009E3512"/>
    <w:rsid w:val="009E3A6F"/>
    <w:rsid w:val="009E3BA3"/>
    <w:rsid w:val="009E47DF"/>
    <w:rsid w:val="009E484B"/>
    <w:rsid w:val="009E4ADA"/>
    <w:rsid w:val="009E588B"/>
    <w:rsid w:val="009E5989"/>
    <w:rsid w:val="009E5E44"/>
    <w:rsid w:val="009E6200"/>
    <w:rsid w:val="009E6533"/>
    <w:rsid w:val="009E6770"/>
    <w:rsid w:val="009E67C3"/>
    <w:rsid w:val="009E6BE0"/>
    <w:rsid w:val="009E736B"/>
    <w:rsid w:val="009E763B"/>
    <w:rsid w:val="009E7DBC"/>
    <w:rsid w:val="009F054B"/>
    <w:rsid w:val="009F057E"/>
    <w:rsid w:val="009F09B1"/>
    <w:rsid w:val="009F1192"/>
    <w:rsid w:val="009F1572"/>
    <w:rsid w:val="009F1DFA"/>
    <w:rsid w:val="009F20BC"/>
    <w:rsid w:val="009F21A6"/>
    <w:rsid w:val="009F2516"/>
    <w:rsid w:val="009F2C7F"/>
    <w:rsid w:val="009F32EA"/>
    <w:rsid w:val="009F3761"/>
    <w:rsid w:val="009F3D29"/>
    <w:rsid w:val="009F4253"/>
    <w:rsid w:val="009F45D6"/>
    <w:rsid w:val="009F4E91"/>
    <w:rsid w:val="009F528C"/>
    <w:rsid w:val="009F5A88"/>
    <w:rsid w:val="009F5ADD"/>
    <w:rsid w:val="009F5CCA"/>
    <w:rsid w:val="009F5CCF"/>
    <w:rsid w:val="009F63C5"/>
    <w:rsid w:val="009F667C"/>
    <w:rsid w:val="009F6AA2"/>
    <w:rsid w:val="009F72A0"/>
    <w:rsid w:val="009F7313"/>
    <w:rsid w:val="009F7509"/>
    <w:rsid w:val="009F7585"/>
    <w:rsid w:val="009F77D6"/>
    <w:rsid w:val="009F7B21"/>
    <w:rsid w:val="009F7C1B"/>
    <w:rsid w:val="009F7C34"/>
    <w:rsid w:val="00A00249"/>
    <w:rsid w:val="00A00277"/>
    <w:rsid w:val="00A0061D"/>
    <w:rsid w:val="00A00650"/>
    <w:rsid w:val="00A008C7"/>
    <w:rsid w:val="00A00E8C"/>
    <w:rsid w:val="00A01067"/>
    <w:rsid w:val="00A0184A"/>
    <w:rsid w:val="00A01AC0"/>
    <w:rsid w:val="00A023E5"/>
    <w:rsid w:val="00A0250B"/>
    <w:rsid w:val="00A0298E"/>
    <w:rsid w:val="00A02EDF"/>
    <w:rsid w:val="00A03118"/>
    <w:rsid w:val="00A03A9B"/>
    <w:rsid w:val="00A03BC4"/>
    <w:rsid w:val="00A041A0"/>
    <w:rsid w:val="00A04218"/>
    <w:rsid w:val="00A0484B"/>
    <w:rsid w:val="00A05124"/>
    <w:rsid w:val="00A0519F"/>
    <w:rsid w:val="00A0529C"/>
    <w:rsid w:val="00A05347"/>
    <w:rsid w:val="00A05E5A"/>
    <w:rsid w:val="00A05E83"/>
    <w:rsid w:val="00A0665F"/>
    <w:rsid w:val="00A0680F"/>
    <w:rsid w:val="00A06C9F"/>
    <w:rsid w:val="00A06F9A"/>
    <w:rsid w:val="00A07726"/>
    <w:rsid w:val="00A07925"/>
    <w:rsid w:val="00A10154"/>
    <w:rsid w:val="00A10371"/>
    <w:rsid w:val="00A103EE"/>
    <w:rsid w:val="00A10BEC"/>
    <w:rsid w:val="00A111FB"/>
    <w:rsid w:val="00A116EF"/>
    <w:rsid w:val="00A11B20"/>
    <w:rsid w:val="00A11D74"/>
    <w:rsid w:val="00A11F0C"/>
    <w:rsid w:val="00A12081"/>
    <w:rsid w:val="00A123CF"/>
    <w:rsid w:val="00A12519"/>
    <w:rsid w:val="00A1292D"/>
    <w:rsid w:val="00A12951"/>
    <w:rsid w:val="00A12E0A"/>
    <w:rsid w:val="00A13704"/>
    <w:rsid w:val="00A1417B"/>
    <w:rsid w:val="00A146DB"/>
    <w:rsid w:val="00A146E9"/>
    <w:rsid w:val="00A158BB"/>
    <w:rsid w:val="00A1630E"/>
    <w:rsid w:val="00A16C44"/>
    <w:rsid w:val="00A16D80"/>
    <w:rsid w:val="00A16DC6"/>
    <w:rsid w:val="00A16FC7"/>
    <w:rsid w:val="00A2074F"/>
    <w:rsid w:val="00A21662"/>
    <w:rsid w:val="00A21EE5"/>
    <w:rsid w:val="00A222A1"/>
    <w:rsid w:val="00A241A0"/>
    <w:rsid w:val="00A247B4"/>
    <w:rsid w:val="00A24C4A"/>
    <w:rsid w:val="00A24E7B"/>
    <w:rsid w:val="00A254CC"/>
    <w:rsid w:val="00A25AF3"/>
    <w:rsid w:val="00A25D2F"/>
    <w:rsid w:val="00A25FC7"/>
    <w:rsid w:val="00A261CB"/>
    <w:rsid w:val="00A26364"/>
    <w:rsid w:val="00A26787"/>
    <w:rsid w:val="00A267AB"/>
    <w:rsid w:val="00A26EE8"/>
    <w:rsid w:val="00A2738C"/>
    <w:rsid w:val="00A27392"/>
    <w:rsid w:val="00A275EF"/>
    <w:rsid w:val="00A27F36"/>
    <w:rsid w:val="00A308B4"/>
    <w:rsid w:val="00A309EE"/>
    <w:rsid w:val="00A3158D"/>
    <w:rsid w:val="00A315E4"/>
    <w:rsid w:val="00A31608"/>
    <w:rsid w:val="00A31853"/>
    <w:rsid w:val="00A32652"/>
    <w:rsid w:val="00A328AA"/>
    <w:rsid w:val="00A32C3B"/>
    <w:rsid w:val="00A32E23"/>
    <w:rsid w:val="00A33661"/>
    <w:rsid w:val="00A342B0"/>
    <w:rsid w:val="00A34D4B"/>
    <w:rsid w:val="00A351E9"/>
    <w:rsid w:val="00A35CD8"/>
    <w:rsid w:val="00A36950"/>
    <w:rsid w:val="00A3778C"/>
    <w:rsid w:val="00A37A65"/>
    <w:rsid w:val="00A404E3"/>
    <w:rsid w:val="00A408E9"/>
    <w:rsid w:val="00A40961"/>
    <w:rsid w:val="00A40C1B"/>
    <w:rsid w:val="00A40C56"/>
    <w:rsid w:val="00A40E32"/>
    <w:rsid w:val="00A41A8A"/>
    <w:rsid w:val="00A423AB"/>
    <w:rsid w:val="00A42958"/>
    <w:rsid w:val="00A4388A"/>
    <w:rsid w:val="00A43A53"/>
    <w:rsid w:val="00A44280"/>
    <w:rsid w:val="00A4453D"/>
    <w:rsid w:val="00A44C48"/>
    <w:rsid w:val="00A44C51"/>
    <w:rsid w:val="00A44CAC"/>
    <w:rsid w:val="00A452D3"/>
    <w:rsid w:val="00A453D1"/>
    <w:rsid w:val="00A4567A"/>
    <w:rsid w:val="00A457EF"/>
    <w:rsid w:val="00A459E6"/>
    <w:rsid w:val="00A45B64"/>
    <w:rsid w:val="00A46048"/>
    <w:rsid w:val="00A461CE"/>
    <w:rsid w:val="00A468F7"/>
    <w:rsid w:val="00A46B59"/>
    <w:rsid w:val="00A46D7F"/>
    <w:rsid w:val="00A4718C"/>
    <w:rsid w:val="00A47B3C"/>
    <w:rsid w:val="00A47BE2"/>
    <w:rsid w:val="00A47C49"/>
    <w:rsid w:val="00A51285"/>
    <w:rsid w:val="00A513AA"/>
    <w:rsid w:val="00A51708"/>
    <w:rsid w:val="00A51824"/>
    <w:rsid w:val="00A51980"/>
    <w:rsid w:val="00A5218F"/>
    <w:rsid w:val="00A52221"/>
    <w:rsid w:val="00A52CB5"/>
    <w:rsid w:val="00A52D79"/>
    <w:rsid w:val="00A52EDB"/>
    <w:rsid w:val="00A53349"/>
    <w:rsid w:val="00A533F5"/>
    <w:rsid w:val="00A53434"/>
    <w:rsid w:val="00A539C6"/>
    <w:rsid w:val="00A53DDB"/>
    <w:rsid w:val="00A54001"/>
    <w:rsid w:val="00A54BB9"/>
    <w:rsid w:val="00A54EEF"/>
    <w:rsid w:val="00A56757"/>
    <w:rsid w:val="00A56826"/>
    <w:rsid w:val="00A56969"/>
    <w:rsid w:val="00A569B1"/>
    <w:rsid w:val="00A576D2"/>
    <w:rsid w:val="00A5795A"/>
    <w:rsid w:val="00A5796C"/>
    <w:rsid w:val="00A57ADB"/>
    <w:rsid w:val="00A57F48"/>
    <w:rsid w:val="00A601D9"/>
    <w:rsid w:val="00A60743"/>
    <w:rsid w:val="00A6074A"/>
    <w:rsid w:val="00A609D0"/>
    <w:rsid w:val="00A626A6"/>
    <w:rsid w:val="00A62852"/>
    <w:rsid w:val="00A632AB"/>
    <w:rsid w:val="00A634EF"/>
    <w:rsid w:val="00A63C5B"/>
    <w:rsid w:val="00A6408F"/>
    <w:rsid w:val="00A646FF"/>
    <w:rsid w:val="00A6472A"/>
    <w:rsid w:val="00A64B7F"/>
    <w:rsid w:val="00A64E59"/>
    <w:rsid w:val="00A64F91"/>
    <w:rsid w:val="00A65294"/>
    <w:rsid w:val="00A653A0"/>
    <w:rsid w:val="00A6569F"/>
    <w:rsid w:val="00A65C92"/>
    <w:rsid w:val="00A65F6C"/>
    <w:rsid w:val="00A66341"/>
    <w:rsid w:val="00A6638F"/>
    <w:rsid w:val="00A66952"/>
    <w:rsid w:val="00A678B9"/>
    <w:rsid w:val="00A67E04"/>
    <w:rsid w:val="00A67EBF"/>
    <w:rsid w:val="00A7094E"/>
    <w:rsid w:val="00A71220"/>
    <w:rsid w:val="00A71785"/>
    <w:rsid w:val="00A72508"/>
    <w:rsid w:val="00A725BA"/>
    <w:rsid w:val="00A72A78"/>
    <w:rsid w:val="00A73103"/>
    <w:rsid w:val="00A73475"/>
    <w:rsid w:val="00A738EA"/>
    <w:rsid w:val="00A73E98"/>
    <w:rsid w:val="00A7480B"/>
    <w:rsid w:val="00A74B3A"/>
    <w:rsid w:val="00A74CE0"/>
    <w:rsid w:val="00A74D0B"/>
    <w:rsid w:val="00A74E95"/>
    <w:rsid w:val="00A74FF8"/>
    <w:rsid w:val="00A752E6"/>
    <w:rsid w:val="00A759F4"/>
    <w:rsid w:val="00A77496"/>
    <w:rsid w:val="00A7794B"/>
    <w:rsid w:val="00A779C4"/>
    <w:rsid w:val="00A77C4D"/>
    <w:rsid w:val="00A77D7F"/>
    <w:rsid w:val="00A782D2"/>
    <w:rsid w:val="00A8002E"/>
    <w:rsid w:val="00A80FC8"/>
    <w:rsid w:val="00A81AA5"/>
    <w:rsid w:val="00A81B9E"/>
    <w:rsid w:val="00A81E52"/>
    <w:rsid w:val="00A81E81"/>
    <w:rsid w:val="00A81E8D"/>
    <w:rsid w:val="00A821D2"/>
    <w:rsid w:val="00A82CCD"/>
    <w:rsid w:val="00A83A60"/>
    <w:rsid w:val="00A8425C"/>
    <w:rsid w:val="00A84384"/>
    <w:rsid w:val="00A843AA"/>
    <w:rsid w:val="00A8452D"/>
    <w:rsid w:val="00A84973"/>
    <w:rsid w:val="00A8500B"/>
    <w:rsid w:val="00A8504E"/>
    <w:rsid w:val="00A85A80"/>
    <w:rsid w:val="00A85BE1"/>
    <w:rsid w:val="00A86D9C"/>
    <w:rsid w:val="00A8735A"/>
    <w:rsid w:val="00A873F4"/>
    <w:rsid w:val="00A8787D"/>
    <w:rsid w:val="00A87929"/>
    <w:rsid w:val="00A87D48"/>
    <w:rsid w:val="00A87FCF"/>
    <w:rsid w:val="00A900C9"/>
    <w:rsid w:val="00A90176"/>
    <w:rsid w:val="00A91205"/>
    <w:rsid w:val="00A91479"/>
    <w:rsid w:val="00A91625"/>
    <w:rsid w:val="00A91795"/>
    <w:rsid w:val="00A91FCD"/>
    <w:rsid w:val="00A921DC"/>
    <w:rsid w:val="00A92698"/>
    <w:rsid w:val="00A92A16"/>
    <w:rsid w:val="00A93EE8"/>
    <w:rsid w:val="00A93F30"/>
    <w:rsid w:val="00A940EC"/>
    <w:rsid w:val="00A94845"/>
    <w:rsid w:val="00A94986"/>
    <w:rsid w:val="00A94988"/>
    <w:rsid w:val="00A94D69"/>
    <w:rsid w:val="00A95351"/>
    <w:rsid w:val="00A95594"/>
    <w:rsid w:val="00A95665"/>
    <w:rsid w:val="00A95774"/>
    <w:rsid w:val="00A958FB"/>
    <w:rsid w:val="00A95A52"/>
    <w:rsid w:val="00A95AF6"/>
    <w:rsid w:val="00A95C44"/>
    <w:rsid w:val="00A95E4D"/>
    <w:rsid w:val="00A9694B"/>
    <w:rsid w:val="00A96CE7"/>
    <w:rsid w:val="00A96DD8"/>
    <w:rsid w:val="00AA01D1"/>
    <w:rsid w:val="00AA06ED"/>
    <w:rsid w:val="00AA12A0"/>
    <w:rsid w:val="00AA2492"/>
    <w:rsid w:val="00AA2650"/>
    <w:rsid w:val="00AA26E7"/>
    <w:rsid w:val="00AA2CF8"/>
    <w:rsid w:val="00AA310C"/>
    <w:rsid w:val="00AA3779"/>
    <w:rsid w:val="00AA3C92"/>
    <w:rsid w:val="00AA4225"/>
    <w:rsid w:val="00AA44AF"/>
    <w:rsid w:val="00AA510E"/>
    <w:rsid w:val="00AA5349"/>
    <w:rsid w:val="00AA53A2"/>
    <w:rsid w:val="00AA5450"/>
    <w:rsid w:val="00AA5585"/>
    <w:rsid w:val="00AA5A87"/>
    <w:rsid w:val="00AA5FCB"/>
    <w:rsid w:val="00AA6777"/>
    <w:rsid w:val="00AA6AFA"/>
    <w:rsid w:val="00AA6DF9"/>
    <w:rsid w:val="00AA6F63"/>
    <w:rsid w:val="00AA70ED"/>
    <w:rsid w:val="00AA76CD"/>
    <w:rsid w:val="00AA787F"/>
    <w:rsid w:val="00AA78D1"/>
    <w:rsid w:val="00AA7A45"/>
    <w:rsid w:val="00AB00E6"/>
    <w:rsid w:val="00AB0193"/>
    <w:rsid w:val="00AB0526"/>
    <w:rsid w:val="00AB05E6"/>
    <w:rsid w:val="00AB19D3"/>
    <w:rsid w:val="00AB1C93"/>
    <w:rsid w:val="00AB210B"/>
    <w:rsid w:val="00AB22E0"/>
    <w:rsid w:val="00AB23C7"/>
    <w:rsid w:val="00AB2BFA"/>
    <w:rsid w:val="00AB2F01"/>
    <w:rsid w:val="00AB2FFC"/>
    <w:rsid w:val="00AB30B5"/>
    <w:rsid w:val="00AB3211"/>
    <w:rsid w:val="00AB383C"/>
    <w:rsid w:val="00AB38B5"/>
    <w:rsid w:val="00AB3E4A"/>
    <w:rsid w:val="00AB4105"/>
    <w:rsid w:val="00AB4136"/>
    <w:rsid w:val="00AB4D6C"/>
    <w:rsid w:val="00AB4D93"/>
    <w:rsid w:val="00AB528D"/>
    <w:rsid w:val="00AB5739"/>
    <w:rsid w:val="00AB5AEB"/>
    <w:rsid w:val="00AB5CBB"/>
    <w:rsid w:val="00AB632B"/>
    <w:rsid w:val="00AB64AB"/>
    <w:rsid w:val="00AB662A"/>
    <w:rsid w:val="00AB69FE"/>
    <w:rsid w:val="00AB6D59"/>
    <w:rsid w:val="00AC0EE8"/>
    <w:rsid w:val="00AC143B"/>
    <w:rsid w:val="00AC143D"/>
    <w:rsid w:val="00AC181D"/>
    <w:rsid w:val="00AC1B68"/>
    <w:rsid w:val="00AC1CC5"/>
    <w:rsid w:val="00AC1E0B"/>
    <w:rsid w:val="00AC1E7B"/>
    <w:rsid w:val="00AC2CB4"/>
    <w:rsid w:val="00AC31CA"/>
    <w:rsid w:val="00AC3364"/>
    <w:rsid w:val="00AC39EB"/>
    <w:rsid w:val="00AC3CF1"/>
    <w:rsid w:val="00AC4E5D"/>
    <w:rsid w:val="00AC54F9"/>
    <w:rsid w:val="00AC5504"/>
    <w:rsid w:val="00AC583C"/>
    <w:rsid w:val="00AC5844"/>
    <w:rsid w:val="00AC5B6F"/>
    <w:rsid w:val="00AC5E93"/>
    <w:rsid w:val="00AC6A32"/>
    <w:rsid w:val="00AC6B98"/>
    <w:rsid w:val="00AC6CD0"/>
    <w:rsid w:val="00AC773A"/>
    <w:rsid w:val="00AC7A2B"/>
    <w:rsid w:val="00AC7DE0"/>
    <w:rsid w:val="00AD00F6"/>
    <w:rsid w:val="00AD03CD"/>
    <w:rsid w:val="00AD04F4"/>
    <w:rsid w:val="00AD0648"/>
    <w:rsid w:val="00AD073C"/>
    <w:rsid w:val="00AD0843"/>
    <w:rsid w:val="00AD1036"/>
    <w:rsid w:val="00AD1163"/>
    <w:rsid w:val="00AD11B3"/>
    <w:rsid w:val="00AD1244"/>
    <w:rsid w:val="00AD131F"/>
    <w:rsid w:val="00AD14DD"/>
    <w:rsid w:val="00AD195C"/>
    <w:rsid w:val="00AD1D07"/>
    <w:rsid w:val="00AD2326"/>
    <w:rsid w:val="00AD256E"/>
    <w:rsid w:val="00AD3495"/>
    <w:rsid w:val="00AD42EE"/>
    <w:rsid w:val="00AD4775"/>
    <w:rsid w:val="00AD4785"/>
    <w:rsid w:val="00AD4C29"/>
    <w:rsid w:val="00AD4D77"/>
    <w:rsid w:val="00AD4E2E"/>
    <w:rsid w:val="00AD5FE6"/>
    <w:rsid w:val="00AD683B"/>
    <w:rsid w:val="00AD752A"/>
    <w:rsid w:val="00AD78C4"/>
    <w:rsid w:val="00AD7B62"/>
    <w:rsid w:val="00AD7E1A"/>
    <w:rsid w:val="00AE04E8"/>
    <w:rsid w:val="00AE0C01"/>
    <w:rsid w:val="00AE13DC"/>
    <w:rsid w:val="00AE15F4"/>
    <w:rsid w:val="00AE1BD4"/>
    <w:rsid w:val="00AE20A1"/>
    <w:rsid w:val="00AE28AE"/>
    <w:rsid w:val="00AE2DF1"/>
    <w:rsid w:val="00AE31E2"/>
    <w:rsid w:val="00AE320E"/>
    <w:rsid w:val="00AE3973"/>
    <w:rsid w:val="00AE3A65"/>
    <w:rsid w:val="00AE3B44"/>
    <w:rsid w:val="00AE3DB5"/>
    <w:rsid w:val="00AE42AC"/>
    <w:rsid w:val="00AE45C1"/>
    <w:rsid w:val="00AE4A97"/>
    <w:rsid w:val="00AE4BCF"/>
    <w:rsid w:val="00AE5002"/>
    <w:rsid w:val="00AE56C0"/>
    <w:rsid w:val="00AE5F3E"/>
    <w:rsid w:val="00AE63A3"/>
    <w:rsid w:val="00AE69AC"/>
    <w:rsid w:val="00AE6EA7"/>
    <w:rsid w:val="00AE7014"/>
    <w:rsid w:val="00AE70C5"/>
    <w:rsid w:val="00AE7333"/>
    <w:rsid w:val="00AE757C"/>
    <w:rsid w:val="00AE75E8"/>
    <w:rsid w:val="00AE7C0C"/>
    <w:rsid w:val="00AF0010"/>
    <w:rsid w:val="00AF00BF"/>
    <w:rsid w:val="00AF00C6"/>
    <w:rsid w:val="00AF0CD5"/>
    <w:rsid w:val="00AF1771"/>
    <w:rsid w:val="00AF1C0E"/>
    <w:rsid w:val="00AF3452"/>
    <w:rsid w:val="00AF3654"/>
    <w:rsid w:val="00AF36B6"/>
    <w:rsid w:val="00AF3729"/>
    <w:rsid w:val="00AF411D"/>
    <w:rsid w:val="00AF4A74"/>
    <w:rsid w:val="00AF517F"/>
    <w:rsid w:val="00AF6134"/>
    <w:rsid w:val="00AF6259"/>
    <w:rsid w:val="00AF62BC"/>
    <w:rsid w:val="00AF62D4"/>
    <w:rsid w:val="00AF697F"/>
    <w:rsid w:val="00AF6AD4"/>
    <w:rsid w:val="00AF6CBF"/>
    <w:rsid w:val="00AF6EFB"/>
    <w:rsid w:val="00AF7C7F"/>
    <w:rsid w:val="00B00188"/>
    <w:rsid w:val="00B00759"/>
    <w:rsid w:val="00B007C3"/>
    <w:rsid w:val="00B007FA"/>
    <w:rsid w:val="00B008F3"/>
    <w:rsid w:val="00B0119B"/>
    <w:rsid w:val="00B01569"/>
    <w:rsid w:val="00B018FB"/>
    <w:rsid w:val="00B01CAC"/>
    <w:rsid w:val="00B01FBC"/>
    <w:rsid w:val="00B02723"/>
    <w:rsid w:val="00B02AE9"/>
    <w:rsid w:val="00B02D1C"/>
    <w:rsid w:val="00B02E04"/>
    <w:rsid w:val="00B03878"/>
    <w:rsid w:val="00B03C2C"/>
    <w:rsid w:val="00B03DCF"/>
    <w:rsid w:val="00B03EBE"/>
    <w:rsid w:val="00B0454F"/>
    <w:rsid w:val="00B0457E"/>
    <w:rsid w:val="00B0477E"/>
    <w:rsid w:val="00B05144"/>
    <w:rsid w:val="00B0526C"/>
    <w:rsid w:val="00B0562A"/>
    <w:rsid w:val="00B0606A"/>
    <w:rsid w:val="00B063C6"/>
    <w:rsid w:val="00B06603"/>
    <w:rsid w:val="00B06DCF"/>
    <w:rsid w:val="00B06DD5"/>
    <w:rsid w:val="00B06EE8"/>
    <w:rsid w:val="00B06FE3"/>
    <w:rsid w:val="00B07026"/>
    <w:rsid w:val="00B0752E"/>
    <w:rsid w:val="00B079D5"/>
    <w:rsid w:val="00B07ECD"/>
    <w:rsid w:val="00B1022B"/>
    <w:rsid w:val="00B10917"/>
    <w:rsid w:val="00B10E68"/>
    <w:rsid w:val="00B11429"/>
    <w:rsid w:val="00B118BA"/>
    <w:rsid w:val="00B11938"/>
    <w:rsid w:val="00B11D5D"/>
    <w:rsid w:val="00B1219C"/>
    <w:rsid w:val="00B1264D"/>
    <w:rsid w:val="00B12A3E"/>
    <w:rsid w:val="00B12FF9"/>
    <w:rsid w:val="00B1353C"/>
    <w:rsid w:val="00B135A7"/>
    <w:rsid w:val="00B135AC"/>
    <w:rsid w:val="00B13C50"/>
    <w:rsid w:val="00B13DFA"/>
    <w:rsid w:val="00B15114"/>
    <w:rsid w:val="00B15420"/>
    <w:rsid w:val="00B15829"/>
    <w:rsid w:val="00B159B7"/>
    <w:rsid w:val="00B16071"/>
    <w:rsid w:val="00B167D8"/>
    <w:rsid w:val="00B16886"/>
    <w:rsid w:val="00B16D6F"/>
    <w:rsid w:val="00B17CE6"/>
    <w:rsid w:val="00B17EE3"/>
    <w:rsid w:val="00B201B1"/>
    <w:rsid w:val="00B20511"/>
    <w:rsid w:val="00B206CA"/>
    <w:rsid w:val="00B20A31"/>
    <w:rsid w:val="00B21AA6"/>
    <w:rsid w:val="00B21B70"/>
    <w:rsid w:val="00B22C89"/>
    <w:rsid w:val="00B22F34"/>
    <w:rsid w:val="00B22F85"/>
    <w:rsid w:val="00B23052"/>
    <w:rsid w:val="00B231FF"/>
    <w:rsid w:val="00B239DC"/>
    <w:rsid w:val="00B23AA1"/>
    <w:rsid w:val="00B23ADC"/>
    <w:rsid w:val="00B23AF1"/>
    <w:rsid w:val="00B23EF5"/>
    <w:rsid w:val="00B242CD"/>
    <w:rsid w:val="00B25933"/>
    <w:rsid w:val="00B25993"/>
    <w:rsid w:val="00B26249"/>
    <w:rsid w:val="00B26D39"/>
    <w:rsid w:val="00B26EA5"/>
    <w:rsid w:val="00B26EF9"/>
    <w:rsid w:val="00B2738D"/>
    <w:rsid w:val="00B27776"/>
    <w:rsid w:val="00B27EEB"/>
    <w:rsid w:val="00B303BD"/>
    <w:rsid w:val="00B309FC"/>
    <w:rsid w:val="00B30B37"/>
    <w:rsid w:val="00B312D8"/>
    <w:rsid w:val="00B313F9"/>
    <w:rsid w:val="00B3150D"/>
    <w:rsid w:val="00B31597"/>
    <w:rsid w:val="00B31965"/>
    <w:rsid w:val="00B31C89"/>
    <w:rsid w:val="00B32013"/>
    <w:rsid w:val="00B32061"/>
    <w:rsid w:val="00B321BA"/>
    <w:rsid w:val="00B32715"/>
    <w:rsid w:val="00B32723"/>
    <w:rsid w:val="00B328B8"/>
    <w:rsid w:val="00B32BFF"/>
    <w:rsid w:val="00B335AF"/>
    <w:rsid w:val="00B33E6E"/>
    <w:rsid w:val="00B3417C"/>
    <w:rsid w:val="00B3454C"/>
    <w:rsid w:val="00B3476E"/>
    <w:rsid w:val="00B349BA"/>
    <w:rsid w:val="00B36C4E"/>
    <w:rsid w:val="00B36DF8"/>
    <w:rsid w:val="00B36F0F"/>
    <w:rsid w:val="00B3745F"/>
    <w:rsid w:val="00B37879"/>
    <w:rsid w:val="00B4083D"/>
    <w:rsid w:val="00B40DDF"/>
    <w:rsid w:val="00B41174"/>
    <w:rsid w:val="00B412DF"/>
    <w:rsid w:val="00B416D2"/>
    <w:rsid w:val="00B41D47"/>
    <w:rsid w:val="00B42BF9"/>
    <w:rsid w:val="00B42EAE"/>
    <w:rsid w:val="00B43287"/>
    <w:rsid w:val="00B436CD"/>
    <w:rsid w:val="00B4371C"/>
    <w:rsid w:val="00B43B36"/>
    <w:rsid w:val="00B43B86"/>
    <w:rsid w:val="00B43F24"/>
    <w:rsid w:val="00B44669"/>
    <w:rsid w:val="00B453EC"/>
    <w:rsid w:val="00B45784"/>
    <w:rsid w:val="00B4583D"/>
    <w:rsid w:val="00B4609F"/>
    <w:rsid w:val="00B4670D"/>
    <w:rsid w:val="00B46B1E"/>
    <w:rsid w:val="00B46CE2"/>
    <w:rsid w:val="00B474FB"/>
    <w:rsid w:val="00B47945"/>
    <w:rsid w:val="00B4799B"/>
    <w:rsid w:val="00B47DF2"/>
    <w:rsid w:val="00B50C5B"/>
    <w:rsid w:val="00B50DF1"/>
    <w:rsid w:val="00B50F70"/>
    <w:rsid w:val="00B511E4"/>
    <w:rsid w:val="00B513B9"/>
    <w:rsid w:val="00B51406"/>
    <w:rsid w:val="00B51549"/>
    <w:rsid w:val="00B51706"/>
    <w:rsid w:val="00B51807"/>
    <w:rsid w:val="00B51B71"/>
    <w:rsid w:val="00B51C0E"/>
    <w:rsid w:val="00B52363"/>
    <w:rsid w:val="00B524BE"/>
    <w:rsid w:val="00B52556"/>
    <w:rsid w:val="00B52694"/>
    <w:rsid w:val="00B52C73"/>
    <w:rsid w:val="00B52FF4"/>
    <w:rsid w:val="00B53470"/>
    <w:rsid w:val="00B53E8B"/>
    <w:rsid w:val="00B540D8"/>
    <w:rsid w:val="00B54258"/>
    <w:rsid w:val="00B5461F"/>
    <w:rsid w:val="00B54775"/>
    <w:rsid w:val="00B5492D"/>
    <w:rsid w:val="00B558A8"/>
    <w:rsid w:val="00B55A90"/>
    <w:rsid w:val="00B56409"/>
    <w:rsid w:val="00B56920"/>
    <w:rsid w:val="00B569E7"/>
    <w:rsid w:val="00B56AD3"/>
    <w:rsid w:val="00B56CD1"/>
    <w:rsid w:val="00B56E17"/>
    <w:rsid w:val="00B56E65"/>
    <w:rsid w:val="00B57054"/>
    <w:rsid w:val="00B57354"/>
    <w:rsid w:val="00B57B13"/>
    <w:rsid w:val="00B57C74"/>
    <w:rsid w:val="00B57F5E"/>
    <w:rsid w:val="00B6073B"/>
    <w:rsid w:val="00B60ADF"/>
    <w:rsid w:val="00B627C1"/>
    <w:rsid w:val="00B62DB1"/>
    <w:rsid w:val="00B6324F"/>
    <w:rsid w:val="00B632CD"/>
    <w:rsid w:val="00B635B7"/>
    <w:rsid w:val="00B63BA7"/>
    <w:rsid w:val="00B64882"/>
    <w:rsid w:val="00B64C10"/>
    <w:rsid w:val="00B64EA1"/>
    <w:rsid w:val="00B64F0D"/>
    <w:rsid w:val="00B653FB"/>
    <w:rsid w:val="00B667A3"/>
    <w:rsid w:val="00B668C8"/>
    <w:rsid w:val="00B66E45"/>
    <w:rsid w:val="00B6718D"/>
    <w:rsid w:val="00B6761E"/>
    <w:rsid w:val="00B677AB"/>
    <w:rsid w:val="00B7032C"/>
    <w:rsid w:val="00B7183A"/>
    <w:rsid w:val="00B71B40"/>
    <w:rsid w:val="00B71B58"/>
    <w:rsid w:val="00B71C84"/>
    <w:rsid w:val="00B71E53"/>
    <w:rsid w:val="00B7282A"/>
    <w:rsid w:val="00B72BF9"/>
    <w:rsid w:val="00B73644"/>
    <w:rsid w:val="00B74132"/>
    <w:rsid w:val="00B74348"/>
    <w:rsid w:val="00B74532"/>
    <w:rsid w:val="00B746DC"/>
    <w:rsid w:val="00B74715"/>
    <w:rsid w:val="00B74D72"/>
    <w:rsid w:val="00B74FD0"/>
    <w:rsid w:val="00B7553C"/>
    <w:rsid w:val="00B75F41"/>
    <w:rsid w:val="00B76002"/>
    <w:rsid w:val="00B768DF"/>
    <w:rsid w:val="00B7726D"/>
    <w:rsid w:val="00B7747E"/>
    <w:rsid w:val="00B775DF"/>
    <w:rsid w:val="00B77AD8"/>
    <w:rsid w:val="00B807EE"/>
    <w:rsid w:val="00B80860"/>
    <w:rsid w:val="00B80A78"/>
    <w:rsid w:val="00B81263"/>
    <w:rsid w:val="00B81A0E"/>
    <w:rsid w:val="00B82898"/>
    <w:rsid w:val="00B82EAC"/>
    <w:rsid w:val="00B8308A"/>
    <w:rsid w:val="00B8317D"/>
    <w:rsid w:val="00B83456"/>
    <w:rsid w:val="00B8382E"/>
    <w:rsid w:val="00B84310"/>
    <w:rsid w:val="00B84526"/>
    <w:rsid w:val="00B84E67"/>
    <w:rsid w:val="00B84FE7"/>
    <w:rsid w:val="00B85699"/>
    <w:rsid w:val="00B85A03"/>
    <w:rsid w:val="00B85D75"/>
    <w:rsid w:val="00B85ECA"/>
    <w:rsid w:val="00B87456"/>
    <w:rsid w:val="00B87810"/>
    <w:rsid w:val="00B87912"/>
    <w:rsid w:val="00B87A76"/>
    <w:rsid w:val="00B87B76"/>
    <w:rsid w:val="00B87F97"/>
    <w:rsid w:val="00B87FD8"/>
    <w:rsid w:val="00B90056"/>
    <w:rsid w:val="00B912E0"/>
    <w:rsid w:val="00B91484"/>
    <w:rsid w:val="00B9168F"/>
    <w:rsid w:val="00B918B8"/>
    <w:rsid w:val="00B928CD"/>
    <w:rsid w:val="00B92EBA"/>
    <w:rsid w:val="00B936EE"/>
    <w:rsid w:val="00B93B05"/>
    <w:rsid w:val="00B93F4A"/>
    <w:rsid w:val="00B93F77"/>
    <w:rsid w:val="00B940A5"/>
    <w:rsid w:val="00B940E3"/>
    <w:rsid w:val="00B94413"/>
    <w:rsid w:val="00B9478E"/>
    <w:rsid w:val="00B94BC7"/>
    <w:rsid w:val="00B9509C"/>
    <w:rsid w:val="00B95611"/>
    <w:rsid w:val="00B95FA2"/>
    <w:rsid w:val="00B964F1"/>
    <w:rsid w:val="00B97642"/>
    <w:rsid w:val="00B97A8A"/>
    <w:rsid w:val="00B97DE2"/>
    <w:rsid w:val="00BA0B2F"/>
    <w:rsid w:val="00BA0DCD"/>
    <w:rsid w:val="00BA1062"/>
    <w:rsid w:val="00BA1404"/>
    <w:rsid w:val="00BA20A5"/>
    <w:rsid w:val="00BA224E"/>
    <w:rsid w:val="00BA22B6"/>
    <w:rsid w:val="00BA2A2B"/>
    <w:rsid w:val="00BA2A5E"/>
    <w:rsid w:val="00BA2B4B"/>
    <w:rsid w:val="00BA2D18"/>
    <w:rsid w:val="00BA3726"/>
    <w:rsid w:val="00BA3B97"/>
    <w:rsid w:val="00BA4589"/>
    <w:rsid w:val="00BA45CD"/>
    <w:rsid w:val="00BA4D85"/>
    <w:rsid w:val="00BA5A5A"/>
    <w:rsid w:val="00BA5B81"/>
    <w:rsid w:val="00BA63CE"/>
    <w:rsid w:val="00BA6785"/>
    <w:rsid w:val="00BA68B7"/>
    <w:rsid w:val="00BA6B79"/>
    <w:rsid w:val="00BA6EC3"/>
    <w:rsid w:val="00BA7110"/>
    <w:rsid w:val="00BA7340"/>
    <w:rsid w:val="00BA79CF"/>
    <w:rsid w:val="00BB0852"/>
    <w:rsid w:val="00BB09CA"/>
    <w:rsid w:val="00BB1689"/>
    <w:rsid w:val="00BB16A9"/>
    <w:rsid w:val="00BB1969"/>
    <w:rsid w:val="00BB19D2"/>
    <w:rsid w:val="00BB24ED"/>
    <w:rsid w:val="00BB2BC7"/>
    <w:rsid w:val="00BB2C33"/>
    <w:rsid w:val="00BB2C72"/>
    <w:rsid w:val="00BB2FDF"/>
    <w:rsid w:val="00BB3315"/>
    <w:rsid w:val="00BB3B23"/>
    <w:rsid w:val="00BB3B6B"/>
    <w:rsid w:val="00BB3F71"/>
    <w:rsid w:val="00BB51DF"/>
    <w:rsid w:val="00BB55F3"/>
    <w:rsid w:val="00BB5675"/>
    <w:rsid w:val="00BB570A"/>
    <w:rsid w:val="00BB57A0"/>
    <w:rsid w:val="00BB58EA"/>
    <w:rsid w:val="00BB5DF5"/>
    <w:rsid w:val="00BB60D9"/>
    <w:rsid w:val="00BB66A7"/>
    <w:rsid w:val="00BB66F8"/>
    <w:rsid w:val="00BB6C29"/>
    <w:rsid w:val="00BB6D16"/>
    <w:rsid w:val="00BB6D84"/>
    <w:rsid w:val="00BB740C"/>
    <w:rsid w:val="00BB76D6"/>
    <w:rsid w:val="00BB7F10"/>
    <w:rsid w:val="00BC00E5"/>
    <w:rsid w:val="00BC06AB"/>
    <w:rsid w:val="00BC07C8"/>
    <w:rsid w:val="00BC08CF"/>
    <w:rsid w:val="00BC092B"/>
    <w:rsid w:val="00BC0C94"/>
    <w:rsid w:val="00BC0CF3"/>
    <w:rsid w:val="00BC0EA0"/>
    <w:rsid w:val="00BC103E"/>
    <w:rsid w:val="00BC10C3"/>
    <w:rsid w:val="00BC10D3"/>
    <w:rsid w:val="00BC153C"/>
    <w:rsid w:val="00BC1696"/>
    <w:rsid w:val="00BC1825"/>
    <w:rsid w:val="00BC2DF0"/>
    <w:rsid w:val="00BC30D5"/>
    <w:rsid w:val="00BC3946"/>
    <w:rsid w:val="00BC4378"/>
    <w:rsid w:val="00BC4469"/>
    <w:rsid w:val="00BC4EE8"/>
    <w:rsid w:val="00BC548D"/>
    <w:rsid w:val="00BC54F0"/>
    <w:rsid w:val="00BC5603"/>
    <w:rsid w:val="00BC5C76"/>
    <w:rsid w:val="00BC6490"/>
    <w:rsid w:val="00BC68A6"/>
    <w:rsid w:val="00BC69BC"/>
    <w:rsid w:val="00BC6C86"/>
    <w:rsid w:val="00BC6EC3"/>
    <w:rsid w:val="00BC7141"/>
    <w:rsid w:val="00BC78AF"/>
    <w:rsid w:val="00BD00A7"/>
    <w:rsid w:val="00BD01F2"/>
    <w:rsid w:val="00BD05DB"/>
    <w:rsid w:val="00BD0773"/>
    <w:rsid w:val="00BD08F8"/>
    <w:rsid w:val="00BD0AB5"/>
    <w:rsid w:val="00BD0BC5"/>
    <w:rsid w:val="00BD1437"/>
    <w:rsid w:val="00BD16E2"/>
    <w:rsid w:val="00BD1843"/>
    <w:rsid w:val="00BD1E51"/>
    <w:rsid w:val="00BD335C"/>
    <w:rsid w:val="00BD3D26"/>
    <w:rsid w:val="00BD421D"/>
    <w:rsid w:val="00BD4AE0"/>
    <w:rsid w:val="00BD4FA9"/>
    <w:rsid w:val="00BD53AC"/>
    <w:rsid w:val="00BD5C08"/>
    <w:rsid w:val="00BD686E"/>
    <w:rsid w:val="00BD6B51"/>
    <w:rsid w:val="00BD7C6D"/>
    <w:rsid w:val="00BD7F0F"/>
    <w:rsid w:val="00BE0DC2"/>
    <w:rsid w:val="00BE0E43"/>
    <w:rsid w:val="00BE193F"/>
    <w:rsid w:val="00BE1ADB"/>
    <w:rsid w:val="00BE286B"/>
    <w:rsid w:val="00BE2A9E"/>
    <w:rsid w:val="00BE2CC8"/>
    <w:rsid w:val="00BE2FB7"/>
    <w:rsid w:val="00BE3036"/>
    <w:rsid w:val="00BE3819"/>
    <w:rsid w:val="00BE39E9"/>
    <w:rsid w:val="00BE3A19"/>
    <w:rsid w:val="00BE3D23"/>
    <w:rsid w:val="00BE4824"/>
    <w:rsid w:val="00BE4D4C"/>
    <w:rsid w:val="00BE4EF5"/>
    <w:rsid w:val="00BE54F6"/>
    <w:rsid w:val="00BE5910"/>
    <w:rsid w:val="00BE591D"/>
    <w:rsid w:val="00BE5FBC"/>
    <w:rsid w:val="00BE5FF9"/>
    <w:rsid w:val="00BE6726"/>
    <w:rsid w:val="00BE6C88"/>
    <w:rsid w:val="00BE6CA3"/>
    <w:rsid w:val="00BE71AB"/>
    <w:rsid w:val="00BE739A"/>
    <w:rsid w:val="00BE78EB"/>
    <w:rsid w:val="00BE7C47"/>
    <w:rsid w:val="00BE7F6A"/>
    <w:rsid w:val="00BF039D"/>
    <w:rsid w:val="00BF0525"/>
    <w:rsid w:val="00BF0576"/>
    <w:rsid w:val="00BF08AD"/>
    <w:rsid w:val="00BF108D"/>
    <w:rsid w:val="00BF10AD"/>
    <w:rsid w:val="00BF12FA"/>
    <w:rsid w:val="00BF1579"/>
    <w:rsid w:val="00BF185A"/>
    <w:rsid w:val="00BF18B3"/>
    <w:rsid w:val="00BF18EC"/>
    <w:rsid w:val="00BF1E5D"/>
    <w:rsid w:val="00BF2815"/>
    <w:rsid w:val="00BF310D"/>
    <w:rsid w:val="00BF32DF"/>
    <w:rsid w:val="00BF37C2"/>
    <w:rsid w:val="00BF3D7F"/>
    <w:rsid w:val="00BF3E24"/>
    <w:rsid w:val="00BF4286"/>
    <w:rsid w:val="00BF42C2"/>
    <w:rsid w:val="00BF490B"/>
    <w:rsid w:val="00BF4A19"/>
    <w:rsid w:val="00BF4C3D"/>
    <w:rsid w:val="00BF591F"/>
    <w:rsid w:val="00BF592F"/>
    <w:rsid w:val="00BF5C11"/>
    <w:rsid w:val="00BF5C6C"/>
    <w:rsid w:val="00BF6136"/>
    <w:rsid w:val="00BF6940"/>
    <w:rsid w:val="00BF6984"/>
    <w:rsid w:val="00BF69D6"/>
    <w:rsid w:val="00BF6C9F"/>
    <w:rsid w:val="00BF6DF7"/>
    <w:rsid w:val="00BF70AD"/>
    <w:rsid w:val="00BF7FEE"/>
    <w:rsid w:val="00C00AEF"/>
    <w:rsid w:val="00C00C21"/>
    <w:rsid w:val="00C00F1B"/>
    <w:rsid w:val="00C00F52"/>
    <w:rsid w:val="00C01096"/>
    <w:rsid w:val="00C0137A"/>
    <w:rsid w:val="00C018D3"/>
    <w:rsid w:val="00C02113"/>
    <w:rsid w:val="00C02114"/>
    <w:rsid w:val="00C0258A"/>
    <w:rsid w:val="00C03211"/>
    <w:rsid w:val="00C0347F"/>
    <w:rsid w:val="00C038B0"/>
    <w:rsid w:val="00C038E0"/>
    <w:rsid w:val="00C03B7D"/>
    <w:rsid w:val="00C04942"/>
    <w:rsid w:val="00C0512A"/>
    <w:rsid w:val="00C051E4"/>
    <w:rsid w:val="00C0522B"/>
    <w:rsid w:val="00C054CF"/>
    <w:rsid w:val="00C057C4"/>
    <w:rsid w:val="00C05CB3"/>
    <w:rsid w:val="00C064EA"/>
    <w:rsid w:val="00C06548"/>
    <w:rsid w:val="00C06584"/>
    <w:rsid w:val="00C068D8"/>
    <w:rsid w:val="00C06ED2"/>
    <w:rsid w:val="00C07B6C"/>
    <w:rsid w:val="00C106AC"/>
    <w:rsid w:val="00C109DF"/>
    <w:rsid w:val="00C10EEC"/>
    <w:rsid w:val="00C10EF4"/>
    <w:rsid w:val="00C12406"/>
    <w:rsid w:val="00C125FB"/>
    <w:rsid w:val="00C1274E"/>
    <w:rsid w:val="00C127FA"/>
    <w:rsid w:val="00C129E1"/>
    <w:rsid w:val="00C13745"/>
    <w:rsid w:val="00C13772"/>
    <w:rsid w:val="00C13879"/>
    <w:rsid w:val="00C13A88"/>
    <w:rsid w:val="00C13B24"/>
    <w:rsid w:val="00C13BE3"/>
    <w:rsid w:val="00C148E1"/>
    <w:rsid w:val="00C16028"/>
    <w:rsid w:val="00C164D2"/>
    <w:rsid w:val="00C165B6"/>
    <w:rsid w:val="00C167F7"/>
    <w:rsid w:val="00C16C3B"/>
    <w:rsid w:val="00C16E8D"/>
    <w:rsid w:val="00C17059"/>
    <w:rsid w:val="00C17186"/>
    <w:rsid w:val="00C20C3C"/>
    <w:rsid w:val="00C20C77"/>
    <w:rsid w:val="00C213FC"/>
    <w:rsid w:val="00C21E80"/>
    <w:rsid w:val="00C223CF"/>
    <w:rsid w:val="00C22AD0"/>
    <w:rsid w:val="00C2310B"/>
    <w:rsid w:val="00C23203"/>
    <w:rsid w:val="00C23D94"/>
    <w:rsid w:val="00C24838"/>
    <w:rsid w:val="00C24A1F"/>
    <w:rsid w:val="00C24C8F"/>
    <w:rsid w:val="00C2519D"/>
    <w:rsid w:val="00C25550"/>
    <w:rsid w:val="00C25841"/>
    <w:rsid w:val="00C25D47"/>
    <w:rsid w:val="00C260E1"/>
    <w:rsid w:val="00C26417"/>
    <w:rsid w:val="00C2655F"/>
    <w:rsid w:val="00C26FC5"/>
    <w:rsid w:val="00C2732A"/>
    <w:rsid w:val="00C30342"/>
    <w:rsid w:val="00C313F6"/>
    <w:rsid w:val="00C31550"/>
    <w:rsid w:val="00C31F2A"/>
    <w:rsid w:val="00C31FA2"/>
    <w:rsid w:val="00C32184"/>
    <w:rsid w:val="00C324A2"/>
    <w:rsid w:val="00C3280B"/>
    <w:rsid w:val="00C32C54"/>
    <w:rsid w:val="00C3356E"/>
    <w:rsid w:val="00C338DA"/>
    <w:rsid w:val="00C33F40"/>
    <w:rsid w:val="00C347BF"/>
    <w:rsid w:val="00C34F02"/>
    <w:rsid w:val="00C35888"/>
    <w:rsid w:val="00C36292"/>
    <w:rsid w:val="00C364DF"/>
    <w:rsid w:val="00C368B2"/>
    <w:rsid w:val="00C36C76"/>
    <w:rsid w:val="00C36D2B"/>
    <w:rsid w:val="00C3701E"/>
    <w:rsid w:val="00C37173"/>
    <w:rsid w:val="00C37896"/>
    <w:rsid w:val="00C37BEF"/>
    <w:rsid w:val="00C37CBA"/>
    <w:rsid w:val="00C402F4"/>
    <w:rsid w:val="00C403AA"/>
    <w:rsid w:val="00C41C08"/>
    <w:rsid w:val="00C42AEF"/>
    <w:rsid w:val="00C42BF1"/>
    <w:rsid w:val="00C4313D"/>
    <w:rsid w:val="00C434AE"/>
    <w:rsid w:val="00C4427A"/>
    <w:rsid w:val="00C44528"/>
    <w:rsid w:val="00C44639"/>
    <w:rsid w:val="00C44CF1"/>
    <w:rsid w:val="00C456CA"/>
    <w:rsid w:val="00C45AC8"/>
    <w:rsid w:val="00C45DFE"/>
    <w:rsid w:val="00C45F94"/>
    <w:rsid w:val="00C46312"/>
    <w:rsid w:val="00C46830"/>
    <w:rsid w:val="00C4688A"/>
    <w:rsid w:val="00C46CEA"/>
    <w:rsid w:val="00C477BA"/>
    <w:rsid w:val="00C477C0"/>
    <w:rsid w:val="00C4780F"/>
    <w:rsid w:val="00C47A2B"/>
    <w:rsid w:val="00C47D50"/>
    <w:rsid w:val="00C47FD1"/>
    <w:rsid w:val="00C50277"/>
    <w:rsid w:val="00C5041B"/>
    <w:rsid w:val="00C5064F"/>
    <w:rsid w:val="00C507F2"/>
    <w:rsid w:val="00C5147F"/>
    <w:rsid w:val="00C5258B"/>
    <w:rsid w:val="00C52A93"/>
    <w:rsid w:val="00C52BE3"/>
    <w:rsid w:val="00C52EA2"/>
    <w:rsid w:val="00C54E2E"/>
    <w:rsid w:val="00C5529A"/>
    <w:rsid w:val="00C552D0"/>
    <w:rsid w:val="00C554C9"/>
    <w:rsid w:val="00C5644A"/>
    <w:rsid w:val="00C56E78"/>
    <w:rsid w:val="00C572A3"/>
    <w:rsid w:val="00C572DD"/>
    <w:rsid w:val="00C5748A"/>
    <w:rsid w:val="00C5761C"/>
    <w:rsid w:val="00C61135"/>
    <w:rsid w:val="00C61743"/>
    <w:rsid w:val="00C61C1C"/>
    <w:rsid w:val="00C61CF0"/>
    <w:rsid w:val="00C61E0F"/>
    <w:rsid w:val="00C62FDD"/>
    <w:rsid w:val="00C63679"/>
    <w:rsid w:val="00C6390A"/>
    <w:rsid w:val="00C63CAF"/>
    <w:rsid w:val="00C64AE3"/>
    <w:rsid w:val="00C653C4"/>
    <w:rsid w:val="00C65496"/>
    <w:rsid w:val="00C6571C"/>
    <w:rsid w:val="00C65D28"/>
    <w:rsid w:val="00C66296"/>
    <w:rsid w:val="00C66500"/>
    <w:rsid w:val="00C66F6E"/>
    <w:rsid w:val="00C66FA4"/>
    <w:rsid w:val="00C678D3"/>
    <w:rsid w:val="00C679E0"/>
    <w:rsid w:val="00C67AB0"/>
    <w:rsid w:val="00C67E00"/>
    <w:rsid w:val="00C67EB2"/>
    <w:rsid w:val="00C67F78"/>
    <w:rsid w:val="00C70105"/>
    <w:rsid w:val="00C70273"/>
    <w:rsid w:val="00C7035B"/>
    <w:rsid w:val="00C70724"/>
    <w:rsid w:val="00C708CA"/>
    <w:rsid w:val="00C70E43"/>
    <w:rsid w:val="00C70E83"/>
    <w:rsid w:val="00C710FB"/>
    <w:rsid w:val="00C72577"/>
    <w:rsid w:val="00C72C58"/>
    <w:rsid w:val="00C7324C"/>
    <w:rsid w:val="00C7381D"/>
    <w:rsid w:val="00C73A4E"/>
    <w:rsid w:val="00C743B7"/>
    <w:rsid w:val="00C7454E"/>
    <w:rsid w:val="00C74851"/>
    <w:rsid w:val="00C748E1"/>
    <w:rsid w:val="00C74F5F"/>
    <w:rsid w:val="00C7571A"/>
    <w:rsid w:val="00C75E6D"/>
    <w:rsid w:val="00C75FB6"/>
    <w:rsid w:val="00C7668B"/>
    <w:rsid w:val="00C76EA3"/>
    <w:rsid w:val="00C7716A"/>
    <w:rsid w:val="00C77205"/>
    <w:rsid w:val="00C778F4"/>
    <w:rsid w:val="00C80054"/>
    <w:rsid w:val="00C80600"/>
    <w:rsid w:val="00C808E3"/>
    <w:rsid w:val="00C80CF6"/>
    <w:rsid w:val="00C810DB"/>
    <w:rsid w:val="00C81171"/>
    <w:rsid w:val="00C817AA"/>
    <w:rsid w:val="00C8192D"/>
    <w:rsid w:val="00C81CC2"/>
    <w:rsid w:val="00C823A5"/>
    <w:rsid w:val="00C82F02"/>
    <w:rsid w:val="00C8301C"/>
    <w:rsid w:val="00C830F3"/>
    <w:rsid w:val="00C83161"/>
    <w:rsid w:val="00C83351"/>
    <w:rsid w:val="00C8356D"/>
    <w:rsid w:val="00C83AF3"/>
    <w:rsid w:val="00C84094"/>
    <w:rsid w:val="00C840AC"/>
    <w:rsid w:val="00C84609"/>
    <w:rsid w:val="00C84694"/>
    <w:rsid w:val="00C84A77"/>
    <w:rsid w:val="00C84DFB"/>
    <w:rsid w:val="00C85596"/>
    <w:rsid w:val="00C8568A"/>
    <w:rsid w:val="00C85EA2"/>
    <w:rsid w:val="00C86009"/>
    <w:rsid w:val="00C8606B"/>
    <w:rsid w:val="00C860AC"/>
    <w:rsid w:val="00C86140"/>
    <w:rsid w:val="00C865C4"/>
    <w:rsid w:val="00C868B2"/>
    <w:rsid w:val="00C86CE0"/>
    <w:rsid w:val="00C87714"/>
    <w:rsid w:val="00C87983"/>
    <w:rsid w:val="00C87AC1"/>
    <w:rsid w:val="00C903F3"/>
    <w:rsid w:val="00C905F1"/>
    <w:rsid w:val="00C9068D"/>
    <w:rsid w:val="00C90789"/>
    <w:rsid w:val="00C907C2"/>
    <w:rsid w:val="00C90DE8"/>
    <w:rsid w:val="00C91520"/>
    <w:rsid w:val="00C91AB9"/>
    <w:rsid w:val="00C91BCC"/>
    <w:rsid w:val="00C91D49"/>
    <w:rsid w:val="00C920B3"/>
    <w:rsid w:val="00C921E5"/>
    <w:rsid w:val="00C92784"/>
    <w:rsid w:val="00C92BA8"/>
    <w:rsid w:val="00C92BD2"/>
    <w:rsid w:val="00C930AE"/>
    <w:rsid w:val="00C932D7"/>
    <w:rsid w:val="00C93A80"/>
    <w:rsid w:val="00C93E5F"/>
    <w:rsid w:val="00C94BA1"/>
    <w:rsid w:val="00C94DA0"/>
    <w:rsid w:val="00C959CB"/>
    <w:rsid w:val="00C95C56"/>
    <w:rsid w:val="00C95ED4"/>
    <w:rsid w:val="00C96280"/>
    <w:rsid w:val="00C967E4"/>
    <w:rsid w:val="00C979B8"/>
    <w:rsid w:val="00C97C10"/>
    <w:rsid w:val="00CA040F"/>
    <w:rsid w:val="00CA0A04"/>
    <w:rsid w:val="00CA0C90"/>
    <w:rsid w:val="00CA0E3A"/>
    <w:rsid w:val="00CA0F1D"/>
    <w:rsid w:val="00CA10F7"/>
    <w:rsid w:val="00CA1492"/>
    <w:rsid w:val="00CA1522"/>
    <w:rsid w:val="00CA15CC"/>
    <w:rsid w:val="00CA1986"/>
    <w:rsid w:val="00CA1A23"/>
    <w:rsid w:val="00CA1CAB"/>
    <w:rsid w:val="00CA1E64"/>
    <w:rsid w:val="00CA1FA0"/>
    <w:rsid w:val="00CA2461"/>
    <w:rsid w:val="00CA2608"/>
    <w:rsid w:val="00CA2D91"/>
    <w:rsid w:val="00CA3BC5"/>
    <w:rsid w:val="00CA3CC8"/>
    <w:rsid w:val="00CA3D78"/>
    <w:rsid w:val="00CA4577"/>
    <w:rsid w:val="00CA47A7"/>
    <w:rsid w:val="00CA49B8"/>
    <w:rsid w:val="00CA4BEE"/>
    <w:rsid w:val="00CA4E42"/>
    <w:rsid w:val="00CA51F9"/>
    <w:rsid w:val="00CA53AD"/>
    <w:rsid w:val="00CA6DE0"/>
    <w:rsid w:val="00CA7102"/>
    <w:rsid w:val="00CA73AA"/>
    <w:rsid w:val="00CA7D90"/>
    <w:rsid w:val="00CB025E"/>
    <w:rsid w:val="00CB03C6"/>
    <w:rsid w:val="00CB0A36"/>
    <w:rsid w:val="00CB0BCF"/>
    <w:rsid w:val="00CB0C9A"/>
    <w:rsid w:val="00CB0D3F"/>
    <w:rsid w:val="00CB1116"/>
    <w:rsid w:val="00CB1163"/>
    <w:rsid w:val="00CB13A7"/>
    <w:rsid w:val="00CB1547"/>
    <w:rsid w:val="00CB1B9F"/>
    <w:rsid w:val="00CB2073"/>
    <w:rsid w:val="00CB28AB"/>
    <w:rsid w:val="00CB2E15"/>
    <w:rsid w:val="00CB345A"/>
    <w:rsid w:val="00CB34AC"/>
    <w:rsid w:val="00CB3971"/>
    <w:rsid w:val="00CB3C25"/>
    <w:rsid w:val="00CB442A"/>
    <w:rsid w:val="00CB450D"/>
    <w:rsid w:val="00CB48AC"/>
    <w:rsid w:val="00CB4BC0"/>
    <w:rsid w:val="00CB52D5"/>
    <w:rsid w:val="00CB536A"/>
    <w:rsid w:val="00CB5409"/>
    <w:rsid w:val="00CB5E8F"/>
    <w:rsid w:val="00CB5EA2"/>
    <w:rsid w:val="00CB6109"/>
    <w:rsid w:val="00CB611A"/>
    <w:rsid w:val="00CB6A2A"/>
    <w:rsid w:val="00CB6B62"/>
    <w:rsid w:val="00CB72D0"/>
    <w:rsid w:val="00CB7B31"/>
    <w:rsid w:val="00CB7EDE"/>
    <w:rsid w:val="00CC00B3"/>
    <w:rsid w:val="00CC0310"/>
    <w:rsid w:val="00CC084C"/>
    <w:rsid w:val="00CC0ABF"/>
    <w:rsid w:val="00CC131E"/>
    <w:rsid w:val="00CC13C7"/>
    <w:rsid w:val="00CC1707"/>
    <w:rsid w:val="00CC1769"/>
    <w:rsid w:val="00CC1D1C"/>
    <w:rsid w:val="00CC1DB6"/>
    <w:rsid w:val="00CC1E71"/>
    <w:rsid w:val="00CC1EEA"/>
    <w:rsid w:val="00CC28C1"/>
    <w:rsid w:val="00CC2A8C"/>
    <w:rsid w:val="00CC2EC2"/>
    <w:rsid w:val="00CC34E7"/>
    <w:rsid w:val="00CC356B"/>
    <w:rsid w:val="00CC3B3C"/>
    <w:rsid w:val="00CC40E8"/>
    <w:rsid w:val="00CC4183"/>
    <w:rsid w:val="00CC4352"/>
    <w:rsid w:val="00CC4AAE"/>
    <w:rsid w:val="00CC4D76"/>
    <w:rsid w:val="00CC509C"/>
    <w:rsid w:val="00CC5263"/>
    <w:rsid w:val="00CC5BF7"/>
    <w:rsid w:val="00CC5C75"/>
    <w:rsid w:val="00CC60F6"/>
    <w:rsid w:val="00CC6229"/>
    <w:rsid w:val="00CC6A1B"/>
    <w:rsid w:val="00CC6A79"/>
    <w:rsid w:val="00CC751F"/>
    <w:rsid w:val="00CC7B47"/>
    <w:rsid w:val="00CC7B69"/>
    <w:rsid w:val="00CD0AB5"/>
    <w:rsid w:val="00CD0DAF"/>
    <w:rsid w:val="00CD0DCC"/>
    <w:rsid w:val="00CD0DCF"/>
    <w:rsid w:val="00CD0E99"/>
    <w:rsid w:val="00CD14C5"/>
    <w:rsid w:val="00CD1559"/>
    <w:rsid w:val="00CD1AA3"/>
    <w:rsid w:val="00CD1E7B"/>
    <w:rsid w:val="00CD2096"/>
    <w:rsid w:val="00CD2162"/>
    <w:rsid w:val="00CD24C3"/>
    <w:rsid w:val="00CD2704"/>
    <w:rsid w:val="00CD2A93"/>
    <w:rsid w:val="00CD2B8F"/>
    <w:rsid w:val="00CD395E"/>
    <w:rsid w:val="00CD399C"/>
    <w:rsid w:val="00CD3A54"/>
    <w:rsid w:val="00CD40CB"/>
    <w:rsid w:val="00CD455D"/>
    <w:rsid w:val="00CD48AE"/>
    <w:rsid w:val="00CD4D8B"/>
    <w:rsid w:val="00CD57FD"/>
    <w:rsid w:val="00CD5915"/>
    <w:rsid w:val="00CD663E"/>
    <w:rsid w:val="00CD68D2"/>
    <w:rsid w:val="00CD6B2C"/>
    <w:rsid w:val="00CD6EA4"/>
    <w:rsid w:val="00CD6EC2"/>
    <w:rsid w:val="00CD6F94"/>
    <w:rsid w:val="00CD7145"/>
    <w:rsid w:val="00CD717B"/>
    <w:rsid w:val="00CD75F8"/>
    <w:rsid w:val="00CD7AD1"/>
    <w:rsid w:val="00CE0599"/>
    <w:rsid w:val="00CE0E8A"/>
    <w:rsid w:val="00CE0EC6"/>
    <w:rsid w:val="00CE11A4"/>
    <w:rsid w:val="00CE1583"/>
    <w:rsid w:val="00CE19FF"/>
    <w:rsid w:val="00CE1E54"/>
    <w:rsid w:val="00CE2B7B"/>
    <w:rsid w:val="00CE2BF3"/>
    <w:rsid w:val="00CE33C3"/>
    <w:rsid w:val="00CE38B4"/>
    <w:rsid w:val="00CE3F35"/>
    <w:rsid w:val="00CE4EE2"/>
    <w:rsid w:val="00CE502E"/>
    <w:rsid w:val="00CE61AA"/>
    <w:rsid w:val="00CE6374"/>
    <w:rsid w:val="00CE6FF6"/>
    <w:rsid w:val="00CE7123"/>
    <w:rsid w:val="00CE7984"/>
    <w:rsid w:val="00CE7CC9"/>
    <w:rsid w:val="00CF0441"/>
    <w:rsid w:val="00CF0540"/>
    <w:rsid w:val="00CF0DAD"/>
    <w:rsid w:val="00CF1309"/>
    <w:rsid w:val="00CF183A"/>
    <w:rsid w:val="00CF19CB"/>
    <w:rsid w:val="00CF1B74"/>
    <w:rsid w:val="00CF24C6"/>
    <w:rsid w:val="00CF24D9"/>
    <w:rsid w:val="00CF26A9"/>
    <w:rsid w:val="00CF28E0"/>
    <w:rsid w:val="00CF2E9F"/>
    <w:rsid w:val="00CF3144"/>
    <w:rsid w:val="00CF3B08"/>
    <w:rsid w:val="00CF3E4E"/>
    <w:rsid w:val="00CF4046"/>
    <w:rsid w:val="00CF449B"/>
    <w:rsid w:val="00CF4B2B"/>
    <w:rsid w:val="00CF4D79"/>
    <w:rsid w:val="00CF5248"/>
    <w:rsid w:val="00CF5315"/>
    <w:rsid w:val="00CF63A0"/>
    <w:rsid w:val="00CF6A62"/>
    <w:rsid w:val="00CF6AA3"/>
    <w:rsid w:val="00CF727E"/>
    <w:rsid w:val="00CF7407"/>
    <w:rsid w:val="00CF78BE"/>
    <w:rsid w:val="00D00093"/>
    <w:rsid w:val="00D0038A"/>
    <w:rsid w:val="00D00923"/>
    <w:rsid w:val="00D01055"/>
    <w:rsid w:val="00D0138A"/>
    <w:rsid w:val="00D014AD"/>
    <w:rsid w:val="00D01986"/>
    <w:rsid w:val="00D01C50"/>
    <w:rsid w:val="00D01E1E"/>
    <w:rsid w:val="00D01ED5"/>
    <w:rsid w:val="00D02082"/>
    <w:rsid w:val="00D0274F"/>
    <w:rsid w:val="00D029F9"/>
    <w:rsid w:val="00D02DFC"/>
    <w:rsid w:val="00D03016"/>
    <w:rsid w:val="00D032F9"/>
    <w:rsid w:val="00D033A5"/>
    <w:rsid w:val="00D03497"/>
    <w:rsid w:val="00D03E21"/>
    <w:rsid w:val="00D0481F"/>
    <w:rsid w:val="00D048E1"/>
    <w:rsid w:val="00D04B09"/>
    <w:rsid w:val="00D04C7D"/>
    <w:rsid w:val="00D05352"/>
    <w:rsid w:val="00D05535"/>
    <w:rsid w:val="00D05585"/>
    <w:rsid w:val="00D05FF8"/>
    <w:rsid w:val="00D0626C"/>
    <w:rsid w:val="00D0666F"/>
    <w:rsid w:val="00D06B5B"/>
    <w:rsid w:val="00D06B60"/>
    <w:rsid w:val="00D06D25"/>
    <w:rsid w:val="00D071BE"/>
    <w:rsid w:val="00D073C4"/>
    <w:rsid w:val="00D079C1"/>
    <w:rsid w:val="00D07F75"/>
    <w:rsid w:val="00D10EB6"/>
    <w:rsid w:val="00D1157B"/>
    <w:rsid w:val="00D116AD"/>
    <w:rsid w:val="00D11C43"/>
    <w:rsid w:val="00D12B5A"/>
    <w:rsid w:val="00D12D60"/>
    <w:rsid w:val="00D12DBF"/>
    <w:rsid w:val="00D12EA1"/>
    <w:rsid w:val="00D13564"/>
    <w:rsid w:val="00D14445"/>
    <w:rsid w:val="00D14C73"/>
    <w:rsid w:val="00D15A77"/>
    <w:rsid w:val="00D15EFD"/>
    <w:rsid w:val="00D16463"/>
    <w:rsid w:val="00D16F59"/>
    <w:rsid w:val="00D173B0"/>
    <w:rsid w:val="00D17A0E"/>
    <w:rsid w:val="00D20100"/>
    <w:rsid w:val="00D20157"/>
    <w:rsid w:val="00D202F7"/>
    <w:rsid w:val="00D2077A"/>
    <w:rsid w:val="00D20840"/>
    <w:rsid w:val="00D20AD4"/>
    <w:rsid w:val="00D20DE6"/>
    <w:rsid w:val="00D20FC4"/>
    <w:rsid w:val="00D21153"/>
    <w:rsid w:val="00D21E25"/>
    <w:rsid w:val="00D22338"/>
    <w:rsid w:val="00D22386"/>
    <w:rsid w:val="00D22625"/>
    <w:rsid w:val="00D2264F"/>
    <w:rsid w:val="00D2278C"/>
    <w:rsid w:val="00D228AC"/>
    <w:rsid w:val="00D235D0"/>
    <w:rsid w:val="00D236CC"/>
    <w:rsid w:val="00D23997"/>
    <w:rsid w:val="00D23A6A"/>
    <w:rsid w:val="00D23DB8"/>
    <w:rsid w:val="00D24745"/>
    <w:rsid w:val="00D24889"/>
    <w:rsid w:val="00D24AD5"/>
    <w:rsid w:val="00D25859"/>
    <w:rsid w:val="00D25C7F"/>
    <w:rsid w:val="00D25DD9"/>
    <w:rsid w:val="00D2653E"/>
    <w:rsid w:val="00D26571"/>
    <w:rsid w:val="00D26C79"/>
    <w:rsid w:val="00D26F59"/>
    <w:rsid w:val="00D276FB"/>
    <w:rsid w:val="00D27992"/>
    <w:rsid w:val="00D27B1A"/>
    <w:rsid w:val="00D30170"/>
    <w:rsid w:val="00D30BB5"/>
    <w:rsid w:val="00D3148B"/>
    <w:rsid w:val="00D31EE2"/>
    <w:rsid w:val="00D32383"/>
    <w:rsid w:val="00D3261A"/>
    <w:rsid w:val="00D32E84"/>
    <w:rsid w:val="00D34667"/>
    <w:rsid w:val="00D34A67"/>
    <w:rsid w:val="00D357DA"/>
    <w:rsid w:val="00D359DC"/>
    <w:rsid w:val="00D35FCE"/>
    <w:rsid w:val="00D3651E"/>
    <w:rsid w:val="00D36C04"/>
    <w:rsid w:val="00D370AC"/>
    <w:rsid w:val="00D371F5"/>
    <w:rsid w:val="00D3730E"/>
    <w:rsid w:val="00D37B9E"/>
    <w:rsid w:val="00D37CCF"/>
    <w:rsid w:val="00D37DED"/>
    <w:rsid w:val="00D37EED"/>
    <w:rsid w:val="00D37FD1"/>
    <w:rsid w:val="00D4021A"/>
    <w:rsid w:val="00D40BF1"/>
    <w:rsid w:val="00D410D1"/>
    <w:rsid w:val="00D41879"/>
    <w:rsid w:val="00D41A35"/>
    <w:rsid w:val="00D42318"/>
    <w:rsid w:val="00D42607"/>
    <w:rsid w:val="00D429C1"/>
    <w:rsid w:val="00D42AD9"/>
    <w:rsid w:val="00D430EA"/>
    <w:rsid w:val="00D43180"/>
    <w:rsid w:val="00D43703"/>
    <w:rsid w:val="00D44516"/>
    <w:rsid w:val="00D44975"/>
    <w:rsid w:val="00D44A89"/>
    <w:rsid w:val="00D44F62"/>
    <w:rsid w:val="00D4553E"/>
    <w:rsid w:val="00D45547"/>
    <w:rsid w:val="00D457AF"/>
    <w:rsid w:val="00D459B7"/>
    <w:rsid w:val="00D45D8B"/>
    <w:rsid w:val="00D465BB"/>
    <w:rsid w:val="00D47179"/>
    <w:rsid w:val="00D472D7"/>
    <w:rsid w:val="00D47317"/>
    <w:rsid w:val="00D47641"/>
    <w:rsid w:val="00D47E16"/>
    <w:rsid w:val="00D47F26"/>
    <w:rsid w:val="00D48085"/>
    <w:rsid w:val="00D503C4"/>
    <w:rsid w:val="00D50ABB"/>
    <w:rsid w:val="00D50B22"/>
    <w:rsid w:val="00D50B2F"/>
    <w:rsid w:val="00D50B4B"/>
    <w:rsid w:val="00D50F25"/>
    <w:rsid w:val="00D51186"/>
    <w:rsid w:val="00D51428"/>
    <w:rsid w:val="00D514ED"/>
    <w:rsid w:val="00D5215F"/>
    <w:rsid w:val="00D52827"/>
    <w:rsid w:val="00D52976"/>
    <w:rsid w:val="00D52DF2"/>
    <w:rsid w:val="00D53285"/>
    <w:rsid w:val="00D53338"/>
    <w:rsid w:val="00D533B6"/>
    <w:rsid w:val="00D535B2"/>
    <w:rsid w:val="00D536D8"/>
    <w:rsid w:val="00D53957"/>
    <w:rsid w:val="00D543A6"/>
    <w:rsid w:val="00D5459A"/>
    <w:rsid w:val="00D55006"/>
    <w:rsid w:val="00D55A4D"/>
    <w:rsid w:val="00D55B07"/>
    <w:rsid w:val="00D56900"/>
    <w:rsid w:val="00D5690E"/>
    <w:rsid w:val="00D56CDD"/>
    <w:rsid w:val="00D56E2E"/>
    <w:rsid w:val="00D60071"/>
    <w:rsid w:val="00D60556"/>
    <w:rsid w:val="00D605E6"/>
    <w:rsid w:val="00D60714"/>
    <w:rsid w:val="00D60B90"/>
    <w:rsid w:val="00D61641"/>
    <w:rsid w:val="00D6166B"/>
    <w:rsid w:val="00D618D5"/>
    <w:rsid w:val="00D62308"/>
    <w:rsid w:val="00D626C4"/>
    <w:rsid w:val="00D62737"/>
    <w:rsid w:val="00D62FFF"/>
    <w:rsid w:val="00D64885"/>
    <w:rsid w:val="00D64F6D"/>
    <w:rsid w:val="00D65FA0"/>
    <w:rsid w:val="00D661AF"/>
    <w:rsid w:val="00D66401"/>
    <w:rsid w:val="00D66711"/>
    <w:rsid w:val="00D668D9"/>
    <w:rsid w:val="00D66C1B"/>
    <w:rsid w:val="00D66D21"/>
    <w:rsid w:val="00D66D49"/>
    <w:rsid w:val="00D676D3"/>
    <w:rsid w:val="00D67DE3"/>
    <w:rsid w:val="00D702C5"/>
    <w:rsid w:val="00D70896"/>
    <w:rsid w:val="00D712F9"/>
    <w:rsid w:val="00D7163D"/>
    <w:rsid w:val="00D7183F"/>
    <w:rsid w:val="00D71861"/>
    <w:rsid w:val="00D71B92"/>
    <w:rsid w:val="00D71D07"/>
    <w:rsid w:val="00D71D8E"/>
    <w:rsid w:val="00D7281F"/>
    <w:rsid w:val="00D731EE"/>
    <w:rsid w:val="00D73351"/>
    <w:rsid w:val="00D7378D"/>
    <w:rsid w:val="00D73A38"/>
    <w:rsid w:val="00D73ADC"/>
    <w:rsid w:val="00D74844"/>
    <w:rsid w:val="00D74A79"/>
    <w:rsid w:val="00D74B5C"/>
    <w:rsid w:val="00D751A4"/>
    <w:rsid w:val="00D755EF"/>
    <w:rsid w:val="00D76624"/>
    <w:rsid w:val="00D7677E"/>
    <w:rsid w:val="00D76DCF"/>
    <w:rsid w:val="00D76DDE"/>
    <w:rsid w:val="00D77042"/>
    <w:rsid w:val="00D77191"/>
    <w:rsid w:val="00D77257"/>
    <w:rsid w:val="00D7786E"/>
    <w:rsid w:val="00D779E5"/>
    <w:rsid w:val="00D80016"/>
    <w:rsid w:val="00D80385"/>
    <w:rsid w:val="00D807A9"/>
    <w:rsid w:val="00D8081A"/>
    <w:rsid w:val="00D80C15"/>
    <w:rsid w:val="00D80D9D"/>
    <w:rsid w:val="00D813AD"/>
    <w:rsid w:val="00D8145C"/>
    <w:rsid w:val="00D818E8"/>
    <w:rsid w:val="00D81FF8"/>
    <w:rsid w:val="00D82201"/>
    <w:rsid w:val="00D827A9"/>
    <w:rsid w:val="00D82D75"/>
    <w:rsid w:val="00D83011"/>
    <w:rsid w:val="00D83257"/>
    <w:rsid w:val="00D8370B"/>
    <w:rsid w:val="00D83A1B"/>
    <w:rsid w:val="00D83AFC"/>
    <w:rsid w:val="00D83D76"/>
    <w:rsid w:val="00D83DCD"/>
    <w:rsid w:val="00D84351"/>
    <w:rsid w:val="00D8510C"/>
    <w:rsid w:val="00D85149"/>
    <w:rsid w:val="00D85174"/>
    <w:rsid w:val="00D85527"/>
    <w:rsid w:val="00D85C2F"/>
    <w:rsid w:val="00D861D2"/>
    <w:rsid w:val="00D861FA"/>
    <w:rsid w:val="00D875E7"/>
    <w:rsid w:val="00D87616"/>
    <w:rsid w:val="00D87BDB"/>
    <w:rsid w:val="00D87BF1"/>
    <w:rsid w:val="00D90206"/>
    <w:rsid w:val="00D9025F"/>
    <w:rsid w:val="00D903B6"/>
    <w:rsid w:val="00D90770"/>
    <w:rsid w:val="00D90853"/>
    <w:rsid w:val="00D90F48"/>
    <w:rsid w:val="00D91201"/>
    <w:rsid w:val="00D917F6"/>
    <w:rsid w:val="00D91A18"/>
    <w:rsid w:val="00D923E9"/>
    <w:rsid w:val="00D92645"/>
    <w:rsid w:val="00D9268B"/>
    <w:rsid w:val="00D93186"/>
    <w:rsid w:val="00D94112"/>
    <w:rsid w:val="00D9428A"/>
    <w:rsid w:val="00D9438F"/>
    <w:rsid w:val="00D9480C"/>
    <w:rsid w:val="00D94BCA"/>
    <w:rsid w:val="00D959F6"/>
    <w:rsid w:val="00D95C1A"/>
    <w:rsid w:val="00D95D60"/>
    <w:rsid w:val="00D963FC"/>
    <w:rsid w:val="00D96D3E"/>
    <w:rsid w:val="00D96F49"/>
    <w:rsid w:val="00D972C2"/>
    <w:rsid w:val="00D97B64"/>
    <w:rsid w:val="00DA0269"/>
    <w:rsid w:val="00DA1092"/>
    <w:rsid w:val="00DA12B5"/>
    <w:rsid w:val="00DA1526"/>
    <w:rsid w:val="00DA15F9"/>
    <w:rsid w:val="00DA1A22"/>
    <w:rsid w:val="00DA1BD8"/>
    <w:rsid w:val="00DA1E82"/>
    <w:rsid w:val="00DA2003"/>
    <w:rsid w:val="00DA2CCD"/>
    <w:rsid w:val="00DA32DB"/>
    <w:rsid w:val="00DA446F"/>
    <w:rsid w:val="00DA477B"/>
    <w:rsid w:val="00DA565D"/>
    <w:rsid w:val="00DA57A3"/>
    <w:rsid w:val="00DA5FBD"/>
    <w:rsid w:val="00DA61F8"/>
    <w:rsid w:val="00DA64D3"/>
    <w:rsid w:val="00DA65D7"/>
    <w:rsid w:val="00DA68EF"/>
    <w:rsid w:val="00DA6DC0"/>
    <w:rsid w:val="00DA71ED"/>
    <w:rsid w:val="00DA7800"/>
    <w:rsid w:val="00DA7AF4"/>
    <w:rsid w:val="00DA7D7D"/>
    <w:rsid w:val="00DA7E08"/>
    <w:rsid w:val="00DA7FCF"/>
    <w:rsid w:val="00DA7FDB"/>
    <w:rsid w:val="00DB0326"/>
    <w:rsid w:val="00DB044B"/>
    <w:rsid w:val="00DB0975"/>
    <w:rsid w:val="00DB0A07"/>
    <w:rsid w:val="00DB17D3"/>
    <w:rsid w:val="00DB1864"/>
    <w:rsid w:val="00DB1E09"/>
    <w:rsid w:val="00DB2980"/>
    <w:rsid w:val="00DB343D"/>
    <w:rsid w:val="00DB3C36"/>
    <w:rsid w:val="00DB3E8D"/>
    <w:rsid w:val="00DB50DF"/>
    <w:rsid w:val="00DB5C6D"/>
    <w:rsid w:val="00DB5D04"/>
    <w:rsid w:val="00DB62EF"/>
    <w:rsid w:val="00DB6325"/>
    <w:rsid w:val="00DB6717"/>
    <w:rsid w:val="00DB6FD1"/>
    <w:rsid w:val="00DB70A4"/>
    <w:rsid w:val="00DC0848"/>
    <w:rsid w:val="00DC0BFB"/>
    <w:rsid w:val="00DC0DAF"/>
    <w:rsid w:val="00DC0F59"/>
    <w:rsid w:val="00DC124B"/>
    <w:rsid w:val="00DC18CF"/>
    <w:rsid w:val="00DC1DC6"/>
    <w:rsid w:val="00DC268A"/>
    <w:rsid w:val="00DC29BF"/>
    <w:rsid w:val="00DC2A0D"/>
    <w:rsid w:val="00DC2CA1"/>
    <w:rsid w:val="00DC2D52"/>
    <w:rsid w:val="00DC382E"/>
    <w:rsid w:val="00DC3E24"/>
    <w:rsid w:val="00DC3F30"/>
    <w:rsid w:val="00DC40D6"/>
    <w:rsid w:val="00DC4322"/>
    <w:rsid w:val="00DC4EE5"/>
    <w:rsid w:val="00DC50B5"/>
    <w:rsid w:val="00DC50B9"/>
    <w:rsid w:val="00DC5980"/>
    <w:rsid w:val="00DC5994"/>
    <w:rsid w:val="00DC5AA1"/>
    <w:rsid w:val="00DC5BDC"/>
    <w:rsid w:val="00DC5E98"/>
    <w:rsid w:val="00DC5EB0"/>
    <w:rsid w:val="00DC6015"/>
    <w:rsid w:val="00DC6AE0"/>
    <w:rsid w:val="00DC6B16"/>
    <w:rsid w:val="00DC6E45"/>
    <w:rsid w:val="00DC6F49"/>
    <w:rsid w:val="00DC75B4"/>
    <w:rsid w:val="00DC760C"/>
    <w:rsid w:val="00DC7B23"/>
    <w:rsid w:val="00DD0141"/>
    <w:rsid w:val="00DD0241"/>
    <w:rsid w:val="00DD0440"/>
    <w:rsid w:val="00DD0B10"/>
    <w:rsid w:val="00DD0BB0"/>
    <w:rsid w:val="00DD12AC"/>
    <w:rsid w:val="00DD1332"/>
    <w:rsid w:val="00DD2111"/>
    <w:rsid w:val="00DD3131"/>
    <w:rsid w:val="00DD319F"/>
    <w:rsid w:val="00DD31F1"/>
    <w:rsid w:val="00DD345B"/>
    <w:rsid w:val="00DD4689"/>
    <w:rsid w:val="00DD4799"/>
    <w:rsid w:val="00DD4EA3"/>
    <w:rsid w:val="00DD5115"/>
    <w:rsid w:val="00DD528D"/>
    <w:rsid w:val="00DD5294"/>
    <w:rsid w:val="00DD53A4"/>
    <w:rsid w:val="00DD57DC"/>
    <w:rsid w:val="00DD59AA"/>
    <w:rsid w:val="00DD5B59"/>
    <w:rsid w:val="00DD5D7E"/>
    <w:rsid w:val="00DD6765"/>
    <w:rsid w:val="00DD780D"/>
    <w:rsid w:val="00DD7814"/>
    <w:rsid w:val="00DD7A11"/>
    <w:rsid w:val="00DD7A8A"/>
    <w:rsid w:val="00DD7BE2"/>
    <w:rsid w:val="00DE0009"/>
    <w:rsid w:val="00DE00A5"/>
    <w:rsid w:val="00DE025E"/>
    <w:rsid w:val="00DE0827"/>
    <w:rsid w:val="00DE094A"/>
    <w:rsid w:val="00DE0C6F"/>
    <w:rsid w:val="00DE0F12"/>
    <w:rsid w:val="00DE1580"/>
    <w:rsid w:val="00DE1B3D"/>
    <w:rsid w:val="00DE240B"/>
    <w:rsid w:val="00DE27B7"/>
    <w:rsid w:val="00DE27FB"/>
    <w:rsid w:val="00DE2C4A"/>
    <w:rsid w:val="00DE317C"/>
    <w:rsid w:val="00DE3A5A"/>
    <w:rsid w:val="00DE3CDC"/>
    <w:rsid w:val="00DE3CF0"/>
    <w:rsid w:val="00DE415C"/>
    <w:rsid w:val="00DE4419"/>
    <w:rsid w:val="00DE46C6"/>
    <w:rsid w:val="00DE4E5F"/>
    <w:rsid w:val="00DE4F45"/>
    <w:rsid w:val="00DE5062"/>
    <w:rsid w:val="00DE533A"/>
    <w:rsid w:val="00DE5EF3"/>
    <w:rsid w:val="00DE6105"/>
    <w:rsid w:val="00DE6123"/>
    <w:rsid w:val="00DE6242"/>
    <w:rsid w:val="00DE6353"/>
    <w:rsid w:val="00DE665C"/>
    <w:rsid w:val="00DE697F"/>
    <w:rsid w:val="00DE6D9F"/>
    <w:rsid w:val="00DE730C"/>
    <w:rsid w:val="00DE75AD"/>
    <w:rsid w:val="00DE7DD2"/>
    <w:rsid w:val="00DF011C"/>
    <w:rsid w:val="00DF0575"/>
    <w:rsid w:val="00DF089E"/>
    <w:rsid w:val="00DF0A7B"/>
    <w:rsid w:val="00DF0AA5"/>
    <w:rsid w:val="00DF0B9B"/>
    <w:rsid w:val="00DF0E30"/>
    <w:rsid w:val="00DF0F0B"/>
    <w:rsid w:val="00DF1366"/>
    <w:rsid w:val="00DF1DEE"/>
    <w:rsid w:val="00DF2197"/>
    <w:rsid w:val="00DF2630"/>
    <w:rsid w:val="00DF2EAD"/>
    <w:rsid w:val="00DF3AFE"/>
    <w:rsid w:val="00DF3BC4"/>
    <w:rsid w:val="00DF3DA4"/>
    <w:rsid w:val="00DF3F42"/>
    <w:rsid w:val="00DF467A"/>
    <w:rsid w:val="00DF4D39"/>
    <w:rsid w:val="00DF4D49"/>
    <w:rsid w:val="00DF539D"/>
    <w:rsid w:val="00DF544C"/>
    <w:rsid w:val="00DF5992"/>
    <w:rsid w:val="00DF5C12"/>
    <w:rsid w:val="00DF5CED"/>
    <w:rsid w:val="00DF5DAE"/>
    <w:rsid w:val="00DF6568"/>
    <w:rsid w:val="00DF6913"/>
    <w:rsid w:val="00DF6A9B"/>
    <w:rsid w:val="00DF6FC0"/>
    <w:rsid w:val="00DF78C8"/>
    <w:rsid w:val="00DF7A2A"/>
    <w:rsid w:val="00E00766"/>
    <w:rsid w:val="00E00AC7"/>
    <w:rsid w:val="00E00BBE"/>
    <w:rsid w:val="00E0134A"/>
    <w:rsid w:val="00E0192D"/>
    <w:rsid w:val="00E02207"/>
    <w:rsid w:val="00E0231C"/>
    <w:rsid w:val="00E023F5"/>
    <w:rsid w:val="00E0256F"/>
    <w:rsid w:val="00E026E3"/>
    <w:rsid w:val="00E02A07"/>
    <w:rsid w:val="00E02E14"/>
    <w:rsid w:val="00E0342F"/>
    <w:rsid w:val="00E03615"/>
    <w:rsid w:val="00E037D7"/>
    <w:rsid w:val="00E03DDB"/>
    <w:rsid w:val="00E03E1F"/>
    <w:rsid w:val="00E040BE"/>
    <w:rsid w:val="00E04721"/>
    <w:rsid w:val="00E04F44"/>
    <w:rsid w:val="00E05037"/>
    <w:rsid w:val="00E053F8"/>
    <w:rsid w:val="00E05A66"/>
    <w:rsid w:val="00E05D7C"/>
    <w:rsid w:val="00E05E8F"/>
    <w:rsid w:val="00E06167"/>
    <w:rsid w:val="00E06696"/>
    <w:rsid w:val="00E069EC"/>
    <w:rsid w:val="00E06A02"/>
    <w:rsid w:val="00E06A34"/>
    <w:rsid w:val="00E06F58"/>
    <w:rsid w:val="00E079B6"/>
    <w:rsid w:val="00E10500"/>
    <w:rsid w:val="00E10762"/>
    <w:rsid w:val="00E107DE"/>
    <w:rsid w:val="00E10F54"/>
    <w:rsid w:val="00E11661"/>
    <w:rsid w:val="00E11F5D"/>
    <w:rsid w:val="00E120A9"/>
    <w:rsid w:val="00E121A1"/>
    <w:rsid w:val="00E122EE"/>
    <w:rsid w:val="00E12366"/>
    <w:rsid w:val="00E12992"/>
    <w:rsid w:val="00E12A27"/>
    <w:rsid w:val="00E12B7D"/>
    <w:rsid w:val="00E13A5F"/>
    <w:rsid w:val="00E13B59"/>
    <w:rsid w:val="00E13CE9"/>
    <w:rsid w:val="00E144BD"/>
    <w:rsid w:val="00E14770"/>
    <w:rsid w:val="00E14789"/>
    <w:rsid w:val="00E14B75"/>
    <w:rsid w:val="00E14D8E"/>
    <w:rsid w:val="00E14EBC"/>
    <w:rsid w:val="00E15615"/>
    <w:rsid w:val="00E15A12"/>
    <w:rsid w:val="00E15E42"/>
    <w:rsid w:val="00E15FAE"/>
    <w:rsid w:val="00E16173"/>
    <w:rsid w:val="00E162F1"/>
    <w:rsid w:val="00E1653B"/>
    <w:rsid w:val="00E1686C"/>
    <w:rsid w:val="00E16958"/>
    <w:rsid w:val="00E16CB5"/>
    <w:rsid w:val="00E171CB"/>
    <w:rsid w:val="00E17216"/>
    <w:rsid w:val="00E1727F"/>
    <w:rsid w:val="00E17660"/>
    <w:rsid w:val="00E17785"/>
    <w:rsid w:val="00E177A0"/>
    <w:rsid w:val="00E178C9"/>
    <w:rsid w:val="00E2012C"/>
    <w:rsid w:val="00E2094D"/>
    <w:rsid w:val="00E209B7"/>
    <w:rsid w:val="00E210D7"/>
    <w:rsid w:val="00E21A79"/>
    <w:rsid w:val="00E21E5A"/>
    <w:rsid w:val="00E21E8D"/>
    <w:rsid w:val="00E21F9E"/>
    <w:rsid w:val="00E22AC7"/>
    <w:rsid w:val="00E22F56"/>
    <w:rsid w:val="00E230AC"/>
    <w:rsid w:val="00E23445"/>
    <w:rsid w:val="00E23C2F"/>
    <w:rsid w:val="00E241C0"/>
    <w:rsid w:val="00E24C2F"/>
    <w:rsid w:val="00E24CE1"/>
    <w:rsid w:val="00E250A7"/>
    <w:rsid w:val="00E2526D"/>
    <w:rsid w:val="00E2532E"/>
    <w:rsid w:val="00E2632E"/>
    <w:rsid w:val="00E26EAF"/>
    <w:rsid w:val="00E275DB"/>
    <w:rsid w:val="00E27792"/>
    <w:rsid w:val="00E27E2A"/>
    <w:rsid w:val="00E27F2B"/>
    <w:rsid w:val="00E3045D"/>
    <w:rsid w:val="00E30895"/>
    <w:rsid w:val="00E3097D"/>
    <w:rsid w:val="00E3100F"/>
    <w:rsid w:val="00E3139E"/>
    <w:rsid w:val="00E316C5"/>
    <w:rsid w:val="00E31A7E"/>
    <w:rsid w:val="00E31BB8"/>
    <w:rsid w:val="00E32659"/>
    <w:rsid w:val="00E327E0"/>
    <w:rsid w:val="00E32F4C"/>
    <w:rsid w:val="00E333F9"/>
    <w:rsid w:val="00E339F9"/>
    <w:rsid w:val="00E33AB1"/>
    <w:rsid w:val="00E34065"/>
    <w:rsid w:val="00E3438E"/>
    <w:rsid w:val="00E3461E"/>
    <w:rsid w:val="00E34B2D"/>
    <w:rsid w:val="00E34E10"/>
    <w:rsid w:val="00E34E37"/>
    <w:rsid w:val="00E355F2"/>
    <w:rsid w:val="00E35859"/>
    <w:rsid w:val="00E362D6"/>
    <w:rsid w:val="00E37DA1"/>
    <w:rsid w:val="00E37DB5"/>
    <w:rsid w:val="00E4020B"/>
    <w:rsid w:val="00E402BE"/>
    <w:rsid w:val="00E4038D"/>
    <w:rsid w:val="00E40F5A"/>
    <w:rsid w:val="00E41356"/>
    <w:rsid w:val="00E4135E"/>
    <w:rsid w:val="00E42273"/>
    <w:rsid w:val="00E4289F"/>
    <w:rsid w:val="00E42B0D"/>
    <w:rsid w:val="00E43553"/>
    <w:rsid w:val="00E437A3"/>
    <w:rsid w:val="00E43973"/>
    <w:rsid w:val="00E43CF8"/>
    <w:rsid w:val="00E43E71"/>
    <w:rsid w:val="00E446F7"/>
    <w:rsid w:val="00E44A8D"/>
    <w:rsid w:val="00E45427"/>
    <w:rsid w:val="00E454FF"/>
    <w:rsid w:val="00E45571"/>
    <w:rsid w:val="00E4584B"/>
    <w:rsid w:val="00E4608C"/>
    <w:rsid w:val="00E460F4"/>
    <w:rsid w:val="00E46A10"/>
    <w:rsid w:val="00E46D5F"/>
    <w:rsid w:val="00E46F99"/>
    <w:rsid w:val="00E4739A"/>
    <w:rsid w:val="00E47985"/>
    <w:rsid w:val="00E47BD2"/>
    <w:rsid w:val="00E5006E"/>
    <w:rsid w:val="00E50BF9"/>
    <w:rsid w:val="00E50F87"/>
    <w:rsid w:val="00E52A3B"/>
    <w:rsid w:val="00E52F6D"/>
    <w:rsid w:val="00E5309F"/>
    <w:rsid w:val="00E5483E"/>
    <w:rsid w:val="00E548F4"/>
    <w:rsid w:val="00E54AAC"/>
    <w:rsid w:val="00E54E5B"/>
    <w:rsid w:val="00E54FA0"/>
    <w:rsid w:val="00E5500A"/>
    <w:rsid w:val="00E5500E"/>
    <w:rsid w:val="00E5515A"/>
    <w:rsid w:val="00E5524A"/>
    <w:rsid w:val="00E55728"/>
    <w:rsid w:val="00E558F5"/>
    <w:rsid w:val="00E55A65"/>
    <w:rsid w:val="00E55C4B"/>
    <w:rsid w:val="00E5609C"/>
    <w:rsid w:val="00E56B2C"/>
    <w:rsid w:val="00E57354"/>
    <w:rsid w:val="00E573E3"/>
    <w:rsid w:val="00E5798E"/>
    <w:rsid w:val="00E6013B"/>
    <w:rsid w:val="00E601B7"/>
    <w:rsid w:val="00E6086D"/>
    <w:rsid w:val="00E60A06"/>
    <w:rsid w:val="00E60FBE"/>
    <w:rsid w:val="00E6101D"/>
    <w:rsid w:val="00E61835"/>
    <w:rsid w:val="00E61A3C"/>
    <w:rsid w:val="00E61C3D"/>
    <w:rsid w:val="00E61FB6"/>
    <w:rsid w:val="00E62C0C"/>
    <w:rsid w:val="00E62E34"/>
    <w:rsid w:val="00E62EC0"/>
    <w:rsid w:val="00E63EA1"/>
    <w:rsid w:val="00E63EA2"/>
    <w:rsid w:val="00E643DB"/>
    <w:rsid w:val="00E64415"/>
    <w:rsid w:val="00E6447A"/>
    <w:rsid w:val="00E645A7"/>
    <w:rsid w:val="00E64901"/>
    <w:rsid w:val="00E65564"/>
    <w:rsid w:val="00E659B1"/>
    <w:rsid w:val="00E65A19"/>
    <w:rsid w:val="00E65ADA"/>
    <w:rsid w:val="00E65DC2"/>
    <w:rsid w:val="00E65E12"/>
    <w:rsid w:val="00E67030"/>
    <w:rsid w:val="00E67224"/>
    <w:rsid w:val="00E6733F"/>
    <w:rsid w:val="00E67A53"/>
    <w:rsid w:val="00E67CE3"/>
    <w:rsid w:val="00E70349"/>
    <w:rsid w:val="00E706F7"/>
    <w:rsid w:val="00E7080C"/>
    <w:rsid w:val="00E7157C"/>
    <w:rsid w:val="00E7188B"/>
    <w:rsid w:val="00E718ED"/>
    <w:rsid w:val="00E72C8E"/>
    <w:rsid w:val="00E72DDD"/>
    <w:rsid w:val="00E732FA"/>
    <w:rsid w:val="00E7380F"/>
    <w:rsid w:val="00E73EA7"/>
    <w:rsid w:val="00E74065"/>
    <w:rsid w:val="00E741C3"/>
    <w:rsid w:val="00E742A8"/>
    <w:rsid w:val="00E74863"/>
    <w:rsid w:val="00E7489B"/>
    <w:rsid w:val="00E74FDD"/>
    <w:rsid w:val="00E7573F"/>
    <w:rsid w:val="00E75C55"/>
    <w:rsid w:val="00E7614F"/>
    <w:rsid w:val="00E763DD"/>
    <w:rsid w:val="00E765E9"/>
    <w:rsid w:val="00E76C49"/>
    <w:rsid w:val="00E76F69"/>
    <w:rsid w:val="00E76FE2"/>
    <w:rsid w:val="00E77132"/>
    <w:rsid w:val="00E77480"/>
    <w:rsid w:val="00E77BBA"/>
    <w:rsid w:val="00E8092C"/>
    <w:rsid w:val="00E81159"/>
    <w:rsid w:val="00E813AF"/>
    <w:rsid w:val="00E8162E"/>
    <w:rsid w:val="00E8290E"/>
    <w:rsid w:val="00E82AD2"/>
    <w:rsid w:val="00E82D78"/>
    <w:rsid w:val="00E8312E"/>
    <w:rsid w:val="00E83199"/>
    <w:rsid w:val="00E83575"/>
    <w:rsid w:val="00E835C3"/>
    <w:rsid w:val="00E83F2A"/>
    <w:rsid w:val="00E84496"/>
    <w:rsid w:val="00E85148"/>
    <w:rsid w:val="00E85660"/>
    <w:rsid w:val="00E85703"/>
    <w:rsid w:val="00E859E1"/>
    <w:rsid w:val="00E86447"/>
    <w:rsid w:val="00E86A7F"/>
    <w:rsid w:val="00E86E8D"/>
    <w:rsid w:val="00E86EFB"/>
    <w:rsid w:val="00E87A30"/>
    <w:rsid w:val="00E903EF"/>
    <w:rsid w:val="00E909E2"/>
    <w:rsid w:val="00E909E8"/>
    <w:rsid w:val="00E90EF8"/>
    <w:rsid w:val="00E90F31"/>
    <w:rsid w:val="00E90FEE"/>
    <w:rsid w:val="00E9138F"/>
    <w:rsid w:val="00E913B6"/>
    <w:rsid w:val="00E913EF"/>
    <w:rsid w:val="00E915AC"/>
    <w:rsid w:val="00E91ADD"/>
    <w:rsid w:val="00E924C9"/>
    <w:rsid w:val="00E92522"/>
    <w:rsid w:val="00E92C8D"/>
    <w:rsid w:val="00E92FA4"/>
    <w:rsid w:val="00E93294"/>
    <w:rsid w:val="00E93389"/>
    <w:rsid w:val="00E935FB"/>
    <w:rsid w:val="00E9366C"/>
    <w:rsid w:val="00E93A34"/>
    <w:rsid w:val="00E93A35"/>
    <w:rsid w:val="00E93E1C"/>
    <w:rsid w:val="00E93F52"/>
    <w:rsid w:val="00E93F85"/>
    <w:rsid w:val="00E9488C"/>
    <w:rsid w:val="00E94B61"/>
    <w:rsid w:val="00E94EE5"/>
    <w:rsid w:val="00E952FA"/>
    <w:rsid w:val="00E95A21"/>
    <w:rsid w:val="00E95D62"/>
    <w:rsid w:val="00E96946"/>
    <w:rsid w:val="00E96C12"/>
    <w:rsid w:val="00E96F6B"/>
    <w:rsid w:val="00E97582"/>
    <w:rsid w:val="00E975EE"/>
    <w:rsid w:val="00E97AF2"/>
    <w:rsid w:val="00EA03B4"/>
    <w:rsid w:val="00EA0AB5"/>
    <w:rsid w:val="00EA0C8E"/>
    <w:rsid w:val="00EA0D52"/>
    <w:rsid w:val="00EA1114"/>
    <w:rsid w:val="00EA12CC"/>
    <w:rsid w:val="00EA13D6"/>
    <w:rsid w:val="00EA1B01"/>
    <w:rsid w:val="00EA1BBC"/>
    <w:rsid w:val="00EA1E0D"/>
    <w:rsid w:val="00EA23CB"/>
    <w:rsid w:val="00EA2459"/>
    <w:rsid w:val="00EA2BC6"/>
    <w:rsid w:val="00EA3395"/>
    <w:rsid w:val="00EA33E2"/>
    <w:rsid w:val="00EA3606"/>
    <w:rsid w:val="00EA37A5"/>
    <w:rsid w:val="00EA38EE"/>
    <w:rsid w:val="00EA3D86"/>
    <w:rsid w:val="00EA3E1D"/>
    <w:rsid w:val="00EA41F8"/>
    <w:rsid w:val="00EA4369"/>
    <w:rsid w:val="00EA439E"/>
    <w:rsid w:val="00EA45C5"/>
    <w:rsid w:val="00EA4713"/>
    <w:rsid w:val="00EA4801"/>
    <w:rsid w:val="00EA4988"/>
    <w:rsid w:val="00EA4C11"/>
    <w:rsid w:val="00EA4E7E"/>
    <w:rsid w:val="00EA513A"/>
    <w:rsid w:val="00EA57B7"/>
    <w:rsid w:val="00EA5A00"/>
    <w:rsid w:val="00EA6240"/>
    <w:rsid w:val="00EA6387"/>
    <w:rsid w:val="00EA6A4E"/>
    <w:rsid w:val="00EA70A8"/>
    <w:rsid w:val="00EA774A"/>
    <w:rsid w:val="00EB022C"/>
    <w:rsid w:val="00EB0439"/>
    <w:rsid w:val="00EB0BAB"/>
    <w:rsid w:val="00EB0D07"/>
    <w:rsid w:val="00EB0E1C"/>
    <w:rsid w:val="00EB0FAC"/>
    <w:rsid w:val="00EB112E"/>
    <w:rsid w:val="00EB113D"/>
    <w:rsid w:val="00EB127C"/>
    <w:rsid w:val="00EB16F4"/>
    <w:rsid w:val="00EB23EB"/>
    <w:rsid w:val="00EB2C84"/>
    <w:rsid w:val="00EB2F1E"/>
    <w:rsid w:val="00EB3F23"/>
    <w:rsid w:val="00EB40FB"/>
    <w:rsid w:val="00EB421D"/>
    <w:rsid w:val="00EB4BF0"/>
    <w:rsid w:val="00EB4FB8"/>
    <w:rsid w:val="00EB50A6"/>
    <w:rsid w:val="00EB554B"/>
    <w:rsid w:val="00EB61E1"/>
    <w:rsid w:val="00EB64DF"/>
    <w:rsid w:val="00EB6E73"/>
    <w:rsid w:val="00EB7371"/>
    <w:rsid w:val="00EB78DA"/>
    <w:rsid w:val="00EB797C"/>
    <w:rsid w:val="00EB7DB5"/>
    <w:rsid w:val="00EC0C4E"/>
    <w:rsid w:val="00EC10F4"/>
    <w:rsid w:val="00EC1675"/>
    <w:rsid w:val="00EC18F2"/>
    <w:rsid w:val="00EC1F64"/>
    <w:rsid w:val="00EC2D0B"/>
    <w:rsid w:val="00EC3AE6"/>
    <w:rsid w:val="00EC3DB9"/>
    <w:rsid w:val="00EC42F6"/>
    <w:rsid w:val="00EC436B"/>
    <w:rsid w:val="00EC4909"/>
    <w:rsid w:val="00EC54F3"/>
    <w:rsid w:val="00EC5691"/>
    <w:rsid w:val="00EC5BA8"/>
    <w:rsid w:val="00EC6377"/>
    <w:rsid w:val="00EC6C42"/>
    <w:rsid w:val="00EC6F6E"/>
    <w:rsid w:val="00EC6F96"/>
    <w:rsid w:val="00EC729E"/>
    <w:rsid w:val="00EC777E"/>
    <w:rsid w:val="00ED0462"/>
    <w:rsid w:val="00ED0809"/>
    <w:rsid w:val="00ED0BD8"/>
    <w:rsid w:val="00ED0F17"/>
    <w:rsid w:val="00ED0F5A"/>
    <w:rsid w:val="00ED1788"/>
    <w:rsid w:val="00ED1BA9"/>
    <w:rsid w:val="00ED1C20"/>
    <w:rsid w:val="00ED1C80"/>
    <w:rsid w:val="00ED1C82"/>
    <w:rsid w:val="00ED23C6"/>
    <w:rsid w:val="00ED267C"/>
    <w:rsid w:val="00ED2AC8"/>
    <w:rsid w:val="00ED2D9F"/>
    <w:rsid w:val="00ED2EB0"/>
    <w:rsid w:val="00ED3355"/>
    <w:rsid w:val="00ED3435"/>
    <w:rsid w:val="00ED3677"/>
    <w:rsid w:val="00ED42CD"/>
    <w:rsid w:val="00ED4452"/>
    <w:rsid w:val="00ED4651"/>
    <w:rsid w:val="00ED4CFF"/>
    <w:rsid w:val="00ED4EF0"/>
    <w:rsid w:val="00ED50E8"/>
    <w:rsid w:val="00ED693D"/>
    <w:rsid w:val="00ED6E5D"/>
    <w:rsid w:val="00ED6F8F"/>
    <w:rsid w:val="00ED7364"/>
    <w:rsid w:val="00ED7595"/>
    <w:rsid w:val="00EE0F90"/>
    <w:rsid w:val="00EE16B9"/>
    <w:rsid w:val="00EE1712"/>
    <w:rsid w:val="00EE1F79"/>
    <w:rsid w:val="00EE320A"/>
    <w:rsid w:val="00EE345F"/>
    <w:rsid w:val="00EE362D"/>
    <w:rsid w:val="00EE37DA"/>
    <w:rsid w:val="00EE3DDC"/>
    <w:rsid w:val="00EE422F"/>
    <w:rsid w:val="00EE4441"/>
    <w:rsid w:val="00EE4B62"/>
    <w:rsid w:val="00EE4E1B"/>
    <w:rsid w:val="00EE5165"/>
    <w:rsid w:val="00EE520A"/>
    <w:rsid w:val="00EE5417"/>
    <w:rsid w:val="00EE5738"/>
    <w:rsid w:val="00EE5FC2"/>
    <w:rsid w:val="00EE6176"/>
    <w:rsid w:val="00EE62FD"/>
    <w:rsid w:val="00EE67B3"/>
    <w:rsid w:val="00EE6E5E"/>
    <w:rsid w:val="00EE7431"/>
    <w:rsid w:val="00EE7520"/>
    <w:rsid w:val="00EF0146"/>
    <w:rsid w:val="00EF05E8"/>
    <w:rsid w:val="00EF0802"/>
    <w:rsid w:val="00EF0CED"/>
    <w:rsid w:val="00EF1947"/>
    <w:rsid w:val="00EF1EA9"/>
    <w:rsid w:val="00EF1FDB"/>
    <w:rsid w:val="00EF2017"/>
    <w:rsid w:val="00EF2730"/>
    <w:rsid w:val="00EF2B8D"/>
    <w:rsid w:val="00EF2C7A"/>
    <w:rsid w:val="00EF2DEE"/>
    <w:rsid w:val="00EF2E85"/>
    <w:rsid w:val="00EF342F"/>
    <w:rsid w:val="00EF359E"/>
    <w:rsid w:val="00EF3733"/>
    <w:rsid w:val="00EF379C"/>
    <w:rsid w:val="00EF42EA"/>
    <w:rsid w:val="00EF47BF"/>
    <w:rsid w:val="00EF4B14"/>
    <w:rsid w:val="00EF5147"/>
    <w:rsid w:val="00EF5456"/>
    <w:rsid w:val="00EF588B"/>
    <w:rsid w:val="00EF5A81"/>
    <w:rsid w:val="00EF6192"/>
    <w:rsid w:val="00EF6DBF"/>
    <w:rsid w:val="00EF6E72"/>
    <w:rsid w:val="00EF70AF"/>
    <w:rsid w:val="00EF734A"/>
    <w:rsid w:val="00EF7462"/>
    <w:rsid w:val="00EF7525"/>
    <w:rsid w:val="00EF76EF"/>
    <w:rsid w:val="00EF782A"/>
    <w:rsid w:val="00F000DF"/>
    <w:rsid w:val="00F003B4"/>
    <w:rsid w:val="00F0046F"/>
    <w:rsid w:val="00F00AD5"/>
    <w:rsid w:val="00F00F5F"/>
    <w:rsid w:val="00F0166C"/>
    <w:rsid w:val="00F01D85"/>
    <w:rsid w:val="00F0234A"/>
    <w:rsid w:val="00F02EF4"/>
    <w:rsid w:val="00F03185"/>
    <w:rsid w:val="00F03440"/>
    <w:rsid w:val="00F0427B"/>
    <w:rsid w:val="00F047AE"/>
    <w:rsid w:val="00F04829"/>
    <w:rsid w:val="00F04D1D"/>
    <w:rsid w:val="00F05974"/>
    <w:rsid w:val="00F06180"/>
    <w:rsid w:val="00F06550"/>
    <w:rsid w:val="00F0658D"/>
    <w:rsid w:val="00F068C8"/>
    <w:rsid w:val="00F068CE"/>
    <w:rsid w:val="00F06F99"/>
    <w:rsid w:val="00F071B5"/>
    <w:rsid w:val="00F0729F"/>
    <w:rsid w:val="00F07F1D"/>
    <w:rsid w:val="00F10022"/>
    <w:rsid w:val="00F1028C"/>
    <w:rsid w:val="00F10409"/>
    <w:rsid w:val="00F10448"/>
    <w:rsid w:val="00F10467"/>
    <w:rsid w:val="00F10890"/>
    <w:rsid w:val="00F10B2E"/>
    <w:rsid w:val="00F10C5D"/>
    <w:rsid w:val="00F115FD"/>
    <w:rsid w:val="00F11601"/>
    <w:rsid w:val="00F11671"/>
    <w:rsid w:val="00F117E2"/>
    <w:rsid w:val="00F127E2"/>
    <w:rsid w:val="00F1284A"/>
    <w:rsid w:val="00F128C3"/>
    <w:rsid w:val="00F128C7"/>
    <w:rsid w:val="00F1307B"/>
    <w:rsid w:val="00F13555"/>
    <w:rsid w:val="00F138AE"/>
    <w:rsid w:val="00F1431E"/>
    <w:rsid w:val="00F1465F"/>
    <w:rsid w:val="00F14741"/>
    <w:rsid w:val="00F147B4"/>
    <w:rsid w:val="00F148A4"/>
    <w:rsid w:val="00F15505"/>
    <w:rsid w:val="00F15655"/>
    <w:rsid w:val="00F1581E"/>
    <w:rsid w:val="00F15EB4"/>
    <w:rsid w:val="00F16064"/>
    <w:rsid w:val="00F161BF"/>
    <w:rsid w:val="00F16358"/>
    <w:rsid w:val="00F165CD"/>
    <w:rsid w:val="00F16771"/>
    <w:rsid w:val="00F16839"/>
    <w:rsid w:val="00F16C51"/>
    <w:rsid w:val="00F16E82"/>
    <w:rsid w:val="00F16E84"/>
    <w:rsid w:val="00F16EC1"/>
    <w:rsid w:val="00F17048"/>
    <w:rsid w:val="00F170F0"/>
    <w:rsid w:val="00F172AD"/>
    <w:rsid w:val="00F175FB"/>
    <w:rsid w:val="00F1797C"/>
    <w:rsid w:val="00F17B3D"/>
    <w:rsid w:val="00F20872"/>
    <w:rsid w:val="00F20B66"/>
    <w:rsid w:val="00F20DB4"/>
    <w:rsid w:val="00F20FC2"/>
    <w:rsid w:val="00F21789"/>
    <w:rsid w:val="00F218C3"/>
    <w:rsid w:val="00F21F89"/>
    <w:rsid w:val="00F22419"/>
    <w:rsid w:val="00F226F0"/>
    <w:rsid w:val="00F2486C"/>
    <w:rsid w:val="00F24908"/>
    <w:rsid w:val="00F24AB2"/>
    <w:rsid w:val="00F24ABE"/>
    <w:rsid w:val="00F24B0E"/>
    <w:rsid w:val="00F25A2C"/>
    <w:rsid w:val="00F25C83"/>
    <w:rsid w:val="00F26054"/>
    <w:rsid w:val="00F26650"/>
    <w:rsid w:val="00F269E3"/>
    <w:rsid w:val="00F26D15"/>
    <w:rsid w:val="00F271E4"/>
    <w:rsid w:val="00F2798E"/>
    <w:rsid w:val="00F27B5F"/>
    <w:rsid w:val="00F30076"/>
    <w:rsid w:val="00F30289"/>
    <w:rsid w:val="00F305A0"/>
    <w:rsid w:val="00F31056"/>
    <w:rsid w:val="00F31180"/>
    <w:rsid w:val="00F315CA"/>
    <w:rsid w:val="00F31778"/>
    <w:rsid w:val="00F31BE8"/>
    <w:rsid w:val="00F3250D"/>
    <w:rsid w:val="00F32B48"/>
    <w:rsid w:val="00F32BCA"/>
    <w:rsid w:val="00F33052"/>
    <w:rsid w:val="00F336D2"/>
    <w:rsid w:val="00F33726"/>
    <w:rsid w:val="00F3389E"/>
    <w:rsid w:val="00F33CA3"/>
    <w:rsid w:val="00F33F25"/>
    <w:rsid w:val="00F34618"/>
    <w:rsid w:val="00F3489D"/>
    <w:rsid w:val="00F3528C"/>
    <w:rsid w:val="00F35FD2"/>
    <w:rsid w:val="00F36444"/>
    <w:rsid w:val="00F3657C"/>
    <w:rsid w:val="00F369AA"/>
    <w:rsid w:val="00F36DF4"/>
    <w:rsid w:val="00F36F70"/>
    <w:rsid w:val="00F37A79"/>
    <w:rsid w:val="00F37C2F"/>
    <w:rsid w:val="00F404CD"/>
    <w:rsid w:val="00F4098B"/>
    <w:rsid w:val="00F40E9C"/>
    <w:rsid w:val="00F40F3F"/>
    <w:rsid w:val="00F4121A"/>
    <w:rsid w:val="00F41B61"/>
    <w:rsid w:val="00F41FC5"/>
    <w:rsid w:val="00F4207A"/>
    <w:rsid w:val="00F4236F"/>
    <w:rsid w:val="00F4272F"/>
    <w:rsid w:val="00F42825"/>
    <w:rsid w:val="00F42AA1"/>
    <w:rsid w:val="00F42B88"/>
    <w:rsid w:val="00F430D6"/>
    <w:rsid w:val="00F432BC"/>
    <w:rsid w:val="00F438AC"/>
    <w:rsid w:val="00F44438"/>
    <w:rsid w:val="00F44A90"/>
    <w:rsid w:val="00F44E82"/>
    <w:rsid w:val="00F451C3"/>
    <w:rsid w:val="00F45ADB"/>
    <w:rsid w:val="00F45C54"/>
    <w:rsid w:val="00F46213"/>
    <w:rsid w:val="00F466F7"/>
    <w:rsid w:val="00F46804"/>
    <w:rsid w:val="00F46820"/>
    <w:rsid w:val="00F46952"/>
    <w:rsid w:val="00F46F6B"/>
    <w:rsid w:val="00F47608"/>
    <w:rsid w:val="00F47C20"/>
    <w:rsid w:val="00F47CC4"/>
    <w:rsid w:val="00F5004F"/>
    <w:rsid w:val="00F505C0"/>
    <w:rsid w:val="00F50984"/>
    <w:rsid w:val="00F50A26"/>
    <w:rsid w:val="00F50A2C"/>
    <w:rsid w:val="00F5117D"/>
    <w:rsid w:val="00F51716"/>
    <w:rsid w:val="00F52E50"/>
    <w:rsid w:val="00F5354B"/>
    <w:rsid w:val="00F53A8D"/>
    <w:rsid w:val="00F53E33"/>
    <w:rsid w:val="00F545B6"/>
    <w:rsid w:val="00F54870"/>
    <w:rsid w:val="00F55227"/>
    <w:rsid w:val="00F55528"/>
    <w:rsid w:val="00F55ADA"/>
    <w:rsid w:val="00F55B3A"/>
    <w:rsid w:val="00F55D4C"/>
    <w:rsid w:val="00F55D51"/>
    <w:rsid w:val="00F55E05"/>
    <w:rsid w:val="00F5659E"/>
    <w:rsid w:val="00F56A7A"/>
    <w:rsid w:val="00F579A6"/>
    <w:rsid w:val="00F57E0E"/>
    <w:rsid w:val="00F60582"/>
    <w:rsid w:val="00F605BA"/>
    <w:rsid w:val="00F615F6"/>
    <w:rsid w:val="00F616C7"/>
    <w:rsid w:val="00F617E0"/>
    <w:rsid w:val="00F61A9E"/>
    <w:rsid w:val="00F61BD2"/>
    <w:rsid w:val="00F625A5"/>
    <w:rsid w:val="00F631D8"/>
    <w:rsid w:val="00F6360C"/>
    <w:rsid w:val="00F64119"/>
    <w:rsid w:val="00F64894"/>
    <w:rsid w:val="00F649C9"/>
    <w:rsid w:val="00F64F07"/>
    <w:rsid w:val="00F65A65"/>
    <w:rsid w:val="00F65BDC"/>
    <w:rsid w:val="00F65C25"/>
    <w:rsid w:val="00F65E1B"/>
    <w:rsid w:val="00F66316"/>
    <w:rsid w:val="00F66340"/>
    <w:rsid w:val="00F66808"/>
    <w:rsid w:val="00F66901"/>
    <w:rsid w:val="00F66ACE"/>
    <w:rsid w:val="00F66B01"/>
    <w:rsid w:val="00F67186"/>
    <w:rsid w:val="00F6784E"/>
    <w:rsid w:val="00F678F6"/>
    <w:rsid w:val="00F67B50"/>
    <w:rsid w:val="00F67C5E"/>
    <w:rsid w:val="00F70267"/>
    <w:rsid w:val="00F702BE"/>
    <w:rsid w:val="00F70634"/>
    <w:rsid w:val="00F706BE"/>
    <w:rsid w:val="00F7078D"/>
    <w:rsid w:val="00F70A13"/>
    <w:rsid w:val="00F70B2F"/>
    <w:rsid w:val="00F70B46"/>
    <w:rsid w:val="00F7143B"/>
    <w:rsid w:val="00F7195E"/>
    <w:rsid w:val="00F72926"/>
    <w:rsid w:val="00F729B7"/>
    <w:rsid w:val="00F72ED5"/>
    <w:rsid w:val="00F73FEE"/>
    <w:rsid w:val="00F7414E"/>
    <w:rsid w:val="00F74587"/>
    <w:rsid w:val="00F74A83"/>
    <w:rsid w:val="00F757F5"/>
    <w:rsid w:val="00F75EC4"/>
    <w:rsid w:val="00F76016"/>
    <w:rsid w:val="00F7607E"/>
    <w:rsid w:val="00F7615B"/>
    <w:rsid w:val="00F76181"/>
    <w:rsid w:val="00F764D6"/>
    <w:rsid w:val="00F77488"/>
    <w:rsid w:val="00F774ED"/>
    <w:rsid w:val="00F77726"/>
    <w:rsid w:val="00F77912"/>
    <w:rsid w:val="00F77915"/>
    <w:rsid w:val="00F77E19"/>
    <w:rsid w:val="00F77EA3"/>
    <w:rsid w:val="00F807E9"/>
    <w:rsid w:val="00F80988"/>
    <w:rsid w:val="00F8112B"/>
    <w:rsid w:val="00F8148F"/>
    <w:rsid w:val="00F81A18"/>
    <w:rsid w:val="00F8286E"/>
    <w:rsid w:val="00F828D4"/>
    <w:rsid w:val="00F8326E"/>
    <w:rsid w:val="00F8335C"/>
    <w:rsid w:val="00F833D9"/>
    <w:rsid w:val="00F835B2"/>
    <w:rsid w:val="00F83EA5"/>
    <w:rsid w:val="00F84225"/>
    <w:rsid w:val="00F8458D"/>
    <w:rsid w:val="00F846AF"/>
    <w:rsid w:val="00F84D07"/>
    <w:rsid w:val="00F84E2A"/>
    <w:rsid w:val="00F85AF5"/>
    <w:rsid w:val="00F85E1B"/>
    <w:rsid w:val="00F85E5B"/>
    <w:rsid w:val="00F8680F"/>
    <w:rsid w:val="00F86E26"/>
    <w:rsid w:val="00F86F5C"/>
    <w:rsid w:val="00F87199"/>
    <w:rsid w:val="00F871EF"/>
    <w:rsid w:val="00F87229"/>
    <w:rsid w:val="00F87400"/>
    <w:rsid w:val="00F87B05"/>
    <w:rsid w:val="00F90510"/>
    <w:rsid w:val="00F906C3"/>
    <w:rsid w:val="00F909E4"/>
    <w:rsid w:val="00F912B7"/>
    <w:rsid w:val="00F9138B"/>
    <w:rsid w:val="00F913F5"/>
    <w:rsid w:val="00F9150D"/>
    <w:rsid w:val="00F91776"/>
    <w:rsid w:val="00F9289A"/>
    <w:rsid w:val="00F93101"/>
    <w:rsid w:val="00F9370D"/>
    <w:rsid w:val="00F93ED7"/>
    <w:rsid w:val="00F94180"/>
    <w:rsid w:val="00F94529"/>
    <w:rsid w:val="00F9477F"/>
    <w:rsid w:val="00F94819"/>
    <w:rsid w:val="00F94C1B"/>
    <w:rsid w:val="00F95143"/>
    <w:rsid w:val="00F95B50"/>
    <w:rsid w:val="00F95E06"/>
    <w:rsid w:val="00F96255"/>
    <w:rsid w:val="00F9642B"/>
    <w:rsid w:val="00F96DCF"/>
    <w:rsid w:val="00F97668"/>
    <w:rsid w:val="00F97E82"/>
    <w:rsid w:val="00FA1836"/>
    <w:rsid w:val="00FA18AF"/>
    <w:rsid w:val="00FA19CB"/>
    <w:rsid w:val="00FA1AA7"/>
    <w:rsid w:val="00FA1BF0"/>
    <w:rsid w:val="00FA1D37"/>
    <w:rsid w:val="00FA23F5"/>
    <w:rsid w:val="00FA2B9E"/>
    <w:rsid w:val="00FA3105"/>
    <w:rsid w:val="00FA36F3"/>
    <w:rsid w:val="00FA396C"/>
    <w:rsid w:val="00FA3992"/>
    <w:rsid w:val="00FA3BAB"/>
    <w:rsid w:val="00FA3CA3"/>
    <w:rsid w:val="00FA42E8"/>
    <w:rsid w:val="00FA4B57"/>
    <w:rsid w:val="00FA57FD"/>
    <w:rsid w:val="00FA596D"/>
    <w:rsid w:val="00FA5C5B"/>
    <w:rsid w:val="00FA5F47"/>
    <w:rsid w:val="00FA7066"/>
    <w:rsid w:val="00FA73DF"/>
    <w:rsid w:val="00FA7835"/>
    <w:rsid w:val="00FB068A"/>
    <w:rsid w:val="00FB0ADD"/>
    <w:rsid w:val="00FB0D21"/>
    <w:rsid w:val="00FB110E"/>
    <w:rsid w:val="00FB171B"/>
    <w:rsid w:val="00FB241E"/>
    <w:rsid w:val="00FB28AA"/>
    <w:rsid w:val="00FB3708"/>
    <w:rsid w:val="00FB3A28"/>
    <w:rsid w:val="00FB45E7"/>
    <w:rsid w:val="00FB4650"/>
    <w:rsid w:val="00FB4CFC"/>
    <w:rsid w:val="00FB57A7"/>
    <w:rsid w:val="00FB5838"/>
    <w:rsid w:val="00FB643F"/>
    <w:rsid w:val="00FB6A4A"/>
    <w:rsid w:val="00FB6EC5"/>
    <w:rsid w:val="00FB76FE"/>
    <w:rsid w:val="00FB7F34"/>
    <w:rsid w:val="00FC0628"/>
    <w:rsid w:val="00FC0980"/>
    <w:rsid w:val="00FC0E6C"/>
    <w:rsid w:val="00FC0F1F"/>
    <w:rsid w:val="00FC236C"/>
    <w:rsid w:val="00FC2656"/>
    <w:rsid w:val="00FC2BA9"/>
    <w:rsid w:val="00FC2F51"/>
    <w:rsid w:val="00FC2F9E"/>
    <w:rsid w:val="00FC32D8"/>
    <w:rsid w:val="00FC3411"/>
    <w:rsid w:val="00FC344D"/>
    <w:rsid w:val="00FC3E2F"/>
    <w:rsid w:val="00FC42AD"/>
    <w:rsid w:val="00FC475E"/>
    <w:rsid w:val="00FC4C0C"/>
    <w:rsid w:val="00FC5A3C"/>
    <w:rsid w:val="00FC5B9C"/>
    <w:rsid w:val="00FC5EBE"/>
    <w:rsid w:val="00FC68BC"/>
    <w:rsid w:val="00FC6A56"/>
    <w:rsid w:val="00FC6C17"/>
    <w:rsid w:val="00FC6CD8"/>
    <w:rsid w:val="00FC6E4E"/>
    <w:rsid w:val="00FC6F2A"/>
    <w:rsid w:val="00FC7763"/>
    <w:rsid w:val="00FC7B55"/>
    <w:rsid w:val="00FD0494"/>
    <w:rsid w:val="00FD04BC"/>
    <w:rsid w:val="00FD0744"/>
    <w:rsid w:val="00FD0865"/>
    <w:rsid w:val="00FD090D"/>
    <w:rsid w:val="00FD0AD6"/>
    <w:rsid w:val="00FD0C30"/>
    <w:rsid w:val="00FD0CDE"/>
    <w:rsid w:val="00FD1B63"/>
    <w:rsid w:val="00FD1CAE"/>
    <w:rsid w:val="00FD23A0"/>
    <w:rsid w:val="00FD23F4"/>
    <w:rsid w:val="00FD273A"/>
    <w:rsid w:val="00FD2F30"/>
    <w:rsid w:val="00FD3018"/>
    <w:rsid w:val="00FD3051"/>
    <w:rsid w:val="00FD3150"/>
    <w:rsid w:val="00FD346C"/>
    <w:rsid w:val="00FD4406"/>
    <w:rsid w:val="00FD5515"/>
    <w:rsid w:val="00FD55AF"/>
    <w:rsid w:val="00FD5602"/>
    <w:rsid w:val="00FD5757"/>
    <w:rsid w:val="00FD5DDA"/>
    <w:rsid w:val="00FD6133"/>
    <w:rsid w:val="00FD6598"/>
    <w:rsid w:val="00FD68C7"/>
    <w:rsid w:val="00FD6FEE"/>
    <w:rsid w:val="00FD7567"/>
    <w:rsid w:val="00FD7E39"/>
    <w:rsid w:val="00FD7EB3"/>
    <w:rsid w:val="00FE02AA"/>
    <w:rsid w:val="00FE03D2"/>
    <w:rsid w:val="00FE0668"/>
    <w:rsid w:val="00FE0B0F"/>
    <w:rsid w:val="00FE0DD2"/>
    <w:rsid w:val="00FE1737"/>
    <w:rsid w:val="00FE19B3"/>
    <w:rsid w:val="00FE1A14"/>
    <w:rsid w:val="00FE1C34"/>
    <w:rsid w:val="00FE2082"/>
    <w:rsid w:val="00FE25D3"/>
    <w:rsid w:val="00FE25FD"/>
    <w:rsid w:val="00FE3001"/>
    <w:rsid w:val="00FE31C6"/>
    <w:rsid w:val="00FE326F"/>
    <w:rsid w:val="00FE3973"/>
    <w:rsid w:val="00FE4313"/>
    <w:rsid w:val="00FE4A6F"/>
    <w:rsid w:val="00FE4E52"/>
    <w:rsid w:val="00FE4F98"/>
    <w:rsid w:val="00FE5118"/>
    <w:rsid w:val="00FE5429"/>
    <w:rsid w:val="00FE5446"/>
    <w:rsid w:val="00FE551B"/>
    <w:rsid w:val="00FE58BC"/>
    <w:rsid w:val="00FE6CE2"/>
    <w:rsid w:val="00FE723C"/>
    <w:rsid w:val="00FE7C6B"/>
    <w:rsid w:val="00FE7DAC"/>
    <w:rsid w:val="00FF0991"/>
    <w:rsid w:val="00FF0E1C"/>
    <w:rsid w:val="00FF0EAA"/>
    <w:rsid w:val="00FF10F5"/>
    <w:rsid w:val="00FF13D9"/>
    <w:rsid w:val="00FF1629"/>
    <w:rsid w:val="00FF1F09"/>
    <w:rsid w:val="00FF249B"/>
    <w:rsid w:val="00FF24E9"/>
    <w:rsid w:val="00FF2804"/>
    <w:rsid w:val="00FF2928"/>
    <w:rsid w:val="00FF2B73"/>
    <w:rsid w:val="00FF2EAD"/>
    <w:rsid w:val="00FF33CD"/>
    <w:rsid w:val="00FF35CB"/>
    <w:rsid w:val="00FF3A60"/>
    <w:rsid w:val="00FF4549"/>
    <w:rsid w:val="00FF4716"/>
    <w:rsid w:val="00FF47B6"/>
    <w:rsid w:val="00FF4C73"/>
    <w:rsid w:val="00FF4D17"/>
    <w:rsid w:val="00FF4D3B"/>
    <w:rsid w:val="00FF4FFB"/>
    <w:rsid w:val="00FF578E"/>
    <w:rsid w:val="00FF5A2E"/>
    <w:rsid w:val="00FF5AAD"/>
    <w:rsid w:val="00FF5B19"/>
    <w:rsid w:val="00FF5B73"/>
    <w:rsid w:val="00FF6157"/>
    <w:rsid w:val="00FF61A3"/>
    <w:rsid w:val="00FF6338"/>
    <w:rsid w:val="00FF63E8"/>
    <w:rsid w:val="00FF6579"/>
    <w:rsid w:val="00FF6B3B"/>
    <w:rsid w:val="00FF73B4"/>
    <w:rsid w:val="00FF7ABC"/>
    <w:rsid w:val="00FF7FC3"/>
    <w:rsid w:val="00FF7FEC"/>
    <w:rsid w:val="010ECBFA"/>
    <w:rsid w:val="011B0D2F"/>
    <w:rsid w:val="01ABBC09"/>
    <w:rsid w:val="020C2050"/>
    <w:rsid w:val="0216F0F0"/>
    <w:rsid w:val="0242ED84"/>
    <w:rsid w:val="025DF755"/>
    <w:rsid w:val="0269E19F"/>
    <w:rsid w:val="029612A2"/>
    <w:rsid w:val="029E9D36"/>
    <w:rsid w:val="02C4553F"/>
    <w:rsid w:val="031B1484"/>
    <w:rsid w:val="0330D035"/>
    <w:rsid w:val="03410EED"/>
    <w:rsid w:val="037F00D0"/>
    <w:rsid w:val="03DC5D4B"/>
    <w:rsid w:val="03E7EEE4"/>
    <w:rsid w:val="0413F088"/>
    <w:rsid w:val="0447F8C8"/>
    <w:rsid w:val="0465EB68"/>
    <w:rsid w:val="0477B7AC"/>
    <w:rsid w:val="049D5115"/>
    <w:rsid w:val="04BB3969"/>
    <w:rsid w:val="04EF8CF6"/>
    <w:rsid w:val="04EF9026"/>
    <w:rsid w:val="050C6DBF"/>
    <w:rsid w:val="052F0A6D"/>
    <w:rsid w:val="05692C6C"/>
    <w:rsid w:val="056EEC88"/>
    <w:rsid w:val="05CFCB0A"/>
    <w:rsid w:val="05DF8639"/>
    <w:rsid w:val="05F4B61E"/>
    <w:rsid w:val="06608AE7"/>
    <w:rsid w:val="0670C324"/>
    <w:rsid w:val="0682401D"/>
    <w:rsid w:val="069D627A"/>
    <w:rsid w:val="06ADCC8D"/>
    <w:rsid w:val="06B53385"/>
    <w:rsid w:val="0706DAEF"/>
    <w:rsid w:val="072A77B5"/>
    <w:rsid w:val="0743A0B8"/>
    <w:rsid w:val="075FD5EA"/>
    <w:rsid w:val="07962334"/>
    <w:rsid w:val="07BDF01B"/>
    <w:rsid w:val="07F9E0C2"/>
    <w:rsid w:val="08013915"/>
    <w:rsid w:val="08297D4D"/>
    <w:rsid w:val="08300FEA"/>
    <w:rsid w:val="084B7423"/>
    <w:rsid w:val="08526186"/>
    <w:rsid w:val="08ACBAE0"/>
    <w:rsid w:val="08DDAF98"/>
    <w:rsid w:val="08DF01FB"/>
    <w:rsid w:val="08DF79E1"/>
    <w:rsid w:val="08F4B0C7"/>
    <w:rsid w:val="09929588"/>
    <w:rsid w:val="09C3D29E"/>
    <w:rsid w:val="09C56019"/>
    <w:rsid w:val="09D43731"/>
    <w:rsid w:val="0A439BEC"/>
    <w:rsid w:val="0A4C8AA3"/>
    <w:rsid w:val="0A9183D8"/>
    <w:rsid w:val="0AA0D44C"/>
    <w:rsid w:val="0AEF0FB3"/>
    <w:rsid w:val="0AFC3747"/>
    <w:rsid w:val="0B12FB9C"/>
    <w:rsid w:val="0B22B9BD"/>
    <w:rsid w:val="0BD3D3E8"/>
    <w:rsid w:val="0BD8F590"/>
    <w:rsid w:val="0C64BD67"/>
    <w:rsid w:val="0C657D2D"/>
    <w:rsid w:val="0CB01F1C"/>
    <w:rsid w:val="0CF6D5A0"/>
    <w:rsid w:val="0CFC681B"/>
    <w:rsid w:val="0D17446C"/>
    <w:rsid w:val="0D351891"/>
    <w:rsid w:val="0D3A7FC0"/>
    <w:rsid w:val="0D5F04D9"/>
    <w:rsid w:val="0DA21B68"/>
    <w:rsid w:val="0DA33A19"/>
    <w:rsid w:val="0DF62A6F"/>
    <w:rsid w:val="0E24BC6D"/>
    <w:rsid w:val="0E42C8B8"/>
    <w:rsid w:val="0E7F5BF9"/>
    <w:rsid w:val="0E861A20"/>
    <w:rsid w:val="0E925280"/>
    <w:rsid w:val="0E96B5F7"/>
    <w:rsid w:val="0EDA8FCE"/>
    <w:rsid w:val="0EE70AFA"/>
    <w:rsid w:val="0EEA1C6D"/>
    <w:rsid w:val="0F09C98E"/>
    <w:rsid w:val="0F113727"/>
    <w:rsid w:val="0F17CEEF"/>
    <w:rsid w:val="0F510030"/>
    <w:rsid w:val="0F55C42F"/>
    <w:rsid w:val="0F81AB45"/>
    <w:rsid w:val="100553B7"/>
    <w:rsid w:val="1015D44A"/>
    <w:rsid w:val="1056D0AD"/>
    <w:rsid w:val="1069878A"/>
    <w:rsid w:val="107C598E"/>
    <w:rsid w:val="1095C68A"/>
    <w:rsid w:val="109C520B"/>
    <w:rsid w:val="10A39760"/>
    <w:rsid w:val="10EBD0E1"/>
    <w:rsid w:val="1122ACB1"/>
    <w:rsid w:val="1140F933"/>
    <w:rsid w:val="11690F17"/>
    <w:rsid w:val="116F1654"/>
    <w:rsid w:val="1193C8BC"/>
    <w:rsid w:val="11A25740"/>
    <w:rsid w:val="11D72B79"/>
    <w:rsid w:val="11F4E665"/>
    <w:rsid w:val="12207275"/>
    <w:rsid w:val="12306F3F"/>
    <w:rsid w:val="124DC6E5"/>
    <w:rsid w:val="12528464"/>
    <w:rsid w:val="12787B4C"/>
    <w:rsid w:val="128592D6"/>
    <w:rsid w:val="128BAA44"/>
    <w:rsid w:val="1294E70B"/>
    <w:rsid w:val="12986210"/>
    <w:rsid w:val="129E38EE"/>
    <w:rsid w:val="12ACD64D"/>
    <w:rsid w:val="12CE82B3"/>
    <w:rsid w:val="130E6095"/>
    <w:rsid w:val="13816DB2"/>
    <w:rsid w:val="1424DA1B"/>
    <w:rsid w:val="14336517"/>
    <w:rsid w:val="14776398"/>
    <w:rsid w:val="148DF360"/>
    <w:rsid w:val="14934EF9"/>
    <w:rsid w:val="14A2BD62"/>
    <w:rsid w:val="14AB368B"/>
    <w:rsid w:val="14C8A49D"/>
    <w:rsid w:val="14CE44D3"/>
    <w:rsid w:val="14DF908D"/>
    <w:rsid w:val="151E7B65"/>
    <w:rsid w:val="152C3164"/>
    <w:rsid w:val="1568DD6D"/>
    <w:rsid w:val="15920B5A"/>
    <w:rsid w:val="15CCEB1D"/>
    <w:rsid w:val="1631204A"/>
    <w:rsid w:val="163FE540"/>
    <w:rsid w:val="16A7C07A"/>
    <w:rsid w:val="16B4FD50"/>
    <w:rsid w:val="16B81E67"/>
    <w:rsid w:val="16C17D47"/>
    <w:rsid w:val="16ECB2A2"/>
    <w:rsid w:val="16ED4844"/>
    <w:rsid w:val="171E1E2C"/>
    <w:rsid w:val="17583C56"/>
    <w:rsid w:val="175E906D"/>
    <w:rsid w:val="17646FEC"/>
    <w:rsid w:val="17A586EC"/>
    <w:rsid w:val="17F59642"/>
    <w:rsid w:val="18190AD4"/>
    <w:rsid w:val="182A3F33"/>
    <w:rsid w:val="182E2775"/>
    <w:rsid w:val="18336992"/>
    <w:rsid w:val="18523735"/>
    <w:rsid w:val="185AFAC7"/>
    <w:rsid w:val="18DF313F"/>
    <w:rsid w:val="18F7F6B3"/>
    <w:rsid w:val="194FCB80"/>
    <w:rsid w:val="1953DDE5"/>
    <w:rsid w:val="197167ED"/>
    <w:rsid w:val="19A17AEB"/>
    <w:rsid w:val="19A47530"/>
    <w:rsid w:val="19A7D6AB"/>
    <w:rsid w:val="19B48A41"/>
    <w:rsid w:val="19ECC373"/>
    <w:rsid w:val="19FBB47A"/>
    <w:rsid w:val="1A1A3FE7"/>
    <w:rsid w:val="1A910790"/>
    <w:rsid w:val="1AD6466C"/>
    <w:rsid w:val="1B181747"/>
    <w:rsid w:val="1B1D2B28"/>
    <w:rsid w:val="1B35346F"/>
    <w:rsid w:val="1B460FF8"/>
    <w:rsid w:val="1B4E97CA"/>
    <w:rsid w:val="1B68DAB0"/>
    <w:rsid w:val="1B96EC75"/>
    <w:rsid w:val="1BEF1C4D"/>
    <w:rsid w:val="1C02255C"/>
    <w:rsid w:val="1C02D8CC"/>
    <w:rsid w:val="1C088604"/>
    <w:rsid w:val="1C0CA9C0"/>
    <w:rsid w:val="1C1D15E0"/>
    <w:rsid w:val="1C2EAAC6"/>
    <w:rsid w:val="1C649058"/>
    <w:rsid w:val="1C6CD90D"/>
    <w:rsid w:val="1C719B9C"/>
    <w:rsid w:val="1C8D0FC4"/>
    <w:rsid w:val="1CCF41DC"/>
    <w:rsid w:val="1D01A889"/>
    <w:rsid w:val="1D57AB5A"/>
    <w:rsid w:val="1DB44108"/>
    <w:rsid w:val="1E08A96E"/>
    <w:rsid w:val="1E16D59C"/>
    <w:rsid w:val="1E4B178F"/>
    <w:rsid w:val="1E6E6C49"/>
    <w:rsid w:val="1E84F25C"/>
    <w:rsid w:val="1E929220"/>
    <w:rsid w:val="1F0A3979"/>
    <w:rsid w:val="1F34387C"/>
    <w:rsid w:val="1FE68274"/>
    <w:rsid w:val="200A3CAA"/>
    <w:rsid w:val="201EB293"/>
    <w:rsid w:val="2073FD04"/>
    <w:rsid w:val="20BE4BDA"/>
    <w:rsid w:val="20CC5CFB"/>
    <w:rsid w:val="20DDDAD4"/>
    <w:rsid w:val="20F896BB"/>
    <w:rsid w:val="20FF4553"/>
    <w:rsid w:val="212E8D86"/>
    <w:rsid w:val="213E73AB"/>
    <w:rsid w:val="2143350F"/>
    <w:rsid w:val="21746D9D"/>
    <w:rsid w:val="21B07138"/>
    <w:rsid w:val="21D53272"/>
    <w:rsid w:val="21ED26C2"/>
    <w:rsid w:val="21FA0640"/>
    <w:rsid w:val="2243C067"/>
    <w:rsid w:val="2246F487"/>
    <w:rsid w:val="227CA555"/>
    <w:rsid w:val="2288CC58"/>
    <w:rsid w:val="22A82E03"/>
    <w:rsid w:val="22B1DC62"/>
    <w:rsid w:val="22C1A713"/>
    <w:rsid w:val="22C3C17C"/>
    <w:rsid w:val="22CDC3E1"/>
    <w:rsid w:val="22DE3D01"/>
    <w:rsid w:val="233946D5"/>
    <w:rsid w:val="235B05C9"/>
    <w:rsid w:val="23787DDF"/>
    <w:rsid w:val="2385DA14"/>
    <w:rsid w:val="23CDB1EC"/>
    <w:rsid w:val="23D160E5"/>
    <w:rsid w:val="23EAA2BC"/>
    <w:rsid w:val="240339AD"/>
    <w:rsid w:val="2420250F"/>
    <w:rsid w:val="2473AA79"/>
    <w:rsid w:val="247D36D9"/>
    <w:rsid w:val="24832E1B"/>
    <w:rsid w:val="24B90775"/>
    <w:rsid w:val="24C1307B"/>
    <w:rsid w:val="24F8AE12"/>
    <w:rsid w:val="24FC85F0"/>
    <w:rsid w:val="250EAB0E"/>
    <w:rsid w:val="25329F0A"/>
    <w:rsid w:val="259BE33B"/>
    <w:rsid w:val="25CF50E0"/>
    <w:rsid w:val="25FA77B8"/>
    <w:rsid w:val="260D4E68"/>
    <w:rsid w:val="264B0D52"/>
    <w:rsid w:val="2669F5A3"/>
    <w:rsid w:val="266A0D3D"/>
    <w:rsid w:val="2676328B"/>
    <w:rsid w:val="26797E2E"/>
    <w:rsid w:val="26B2CF9E"/>
    <w:rsid w:val="26BC0951"/>
    <w:rsid w:val="26DB199C"/>
    <w:rsid w:val="26E40936"/>
    <w:rsid w:val="26F840D0"/>
    <w:rsid w:val="2731E445"/>
    <w:rsid w:val="273F4A61"/>
    <w:rsid w:val="2756FB88"/>
    <w:rsid w:val="275DB9FE"/>
    <w:rsid w:val="2776266A"/>
    <w:rsid w:val="27C6A2B2"/>
    <w:rsid w:val="27E65456"/>
    <w:rsid w:val="27EE5914"/>
    <w:rsid w:val="28154E8F"/>
    <w:rsid w:val="282E76EC"/>
    <w:rsid w:val="282F3FCA"/>
    <w:rsid w:val="2872A2FB"/>
    <w:rsid w:val="287354CC"/>
    <w:rsid w:val="28826494"/>
    <w:rsid w:val="28891BD3"/>
    <w:rsid w:val="28AA616B"/>
    <w:rsid w:val="28BE1C1B"/>
    <w:rsid w:val="292D3674"/>
    <w:rsid w:val="2950B5C3"/>
    <w:rsid w:val="297ACE5B"/>
    <w:rsid w:val="2990A517"/>
    <w:rsid w:val="299793C4"/>
    <w:rsid w:val="2997961B"/>
    <w:rsid w:val="29B11EF0"/>
    <w:rsid w:val="29B6F573"/>
    <w:rsid w:val="2A073F1D"/>
    <w:rsid w:val="2A15A2AA"/>
    <w:rsid w:val="2A290DA3"/>
    <w:rsid w:val="2A312508"/>
    <w:rsid w:val="2A699DE7"/>
    <w:rsid w:val="2A712BC9"/>
    <w:rsid w:val="2A806874"/>
    <w:rsid w:val="2AA007B3"/>
    <w:rsid w:val="2AA29C15"/>
    <w:rsid w:val="2AF0F85F"/>
    <w:rsid w:val="2B201931"/>
    <w:rsid w:val="2B88681A"/>
    <w:rsid w:val="2B98460B"/>
    <w:rsid w:val="2BA2718B"/>
    <w:rsid w:val="2BB0B70A"/>
    <w:rsid w:val="2BC8DB06"/>
    <w:rsid w:val="2BCE29F2"/>
    <w:rsid w:val="2C466227"/>
    <w:rsid w:val="2C4C59E5"/>
    <w:rsid w:val="2C4E57E7"/>
    <w:rsid w:val="2C758939"/>
    <w:rsid w:val="2C79F632"/>
    <w:rsid w:val="2CE96DBB"/>
    <w:rsid w:val="2CFBE07C"/>
    <w:rsid w:val="2D134DBB"/>
    <w:rsid w:val="2D17E659"/>
    <w:rsid w:val="2D6F503D"/>
    <w:rsid w:val="2D78ACF8"/>
    <w:rsid w:val="2DECF8B8"/>
    <w:rsid w:val="2E37682F"/>
    <w:rsid w:val="2E4FC147"/>
    <w:rsid w:val="2E561F37"/>
    <w:rsid w:val="2E963166"/>
    <w:rsid w:val="2EFA18B7"/>
    <w:rsid w:val="2F3FB005"/>
    <w:rsid w:val="2F936976"/>
    <w:rsid w:val="2FCE0716"/>
    <w:rsid w:val="306D1477"/>
    <w:rsid w:val="3095382F"/>
    <w:rsid w:val="30D42A9B"/>
    <w:rsid w:val="30D79EE2"/>
    <w:rsid w:val="31014A75"/>
    <w:rsid w:val="3101A1FB"/>
    <w:rsid w:val="3111BF27"/>
    <w:rsid w:val="31578481"/>
    <w:rsid w:val="3176F57C"/>
    <w:rsid w:val="31C41E5B"/>
    <w:rsid w:val="31D21F70"/>
    <w:rsid w:val="31D9E0B9"/>
    <w:rsid w:val="31DA36B5"/>
    <w:rsid w:val="3205C6C5"/>
    <w:rsid w:val="3283C09D"/>
    <w:rsid w:val="328EA107"/>
    <w:rsid w:val="32E2DB82"/>
    <w:rsid w:val="336E99DE"/>
    <w:rsid w:val="33C1E9D4"/>
    <w:rsid w:val="33C6B7F4"/>
    <w:rsid w:val="340F36EC"/>
    <w:rsid w:val="3451DF2E"/>
    <w:rsid w:val="34902B36"/>
    <w:rsid w:val="34C098BD"/>
    <w:rsid w:val="34D018A3"/>
    <w:rsid w:val="355288AD"/>
    <w:rsid w:val="3570E0D7"/>
    <w:rsid w:val="3596348B"/>
    <w:rsid w:val="35A73E8A"/>
    <w:rsid w:val="35AB1773"/>
    <w:rsid w:val="35BD5430"/>
    <w:rsid w:val="35D6471F"/>
    <w:rsid w:val="35EB82B1"/>
    <w:rsid w:val="360F8842"/>
    <w:rsid w:val="36212FEF"/>
    <w:rsid w:val="3637ACB1"/>
    <w:rsid w:val="36490F7D"/>
    <w:rsid w:val="365B2403"/>
    <w:rsid w:val="36870B61"/>
    <w:rsid w:val="36A56D8B"/>
    <w:rsid w:val="36AB6A98"/>
    <w:rsid w:val="36D0B27A"/>
    <w:rsid w:val="36D70A4B"/>
    <w:rsid w:val="36E11C90"/>
    <w:rsid w:val="3701B31F"/>
    <w:rsid w:val="370FAA6B"/>
    <w:rsid w:val="37165B2C"/>
    <w:rsid w:val="3728543D"/>
    <w:rsid w:val="3766047E"/>
    <w:rsid w:val="376AF443"/>
    <w:rsid w:val="3771AF0C"/>
    <w:rsid w:val="37735EF9"/>
    <w:rsid w:val="37A74241"/>
    <w:rsid w:val="37D7D32A"/>
    <w:rsid w:val="37F4F84C"/>
    <w:rsid w:val="383C3E5E"/>
    <w:rsid w:val="38C438E7"/>
    <w:rsid w:val="39359D7D"/>
    <w:rsid w:val="39651057"/>
    <w:rsid w:val="3986819A"/>
    <w:rsid w:val="3989C216"/>
    <w:rsid w:val="3A2E4F02"/>
    <w:rsid w:val="3A4CFAB7"/>
    <w:rsid w:val="3A5D9F11"/>
    <w:rsid w:val="3A6F008A"/>
    <w:rsid w:val="3A97958B"/>
    <w:rsid w:val="3AA2613C"/>
    <w:rsid w:val="3AB73733"/>
    <w:rsid w:val="3B29FAB1"/>
    <w:rsid w:val="3BDDFA11"/>
    <w:rsid w:val="3C3DADB1"/>
    <w:rsid w:val="3C6540E2"/>
    <w:rsid w:val="3C90DD9E"/>
    <w:rsid w:val="3CC19836"/>
    <w:rsid w:val="3D0432D5"/>
    <w:rsid w:val="3D05BBFD"/>
    <w:rsid w:val="3D0BD902"/>
    <w:rsid w:val="3D155997"/>
    <w:rsid w:val="3D2C2080"/>
    <w:rsid w:val="3D49A079"/>
    <w:rsid w:val="3D5FA0AD"/>
    <w:rsid w:val="3DB64695"/>
    <w:rsid w:val="3DE6BCAD"/>
    <w:rsid w:val="3DF27830"/>
    <w:rsid w:val="3E08F9AE"/>
    <w:rsid w:val="3E30214B"/>
    <w:rsid w:val="3E411389"/>
    <w:rsid w:val="3E4F313F"/>
    <w:rsid w:val="3E7D54D8"/>
    <w:rsid w:val="3E8DC5E9"/>
    <w:rsid w:val="3EA8E148"/>
    <w:rsid w:val="3ED8C753"/>
    <w:rsid w:val="3F199FC3"/>
    <w:rsid w:val="3F2098C7"/>
    <w:rsid w:val="3F4599E7"/>
    <w:rsid w:val="3F6D44C1"/>
    <w:rsid w:val="3F6E7E44"/>
    <w:rsid w:val="3F6F5771"/>
    <w:rsid w:val="3F71E3F7"/>
    <w:rsid w:val="3FC7317F"/>
    <w:rsid w:val="402D8443"/>
    <w:rsid w:val="40322FF8"/>
    <w:rsid w:val="4040E344"/>
    <w:rsid w:val="40EE49BD"/>
    <w:rsid w:val="4106B1BD"/>
    <w:rsid w:val="4116FFC6"/>
    <w:rsid w:val="411DA0BE"/>
    <w:rsid w:val="41488196"/>
    <w:rsid w:val="4157C31C"/>
    <w:rsid w:val="41D5883D"/>
    <w:rsid w:val="423BCA3B"/>
    <w:rsid w:val="4286E5FB"/>
    <w:rsid w:val="42B126CE"/>
    <w:rsid w:val="42FA531F"/>
    <w:rsid w:val="42FE4D50"/>
    <w:rsid w:val="4306DD4B"/>
    <w:rsid w:val="4319CDF3"/>
    <w:rsid w:val="431AB8D6"/>
    <w:rsid w:val="4357AF51"/>
    <w:rsid w:val="435AB31A"/>
    <w:rsid w:val="43960AF9"/>
    <w:rsid w:val="43D373F5"/>
    <w:rsid w:val="43F4FC15"/>
    <w:rsid w:val="44076F39"/>
    <w:rsid w:val="440E98F1"/>
    <w:rsid w:val="444928CF"/>
    <w:rsid w:val="4473F73B"/>
    <w:rsid w:val="44BC0093"/>
    <w:rsid w:val="44C68701"/>
    <w:rsid w:val="44F728CB"/>
    <w:rsid w:val="457651E8"/>
    <w:rsid w:val="45AF1462"/>
    <w:rsid w:val="45D006C8"/>
    <w:rsid w:val="45D35325"/>
    <w:rsid w:val="45E48FF7"/>
    <w:rsid w:val="45EEF424"/>
    <w:rsid w:val="464CE247"/>
    <w:rsid w:val="468BA532"/>
    <w:rsid w:val="46D7B522"/>
    <w:rsid w:val="46D7DBAF"/>
    <w:rsid w:val="4702C143"/>
    <w:rsid w:val="4709B329"/>
    <w:rsid w:val="471920CE"/>
    <w:rsid w:val="4740A213"/>
    <w:rsid w:val="4755C2FB"/>
    <w:rsid w:val="477AE343"/>
    <w:rsid w:val="47B3144D"/>
    <w:rsid w:val="47EB2809"/>
    <w:rsid w:val="47FA4F79"/>
    <w:rsid w:val="480763E8"/>
    <w:rsid w:val="4815D21B"/>
    <w:rsid w:val="481FB509"/>
    <w:rsid w:val="483A6A23"/>
    <w:rsid w:val="4850104A"/>
    <w:rsid w:val="48504674"/>
    <w:rsid w:val="486FEBA8"/>
    <w:rsid w:val="48CE89E6"/>
    <w:rsid w:val="48DD9614"/>
    <w:rsid w:val="49227EA8"/>
    <w:rsid w:val="495AED0D"/>
    <w:rsid w:val="49CC3AF6"/>
    <w:rsid w:val="4A004C6C"/>
    <w:rsid w:val="4A57623D"/>
    <w:rsid w:val="4A885D47"/>
    <w:rsid w:val="4A9EA248"/>
    <w:rsid w:val="4AE8608A"/>
    <w:rsid w:val="4AFB1D5E"/>
    <w:rsid w:val="4B2CD8D5"/>
    <w:rsid w:val="4B483CE7"/>
    <w:rsid w:val="4B514102"/>
    <w:rsid w:val="4B870624"/>
    <w:rsid w:val="4B8FFE09"/>
    <w:rsid w:val="4BCE63C9"/>
    <w:rsid w:val="4BE03F37"/>
    <w:rsid w:val="4BF97727"/>
    <w:rsid w:val="4C10C552"/>
    <w:rsid w:val="4C7F529D"/>
    <w:rsid w:val="4C87D280"/>
    <w:rsid w:val="4CA13459"/>
    <w:rsid w:val="4D00B2D6"/>
    <w:rsid w:val="4D328657"/>
    <w:rsid w:val="4D5EB408"/>
    <w:rsid w:val="4DB8CF63"/>
    <w:rsid w:val="4DEFA1DC"/>
    <w:rsid w:val="4E35B622"/>
    <w:rsid w:val="4E754814"/>
    <w:rsid w:val="4E9F5866"/>
    <w:rsid w:val="4EAAC298"/>
    <w:rsid w:val="4ECC6298"/>
    <w:rsid w:val="4EF9CD00"/>
    <w:rsid w:val="4F01728C"/>
    <w:rsid w:val="4F049471"/>
    <w:rsid w:val="4F0DD4F6"/>
    <w:rsid w:val="4F38ED81"/>
    <w:rsid w:val="4F5F11B8"/>
    <w:rsid w:val="5004A385"/>
    <w:rsid w:val="506DE184"/>
    <w:rsid w:val="5086AB7B"/>
    <w:rsid w:val="508A3CAA"/>
    <w:rsid w:val="50959D61"/>
    <w:rsid w:val="50C03782"/>
    <w:rsid w:val="50D76C87"/>
    <w:rsid w:val="50E2B1B8"/>
    <w:rsid w:val="50F08174"/>
    <w:rsid w:val="5127429E"/>
    <w:rsid w:val="514F9133"/>
    <w:rsid w:val="515FA541"/>
    <w:rsid w:val="5194828D"/>
    <w:rsid w:val="519FDE39"/>
    <w:rsid w:val="51C8BADC"/>
    <w:rsid w:val="5202AB14"/>
    <w:rsid w:val="52239944"/>
    <w:rsid w:val="52296DEC"/>
    <w:rsid w:val="523126FD"/>
    <w:rsid w:val="523C2C59"/>
    <w:rsid w:val="52867EC6"/>
    <w:rsid w:val="52B1696C"/>
    <w:rsid w:val="52D2B6BC"/>
    <w:rsid w:val="530BC439"/>
    <w:rsid w:val="530BDE36"/>
    <w:rsid w:val="530F6550"/>
    <w:rsid w:val="53323AD4"/>
    <w:rsid w:val="5344D37F"/>
    <w:rsid w:val="53614AB2"/>
    <w:rsid w:val="536BA64C"/>
    <w:rsid w:val="54676779"/>
    <w:rsid w:val="54942176"/>
    <w:rsid w:val="54A730FA"/>
    <w:rsid w:val="54B67489"/>
    <w:rsid w:val="54E98CB1"/>
    <w:rsid w:val="54F6A07D"/>
    <w:rsid w:val="54F7085B"/>
    <w:rsid w:val="55071044"/>
    <w:rsid w:val="550D5C42"/>
    <w:rsid w:val="55B58831"/>
    <w:rsid w:val="55CEB621"/>
    <w:rsid w:val="55CED396"/>
    <w:rsid w:val="55D44AD4"/>
    <w:rsid w:val="561823C5"/>
    <w:rsid w:val="5626E5F3"/>
    <w:rsid w:val="564375C6"/>
    <w:rsid w:val="56899BA5"/>
    <w:rsid w:val="568AC2EC"/>
    <w:rsid w:val="56A3067B"/>
    <w:rsid w:val="56AC0AFA"/>
    <w:rsid w:val="56B047C6"/>
    <w:rsid w:val="5739D211"/>
    <w:rsid w:val="57408705"/>
    <w:rsid w:val="57599AF6"/>
    <w:rsid w:val="576B82AB"/>
    <w:rsid w:val="57787E54"/>
    <w:rsid w:val="57BBEAAF"/>
    <w:rsid w:val="57C89E18"/>
    <w:rsid w:val="57C8D371"/>
    <w:rsid w:val="57E4E752"/>
    <w:rsid w:val="57E8113E"/>
    <w:rsid w:val="5818DB0B"/>
    <w:rsid w:val="5856444B"/>
    <w:rsid w:val="58588E5E"/>
    <w:rsid w:val="587A26D8"/>
    <w:rsid w:val="588C996F"/>
    <w:rsid w:val="58BEBAE2"/>
    <w:rsid w:val="58E1B858"/>
    <w:rsid w:val="590E05F8"/>
    <w:rsid w:val="5932E1D0"/>
    <w:rsid w:val="59695870"/>
    <w:rsid w:val="5979A898"/>
    <w:rsid w:val="5980B7B3"/>
    <w:rsid w:val="59B24B04"/>
    <w:rsid w:val="59E6E5DF"/>
    <w:rsid w:val="59F31B7C"/>
    <w:rsid w:val="5A185060"/>
    <w:rsid w:val="5A2356C7"/>
    <w:rsid w:val="5A3F07BF"/>
    <w:rsid w:val="5A404E6D"/>
    <w:rsid w:val="5A62AA9F"/>
    <w:rsid w:val="5AAA13CF"/>
    <w:rsid w:val="5ABCEA0D"/>
    <w:rsid w:val="5AF23C9D"/>
    <w:rsid w:val="5AF5F10E"/>
    <w:rsid w:val="5B037A52"/>
    <w:rsid w:val="5B05FD5F"/>
    <w:rsid w:val="5B109DA2"/>
    <w:rsid w:val="5B2562C2"/>
    <w:rsid w:val="5BA0F9C0"/>
    <w:rsid w:val="5BAE74FB"/>
    <w:rsid w:val="5BB08B03"/>
    <w:rsid w:val="5BCE6339"/>
    <w:rsid w:val="5C58E27E"/>
    <w:rsid w:val="5C875691"/>
    <w:rsid w:val="5CAC309D"/>
    <w:rsid w:val="5CBAA8FF"/>
    <w:rsid w:val="5D16EFDC"/>
    <w:rsid w:val="5D1E86A1"/>
    <w:rsid w:val="5D22FD37"/>
    <w:rsid w:val="5D2ABC3E"/>
    <w:rsid w:val="5D5B0CBE"/>
    <w:rsid w:val="5D8E1191"/>
    <w:rsid w:val="5DA71374"/>
    <w:rsid w:val="5DB144E4"/>
    <w:rsid w:val="5DC874DE"/>
    <w:rsid w:val="5DCA6221"/>
    <w:rsid w:val="5DD598AE"/>
    <w:rsid w:val="5E0A5C0E"/>
    <w:rsid w:val="5E202D80"/>
    <w:rsid w:val="5E24066E"/>
    <w:rsid w:val="5E3176BF"/>
    <w:rsid w:val="5E3C05FF"/>
    <w:rsid w:val="5E52A2B0"/>
    <w:rsid w:val="5E69302E"/>
    <w:rsid w:val="5EA535C1"/>
    <w:rsid w:val="5EBA5702"/>
    <w:rsid w:val="5EF84EA4"/>
    <w:rsid w:val="5F6CE06D"/>
    <w:rsid w:val="5F8E6CEF"/>
    <w:rsid w:val="5FCDFFD4"/>
    <w:rsid w:val="5FE2F3A5"/>
    <w:rsid w:val="5FEE2D6D"/>
    <w:rsid w:val="60307FAA"/>
    <w:rsid w:val="606110C1"/>
    <w:rsid w:val="60CED95D"/>
    <w:rsid w:val="60D7DA4C"/>
    <w:rsid w:val="60E20073"/>
    <w:rsid w:val="6124096A"/>
    <w:rsid w:val="61271293"/>
    <w:rsid w:val="612C9281"/>
    <w:rsid w:val="61752D50"/>
    <w:rsid w:val="61A50632"/>
    <w:rsid w:val="61A694F4"/>
    <w:rsid w:val="61BF2351"/>
    <w:rsid w:val="623AAAEE"/>
    <w:rsid w:val="6260AD63"/>
    <w:rsid w:val="627413B6"/>
    <w:rsid w:val="62A12925"/>
    <w:rsid w:val="62A2EF8D"/>
    <w:rsid w:val="62D95801"/>
    <w:rsid w:val="63169438"/>
    <w:rsid w:val="63201D33"/>
    <w:rsid w:val="63259D88"/>
    <w:rsid w:val="63522038"/>
    <w:rsid w:val="6365CA81"/>
    <w:rsid w:val="637A08E6"/>
    <w:rsid w:val="63B5073F"/>
    <w:rsid w:val="63E3E802"/>
    <w:rsid w:val="63FF2415"/>
    <w:rsid w:val="6466822F"/>
    <w:rsid w:val="646915CD"/>
    <w:rsid w:val="646D2D1A"/>
    <w:rsid w:val="648977AA"/>
    <w:rsid w:val="64B249CB"/>
    <w:rsid w:val="64EED012"/>
    <w:rsid w:val="650EDAD4"/>
    <w:rsid w:val="65596198"/>
    <w:rsid w:val="660037C3"/>
    <w:rsid w:val="6625A577"/>
    <w:rsid w:val="6634E998"/>
    <w:rsid w:val="663E9C02"/>
    <w:rsid w:val="66548DF1"/>
    <w:rsid w:val="6677F2D8"/>
    <w:rsid w:val="66B5B2C6"/>
    <w:rsid w:val="66E1F3D7"/>
    <w:rsid w:val="66E31D3F"/>
    <w:rsid w:val="66F34341"/>
    <w:rsid w:val="670AA88D"/>
    <w:rsid w:val="672A010B"/>
    <w:rsid w:val="67450E06"/>
    <w:rsid w:val="67B4B06F"/>
    <w:rsid w:val="67D22B51"/>
    <w:rsid w:val="680560A5"/>
    <w:rsid w:val="68C63A7D"/>
    <w:rsid w:val="68F3A36C"/>
    <w:rsid w:val="68F7DD45"/>
    <w:rsid w:val="6906429C"/>
    <w:rsid w:val="69577434"/>
    <w:rsid w:val="6959442D"/>
    <w:rsid w:val="695F2D0D"/>
    <w:rsid w:val="6A15FAE9"/>
    <w:rsid w:val="6A66CFDD"/>
    <w:rsid w:val="6A864C7A"/>
    <w:rsid w:val="6A88C16B"/>
    <w:rsid w:val="6ACBA630"/>
    <w:rsid w:val="6B32D96D"/>
    <w:rsid w:val="6B467CCD"/>
    <w:rsid w:val="6B49D83C"/>
    <w:rsid w:val="6B84707E"/>
    <w:rsid w:val="6B9BAF84"/>
    <w:rsid w:val="6BD79AC8"/>
    <w:rsid w:val="6BD9F4D0"/>
    <w:rsid w:val="6BE9FC31"/>
    <w:rsid w:val="6BF462F9"/>
    <w:rsid w:val="6C44EFD0"/>
    <w:rsid w:val="6C7D37CB"/>
    <w:rsid w:val="6C8893E2"/>
    <w:rsid w:val="6C908E66"/>
    <w:rsid w:val="6CA6745B"/>
    <w:rsid w:val="6CB5359E"/>
    <w:rsid w:val="6CC7DEF5"/>
    <w:rsid w:val="6D71CAB5"/>
    <w:rsid w:val="6D9892A3"/>
    <w:rsid w:val="6D9BD02A"/>
    <w:rsid w:val="6DC50E96"/>
    <w:rsid w:val="6DCA5BF6"/>
    <w:rsid w:val="6DF70CFB"/>
    <w:rsid w:val="6E413FB3"/>
    <w:rsid w:val="6E5F9FD6"/>
    <w:rsid w:val="6E6A2340"/>
    <w:rsid w:val="6EA2D05A"/>
    <w:rsid w:val="6EEB5CF2"/>
    <w:rsid w:val="6EF86C9D"/>
    <w:rsid w:val="6F1D82C1"/>
    <w:rsid w:val="6F1D9E8C"/>
    <w:rsid w:val="6F28D5F9"/>
    <w:rsid w:val="6F33FA01"/>
    <w:rsid w:val="6F4B2652"/>
    <w:rsid w:val="6F6D390A"/>
    <w:rsid w:val="6F9D41FD"/>
    <w:rsid w:val="6FC20158"/>
    <w:rsid w:val="6FEF132E"/>
    <w:rsid w:val="70041FBF"/>
    <w:rsid w:val="70200D46"/>
    <w:rsid w:val="7042925F"/>
    <w:rsid w:val="704C331A"/>
    <w:rsid w:val="7050543D"/>
    <w:rsid w:val="7072972B"/>
    <w:rsid w:val="70939D19"/>
    <w:rsid w:val="70C58C92"/>
    <w:rsid w:val="70DD7D7E"/>
    <w:rsid w:val="714683F4"/>
    <w:rsid w:val="71716358"/>
    <w:rsid w:val="71D3A290"/>
    <w:rsid w:val="71D4A928"/>
    <w:rsid w:val="7236124E"/>
    <w:rsid w:val="7245149A"/>
    <w:rsid w:val="7264EFFA"/>
    <w:rsid w:val="726513CD"/>
    <w:rsid w:val="72680DF3"/>
    <w:rsid w:val="72796923"/>
    <w:rsid w:val="7288B48F"/>
    <w:rsid w:val="729B1848"/>
    <w:rsid w:val="72FCB250"/>
    <w:rsid w:val="7309452F"/>
    <w:rsid w:val="7330C944"/>
    <w:rsid w:val="73490C98"/>
    <w:rsid w:val="7393AD92"/>
    <w:rsid w:val="73F314E4"/>
    <w:rsid w:val="7407194F"/>
    <w:rsid w:val="7463CA98"/>
    <w:rsid w:val="747B3462"/>
    <w:rsid w:val="7487EAE3"/>
    <w:rsid w:val="748ABC22"/>
    <w:rsid w:val="749020C0"/>
    <w:rsid w:val="7497AEE2"/>
    <w:rsid w:val="74A8B7A0"/>
    <w:rsid w:val="74A9009A"/>
    <w:rsid w:val="74CD589E"/>
    <w:rsid w:val="74D0A10F"/>
    <w:rsid w:val="74EF577C"/>
    <w:rsid w:val="74F2C18B"/>
    <w:rsid w:val="74F9A515"/>
    <w:rsid w:val="74F9ACB3"/>
    <w:rsid w:val="74FDE9C4"/>
    <w:rsid w:val="751508FE"/>
    <w:rsid w:val="751F8D01"/>
    <w:rsid w:val="755895EC"/>
    <w:rsid w:val="755BCCAE"/>
    <w:rsid w:val="755C7E2E"/>
    <w:rsid w:val="75914888"/>
    <w:rsid w:val="759B6844"/>
    <w:rsid w:val="759CEC43"/>
    <w:rsid w:val="75B7673F"/>
    <w:rsid w:val="75C696C5"/>
    <w:rsid w:val="75CD396E"/>
    <w:rsid w:val="75EEDD09"/>
    <w:rsid w:val="75F254A6"/>
    <w:rsid w:val="760DF430"/>
    <w:rsid w:val="763697F2"/>
    <w:rsid w:val="765BB3A2"/>
    <w:rsid w:val="76877082"/>
    <w:rsid w:val="76BED1F8"/>
    <w:rsid w:val="76CAC40B"/>
    <w:rsid w:val="76E4CE5E"/>
    <w:rsid w:val="76F14F59"/>
    <w:rsid w:val="771165FA"/>
    <w:rsid w:val="7739779A"/>
    <w:rsid w:val="7744DD12"/>
    <w:rsid w:val="7745CC69"/>
    <w:rsid w:val="775272A9"/>
    <w:rsid w:val="77CA5D42"/>
    <w:rsid w:val="77CF6D00"/>
    <w:rsid w:val="77E06200"/>
    <w:rsid w:val="78034AFB"/>
    <w:rsid w:val="7824F4E9"/>
    <w:rsid w:val="78373B13"/>
    <w:rsid w:val="783917B3"/>
    <w:rsid w:val="7841A2AE"/>
    <w:rsid w:val="784265EC"/>
    <w:rsid w:val="7891B158"/>
    <w:rsid w:val="78A553D2"/>
    <w:rsid w:val="78B45201"/>
    <w:rsid w:val="78DC1E09"/>
    <w:rsid w:val="78ECD1B4"/>
    <w:rsid w:val="794B2E30"/>
    <w:rsid w:val="7991899F"/>
    <w:rsid w:val="79EC0EC9"/>
    <w:rsid w:val="7A0175DC"/>
    <w:rsid w:val="7A2FEB34"/>
    <w:rsid w:val="7A3103F6"/>
    <w:rsid w:val="7A409DED"/>
    <w:rsid w:val="7A8C8DD8"/>
    <w:rsid w:val="7AEDC809"/>
    <w:rsid w:val="7AEEE184"/>
    <w:rsid w:val="7AF990EA"/>
    <w:rsid w:val="7B68FB4C"/>
    <w:rsid w:val="7B719061"/>
    <w:rsid w:val="7B8295AA"/>
    <w:rsid w:val="7B93F283"/>
    <w:rsid w:val="7BE2F95A"/>
    <w:rsid w:val="7C2EE932"/>
    <w:rsid w:val="7C38657B"/>
    <w:rsid w:val="7C44FC6C"/>
    <w:rsid w:val="7C471AF9"/>
    <w:rsid w:val="7C532809"/>
    <w:rsid w:val="7C553060"/>
    <w:rsid w:val="7C7C1CEF"/>
    <w:rsid w:val="7C89986A"/>
    <w:rsid w:val="7C8F4DF4"/>
    <w:rsid w:val="7C971F4F"/>
    <w:rsid w:val="7CBD4B77"/>
    <w:rsid w:val="7CE2A53B"/>
    <w:rsid w:val="7D4A0866"/>
    <w:rsid w:val="7D6AC89B"/>
    <w:rsid w:val="7D78C4F5"/>
    <w:rsid w:val="7D8B0D01"/>
    <w:rsid w:val="7D8DDD67"/>
    <w:rsid w:val="7D8FE27D"/>
    <w:rsid w:val="7DF1F7EE"/>
    <w:rsid w:val="7E3928EE"/>
    <w:rsid w:val="7E95B201"/>
    <w:rsid w:val="7EAC9555"/>
    <w:rsid w:val="7EE63AA5"/>
    <w:rsid w:val="7F12A0AF"/>
    <w:rsid w:val="7F373560"/>
    <w:rsid w:val="7F38EF01"/>
    <w:rsid w:val="7F4E3BA6"/>
    <w:rsid w:val="7FCA0D5C"/>
    <w:rsid w:val="7FCAB35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AC8EB"/>
  <w15:chartTrackingRefBased/>
  <w15:docId w15:val="{9F6D45A3-BCD2-4601-9C1A-F6D8BD6F1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2780"/>
    <w:pPr>
      <w:spacing w:after="0" w:line="276" w:lineRule="auto"/>
      <w:jc w:val="both"/>
    </w:pPr>
    <w:rPr>
      <w:rFonts w:eastAsia="Times New Roman" w:cs="Arial"/>
      <w:sz w:val="20"/>
      <w:szCs w:val="24"/>
      <w:lang w:val="en-US"/>
    </w:rPr>
  </w:style>
  <w:style w:type="paragraph" w:styleId="Heading1">
    <w:name w:val="heading 1"/>
    <w:aliases w:val="Normal1,contents,h1,H1,Part,fmsheading1,h11,h1 Char,II+ Char,I Char,1 Char,H1 Char,H11 Char,H12 Char,H13 Char,H14 Char,H15 Char,H16 Char,H17 Char,temp Char,l1 Char,Head1 Char,Head Char,Numbered Char,nu Char,Level 1 Head Char,Header 1 Char,g"/>
    <w:basedOn w:val="Heading2"/>
    <w:next w:val="Normal"/>
    <w:link w:val="Heading1Char"/>
    <w:qFormat/>
    <w:rsid w:val="00915443"/>
    <w:pPr>
      <w:numPr>
        <w:ilvl w:val="0"/>
      </w:numPr>
      <w:outlineLvl w:val="0"/>
    </w:pPr>
    <w:rPr>
      <w:sz w:val="24"/>
    </w:rPr>
  </w:style>
  <w:style w:type="paragraph" w:styleId="Heading2">
    <w:name w:val="heading 2"/>
    <w:aliases w:val="Normal2,h2,Intro Text Bold,heading 2,2,Header 2,l2,Level 2 Head,H2,Chapter Title,fmsheading2,h21,Heading 2 Char1 Char,Heading 2 Char Char Char,h2 Char Char Char,A Char Char Char,2 Char Char Char,H2 Char Char Char,l2 Char Char Char,Lev 2 Char"/>
    <w:basedOn w:val="Normal"/>
    <w:next w:val="Normal"/>
    <w:link w:val="Heading2Char"/>
    <w:autoRedefine/>
    <w:qFormat/>
    <w:rsid w:val="00693D49"/>
    <w:pPr>
      <w:keepNext/>
      <w:keepLines/>
      <w:numPr>
        <w:ilvl w:val="1"/>
        <w:numId w:val="28"/>
      </w:numPr>
      <w:spacing w:before="240" w:after="240" w:line="240" w:lineRule="auto"/>
      <w:jc w:val="left"/>
      <w:outlineLvl w:val="1"/>
    </w:pPr>
    <w:rPr>
      <w:b/>
      <w:bCs/>
      <w:iCs/>
      <w:sz w:val="22"/>
      <w:szCs w:val="28"/>
    </w:rPr>
  </w:style>
  <w:style w:type="paragraph" w:styleId="Heading3">
    <w:name w:val="heading 3"/>
    <w:aliases w:val="Normal3,underlined Heading,h3,H3,heading 3,Section,fmsheading3,13,Level-3 heading,heading3,3,Heading 3 Char3,TF-Overskrift 3 Char,subhead Char,1. Char,l3 Char,CT Char,Head3 Char,Level 3 Head Char,alltoc Char,Table3 Char,Heading 3 Char Char1"/>
    <w:basedOn w:val="Normal"/>
    <w:next w:val="Normal"/>
    <w:link w:val="Heading3Char"/>
    <w:uiPriority w:val="99"/>
    <w:qFormat/>
    <w:rsid w:val="009E588B"/>
    <w:pPr>
      <w:keepNext/>
      <w:numPr>
        <w:ilvl w:val="2"/>
        <w:numId w:val="31"/>
      </w:numPr>
      <w:tabs>
        <w:tab w:val="num" w:pos="720"/>
      </w:tabs>
      <w:spacing w:before="240" w:after="60"/>
      <w:outlineLvl w:val="2"/>
    </w:pPr>
    <w:rPr>
      <w:b/>
      <w:bCs/>
      <w:szCs w:val="26"/>
    </w:rPr>
  </w:style>
  <w:style w:type="paragraph" w:styleId="Heading4">
    <w:name w:val="heading 4"/>
    <w:aliases w:val="Normal4,a,h4,Map Title,4,Heading 4 Char3,Heading 4 Char2 Char1,Heading 4 Char1 Char Char1,Map Title Char Char Char1,h4 Char Char Char1,a. Char Char Char1,4 Char Char Char1,l4 Char Char Char1,I4 Char Char Char1,Head4 Char Char Char1,Level 2 - a"/>
    <w:basedOn w:val="Normal"/>
    <w:next w:val="Normal"/>
    <w:link w:val="Heading4Char"/>
    <w:qFormat/>
    <w:rsid w:val="00D9428A"/>
    <w:pPr>
      <w:keepNext/>
      <w:numPr>
        <w:ilvl w:val="3"/>
        <w:numId w:val="31"/>
      </w:numPr>
      <w:spacing w:before="240" w:after="60"/>
      <w:outlineLvl w:val="3"/>
    </w:pPr>
    <w:rPr>
      <w:b/>
      <w:bCs/>
      <w:szCs w:val="28"/>
    </w:rPr>
  </w:style>
  <w:style w:type="paragraph" w:styleId="Heading5">
    <w:name w:val="heading 5"/>
    <w:aliases w:val="Normal5,5,Block Label,h5,l5,Head5,Level 5,Atty Info 3,Level 51,not set up (5)"/>
    <w:basedOn w:val="Normal"/>
    <w:next w:val="Normal"/>
    <w:link w:val="Heading5Char"/>
    <w:qFormat/>
    <w:rsid w:val="009E588B"/>
    <w:pPr>
      <w:spacing w:before="240" w:after="60"/>
      <w:outlineLvl w:val="4"/>
    </w:pPr>
    <w:rPr>
      <w:b/>
      <w:bCs/>
      <w:iCs/>
      <w:szCs w:val="26"/>
    </w:rPr>
  </w:style>
  <w:style w:type="paragraph" w:styleId="Heading6">
    <w:name w:val="heading 6"/>
    <w:aliases w:val="Normal6,heading6,Legal Level 1."/>
    <w:basedOn w:val="Normal"/>
    <w:next w:val="Normal"/>
    <w:link w:val="Heading6Char"/>
    <w:qFormat/>
    <w:rsid w:val="009E588B"/>
    <w:pPr>
      <w:spacing w:before="240" w:after="60"/>
      <w:outlineLvl w:val="5"/>
    </w:pPr>
    <w:rPr>
      <w:b/>
      <w:bCs/>
      <w:i/>
      <w:szCs w:val="22"/>
    </w:rPr>
  </w:style>
  <w:style w:type="paragraph" w:styleId="Heading7">
    <w:name w:val="heading 7"/>
    <w:basedOn w:val="Normal"/>
    <w:next w:val="Normal"/>
    <w:link w:val="Heading7Char"/>
    <w:qFormat/>
    <w:rsid w:val="009E588B"/>
    <w:pPr>
      <w:spacing w:before="240" w:after="60"/>
      <w:outlineLvl w:val="6"/>
    </w:pPr>
  </w:style>
  <w:style w:type="paragraph" w:styleId="Heading8">
    <w:name w:val="heading 8"/>
    <w:basedOn w:val="Normal"/>
    <w:next w:val="Normal"/>
    <w:link w:val="Heading8Char"/>
    <w:qFormat/>
    <w:rsid w:val="009E588B"/>
    <w:pPr>
      <w:spacing w:before="240" w:after="60"/>
      <w:outlineLvl w:val="7"/>
    </w:pPr>
    <w:rPr>
      <w:i/>
      <w:iCs/>
    </w:rPr>
  </w:style>
  <w:style w:type="paragraph" w:styleId="Heading9">
    <w:name w:val="heading 9"/>
    <w:basedOn w:val="Normal"/>
    <w:next w:val="Normal"/>
    <w:link w:val="Heading9Char"/>
    <w:qFormat/>
    <w:rsid w:val="009E588B"/>
    <w:pPr>
      <w:spacing w:before="240" w:after="60"/>
      <w:outlineLvl w:val="8"/>
    </w:pPr>
    <w:rPr>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Normal1 Char,contents Char,h1 Char1,H1 Char1,Part Char,fmsheading1 Char,h11 Char,h1 Char Char,II+ Char Char,I Char Char,1 Char Char,H1 Char Char,H11 Char Char,H12 Char Char,H13 Char Char,H14 Char Char,H15 Char Char,H16 Char Char,g Char"/>
    <w:basedOn w:val="DefaultParagraphFont"/>
    <w:link w:val="Heading1"/>
    <w:rsid w:val="00915443"/>
    <w:rPr>
      <w:rFonts w:eastAsia="Times New Roman" w:cs="Arial"/>
      <w:b/>
      <w:bCs/>
      <w:iCs/>
      <w:sz w:val="24"/>
      <w:szCs w:val="28"/>
      <w:lang w:val="en-US"/>
    </w:rPr>
  </w:style>
  <w:style w:type="character" w:styleId="Heading2Char" w:customStyle="1">
    <w:name w:val="Heading 2 Char"/>
    <w:aliases w:val="Normal2 Char,h2 Char,Intro Text Bold Char,heading 2 Char,2 Char,Header 2 Char,l2 Char,Level 2 Head Char,H2 Char,Chapter Title Char,fmsheading2 Char,h21 Char,Heading 2 Char1 Char Char,Heading 2 Char Char Char Char,h2 Char Char Char Char"/>
    <w:basedOn w:val="DefaultParagraphFont"/>
    <w:link w:val="Heading2"/>
    <w:rsid w:val="00693D49"/>
    <w:rPr>
      <w:rFonts w:eastAsia="Times New Roman" w:cs="Arial"/>
      <w:b/>
      <w:bCs/>
      <w:iCs/>
      <w:szCs w:val="28"/>
      <w:lang w:val="en-US"/>
    </w:rPr>
  </w:style>
  <w:style w:type="character" w:styleId="Heading3Char" w:customStyle="1">
    <w:name w:val="Heading 3 Char"/>
    <w:aliases w:val="Normal3 Char,underlined Heading Char,h3 Char,H3 Char,heading 3 Char,Section Char,fmsheading3 Char,13 Char,Level-3 heading Char,heading3 Char,3 Char,Heading 3 Char3 Char,TF-Overskrift 3 Char Char,subhead Char Char,1. Char Char,l3 Char Char"/>
    <w:basedOn w:val="DefaultParagraphFont"/>
    <w:link w:val="Heading3"/>
    <w:uiPriority w:val="99"/>
    <w:rsid w:val="009E588B"/>
    <w:rPr>
      <w:rFonts w:eastAsia="Times New Roman" w:cs="Arial"/>
      <w:b/>
      <w:bCs/>
      <w:sz w:val="20"/>
      <w:szCs w:val="26"/>
      <w:lang w:val="en-US"/>
    </w:rPr>
  </w:style>
  <w:style w:type="character" w:styleId="Heading4Char" w:customStyle="1">
    <w:name w:val="Heading 4 Char"/>
    <w:aliases w:val="Normal4 Char,a Char,h4 Char,Map Title Char,4 Char,Heading 4 Char3 Char,Heading 4 Char2 Char1 Char,Heading 4 Char1 Char Char1 Char,Map Title Char Char Char1 Char,h4 Char Char Char1 Char,a. Char Char Char1 Char,4 Char Char Char1 Char"/>
    <w:basedOn w:val="DefaultParagraphFont"/>
    <w:link w:val="Heading4"/>
    <w:rsid w:val="003A2EA9"/>
    <w:rPr>
      <w:rFonts w:eastAsia="Times New Roman" w:cs="Arial"/>
      <w:b/>
      <w:bCs/>
      <w:sz w:val="20"/>
      <w:szCs w:val="28"/>
      <w:lang w:val="en-US"/>
    </w:rPr>
  </w:style>
  <w:style w:type="character" w:styleId="Heading5Char" w:customStyle="1">
    <w:name w:val="Heading 5 Char"/>
    <w:aliases w:val="Normal5 Char,5 Char,Block Label Char,h5 Char,l5 Char,Head5 Char,Level 5 Char,Atty Info 3 Char,Level 51 Char,not set up (5) Char"/>
    <w:basedOn w:val="DefaultParagraphFont"/>
    <w:link w:val="Heading5"/>
    <w:rsid w:val="009E588B"/>
    <w:rPr>
      <w:rFonts w:eastAsia="Times New Roman" w:cs="Arial"/>
      <w:b/>
      <w:bCs/>
      <w:iCs/>
      <w:sz w:val="20"/>
      <w:szCs w:val="26"/>
      <w:lang w:val="en-US"/>
    </w:rPr>
  </w:style>
  <w:style w:type="character" w:styleId="Heading6Char" w:customStyle="1">
    <w:name w:val="Heading 6 Char"/>
    <w:aliases w:val="Normal6 Char,heading6 Char,Legal Level 1. Char"/>
    <w:basedOn w:val="DefaultParagraphFont"/>
    <w:link w:val="Heading6"/>
    <w:rsid w:val="009E588B"/>
    <w:rPr>
      <w:rFonts w:eastAsia="Times New Roman" w:cs="Arial"/>
      <w:b/>
      <w:bCs/>
      <w:i/>
      <w:sz w:val="20"/>
      <w:lang w:val="en-US"/>
    </w:rPr>
  </w:style>
  <w:style w:type="character" w:styleId="Heading7Char" w:customStyle="1">
    <w:name w:val="Heading 7 Char"/>
    <w:basedOn w:val="DefaultParagraphFont"/>
    <w:link w:val="Heading7"/>
    <w:rsid w:val="009E588B"/>
    <w:rPr>
      <w:rFonts w:eastAsia="Times New Roman" w:cs="Arial"/>
      <w:sz w:val="20"/>
      <w:szCs w:val="24"/>
      <w:lang w:val="en-US"/>
    </w:rPr>
  </w:style>
  <w:style w:type="character" w:styleId="Heading8Char" w:customStyle="1">
    <w:name w:val="Heading 8 Char"/>
    <w:basedOn w:val="DefaultParagraphFont"/>
    <w:link w:val="Heading8"/>
    <w:rsid w:val="009E588B"/>
    <w:rPr>
      <w:rFonts w:eastAsia="Times New Roman" w:cs="Arial"/>
      <w:i/>
      <w:iCs/>
      <w:sz w:val="20"/>
      <w:szCs w:val="24"/>
      <w:lang w:val="en-US"/>
    </w:rPr>
  </w:style>
  <w:style w:type="character" w:styleId="Heading9Char" w:customStyle="1">
    <w:name w:val="Heading 9 Char"/>
    <w:basedOn w:val="DefaultParagraphFont"/>
    <w:link w:val="Heading9"/>
    <w:rsid w:val="009E588B"/>
    <w:rPr>
      <w:rFonts w:eastAsia="Times New Roman" w:cs="Arial"/>
      <w:lang w:val="en-US"/>
    </w:rPr>
  </w:style>
  <w:style w:type="paragraph" w:styleId="TOC1">
    <w:name w:val="toc 1"/>
    <w:basedOn w:val="Normal"/>
    <w:next w:val="Normal"/>
    <w:autoRedefine/>
    <w:uiPriority w:val="39"/>
    <w:unhideWhenUsed/>
    <w:rsid w:val="00EF7525"/>
    <w:pPr>
      <w:tabs>
        <w:tab w:val="left" w:pos="400"/>
        <w:tab w:val="right" w:leader="dot" w:pos="9016"/>
      </w:tabs>
    </w:pPr>
  </w:style>
  <w:style w:type="paragraph" w:styleId="TOC2">
    <w:name w:val="toc 2"/>
    <w:basedOn w:val="Normal"/>
    <w:next w:val="Normal"/>
    <w:autoRedefine/>
    <w:uiPriority w:val="39"/>
    <w:unhideWhenUsed/>
    <w:rsid w:val="00E67224"/>
    <w:pPr>
      <w:tabs>
        <w:tab w:val="left" w:pos="880"/>
        <w:tab w:val="right" w:leader="dot" w:pos="9016"/>
      </w:tabs>
      <w:ind w:left="200"/>
    </w:pPr>
  </w:style>
  <w:style w:type="character" w:styleId="Hyperlink">
    <w:name w:val="Hyperlink"/>
    <w:uiPriority w:val="99"/>
    <w:unhideWhenUsed/>
    <w:rsid w:val="009E588B"/>
    <w:rPr>
      <w:color w:val="0563C1"/>
      <w:u w:val="single"/>
    </w:rPr>
  </w:style>
  <w:style w:type="paragraph" w:styleId="TOC3">
    <w:name w:val="toc 3"/>
    <w:basedOn w:val="Normal"/>
    <w:next w:val="Normal"/>
    <w:autoRedefine/>
    <w:uiPriority w:val="39"/>
    <w:unhideWhenUsed/>
    <w:rsid w:val="009E588B"/>
    <w:pPr>
      <w:ind w:left="400"/>
    </w:pPr>
  </w:style>
  <w:style w:type="table" w:styleId="TableGrid">
    <w:name w:val="Table Grid"/>
    <w:basedOn w:val="TableNormal"/>
    <w:uiPriority w:val="39"/>
    <w:rsid w:val="009E588B"/>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9E588B"/>
    <w:pPr>
      <w:tabs>
        <w:tab w:val="center" w:pos="4513"/>
        <w:tab w:val="right" w:pos="9026"/>
      </w:tabs>
    </w:pPr>
  </w:style>
  <w:style w:type="character" w:styleId="HeaderChar" w:customStyle="1">
    <w:name w:val="Header Char"/>
    <w:basedOn w:val="DefaultParagraphFont"/>
    <w:link w:val="Header"/>
    <w:uiPriority w:val="99"/>
    <w:rsid w:val="009E588B"/>
    <w:rPr>
      <w:rFonts w:ascii="Arial" w:hAnsi="Arial" w:eastAsia="Times New Roman" w:cs="Arial"/>
      <w:sz w:val="20"/>
      <w:szCs w:val="24"/>
      <w:lang w:val="en-US"/>
    </w:rPr>
  </w:style>
  <w:style w:type="paragraph" w:styleId="Footer">
    <w:name w:val="footer"/>
    <w:basedOn w:val="Normal"/>
    <w:link w:val="FooterChar"/>
    <w:unhideWhenUsed/>
    <w:rsid w:val="009E588B"/>
    <w:pPr>
      <w:tabs>
        <w:tab w:val="center" w:pos="4513"/>
        <w:tab w:val="right" w:pos="9026"/>
      </w:tabs>
    </w:pPr>
  </w:style>
  <w:style w:type="character" w:styleId="FooterChar" w:customStyle="1">
    <w:name w:val="Footer Char"/>
    <w:basedOn w:val="DefaultParagraphFont"/>
    <w:link w:val="Footer"/>
    <w:uiPriority w:val="99"/>
    <w:rsid w:val="009E588B"/>
    <w:rPr>
      <w:rFonts w:ascii="Arial" w:hAnsi="Arial" w:eastAsia="Times New Roman" w:cs="Arial"/>
      <w:sz w:val="20"/>
      <w:szCs w:val="24"/>
      <w:lang w:val="en-US"/>
    </w:rPr>
  </w:style>
  <w:style w:type="paragraph" w:styleId="TOCHeading">
    <w:name w:val="TOC Heading"/>
    <w:basedOn w:val="Heading1"/>
    <w:next w:val="Normal"/>
    <w:uiPriority w:val="39"/>
    <w:unhideWhenUsed/>
    <w:qFormat/>
    <w:rsid w:val="00CA15CC"/>
    <w:pPr>
      <w:spacing w:line="259" w:lineRule="auto"/>
      <w:outlineLvl w:val="9"/>
    </w:pPr>
    <w:rPr>
      <w:rFonts w:asciiTheme="majorHAnsi" w:hAnsiTheme="majorHAnsi" w:eastAsiaTheme="majorEastAsia" w:cstheme="majorBidi"/>
      <w:b w:val="0"/>
      <w:color w:val="2F5496" w:themeColor="accent1" w:themeShade="BF"/>
      <w:sz w:val="32"/>
      <w:szCs w:val="32"/>
    </w:rPr>
  </w:style>
  <w:style w:type="paragraph" w:styleId="ListParagraph">
    <w:name w:val="List Paragraph"/>
    <w:aliases w:val="Use Case List Paragraph,Ref,List Paragraph1,Bullet List Paragraph,Bulleted List1,List Paragraph Option,List Paragraph11,List Paragraph111,EG Bullet 1,Equipment,FooterText,numbered,Paragraphe de liste,Bullet Normal,lp1,Bullet List,Heading2"/>
    <w:basedOn w:val="Normal"/>
    <w:link w:val="ListParagraphChar"/>
    <w:uiPriority w:val="34"/>
    <w:qFormat/>
    <w:rsid w:val="00A351E9"/>
    <w:pPr>
      <w:ind w:left="720"/>
      <w:contextualSpacing/>
    </w:pPr>
  </w:style>
  <w:style w:type="character" w:styleId="CommentReference">
    <w:name w:val="annotation reference"/>
    <w:basedOn w:val="DefaultParagraphFont"/>
    <w:uiPriority w:val="99"/>
    <w:semiHidden/>
    <w:unhideWhenUsed/>
    <w:rsid w:val="00800B33"/>
    <w:rPr>
      <w:sz w:val="16"/>
      <w:szCs w:val="16"/>
    </w:rPr>
  </w:style>
  <w:style w:type="paragraph" w:styleId="CommentText">
    <w:name w:val="annotation text"/>
    <w:basedOn w:val="Normal"/>
    <w:link w:val="CommentTextChar"/>
    <w:uiPriority w:val="99"/>
    <w:unhideWhenUsed/>
    <w:rsid w:val="00800B33"/>
    <w:rPr>
      <w:szCs w:val="20"/>
    </w:rPr>
  </w:style>
  <w:style w:type="character" w:styleId="CommentTextChar" w:customStyle="1">
    <w:name w:val="Comment Text Char"/>
    <w:basedOn w:val="DefaultParagraphFont"/>
    <w:link w:val="CommentText"/>
    <w:uiPriority w:val="99"/>
    <w:rsid w:val="00800B33"/>
    <w:rPr>
      <w:rFonts w:ascii="Arial" w:hAnsi="Arial" w:eastAsia="Times New Roman" w:cs="Arial"/>
      <w:sz w:val="20"/>
      <w:szCs w:val="20"/>
      <w:lang w:val="en-US"/>
    </w:rPr>
  </w:style>
  <w:style w:type="paragraph" w:styleId="CommentSubject">
    <w:name w:val="annotation subject"/>
    <w:basedOn w:val="CommentText"/>
    <w:next w:val="CommentText"/>
    <w:link w:val="CommentSubjectChar"/>
    <w:uiPriority w:val="99"/>
    <w:semiHidden/>
    <w:unhideWhenUsed/>
    <w:rsid w:val="00800B33"/>
    <w:rPr>
      <w:b/>
      <w:bCs/>
    </w:rPr>
  </w:style>
  <w:style w:type="character" w:styleId="CommentSubjectChar" w:customStyle="1">
    <w:name w:val="Comment Subject Char"/>
    <w:basedOn w:val="CommentTextChar"/>
    <w:link w:val="CommentSubject"/>
    <w:uiPriority w:val="99"/>
    <w:semiHidden/>
    <w:rsid w:val="00800B33"/>
    <w:rPr>
      <w:rFonts w:ascii="Arial" w:hAnsi="Arial" w:eastAsia="Times New Roman" w:cs="Arial"/>
      <w:b/>
      <w:bCs/>
      <w:sz w:val="20"/>
      <w:szCs w:val="20"/>
      <w:lang w:val="en-US"/>
    </w:rPr>
  </w:style>
  <w:style w:type="paragraph" w:styleId="Title">
    <w:name w:val="Title"/>
    <w:basedOn w:val="Normal"/>
    <w:next w:val="Normal"/>
    <w:link w:val="TitleChar"/>
    <w:uiPriority w:val="10"/>
    <w:qFormat/>
    <w:rsid w:val="00655DD1"/>
    <w:pPr>
      <w:spacing w:line="240" w:lineRule="auto"/>
      <w:contextualSpacing/>
      <w:jc w:val="right"/>
    </w:pPr>
    <w:rPr>
      <w:rFonts w:ascii="Arial Black" w:hAnsi="Arial Black" w:eastAsiaTheme="majorEastAsia" w:cstheme="majorBidi"/>
      <w:b/>
      <w:bCs/>
      <w:i/>
      <w:iCs/>
      <w:spacing w:val="-10"/>
      <w:kern w:val="28"/>
      <w:sz w:val="56"/>
      <w:szCs w:val="56"/>
    </w:rPr>
  </w:style>
  <w:style w:type="character" w:styleId="TitleChar" w:customStyle="1">
    <w:name w:val="Title Char"/>
    <w:basedOn w:val="DefaultParagraphFont"/>
    <w:link w:val="Title"/>
    <w:uiPriority w:val="10"/>
    <w:rsid w:val="00655DD1"/>
    <w:rPr>
      <w:rFonts w:ascii="Arial Black" w:hAnsi="Arial Black" w:eastAsiaTheme="majorEastAsia" w:cstheme="majorBidi"/>
      <w:b/>
      <w:bCs/>
      <w:i/>
      <w:iCs/>
      <w:spacing w:val="-10"/>
      <w:kern w:val="28"/>
      <w:sz w:val="56"/>
      <w:szCs w:val="56"/>
      <w:lang w:val="en-US"/>
    </w:rPr>
  </w:style>
  <w:style w:type="character" w:styleId="UnresolvedMention">
    <w:name w:val="Unresolved Mention"/>
    <w:basedOn w:val="DefaultParagraphFont"/>
    <w:uiPriority w:val="99"/>
    <w:unhideWhenUsed/>
    <w:rsid w:val="00366343"/>
    <w:rPr>
      <w:color w:val="605E5C"/>
      <w:shd w:val="clear" w:color="auto" w:fill="E1DFDD"/>
    </w:rPr>
  </w:style>
  <w:style w:type="character" w:styleId="Mention">
    <w:name w:val="Mention"/>
    <w:basedOn w:val="DefaultParagraphFont"/>
    <w:uiPriority w:val="99"/>
    <w:unhideWhenUsed/>
    <w:rsid w:val="00366343"/>
    <w:rPr>
      <w:color w:val="2B579A"/>
      <w:shd w:val="clear" w:color="auto" w:fill="E1DFDD"/>
    </w:rPr>
  </w:style>
  <w:style w:type="character" w:styleId="FollowedHyperlink">
    <w:name w:val="FollowedHyperlink"/>
    <w:basedOn w:val="DefaultParagraphFont"/>
    <w:uiPriority w:val="99"/>
    <w:semiHidden/>
    <w:unhideWhenUsed/>
    <w:rsid w:val="00753123"/>
    <w:rPr>
      <w:color w:val="954F72" w:themeColor="followedHyperlink"/>
      <w:u w:val="single"/>
    </w:rPr>
  </w:style>
  <w:style w:type="paragraph" w:styleId="paragraph" w:customStyle="1">
    <w:name w:val="paragraph"/>
    <w:basedOn w:val="Normal"/>
    <w:rsid w:val="003216FF"/>
    <w:pPr>
      <w:spacing w:before="100" w:beforeAutospacing="1" w:after="100" w:afterAutospacing="1" w:line="240" w:lineRule="auto"/>
      <w:jc w:val="left"/>
    </w:pPr>
    <w:rPr>
      <w:rFonts w:ascii="Times New Roman" w:hAnsi="Times New Roman" w:cs="Times New Roman"/>
      <w:sz w:val="24"/>
      <w:lang w:val="en-GB" w:eastAsia="en-GB"/>
    </w:rPr>
  </w:style>
  <w:style w:type="character" w:styleId="normaltextrun" w:customStyle="1">
    <w:name w:val="normaltextrun"/>
    <w:basedOn w:val="DefaultParagraphFont"/>
    <w:rsid w:val="003216FF"/>
  </w:style>
  <w:style w:type="character" w:styleId="eop" w:customStyle="1">
    <w:name w:val="eop"/>
    <w:basedOn w:val="DefaultParagraphFont"/>
    <w:rsid w:val="003216FF"/>
  </w:style>
  <w:style w:type="character" w:styleId="tabchar" w:customStyle="1">
    <w:name w:val="tabchar"/>
    <w:basedOn w:val="DefaultParagraphFont"/>
    <w:rsid w:val="00922786"/>
  </w:style>
  <w:style w:type="character" w:styleId="ListParagraphChar" w:customStyle="1">
    <w:name w:val="List Paragraph Char"/>
    <w:aliases w:val="Use Case List Paragraph Char,Ref Char,List Paragraph1 Char,Bullet List Paragraph Char,Bulleted List1 Char,List Paragraph Option Char,List Paragraph11 Char,List Paragraph111 Char,EG Bullet 1 Char,Equipment Char,FooterText Char"/>
    <w:link w:val="ListParagraph"/>
    <w:uiPriority w:val="34"/>
    <w:qFormat/>
    <w:locked/>
    <w:rsid w:val="0012170C"/>
    <w:rPr>
      <w:rFonts w:ascii="Arial" w:hAnsi="Arial" w:eastAsia="Times New Roman" w:cs="Arial"/>
      <w:sz w:val="20"/>
      <w:szCs w:val="24"/>
      <w:lang w:val="en-US"/>
    </w:rPr>
  </w:style>
  <w:style w:type="character" w:styleId="findhit" w:customStyle="1">
    <w:name w:val="findhit"/>
    <w:basedOn w:val="DefaultParagraphFont"/>
    <w:rsid w:val="004D6385"/>
  </w:style>
  <w:style w:type="paragraph" w:styleId="BodyTextIndent">
    <w:name w:val="Body Text Indent"/>
    <w:link w:val="BodyTextIndentChar"/>
    <w:rsid w:val="00A10371"/>
    <w:pPr>
      <w:spacing w:after="0" w:line="240" w:lineRule="auto"/>
      <w:ind w:left="2563"/>
    </w:pPr>
    <w:rPr>
      <w:rFonts w:ascii="Arial" w:hAnsi="Arial" w:eastAsia="Times New Roman" w:cs="Times New Roman"/>
      <w:szCs w:val="20"/>
      <w:lang w:val="en-GB"/>
    </w:rPr>
  </w:style>
  <w:style w:type="character" w:styleId="BodyTextIndentChar" w:customStyle="1">
    <w:name w:val="Body Text Indent Char"/>
    <w:basedOn w:val="DefaultParagraphFont"/>
    <w:link w:val="BodyTextIndent"/>
    <w:rsid w:val="00A10371"/>
    <w:rPr>
      <w:rFonts w:ascii="Arial" w:hAnsi="Arial" w:eastAsia="Times New Roman" w:cs="Times New Roman"/>
      <w:szCs w:val="20"/>
      <w:lang w:val="en-GB"/>
    </w:rPr>
  </w:style>
  <w:style w:type="table" w:styleId="GridTable4-Accent5">
    <w:name w:val="Grid Table 4 Accent 5"/>
    <w:basedOn w:val="TableNormal"/>
    <w:uiPriority w:val="49"/>
    <w:rsid w:val="00641207"/>
    <w:pPr>
      <w:spacing w:after="0" w:line="240" w:lineRule="auto"/>
    </w:pPr>
    <w:rPr>
      <w:lang w:val="en-GB"/>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rsid w:val="00A241A0"/>
    <w:pPr>
      <w:spacing w:before="100" w:beforeAutospacing="1" w:after="100" w:afterAutospacing="1" w:line="240" w:lineRule="auto"/>
      <w:jc w:val="left"/>
    </w:pPr>
    <w:rPr>
      <w:rFonts w:ascii="Times New Roman" w:hAnsi="Times New Roman" w:cs="Times New Roman"/>
      <w:sz w:val="24"/>
    </w:rPr>
  </w:style>
  <w:style w:type="paragraph" w:styleId="CentredHeader" w:customStyle="1">
    <w:name w:val="Centred Header"/>
    <w:basedOn w:val="Normal"/>
    <w:rsid w:val="00F3528C"/>
    <w:pPr>
      <w:spacing w:line="240" w:lineRule="auto"/>
      <w:jc w:val="center"/>
    </w:pPr>
    <w:rPr>
      <w:rFonts w:ascii="Book Antiqua" w:hAnsi="Book Antiqua" w:cs="Book Antiqua"/>
      <w:b/>
      <w:bCs/>
      <w:sz w:val="24"/>
      <w:lang w:eastAsia="en-AU"/>
    </w:rPr>
  </w:style>
  <w:style w:type="paragraph" w:styleId="Revision">
    <w:name w:val="Revision"/>
    <w:hidden/>
    <w:uiPriority w:val="99"/>
    <w:semiHidden/>
    <w:rsid w:val="00762073"/>
    <w:pPr>
      <w:spacing w:after="0" w:line="240" w:lineRule="auto"/>
    </w:pPr>
    <w:rPr>
      <w:rFonts w:ascii="Arial" w:hAnsi="Arial" w:eastAsia="Times New Roman" w:cs="Arial"/>
      <w:sz w:val="20"/>
      <w:szCs w:val="24"/>
      <w:lang w:val="en-US"/>
    </w:rPr>
  </w:style>
  <w:style w:type="paragraph" w:styleId="pf0" w:customStyle="1">
    <w:name w:val="pf0"/>
    <w:basedOn w:val="Normal"/>
    <w:rsid w:val="00776489"/>
    <w:pPr>
      <w:spacing w:before="100" w:beforeAutospacing="1" w:after="100" w:afterAutospacing="1" w:line="240" w:lineRule="auto"/>
      <w:jc w:val="left"/>
    </w:pPr>
    <w:rPr>
      <w:rFonts w:ascii="Times New Roman" w:hAnsi="Times New Roman" w:cs="Times New Roman"/>
      <w:sz w:val="24"/>
      <w:lang w:val="en-GB" w:eastAsia="en-GB"/>
    </w:rPr>
  </w:style>
  <w:style w:type="character" w:styleId="cf01" w:customStyle="1">
    <w:name w:val="cf01"/>
    <w:basedOn w:val="DefaultParagraphFont"/>
    <w:rsid w:val="00776489"/>
    <w:rPr>
      <w:rFonts w:hint="default" w:ascii="Segoe UI" w:hAnsi="Segoe UI" w:cs="Segoe UI"/>
      <w:sz w:val="18"/>
      <w:szCs w:val="18"/>
    </w:rPr>
  </w:style>
  <w:style w:type="character" w:styleId="ui-provider" w:customStyle="1">
    <w:name w:val="ui-provider"/>
    <w:basedOn w:val="DefaultParagraphFont"/>
    <w:rsid w:val="009439AC"/>
  </w:style>
  <w:style w:type="character" w:styleId="Strong">
    <w:name w:val="Strong"/>
    <w:basedOn w:val="DefaultParagraphFont"/>
    <w:uiPriority w:val="22"/>
    <w:qFormat/>
    <w:rsid w:val="005146B0"/>
    <w:rPr>
      <w:b/>
      <w:bCs/>
    </w:rPr>
  </w:style>
  <w:style w:type="table" w:styleId="GridTable4-Accent1">
    <w:name w:val="Grid Table 4 Accent 1"/>
    <w:basedOn w:val="TableNormal"/>
    <w:uiPriority w:val="49"/>
    <w:rsid w:val="00477B10"/>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ntentpasted1" w:customStyle="1">
    <w:name w:val="contentpasted1"/>
    <w:basedOn w:val="DefaultParagraphFont"/>
    <w:rsid w:val="00477B10"/>
  </w:style>
  <w:style w:type="table" w:styleId="GridTable4-Accent6">
    <w:name w:val="Grid Table 4 Accent 6"/>
    <w:basedOn w:val="TableNormal"/>
    <w:uiPriority w:val="49"/>
    <w:rsid w:val="00477B10"/>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numbering" w:styleId="Style1" w:customStyle="1">
    <w:name w:val="Style1"/>
    <w:uiPriority w:val="99"/>
    <w:rsid w:val="009C72A7"/>
    <w:pPr>
      <w:numPr>
        <w:numId w:val="19"/>
      </w:numPr>
    </w:pPr>
  </w:style>
  <w:style w:type="numbering" w:styleId="Style2" w:customStyle="1">
    <w:name w:val="Style2"/>
    <w:uiPriority w:val="99"/>
    <w:rsid w:val="009C72A7"/>
    <w:pPr>
      <w:numPr>
        <w:numId w:val="25"/>
      </w:numPr>
    </w:pPr>
  </w:style>
  <w:style w:type="numbering" w:styleId="Style3" w:customStyle="1">
    <w:name w:val="Style3"/>
    <w:uiPriority w:val="99"/>
    <w:rsid w:val="009C72A7"/>
    <w:pPr>
      <w:numPr>
        <w:numId w:val="26"/>
      </w:numPr>
    </w:pPr>
  </w:style>
  <w:style w:type="numbering" w:styleId="Style4" w:customStyle="1">
    <w:name w:val="Style4"/>
    <w:uiPriority w:val="99"/>
    <w:rsid w:val="009C72A7"/>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727152">
      <w:bodyDiv w:val="1"/>
      <w:marLeft w:val="0"/>
      <w:marRight w:val="0"/>
      <w:marTop w:val="0"/>
      <w:marBottom w:val="0"/>
      <w:divBdr>
        <w:top w:val="none" w:sz="0" w:space="0" w:color="auto"/>
        <w:left w:val="none" w:sz="0" w:space="0" w:color="auto"/>
        <w:bottom w:val="none" w:sz="0" w:space="0" w:color="auto"/>
        <w:right w:val="none" w:sz="0" w:space="0" w:color="auto"/>
      </w:divBdr>
    </w:div>
    <w:div w:id="84766131">
      <w:bodyDiv w:val="1"/>
      <w:marLeft w:val="0"/>
      <w:marRight w:val="0"/>
      <w:marTop w:val="0"/>
      <w:marBottom w:val="0"/>
      <w:divBdr>
        <w:top w:val="none" w:sz="0" w:space="0" w:color="auto"/>
        <w:left w:val="none" w:sz="0" w:space="0" w:color="auto"/>
        <w:bottom w:val="none" w:sz="0" w:space="0" w:color="auto"/>
        <w:right w:val="none" w:sz="0" w:space="0" w:color="auto"/>
      </w:divBdr>
      <w:divsChild>
        <w:div w:id="463886462">
          <w:marLeft w:val="0"/>
          <w:marRight w:val="0"/>
          <w:marTop w:val="0"/>
          <w:marBottom w:val="0"/>
          <w:divBdr>
            <w:top w:val="none" w:sz="0" w:space="0" w:color="auto"/>
            <w:left w:val="none" w:sz="0" w:space="0" w:color="auto"/>
            <w:bottom w:val="none" w:sz="0" w:space="0" w:color="auto"/>
            <w:right w:val="none" w:sz="0" w:space="0" w:color="auto"/>
          </w:divBdr>
        </w:div>
        <w:div w:id="984504834">
          <w:marLeft w:val="0"/>
          <w:marRight w:val="0"/>
          <w:marTop w:val="0"/>
          <w:marBottom w:val="0"/>
          <w:divBdr>
            <w:top w:val="none" w:sz="0" w:space="0" w:color="auto"/>
            <w:left w:val="none" w:sz="0" w:space="0" w:color="auto"/>
            <w:bottom w:val="none" w:sz="0" w:space="0" w:color="auto"/>
            <w:right w:val="none" w:sz="0" w:space="0" w:color="auto"/>
          </w:divBdr>
        </w:div>
        <w:div w:id="1412851347">
          <w:marLeft w:val="0"/>
          <w:marRight w:val="0"/>
          <w:marTop w:val="0"/>
          <w:marBottom w:val="0"/>
          <w:divBdr>
            <w:top w:val="none" w:sz="0" w:space="0" w:color="auto"/>
            <w:left w:val="none" w:sz="0" w:space="0" w:color="auto"/>
            <w:bottom w:val="none" w:sz="0" w:space="0" w:color="auto"/>
            <w:right w:val="none" w:sz="0" w:space="0" w:color="auto"/>
          </w:divBdr>
          <w:divsChild>
            <w:div w:id="198511212">
              <w:marLeft w:val="0"/>
              <w:marRight w:val="0"/>
              <w:marTop w:val="30"/>
              <w:marBottom w:val="30"/>
              <w:divBdr>
                <w:top w:val="none" w:sz="0" w:space="0" w:color="auto"/>
                <w:left w:val="none" w:sz="0" w:space="0" w:color="auto"/>
                <w:bottom w:val="none" w:sz="0" w:space="0" w:color="auto"/>
                <w:right w:val="none" w:sz="0" w:space="0" w:color="auto"/>
              </w:divBdr>
              <w:divsChild>
                <w:div w:id="563368199">
                  <w:marLeft w:val="0"/>
                  <w:marRight w:val="0"/>
                  <w:marTop w:val="0"/>
                  <w:marBottom w:val="0"/>
                  <w:divBdr>
                    <w:top w:val="none" w:sz="0" w:space="0" w:color="auto"/>
                    <w:left w:val="none" w:sz="0" w:space="0" w:color="auto"/>
                    <w:bottom w:val="none" w:sz="0" w:space="0" w:color="auto"/>
                    <w:right w:val="none" w:sz="0" w:space="0" w:color="auto"/>
                  </w:divBdr>
                  <w:divsChild>
                    <w:div w:id="950090547">
                      <w:marLeft w:val="0"/>
                      <w:marRight w:val="0"/>
                      <w:marTop w:val="0"/>
                      <w:marBottom w:val="0"/>
                      <w:divBdr>
                        <w:top w:val="none" w:sz="0" w:space="0" w:color="auto"/>
                        <w:left w:val="none" w:sz="0" w:space="0" w:color="auto"/>
                        <w:bottom w:val="none" w:sz="0" w:space="0" w:color="auto"/>
                        <w:right w:val="none" w:sz="0" w:space="0" w:color="auto"/>
                      </w:divBdr>
                    </w:div>
                  </w:divsChild>
                </w:div>
                <w:div w:id="715936817">
                  <w:marLeft w:val="0"/>
                  <w:marRight w:val="0"/>
                  <w:marTop w:val="0"/>
                  <w:marBottom w:val="0"/>
                  <w:divBdr>
                    <w:top w:val="none" w:sz="0" w:space="0" w:color="auto"/>
                    <w:left w:val="none" w:sz="0" w:space="0" w:color="auto"/>
                    <w:bottom w:val="none" w:sz="0" w:space="0" w:color="auto"/>
                    <w:right w:val="none" w:sz="0" w:space="0" w:color="auto"/>
                  </w:divBdr>
                  <w:divsChild>
                    <w:div w:id="452021868">
                      <w:marLeft w:val="0"/>
                      <w:marRight w:val="0"/>
                      <w:marTop w:val="0"/>
                      <w:marBottom w:val="0"/>
                      <w:divBdr>
                        <w:top w:val="none" w:sz="0" w:space="0" w:color="auto"/>
                        <w:left w:val="none" w:sz="0" w:space="0" w:color="auto"/>
                        <w:bottom w:val="none" w:sz="0" w:space="0" w:color="auto"/>
                        <w:right w:val="none" w:sz="0" w:space="0" w:color="auto"/>
                      </w:divBdr>
                    </w:div>
                  </w:divsChild>
                </w:div>
                <w:div w:id="1074159183">
                  <w:marLeft w:val="0"/>
                  <w:marRight w:val="0"/>
                  <w:marTop w:val="0"/>
                  <w:marBottom w:val="0"/>
                  <w:divBdr>
                    <w:top w:val="none" w:sz="0" w:space="0" w:color="auto"/>
                    <w:left w:val="none" w:sz="0" w:space="0" w:color="auto"/>
                    <w:bottom w:val="none" w:sz="0" w:space="0" w:color="auto"/>
                    <w:right w:val="none" w:sz="0" w:space="0" w:color="auto"/>
                  </w:divBdr>
                  <w:divsChild>
                    <w:div w:id="2075814080">
                      <w:marLeft w:val="0"/>
                      <w:marRight w:val="0"/>
                      <w:marTop w:val="0"/>
                      <w:marBottom w:val="0"/>
                      <w:divBdr>
                        <w:top w:val="none" w:sz="0" w:space="0" w:color="auto"/>
                        <w:left w:val="none" w:sz="0" w:space="0" w:color="auto"/>
                        <w:bottom w:val="none" w:sz="0" w:space="0" w:color="auto"/>
                        <w:right w:val="none" w:sz="0" w:space="0" w:color="auto"/>
                      </w:divBdr>
                    </w:div>
                  </w:divsChild>
                </w:div>
                <w:div w:id="1131170807">
                  <w:marLeft w:val="0"/>
                  <w:marRight w:val="0"/>
                  <w:marTop w:val="0"/>
                  <w:marBottom w:val="0"/>
                  <w:divBdr>
                    <w:top w:val="none" w:sz="0" w:space="0" w:color="auto"/>
                    <w:left w:val="none" w:sz="0" w:space="0" w:color="auto"/>
                    <w:bottom w:val="none" w:sz="0" w:space="0" w:color="auto"/>
                    <w:right w:val="none" w:sz="0" w:space="0" w:color="auto"/>
                  </w:divBdr>
                  <w:divsChild>
                    <w:div w:id="640770724">
                      <w:marLeft w:val="0"/>
                      <w:marRight w:val="0"/>
                      <w:marTop w:val="0"/>
                      <w:marBottom w:val="0"/>
                      <w:divBdr>
                        <w:top w:val="none" w:sz="0" w:space="0" w:color="auto"/>
                        <w:left w:val="none" w:sz="0" w:space="0" w:color="auto"/>
                        <w:bottom w:val="none" w:sz="0" w:space="0" w:color="auto"/>
                        <w:right w:val="none" w:sz="0" w:space="0" w:color="auto"/>
                      </w:divBdr>
                    </w:div>
                  </w:divsChild>
                </w:div>
                <w:div w:id="1158113181">
                  <w:marLeft w:val="0"/>
                  <w:marRight w:val="0"/>
                  <w:marTop w:val="0"/>
                  <w:marBottom w:val="0"/>
                  <w:divBdr>
                    <w:top w:val="none" w:sz="0" w:space="0" w:color="auto"/>
                    <w:left w:val="none" w:sz="0" w:space="0" w:color="auto"/>
                    <w:bottom w:val="none" w:sz="0" w:space="0" w:color="auto"/>
                    <w:right w:val="none" w:sz="0" w:space="0" w:color="auto"/>
                  </w:divBdr>
                  <w:divsChild>
                    <w:div w:id="795952648">
                      <w:marLeft w:val="0"/>
                      <w:marRight w:val="0"/>
                      <w:marTop w:val="0"/>
                      <w:marBottom w:val="0"/>
                      <w:divBdr>
                        <w:top w:val="none" w:sz="0" w:space="0" w:color="auto"/>
                        <w:left w:val="none" w:sz="0" w:space="0" w:color="auto"/>
                        <w:bottom w:val="none" w:sz="0" w:space="0" w:color="auto"/>
                        <w:right w:val="none" w:sz="0" w:space="0" w:color="auto"/>
                      </w:divBdr>
                    </w:div>
                  </w:divsChild>
                </w:div>
                <w:div w:id="1382514031">
                  <w:marLeft w:val="0"/>
                  <w:marRight w:val="0"/>
                  <w:marTop w:val="0"/>
                  <w:marBottom w:val="0"/>
                  <w:divBdr>
                    <w:top w:val="none" w:sz="0" w:space="0" w:color="auto"/>
                    <w:left w:val="none" w:sz="0" w:space="0" w:color="auto"/>
                    <w:bottom w:val="none" w:sz="0" w:space="0" w:color="auto"/>
                    <w:right w:val="none" w:sz="0" w:space="0" w:color="auto"/>
                  </w:divBdr>
                  <w:divsChild>
                    <w:div w:id="648485048">
                      <w:marLeft w:val="0"/>
                      <w:marRight w:val="0"/>
                      <w:marTop w:val="0"/>
                      <w:marBottom w:val="0"/>
                      <w:divBdr>
                        <w:top w:val="none" w:sz="0" w:space="0" w:color="auto"/>
                        <w:left w:val="none" w:sz="0" w:space="0" w:color="auto"/>
                        <w:bottom w:val="none" w:sz="0" w:space="0" w:color="auto"/>
                        <w:right w:val="none" w:sz="0" w:space="0" w:color="auto"/>
                      </w:divBdr>
                    </w:div>
                  </w:divsChild>
                </w:div>
                <w:div w:id="1854758793">
                  <w:marLeft w:val="0"/>
                  <w:marRight w:val="0"/>
                  <w:marTop w:val="0"/>
                  <w:marBottom w:val="0"/>
                  <w:divBdr>
                    <w:top w:val="none" w:sz="0" w:space="0" w:color="auto"/>
                    <w:left w:val="none" w:sz="0" w:space="0" w:color="auto"/>
                    <w:bottom w:val="none" w:sz="0" w:space="0" w:color="auto"/>
                    <w:right w:val="none" w:sz="0" w:space="0" w:color="auto"/>
                  </w:divBdr>
                  <w:divsChild>
                    <w:div w:id="203250384">
                      <w:marLeft w:val="0"/>
                      <w:marRight w:val="0"/>
                      <w:marTop w:val="0"/>
                      <w:marBottom w:val="0"/>
                      <w:divBdr>
                        <w:top w:val="none" w:sz="0" w:space="0" w:color="auto"/>
                        <w:left w:val="none" w:sz="0" w:space="0" w:color="auto"/>
                        <w:bottom w:val="none" w:sz="0" w:space="0" w:color="auto"/>
                        <w:right w:val="none" w:sz="0" w:space="0" w:color="auto"/>
                      </w:divBdr>
                    </w:div>
                  </w:divsChild>
                </w:div>
                <w:div w:id="1878539022">
                  <w:marLeft w:val="0"/>
                  <w:marRight w:val="0"/>
                  <w:marTop w:val="0"/>
                  <w:marBottom w:val="0"/>
                  <w:divBdr>
                    <w:top w:val="none" w:sz="0" w:space="0" w:color="auto"/>
                    <w:left w:val="none" w:sz="0" w:space="0" w:color="auto"/>
                    <w:bottom w:val="none" w:sz="0" w:space="0" w:color="auto"/>
                    <w:right w:val="none" w:sz="0" w:space="0" w:color="auto"/>
                  </w:divBdr>
                  <w:divsChild>
                    <w:div w:id="24557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222464">
          <w:marLeft w:val="0"/>
          <w:marRight w:val="0"/>
          <w:marTop w:val="0"/>
          <w:marBottom w:val="0"/>
          <w:divBdr>
            <w:top w:val="none" w:sz="0" w:space="0" w:color="auto"/>
            <w:left w:val="none" w:sz="0" w:space="0" w:color="auto"/>
            <w:bottom w:val="none" w:sz="0" w:space="0" w:color="auto"/>
            <w:right w:val="none" w:sz="0" w:space="0" w:color="auto"/>
          </w:divBdr>
          <w:divsChild>
            <w:div w:id="946346515">
              <w:marLeft w:val="0"/>
              <w:marRight w:val="0"/>
              <w:marTop w:val="30"/>
              <w:marBottom w:val="30"/>
              <w:divBdr>
                <w:top w:val="none" w:sz="0" w:space="0" w:color="auto"/>
                <w:left w:val="none" w:sz="0" w:space="0" w:color="auto"/>
                <w:bottom w:val="none" w:sz="0" w:space="0" w:color="auto"/>
                <w:right w:val="none" w:sz="0" w:space="0" w:color="auto"/>
              </w:divBdr>
              <w:divsChild>
                <w:div w:id="6642478">
                  <w:marLeft w:val="0"/>
                  <w:marRight w:val="0"/>
                  <w:marTop w:val="0"/>
                  <w:marBottom w:val="0"/>
                  <w:divBdr>
                    <w:top w:val="none" w:sz="0" w:space="0" w:color="auto"/>
                    <w:left w:val="none" w:sz="0" w:space="0" w:color="auto"/>
                    <w:bottom w:val="none" w:sz="0" w:space="0" w:color="auto"/>
                    <w:right w:val="none" w:sz="0" w:space="0" w:color="auto"/>
                  </w:divBdr>
                  <w:divsChild>
                    <w:div w:id="1311599010">
                      <w:marLeft w:val="0"/>
                      <w:marRight w:val="0"/>
                      <w:marTop w:val="0"/>
                      <w:marBottom w:val="0"/>
                      <w:divBdr>
                        <w:top w:val="none" w:sz="0" w:space="0" w:color="auto"/>
                        <w:left w:val="none" w:sz="0" w:space="0" w:color="auto"/>
                        <w:bottom w:val="none" w:sz="0" w:space="0" w:color="auto"/>
                        <w:right w:val="none" w:sz="0" w:space="0" w:color="auto"/>
                      </w:divBdr>
                    </w:div>
                  </w:divsChild>
                </w:div>
                <w:div w:id="98839663">
                  <w:marLeft w:val="0"/>
                  <w:marRight w:val="0"/>
                  <w:marTop w:val="0"/>
                  <w:marBottom w:val="0"/>
                  <w:divBdr>
                    <w:top w:val="none" w:sz="0" w:space="0" w:color="auto"/>
                    <w:left w:val="none" w:sz="0" w:space="0" w:color="auto"/>
                    <w:bottom w:val="none" w:sz="0" w:space="0" w:color="auto"/>
                    <w:right w:val="none" w:sz="0" w:space="0" w:color="auto"/>
                  </w:divBdr>
                  <w:divsChild>
                    <w:div w:id="2000383587">
                      <w:marLeft w:val="0"/>
                      <w:marRight w:val="0"/>
                      <w:marTop w:val="0"/>
                      <w:marBottom w:val="0"/>
                      <w:divBdr>
                        <w:top w:val="none" w:sz="0" w:space="0" w:color="auto"/>
                        <w:left w:val="none" w:sz="0" w:space="0" w:color="auto"/>
                        <w:bottom w:val="none" w:sz="0" w:space="0" w:color="auto"/>
                        <w:right w:val="none" w:sz="0" w:space="0" w:color="auto"/>
                      </w:divBdr>
                    </w:div>
                  </w:divsChild>
                </w:div>
                <w:div w:id="295574028">
                  <w:marLeft w:val="0"/>
                  <w:marRight w:val="0"/>
                  <w:marTop w:val="0"/>
                  <w:marBottom w:val="0"/>
                  <w:divBdr>
                    <w:top w:val="none" w:sz="0" w:space="0" w:color="auto"/>
                    <w:left w:val="none" w:sz="0" w:space="0" w:color="auto"/>
                    <w:bottom w:val="none" w:sz="0" w:space="0" w:color="auto"/>
                    <w:right w:val="none" w:sz="0" w:space="0" w:color="auto"/>
                  </w:divBdr>
                  <w:divsChild>
                    <w:div w:id="722142485">
                      <w:marLeft w:val="0"/>
                      <w:marRight w:val="0"/>
                      <w:marTop w:val="0"/>
                      <w:marBottom w:val="0"/>
                      <w:divBdr>
                        <w:top w:val="none" w:sz="0" w:space="0" w:color="auto"/>
                        <w:left w:val="none" w:sz="0" w:space="0" w:color="auto"/>
                        <w:bottom w:val="none" w:sz="0" w:space="0" w:color="auto"/>
                        <w:right w:val="none" w:sz="0" w:space="0" w:color="auto"/>
                      </w:divBdr>
                    </w:div>
                  </w:divsChild>
                </w:div>
                <w:div w:id="362481007">
                  <w:marLeft w:val="0"/>
                  <w:marRight w:val="0"/>
                  <w:marTop w:val="0"/>
                  <w:marBottom w:val="0"/>
                  <w:divBdr>
                    <w:top w:val="none" w:sz="0" w:space="0" w:color="auto"/>
                    <w:left w:val="none" w:sz="0" w:space="0" w:color="auto"/>
                    <w:bottom w:val="none" w:sz="0" w:space="0" w:color="auto"/>
                    <w:right w:val="none" w:sz="0" w:space="0" w:color="auto"/>
                  </w:divBdr>
                  <w:divsChild>
                    <w:div w:id="216867142">
                      <w:marLeft w:val="0"/>
                      <w:marRight w:val="0"/>
                      <w:marTop w:val="0"/>
                      <w:marBottom w:val="0"/>
                      <w:divBdr>
                        <w:top w:val="none" w:sz="0" w:space="0" w:color="auto"/>
                        <w:left w:val="none" w:sz="0" w:space="0" w:color="auto"/>
                        <w:bottom w:val="none" w:sz="0" w:space="0" w:color="auto"/>
                        <w:right w:val="none" w:sz="0" w:space="0" w:color="auto"/>
                      </w:divBdr>
                    </w:div>
                  </w:divsChild>
                </w:div>
                <w:div w:id="419986654">
                  <w:marLeft w:val="0"/>
                  <w:marRight w:val="0"/>
                  <w:marTop w:val="0"/>
                  <w:marBottom w:val="0"/>
                  <w:divBdr>
                    <w:top w:val="none" w:sz="0" w:space="0" w:color="auto"/>
                    <w:left w:val="none" w:sz="0" w:space="0" w:color="auto"/>
                    <w:bottom w:val="none" w:sz="0" w:space="0" w:color="auto"/>
                    <w:right w:val="none" w:sz="0" w:space="0" w:color="auto"/>
                  </w:divBdr>
                  <w:divsChild>
                    <w:div w:id="1045182785">
                      <w:marLeft w:val="0"/>
                      <w:marRight w:val="0"/>
                      <w:marTop w:val="0"/>
                      <w:marBottom w:val="0"/>
                      <w:divBdr>
                        <w:top w:val="none" w:sz="0" w:space="0" w:color="auto"/>
                        <w:left w:val="none" w:sz="0" w:space="0" w:color="auto"/>
                        <w:bottom w:val="none" w:sz="0" w:space="0" w:color="auto"/>
                        <w:right w:val="none" w:sz="0" w:space="0" w:color="auto"/>
                      </w:divBdr>
                    </w:div>
                  </w:divsChild>
                </w:div>
                <w:div w:id="491022525">
                  <w:marLeft w:val="0"/>
                  <w:marRight w:val="0"/>
                  <w:marTop w:val="0"/>
                  <w:marBottom w:val="0"/>
                  <w:divBdr>
                    <w:top w:val="none" w:sz="0" w:space="0" w:color="auto"/>
                    <w:left w:val="none" w:sz="0" w:space="0" w:color="auto"/>
                    <w:bottom w:val="none" w:sz="0" w:space="0" w:color="auto"/>
                    <w:right w:val="none" w:sz="0" w:space="0" w:color="auto"/>
                  </w:divBdr>
                  <w:divsChild>
                    <w:div w:id="1999729923">
                      <w:marLeft w:val="0"/>
                      <w:marRight w:val="0"/>
                      <w:marTop w:val="0"/>
                      <w:marBottom w:val="0"/>
                      <w:divBdr>
                        <w:top w:val="none" w:sz="0" w:space="0" w:color="auto"/>
                        <w:left w:val="none" w:sz="0" w:space="0" w:color="auto"/>
                        <w:bottom w:val="none" w:sz="0" w:space="0" w:color="auto"/>
                        <w:right w:val="none" w:sz="0" w:space="0" w:color="auto"/>
                      </w:divBdr>
                    </w:div>
                  </w:divsChild>
                </w:div>
                <w:div w:id="510022703">
                  <w:marLeft w:val="0"/>
                  <w:marRight w:val="0"/>
                  <w:marTop w:val="0"/>
                  <w:marBottom w:val="0"/>
                  <w:divBdr>
                    <w:top w:val="none" w:sz="0" w:space="0" w:color="auto"/>
                    <w:left w:val="none" w:sz="0" w:space="0" w:color="auto"/>
                    <w:bottom w:val="none" w:sz="0" w:space="0" w:color="auto"/>
                    <w:right w:val="none" w:sz="0" w:space="0" w:color="auto"/>
                  </w:divBdr>
                  <w:divsChild>
                    <w:div w:id="130367613">
                      <w:marLeft w:val="0"/>
                      <w:marRight w:val="0"/>
                      <w:marTop w:val="0"/>
                      <w:marBottom w:val="0"/>
                      <w:divBdr>
                        <w:top w:val="none" w:sz="0" w:space="0" w:color="auto"/>
                        <w:left w:val="none" w:sz="0" w:space="0" w:color="auto"/>
                        <w:bottom w:val="none" w:sz="0" w:space="0" w:color="auto"/>
                        <w:right w:val="none" w:sz="0" w:space="0" w:color="auto"/>
                      </w:divBdr>
                    </w:div>
                  </w:divsChild>
                </w:div>
                <w:div w:id="708141266">
                  <w:marLeft w:val="0"/>
                  <w:marRight w:val="0"/>
                  <w:marTop w:val="0"/>
                  <w:marBottom w:val="0"/>
                  <w:divBdr>
                    <w:top w:val="none" w:sz="0" w:space="0" w:color="auto"/>
                    <w:left w:val="none" w:sz="0" w:space="0" w:color="auto"/>
                    <w:bottom w:val="none" w:sz="0" w:space="0" w:color="auto"/>
                    <w:right w:val="none" w:sz="0" w:space="0" w:color="auto"/>
                  </w:divBdr>
                  <w:divsChild>
                    <w:div w:id="519784601">
                      <w:marLeft w:val="0"/>
                      <w:marRight w:val="0"/>
                      <w:marTop w:val="0"/>
                      <w:marBottom w:val="0"/>
                      <w:divBdr>
                        <w:top w:val="none" w:sz="0" w:space="0" w:color="auto"/>
                        <w:left w:val="none" w:sz="0" w:space="0" w:color="auto"/>
                        <w:bottom w:val="none" w:sz="0" w:space="0" w:color="auto"/>
                        <w:right w:val="none" w:sz="0" w:space="0" w:color="auto"/>
                      </w:divBdr>
                    </w:div>
                  </w:divsChild>
                </w:div>
                <w:div w:id="766072513">
                  <w:marLeft w:val="0"/>
                  <w:marRight w:val="0"/>
                  <w:marTop w:val="0"/>
                  <w:marBottom w:val="0"/>
                  <w:divBdr>
                    <w:top w:val="none" w:sz="0" w:space="0" w:color="auto"/>
                    <w:left w:val="none" w:sz="0" w:space="0" w:color="auto"/>
                    <w:bottom w:val="none" w:sz="0" w:space="0" w:color="auto"/>
                    <w:right w:val="none" w:sz="0" w:space="0" w:color="auto"/>
                  </w:divBdr>
                  <w:divsChild>
                    <w:div w:id="1759711471">
                      <w:marLeft w:val="0"/>
                      <w:marRight w:val="0"/>
                      <w:marTop w:val="0"/>
                      <w:marBottom w:val="0"/>
                      <w:divBdr>
                        <w:top w:val="none" w:sz="0" w:space="0" w:color="auto"/>
                        <w:left w:val="none" w:sz="0" w:space="0" w:color="auto"/>
                        <w:bottom w:val="none" w:sz="0" w:space="0" w:color="auto"/>
                        <w:right w:val="none" w:sz="0" w:space="0" w:color="auto"/>
                      </w:divBdr>
                    </w:div>
                  </w:divsChild>
                </w:div>
                <w:div w:id="1166021646">
                  <w:marLeft w:val="0"/>
                  <w:marRight w:val="0"/>
                  <w:marTop w:val="0"/>
                  <w:marBottom w:val="0"/>
                  <w:divBdr>
                    <w:top w:val="none" w:sz="0" w:space="0" w:color="auto"/>
                    <w:left w:val="none" w:sz="0" w:space="0" w:color="auto"/>
                    <w:bottom w:val="none" w:sz="0" w:space="0" w:color="auto"/>
                    <w:right w:val="none" w:sz="0" w:space="0" w:color="auto"/>
                  </w:divBdr>
                  <w:divsChild>
                    <w:div w:id="519005793">
                      <w:marLeft w:val="0"/>
                      <w:marRight w:val="0"/>
                      <w:marTop w:val="0"/>
                      <w:marBottom w:val="0"/>
                      <w:divBdr>
                        <w:top w:val="none" w:sz="0" w:space="0" w:color="auto"/>
                        <w:left w:val="none" w:sz="0" w:space="0" w:color="auto"/>
                        <w:bottom w:val="none" w:sz="0" w:space="0" w:color="auto"/>
                        <w:right w:val="none" w:sz="0" w:space="0" w:color="auto"/>
                      </w:divBdr>
                    </w:div>
                  </w:divsChild>
                </w:div>
                <w:div w:id="1362129912">
                  <w:marLeft w:val="0"/>
                  <w:marRight w:val="0"/>
                  <w:marTop w:val="0"/>
                  <w:marBottom w:val="0"/>
                  <w:divBdr>
                    <w:top w:val="none" w:sz="0" w:space="0" w:color="auto"/>
                    <w:left w:val="none" w:sz="0" w:space="0" w:color="auto"/>
                    <w:bottom w:val="none" w:sz="0" w:space="0" w:color="auto"/>
                    <w:right w:val="none" w:sz="0" w:space="0" w:color="auto"/>
                  </w:divBdr>
                  <w:divsChild>
                    <w:div w:id="1826161152">
                      <w:marLeft w:val="0"/>
                      <w:marRight w:val="0"/>
                      <w:marTop w:val="0"/>
                      <w:marBottom w:val="0"/>
                      <w:divBdr>
                        <w:top w:val="none" w:sz="0" w:space="0" w:color="auto"/>
                        <w:left w:val="none" w:sz="0" w:space="0" w:color="auto"/>
                        <w:bottom w:val="none" w:sz="0" w:space="0" w:color="auto"/>
                        <w:right w:val="none" w:sz="0" w:space="0" w:color="auto"/>
                      </w:divBdr>
                    </w:div>
                  </w:divsChild>
                </w:div>
                <w:div w:id="1595435625">
                  <w:marLeft w:val="0"/>
                  <w:marRight w:val="0"/>
                  <w:marTop w:val="0"/>
                  <w:marBottom w:val="0"/>
                  <w:divBdr>
                    <w:top w:val="none" w:sz="0" w:space="0" w:color="auto"/>
                    <w:left w:val="none" w:sz="0" w:space="0" w:color="auto"/>
                    <w:bottom w:val="none" w:sz="0" w:space="0" w:color="auto"/>
                    <w:right w:val="none" w:sz="0" w:space="0" w:color="auto"/>
                  </w:divBdr>
                  <w:divsChild>
                    <w:div w:id="1068309949">
                      <w:marLeft w:val="0"/>
                      <w:marRight w:val="0"/>
                      <w:marTop w:val="0"/>
                      <w:marBottom w:val="0"/>
                      <w:divBdr>
                        <w:top w:val="none" w:sz="0" w:space="0" w:color="auto"/>
                        <w:left w:val="none" w:sz="0" w:space="0" w:color="auto"/>
                        <w:bottom w:val="none" w:sz="0" w:space="0" w:color="auto"/>
                        <w:right w:val="none" w:sz="0" w:space="0" w:color="auto"/>
                      </w:divBdr>
                    </w:div>
                  </w:divsChild>
                </w:div>
                <w:div w:id="1629240279">
                  <w:marLeft w:val="0"/>
                  <w:marRight w:val="0"/>
                  <w:marTop w:val="0"/>
                  <w:marBottom w:val="0"/>
                  <w:divBdr>
                    <w:top w:val="none" w:sz="0" w:space="0" w:color="auto"/>
                    <w:left w:val="none" w:sz="0" w:space="0" w:color="auto"/>
                    <w:bottom w:val="none" w:sz="0" w:space="0" w:color="auto"/>
                    <w:right w:val="none" w:sz="0" w:space="0" w:color="auto"/>
                  </w:divBdr>
                  <w:divsChild>
                    <w:div w:id="256908589">
                      <w:marLeft w:val="0"/>
                      <w:marRight w:val="0"/>
                      <w:marTop w:val="0"/>
                      <w:marBottom w:val="0"/>
                      <w:divBdr>
                        <w:top w:val="none" w:sz="0" w:space="0" w:color="auto"/>
                        <w:left w:val="none" w:sz="0" w:space="0" w:color="auto"/>
                        <w:bottom w:val="none" w:sz="0" w:space="0" w:color="auto"/>
                        <w:right w:val="none" w:sz="0" w:space="0" w:color="auto"/>
                      </w:divBdr>
                    </w:div>
                  </w:divsChild>
                </w:div>
                <w:div w:id="1906790980">
                  <w:marLeft w:val="0"/>
                  <w:marRight w:val="0"/>
                  <w:marTop w:val="0"/>
                  <w:marBottom w:val="0"/>
                  <w:divBdr>
                    <w:top w:val="none" w:sz="0" w:space="0" w:color="auto"/>
                    <w:left w:val="none" w:sz="0" w:space="0" w:color="auto"/>
                    <w:bottom w:val="none" w:sz="0" w:space="0" w:color="auto"/>
                    <w:right w:val="none" w:sz="0" w:space="0" w:color="auto"/>
                  </w:divBdr>
                  <w:divsChild>
                    <w:div w:id="2104762029">
                      <w:marLeft w:val="0"/>
                      <w:marRight w:val="0"/>
                      <w:marTop w:val="0"/>
                      <w:marBottom w:val="0"/>
                      <w:divBdr>
                        <w:top w:val="none" w:sz="0" w:space="0" w:color="auto"/>
                        <w:left w:val="none" w:sz="0" w:space="0" w:color="auto"/>
                        <w:bottom w:val="none" w:sz="0" w:space="0" w:color="auto"/>
                        <w:right w:val="none" w:sz="0" w:space="0" w:color="auto"/>
                      </w:divBdr>
                    </w:div>
                  </w:divsChild>
                </w:div>
                <w:div w:id="2009013433">
                  <w:marLeft w:val="0"/>
                  <w:marRight w:val="0"/>
                  <w:marTop w:val="0"/>
                  <w:marBottom w:val="0"/>
                  <w:divBdr>
                    <w:top w:val="none" w:sz="0" w:space="0" w:color="auto"/>
                    <w:left w:val="none" w:sz="0" w:space="0" w:color="auto"/>
                    <w:bottom w:val="none" w:sz="0" w:space="0" w:color="auto"/>
                    <w:right w:val="none" w:sz="0" w:space="0" w:color="auto"/>
                  </w:divBdr>
                  <w:divsChild>
                    <w:div w:id="9226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958723">
          <w:marLeft w:val="0"/>
          <w:marRight w:val="0"/>
          <w:marTop w:val="0"/>
          <w:marBottom w:val="0"/>
          <w:divBdr>
            <w:top w:val="none" w:sz="0" w:space="0" w:color="auto"/>
            <w:left w:val="none" w:sz="0" w:space="0" w:color="auto"/>
            <w:bottom w:val="none" w:sz="0" w:space="0" w:color="auto"/>
            <w:right w:val="none" w:sz="0" w:space="0" w:color="auto"/>
          </w:divBdr>
        </w:div>
      </w:divsChild>
    </w:div>
    <w:div w:id="167602399">
      <w:bodyDiv w:val="1"/>
      <w:marLeft w:val="0"/>
      <w:marRight w:val="0"/>
      <w:marTop w:val="0"/>
      <w:marBottom w:val="0"/>
      <w:divBdr>
        <w:top w:val="none" w:sz="0" w:space="0" w:color="auto"/>
        <w:left w:val="none" w:sz="0" w:space="0" w:color="auto"/>
        <w:bottom w:val="none" w:sz="0" w:space="0" w:color="auto"/>
        <w:right w:val="none" w:sz="0" w:space="0" w:color="auto"/>
      </w:divBdr>
    </w:div>
    <w:div w:id="205794304">
      <w:bodyDiv w:val="1"/>
      <w:marLeft w:val="0"/>
      <w:marRight w:val="0"/>
      <w:marTop w:val="0"/>
      <w:marBottom w:val="0"/>
      <w:divBdr>
        <w:top w:val="none" w:sz="0" w:space="0" w:color="auto"/>
        <w:left w:val="none" w:sz="0" w:space="0" w:color="auto"/>
        <w:bottom w:val="none" w:sz="0" w:space="0" w:color="auto"/>
        <w:right w:val="none" w:sz="0" w:space="0" w:color="auto"/>
      </w:divBdr>
      <w:divsChild>
        <w:div w:id="1085299132">
          <w:marLeft w:val="0"/>
          <w:marRight w:val="0"/>
          <w:marTop w:val="0"/>
          <w:marBottom w:val="0"/>
          <w:divBdr>
            <w:top w:val="none" w:sz="0" w:space="0" w:color="auto"/>
            <w:left w:val="none" w:sz="0" w:space="0" w:color="auto"/>
            <w:bottom w:val="none" w:sz="0" w:space="0" w:color="auto"/>
            <w:right w:val="none" w:sz="0" w:space="0" w:color="auto"/>
          </w:divBdr>
          <w:divsChild>
            <w:div w:id="925069175">
              <w:marLeft w:val="0"/>
              <w:marRight w:val="0"/>
              <w:marTop w:val="0"/>
              <w:marBottom w:val="0"/>
              <w:divBdr>
                <w:top w:val="none" w:sz="0" w:space="0" w:color="auto"/>
                <w:left w:val="none" w:sz="0" w:space="0" w:color="auto"/>
                <w:bottom w:val="none" w:sz="0" w:space="0" w:color="auto"/>
                <w:right w:val="none" w:sz="0" w:space="0" w:color="auto"/>
              </w:divBdr>
            </w:div>
          </w:divsChild>
        </w:div>
        <w:div w:id="1124040419">
          <w:marLeft w:val="0"/>
          <w:marRight w:val="0"/>
          <w:marTop w:val="0"/>
          <w:marBottom w:val="0"/>
          <w:divBdr>
            <w:top w:val="none" w:sz="0" w:space="0" w:color="auto"/>
            <w:left w:val="none" w:sz="0" w:space="0" w:color="auto"/>
            <w:bottom w:val="none" w:sz="0" w:space="0" w:color="auto"/>
            <w:right w:val="none" w:sz="0" w:space="0" w:color="auto"/>
          </w:divBdr>
          <w:divsChild>
            <w:div w:id="5820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8968">
      <w:bodyDiv w:val="1"/>
      <w:marLeft w:val="0"/>
      <w:marRight w:val="0"/>
      <w:marTop w:val="0"/>
      <w:marBottom w:val="0"/>
      <w:divBdr>
        <w:top w:val="none" w:sz="0" w:space="0" w:color="auto"/>
        <w:left w:val="none" w:sz="0" w:space="0" w:color="auto"/>
        <w:bottom w:val="none" w:sz="0" w:space="0" w:color="auto"/>
        <w:right w:val="none" w:sz="0" w:space="0" w:color="auto"/>
      </w:divBdr>
      <w:divsChild>
        <w:div w:id="302005073">
          <w:marLeft w:val="0"/>
          <w:marRight w:val="0"/>
          <w:marTop w:val="0"/>
          <w:marBottom w:val="0"/>
          <w:divBdr>
            <w:top w:val="none" w:sz="0" w:space="0" w:color="auto"/>
            <w:left w:val="none" w:sz="0" w:space="0" w:color="auto"/>
            <w:bottom w:val="none" w:sz="0" w:space="0" w:color="auto"/>
            <w:right w:val="none" w:sz="0" w:space="0" w:color="auto"/>
          </w:divBdr>
        </w:div>
        <w:div w:id="451480533">
          <w:marLeft w:val="0"/>
          <w:marRight w:val="0"/>
          <w:marTop w:val="0"/>
          <w:marBottom w:val="0"/>
          <w:divBdr>
            <w:top w:val="none" w:sz="0" w:space="0" w:color="auto"/>
            <w:left w:val="none" w:sz="0" w:space="0" w:color="auto"/>
            <w:bottom w:val="none" w:sz="0" w:space="0" w:color="auto"/>
            <w:right w:val="none" w:sz="0" w:space="0" w:color="auto"/>
          </w:divBdr>
        </w:div>
        <w:div w:id="1747920052">
          <w:marLeft w:val="0"/>
          <w:marRight w:val="0"/>
          <w:marTop w:val="0"/>
          <w:marBottom w:val="0"/>
          <w:divBdr>
            <w:top w:val="none" w:sz="0" w:space="0" w:color="auto"/>
            <w:left w:val="none" w:sz="0" w:space="0" w:color="auto"/>
            <w:bottom w:val="none" w:sz="0" w:space="0" w:color="auto"/>
            <w:right w:val="none" w:sz="0" w:space="0" w:color="auto"/>
          </w:divBdr>
        </w:div>
      </w:divsChild>
    </w:div>
    <w:div w:id="263617898">
      <w:bodyDiv w:val="1"/>
      <w:marLeft w:val="0"/>
      <w:marRight w:val="0"/>
      <w:marTop w:val="0"/>
      <w:marBottom w:val="0"/>
      <w:divBdr>
        <w:top w:val="none" w:sz="0" w:space="0" w:color="auto"/>
        <w:left w:val="none" w:sz="0" w:space="0" w:color="auto"/>
        <w:bottom w:val="none" w:sz="0" w:space="0" w:color="auto"/>
        <w:right w:val="none" w:sz="0" w:space="0" w:color="auto"/>
      </w:divBdr>
      <w:divsChild>
        <w:div w:id="219487678">
          <w:marLeft w:val="0"/>
          <w:marRight w:val="0"/>
          <w:marTop w:val="0"/>
          <w:marBottom w:val="0"/>
          <w:divBdr>
            <w:top w:val="none" w:sz="0" w:space="0" w:color="auto"/>
            <w:left w:val="none" w:sz="0" w:space="0" w:color="auto"/>
            <w:bottom w:val="none" w:sz="0" w:space="0" w:color="auto"/>
            <w:right w:val="none" w:sz="0" w:space="0" w:color="auto"/>
          </w:divBdr>
        </w:div>
        <w:div w:id="688800783">
          <w:marLeft w:val="0"/>
          <w:marRight w:val="0"/>
          <w:marTop w:val="0"/>
          <w:marBottom w:val="0"/>
          <w:divBdr>
            <w:top w:val="none" w:sz="0" w:space="0" w:color="auto"/>
            <w:left w:val="none" w:sz="0" w:space="0" w:color="auto"/>
            <w:bottom w:val="none" w:sz="0" w:space="0" w:color="auto"/>
            <w:right w:val="none" w:sz="0" w:space="0" w:color="auto"/>
          </w:divBdr>
        </w:div>
        <w:div w:id="1010641043">
          <w:marLeft w:val="0"/>
          <w:marRight w:val="0"/>
          <w:marTop w:val="0"/>
          <w:marBottom w:val="0"/>
          <w:divBdr>
            <w:top w:val="none" w:sz="0" w:space="0" w:color="auto"/>
            <w:left w:val="none" w:sz="0" w:space="0" w:color="auto"/>
            <w:bottom w:val="none" w:sz="0" w:space="0" w:color="auto"/>
            <w:right w:val="none" w:sz="0" w:space="0" w:color="auto"/>
          </w:divBdr>
        </w:div>
      </w:divsChild>
    </w:div>
    <w:div w:id="317420086">
      <w:bodyDiv w:val="1"/>
      <w:marLeft w:val="0"/>
      <w:marRight w:val="0"/>
      <w:marTop w:val="0"/>
      <w:marBottom w:val="0"/>
      <w:divBdr>
        <w:top w:val="none" w:sz="0" w:space="0" w:color="auto"/>
        <w:left w:val="none" w:sz="0" w:space="0" w:color="auto"/>
        <w:bottom w:val="none" w:sz="0" w:space="0" w:color="auto"/>
        <w:right w:val="none" w:sz="0" w:space="0" w:color="auto"/>
      </w:divBdr>
      <w:divsChild>
        <w:div w:id="805971006">
          <w:marLeft w:val="0"/>
          <w:marRight w:val="0"/>
          <w:marTop w:val="0"/>
          <w:marBottom w:val="0"/>
          <w:divBdr>
            <w:top w:val="none" w:sz="0" w:space="0" w:color="auto"/>
            <w:left w:val="none" w:sz="0" w:space="0" w:color="auto"/>
            <w:bottom w:val="none" w:sz="0" w:space="0" w:color="auto"/>
            <w:right w:val="none" w:sz="0" w:space="0" w:color="auto"/>
          </w:divBdr>
        </w:div>
        <w:div w:id="1073703679">
          <w:marLeft w:val="0"/>
          <w:marRight w:val="0"/>
          <w:marTop w:val="0"/>
          <w:marBottom w:val="0"/>
          <w:divBdr>
            <w:top w:val="none" w:sz="0" w:space="0" w:color="auto"/>
            <w:left w:val="none" w:sz="0" w:space="0" w:color="auto"/>
            <w:bottom w:val="none" w:sz="0" w:space="0" w:color="auto"/>
            <w:right w:val="none" w:sz="0" w:space="0" w:color="auto"/>
          </w:divBdr>
        </w:div>
        <w:div w:id="1517764953">
          <w:marLeft w:val="0"/>
          <w:marRight w:val="0"/>
          <w:marTop w:val="0"/>
          <w:marBottom w:val="0"/>
          <w:divBdr>
            <w:top w:val="none" w:sz="0" w:space="0" w:color="auto"/>
            <w:left w:val="none" w:sz="0" w:space="0" w:color="auto"/>
            <w:bottom w:val="none" w:sz="0" w:space="0" w:color="auto"/>
            <w:right w:val="none" w:sz="0" w:space="0" w:color="auto"/>
          </w:divBdr>
        </w:div>
      </w:divsChild>
    </w:div>
    <w:div w:id="320162841">
      <w:bodyDiv w:val="1"/>
      <w:marLeft w:val="0"/>
      <w:marRight w:val="0"/>
      <w:marTop w:val="0"/>
      <w:marBottom w:val="0"/>
      <w:divBdr>
        <w:top w:val="none" w:sz="0" w:space="0" w:color="auto"/>
        <w:left w:val="none" w:sz="0" w:space="0" w:color="auto"/>
        <w:bottom w:val="none" w:sz="0" w:space="0" w:color="auto"/>
        <w:right w:val="none" w:sz="0" w:space="0" w:color="auto"/>
      </w:divBdr>
    </w:div>
    <w:div w:id="345988579">
      <w:bodyDiv w:val="1"/>
      <w:marLeft w:val="0"/>
      <w:marRight w:val="0"/>
      <w:marTop w:val="0"/>
      <w:marBottom w:val="0"/>
      <w:divBdr>
        <w:top w:val="none" w:sz="0" w:space="0" w:color="auto"/>
        <w:left w:val="none" w:sz="0" w:space="0" w:color="auto"/>
        <w:bottom w:val="none" w:sz="0" w:space="0" w:color="auto"/>
        <w:right w:val="none" w:sz="0" w:space="0" w:color="auto"/>
      </w:divBdr>
      <w:divsChild>
        <w:div w:id="1524782180">
          <w:marLeft w:val="0"/>
          <w:marRight w:val="0"/>
          <w:marTop w:val="0"/>
          <w:marBottom w:val="0"/>
          <w:divBdr>
            <w:top w:val="none" w:sz="0" w:space="0" w:color="auto"/>
            <w:left w:val="none" w:sz="0" w:space="0" w:color="auto"/>
            <w:bottom w:val="none" w:sz="0" w:space="0" w:color="auto"/>
            <w:right w:val="none" w:sz="0" w:space="0" w:color="auto"/>
          </w:divBdr>
        </w:div>
        <w:div w:id="1935936949">
          <w:marLeft w:val="0"/>
          <w:marRight w:val="0"/>
          <w:marTop w:val="0"/>
          <w:marBottom w:val="0"/>
          <w:divBdr>
            <w:top w:val="none" w:sz="0" w:space="0" w:color="auto"/>
            <w:left w:val="none" w:sz="0" w:space="0" w:color="auto"/>
            <w:bottom w:val="none" w:sz="0" w:space="0" w:color="auto"/>
            <w:right w:val="none" w:sz="0" w:space="0" w:color="auto"/>
          </w:divBdr>
        </w:div>
        <w:div w:id="2075665601">
          <w:marLeft w:val="0"/>
          <w:marRight w:val="0"/>
          <w:marTop w:val="0"/>
          <w:marBottom w:val="0"/>
          <w:divBdr>
            <w:top w:val="none" w:sz="0" w:space="0" w:color="auto"/>
            <w:left w:val="none" w:sz="0" w:space="0" w:color="auto"/>
            <w:bottom w:val="none" w:sz="0" w:space="0" w:color="auto"/>
            <w:right w:val="none" w:sz="0" w:space="0" w:color="auto"/>
          </w:divBdr>
        </w:div>
      </w:divsChild>
    </w:div>
    <w:div w:id="372390919">
      <w:bodyDiv w:val="1"/>
      <w:marLeft w:val="0"/>
      <w:marRight w:val="0"/>
      <w:marTop w:val="0"/>
      <w:marBottom w:val="0"/>
      <w:divBdr>
        <w:top w:val="none" w:sz="0" w:space="0" w:color="auto"/>
        <w:left w:val="none" w:sz="0" w:space="0" w:color="auto"/>
        <w:bottom w:val="none" w:sz="0" w:space="0" w:color="auto"/>
        <w:right w:val="none" w:sz="0" w:space="0" w:color="auto"/>
      </w:divBdr>
      <w:divsChild>
        <w:div w:id="1406486300">
          <w:marLeft w:val="0"/>
          <w:marRight w:val="0"/>
          <w:marTop w:val="0"/>
          <w:marBottom w:val="0"/>
          <w:divBdr>
            <w:top w:val="none" w:sz="0" w:space="0" w:color="auto"/>
            <w:left w:val="none" w:sz="0" w:space="0" w:color="auto"/>
            <w:bottom w:val="none" w:sz="0" w:space="0" w:color="auto"/>
            <w:right w:val="none" w:sz="0" w:space="0" w:color="auto"/>
          </w:divBdr>
          <w:divsChild>
            <w:div w:id="365520218">
              <w:marLeft w:val="0"/>
              <w:marRight w:val="0"/>
              <w:marTop w:val="0"/>
              <w:marBottom w:val="0"/>
              <w:divBdr>
                <w:top w:val="none" w:sz="0" w:space="0" w:color="auto"/>
                <w:left w:val="none" w:sz="0" w:space="0" w:color="auto"/>
                <w:bottom w:val="none" w:sz="0" w:space="0" w:color="auto"/>
                <w:right w:val="none" w:sz="0" w:space="0" w:color="auto"/>
              </w:divBdr>
            </w:div>
          </w:divsChild>
        </w:div>
        <w:div w:id="2067946277">
          <w:marLeft w:val="0"/>
          <w:marRight w:val="0"/>
          <w:marTop w:val="0"/>
          <w:marBottom w:val="0"/>
          <w:divBdr>
            <w:top w:val="none" w:sz="0" w:space="0" w:color="auto"/>
            <w:left w:val="none" w:sz="0" w:space="0" w:color="auto"/>
            <w:bottom w:val="none" w:sz="0" w:space="0" w:color="auto"/>
            <w:right w:val="none" w:sz="0" w:space="0" w:color="auto"/>
          </w:divBdr>
          <w:divsChild>
            <w:div w:id="41524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8417">
      <w:bodyDiv w:val="1"/>
      <w:marLeft w:val="0"/>
      <w:marRight w:val="0"/>
      <w:marTop w:val="0"/>
      <w:marBottom w:val="0"/>
      <w:divBdr>
        <w:top w:val="none" w:sz="0" w:space="0" w:color="auto"/>
        <w:left w:val="none" w:sz="0" w:space="0" w:color="auto"/>
        <w:bottom w:val="none" w:sz="0" w:space="0" w:color="auto"/>
        <w:right w:val="none" w:sz="0" w:space="0" w:color="auto"/>
      </w:divBdr>
      <w:divsChild>
        <w:div w:id="19011667">
          <w:marLeft w:val="0"/>
          <w:marRight w:val="0"/>
          <w:marTop w:val="0"/>
          <w:marBottom w:val="0"/>
          <w:divBdr>
            <w:top w:val="none" w:sz="0" w:space="0" w:color="auto"/>
            <w:left w:val="none" w:sz="0" w:space="0" w:color="auto"/>
            <w:bottom w:val="none" w:sz="0" w:space="0" w:color="auto"/>
            <w:right w:val="none" w:sz="0" w:space="0" w:color="auto"/>
          </w:divBdr>
          <w:divsChild>
            <w:div w:id="1267149977">
              <w:marLeft w:val="0"/>
              <w:marRight w:val="0"/>
              <w:marTop w:val="0"/>
              <w:marBottom w:val="0"/>
              <w:divBdr>
                <w:top w:val="none" w:sz="0" w:space="0" w:color="auto"/>
                <w:left w:val="none" w:sz="0" w:space="0" w:color="auto"/>
                <w:bottom w:val="none" w:sz="0" w:space="0" w:color="auto"/>
                <w:right w:val="none" w:sz="0" w:space="0" w:color="auto"/>
              </w:divBdr>
            </w:div>
          </w:divsChild>
        </w:div>
        <w:div w:id="75249952">
          <w:marLeft w:val="0"/>
          <w:marRight w:val="0"/>
          <w:marTop w:val="0"/>
          <w:marBottom w:val="0"/>
          <w:divBdr>
            <w:top w:val="none" w:sz="0" w:space="0" w:color="auto"/>
            <w:left w:val="none" w:sz="0" w:space="0" w:color="auto"/>
            <w:bottom w:val="none" w:sz="0" w:space="0" w:color="auto"/>
            <w:right w:val="none" w:sz="0" w:space="0" w:color="auto"/>
          </w:divBdr>
          <w:divsChild>
            <w:div w:id="316426348">
              <w:marLeft w:val="0"/>
              <w:marRight w:val="0"/>
              <w:marTop w:val="0"/>
              <w:marBottom w:val="0"/>
              <w:divBdr>
                <w:top w:val="none" w:sz="0" w:space="0" w:color="auto"/>
                <w:left w:val="none" w:sz="0" w:space="0" w:color="auto"/>
                <w:bottom w:val="none" w:sz="0" w:space="0" w:color="auto"/>
                <w:right w:val="none" w:sz="0" w:space="0" w:color="auto"/>
              </w:divBdr>
            </w:div>
          </w:divsChild>
        </w:div>
        <w:div w:id="242183200">
          <w:marLeft w:val="0"/>
          <w:marRight w:val="0"/>
          <w:marTop w:val="0"/>
          <w:marBottom w:val="0"/>
          <w:divBdr>
            <w:top w:val="none" w:sz="0" w:space="0" w:color="auto"/>
            <w:left w:val="none" w:sz="0" w:space="0" w:color="auto"/>
            <w:bottom w:val="none" w:sz="0" w:space="0" w:color="auto"/>
            <w:right w:val="none" w:sz="0" w:space="0" w:color="auto"/>
          </w:divBdr>
          <w:divsChild>
            <w:div w:id="1369642866">
              <w:marLeft w:val="0"/>
              <w:marRight w:val="0"/>
              <w:marTop w:val="0"/>
              <w:marBottom w:val="0"/>
              <w:divBdr>
                <w:top w:val="none" w:sz="0" w:space="0" w:color="auto"/>
                <w:left w:val="none" w:sz="0" w:space="0" w:color="auto"/>
                <w:bottom w:val="none" w:sz="0" w:space="0" w:color="auto"/>
                <w:right w:val="none" w:sz="0" w:space="0" w:color="auto"/>
              </w:divBdr>
            </w:div>
          </w:divsChild>
        </w:div>
        <w:div w:id="337654081">
          <w:marLeft w:val="0"/>
          <w:marRight w:val="0"/>
          <w:marTop w:val="0"/>
          <w:marBottom w:val="0"/>
          <w:divBdr>
            <w:top w:val="none" w:sz="0" w:space="0" w:color="auto"/>
            <w:left w:val="none" w:sz="0" w:space="0" w:color="auto"/>
            <w:bottom w:val="none" w:sz="0" w:space="0" w:color="auto"/>
            <w:right w:val="none" w:sz="0" w:space="0" w:color="auto"/>
          </w:divBdr>
          <w:divsChild>
            <w:div w:id="321004594">
              <w:marLeft w:val="0"/>
              <w:marRight w:val="0"/>
              <w:marTop w:val="0"/>
              <w:marBottom w:val="0"/>
              <w:divBdr>
                <w:top w:val="none" w:sz="0" w:space="0" w:color="auto"/>
                <w:left w:val="none" w:sz="0" w:space="0" w:color="auto"/>
                <w:bottom w:val="none" w:sz="0" w:space="0" w:color="auto"/>
                <w:right w:val="none" w:sz="0" w:space="0" w:color="auto"/>
              </w:divBdr>
            </w:div>
          </w:divsChild>
        </w:div>
        <w:div w:id="337853876">
          <w:marLeft w:val="0"/>
          <w:marRight w:val="0"/>
          <w:marTop w:val="0"/>
          <w:marBottom w:val="0"/>
          <w:divBdr>
            <w:top w:val="none" w:sz="0" w:space="0" w:color="auto"/>
            <w:left w:val="none" w:sz="0" w:space="0" w:color="auto"/>
            <w:bottom w:val="none" w:sz="0" w:space="0" w:color="auto"/>
            <w:right w:val="none" w:sz="0" w:space="0" w:color="auto"/>
          </w:divBdr>
          <w:divsChild>
            <w:div w:id="1188525208">
              <w:marLeft w:val="0"/>
              <w:marRight w:val="0"/>
              <w:marTop w:val="0"/>
              <w:marBottom w:val="0"/>
              <w:divBdr>
                <w:top w:val="none" w:sz="0" w:space="0" w:color="auto"/>
                <w:left w:val="none" w:sz="0" w:space="0" w:color="auto"/>
                <w:bottom w:val="none" w:sz="0" w:space="0" w:color="auto"/>
                <w:right w:val="none" w:sz="0" w:space="0" w:color="auto"/>
              </w:divBdr>
            </w:div>
          </w:divsChild>
        </w:div>
        <w:div w:id="338121530">
          <w:marLeft w:val="0"/>
          <w:marRight w:val="0"/>
          <w:marTop w:val="0"/>
          <w:marBottom w:val="0"/>
          <w:divBdr>
            <w:top w:val="none" w:sz="0" w:space="0" w:color="auto"/>
            <w:left w:val="none" w:sz="0" w:space="0" w:color="auto"/>
            <w:bottom w:val="none" w:sz="0" w:space="0" w:color="auto"/>
            <w:right w:val="none" w:sz="0" w:space="0" w:color="auto"/>
          </w:divBdr>
          <w:divsChild>
            <w:div w:id="1206789844">
              <w:marLeft w:val="0"/>
              <w:marRight w:val="0"/>
              <w:marTop w:val="0"/>
              <w:marBottom w:val="0"/>
              <w:divBdr>
                <w:top w:val="none" w:sz="0" w:space="0" w:color="auto"/>
                <w:left w:val="none" w:sz="0" w:space="0" w:color="auto"/>
                <w:bottom w:val="none" w:sz="0" w:space="0" w:color="auto"/>
                <w:right w:val="none" w:sz="0" w:space="0" w:color="auto"/>
              </w:divBdr>
            </w:div>
          </w:divsChild>
        </w:div>
        <w:div w:id="408306053">
          <w:marLeft w:val="0"/>
          <w:marRight w:val="0"/>
          <w:marTop w:val="0"/>
          <w:marBottom w:val="0"/>
          <w:divBdr>
            <w:top w:val="none" w:sz="0" w:space="0" w:color="auto"/>
            <w:left w:val="none" w:sz="0" w:space="0" w:color="auto"/>
            <w:bottom w:val="none" w:sz="0" w:space="0" w:color="auto"/>
            <w:right w:val="none" w:sz="0" w:space="0" w:color="auto"/>
          </w:divBdr>
          <w:divsChild>
            <w:div w:id="1830249887">
              <w:marLeft w:val="0"/>
              <w:marRight w:val="0"/>
              <w:marTop w:val="0"/>
              <w:marBottom w:val="0"/>
              <w:divBdr>
                <w:top w:val="none" w:sz="0" w:space="0" w:color="auto"/>
                <w:left w:val="none" w:sz="0" w:space="0" w:color="auto"/>
                <w:bottom w:val="none" w:sz="0" w:space="0" w:color="auto"/>
                <w:right w:val="none" w:sz="0" w:space="0" w:color="auto"/>
              </w:divBdr>
            </w:div>
          </w:divsChild>
        </w:div>
        <w:div w:id="755521564">
          <w:marLeft w:val="0"/>
          <w:marRight w:val="0"/>
          <w:marTop w:val="0"/>
          <w:marBottom w:val="0"/>
          <w:divBdr>
            <w:top w:val="none" w:sz="0" w:space="0" w:color="auto"/>
            <w:left w:val="none" w:sz="0" w:space="0" w:color="auto"/>
            <w:bottom w:val="none" w:sz="0" w:space="0" w:color="auto"/>
            <w:right w:val="none" w:sz="0" w:space="0" w:color="auto"/>
          </w:divBdr>
          <w:divsChild>
            <w:div w:id="1755198268">
              <w:marLeft w:val="0"/>
              <w:marRight w:val="0"/>
              <w:marTop w:val="0"/>
              <w:marBottom w:val="0"/>
              <w:divBdr>
                <w:top w:val="none" w:sz="0" w:space="0" w:color="auto"/>
                <w:left w:val="none" w:sz="0" w:space="0" w:color="auto"/>
                <w:bottom w:val="none" w:sz="0" w:space="0" w:color="auto"/>
                <w:right w:val="none" w:sz="0" w:space="0" w:color="auto"/>
              </w:divBdr>
            </w:div>
          </w:divsChild>
        </w:div>
        <w:div w:id="797333529">
          <w:marLeft w:val="0"/>
          <w:marRight w:val="0"/>
          <w:marTop w:val="0"/>
          <w:marBottom w:val="0"/>
          <w:divBdr>
            <w:top w:val="none" w:sz="0" w:space="0" w:color="auto"/>
            <w:left w:val="none" w:sz="0" w:space="0" w:color="auto"/>
            <w:bottom w:val="none" w:sz="0" w:space="0" w:color="auto"/>
            <w:right w:val="none" w:sz="0" w:space="0" w:color="auto"/>
          </w:divBdr>
          <w:divsChild>
            <w:div w:id="8483929">
              <w:marLeft w:val="0"/>
              <w:marRight w:val="0"/>
              <w:marTop w:val="0"/>
              <w:marBottom w:val="0"/>
              <w:divBdr>
                <w:top w:val="none" w:sz="0" w:space="0" w:color="auto"/>
                <w:left w:val="none" w:sz="0" w:space="0" w:color="auto"/>
                <w:bottom w:val="none" w:sz="0" w:space="0" w:color="auto"/>
                <w:right w:val="none" w:sz="0" w:space="0" w:color="auto"/>
              </w:divBdr>
            </w:div>
          </w:divsChild>
        </w:div>
        <w:div w:id="811868909">
          <w:marLeft w:val="0"/>
          <w:marRight w:val="0"/>
          <w:marTop w:val="0"/>
          <w:marBottom w:val="0"/>
          <w:divBdr>
            <w:top w:val="none" w:sz="0" w:space="0" w:color="auto"/>
            <w:left w:val="none" w:sz="0" w:space="0" w:color="auto"/>
            <w:bottom w:val="none" w:sz="0" w:space="0" w:color="auto"/>
            <w:right w:val="none" w:sz="0" w:space="0" w:color="auto"/>
          </w:divBdr>
          <w:divsChild>
            <w:div w:id="1740445886">
              <w:marLeft w:val="0"/>
              <w:marRight w:val="0"/>
              <w:marTop w:val="0"/>
              <w:marBottom w:val="0"/>
              <w:divBdr>
                <w:top w:val="none" w:sz="0" w:space="0" w:color="auto"/>
                <w:left w:val="none" w:sz="0" w:space="0" w:color="auto"/>
                <w:bottom w:val="none" w:sz="0" w:space="0" w:color="auto"/>
                <w:right w:val="none" w:sz="0" w:space="0" w:color="auto"/>
              </w:divBdr>
            </w:div>
          </w:divsChild>
        </w:div>
        <w:div w:id="880627884">
          <w:marLeft w:val="0"/>
          <w:marRight w:val="0"/>
          <w:marTop w:val="0"/>
          <w:marBottom w:val="0"/>
          <w:divBdr>
            <w:top w:val="none" w:sz="0" w:space="0" w:color="auto"/>
            <w:left w:val="none" w:sz="0" w:space="0" w:color="auto"/>
            <w:bottom w:val="none" w:sz="0" w:space="0" w:color="auto"/>
            <w:right w:val="none" w:sz="0" w:space="0" w:color="auto"/>
          </w:divBdr>
          <w:divsChild>
            <w:div w:id="629088840">
              <w:marLeft w:val="0"/>
              <w:marRight w:val="0"/>
              <w:marTop w:val="0"/>
              <w:marBottom w:val="0"/>
              <w:divBdr>
                <w:top w:val="none" w:sz="0" w:space="0" w:color="auto"/>
                <w:left w:val="none" w:sz="0" w:space="0" w:color="auto"/>
                <w:bottom w:val="none" w:sz="0" w:space="0" w:color="auto"/>
                <w:right w:val="none" w:sz="0" w:space="0" w:color="auto"/>
              </w:divBdr>
            </w:div>
          </w:divsChild>
        </w:div>
        <w:div w:id="961962414">
          <w:marLeft w:val="0"/>
          <w:marRight w:val="0"/>
          <w:marTop w:val="0"/>
          <w:marBottom w:val="0"/>
          <w:divBdr>
            <w:top w:val="none" w:sz="0" w:space="0" w:color="auto"/>
            <w:left w:val="none" w:sz="0" w:space="0" w:color="auto"/>
            <w:bottom w:val="none" w:sz="0" w:space="0" w:color="auto"/>
            <w:right w:val="none" w:sz="0" w:space="0" w:color="auto"/>
          </w:divBdr>
          <w:divsChild>
            <w:div w:id="997001758">
              <w:marLeft w:val="0"/>
              <w:marRight w:val="0"/>
              <w:marTop w:val="0"/>
              <w:marBottom w:val="0"/>
              <w:divBdr>
                <w:top w:val="none" w:sz="0" w:space="0" w:color="auto"/>
                <w:left w:val="none" w:sz="0" w:space="0" w:color="auto"/>
                <w:bottom w:val="none" w:sz="0" w:space="0" w:color="auto"/>
                <w:right w:val="none" w:sz="0" w:space="0" w:color="auto"/>
              </w:divBdr>
            </w:div>
          </w:divsChild>
        </w:div>
        <w:div w:id="1225332245">
          <w:marLeft w:val="0"/>
          <w:marRight w:val="0"/>
          <w:marTop w:val="0"/>
          <w:marBottom w:val="0"/>
          <w:divBdr>
            <w:top w:val="none" w:sz="0" w:space="0" w:color="auto"/>
            <w:left w:val="none" w:sz="0" w:space="0" w:color="auto"/>
            <w:bottom w:val="none" w:sz="0" w:space="0" w:color="auto"/>
            <w:right w:val="none" w:sz="0" w:space="0" w:color="auto"/>
          </w:divBdr>
          <w:divsChild>
            <w:div w:id="352074067">
              <w:marLeft w:val="0"/>
              <w:marRight w:val="0"/>
              <w:marTop w:val="0"/>
              <w:marBottom w:val="0"/>
              <w:divBdr>
                <w:top w:val="none" w:sz="0" w:space="0" w:color="auto"/>
                <w:left w:val="none" w:sz="0" w:space="0" w:color="auto"/>
                <w:bottom w:val="none" w:sz="0" w:space="0" w:color="auto"/>
                <w:right w:val="none" w:sz="0" w:space="0" w:color="auto"/>
              </w:divBdr>
            </w:div>
          </w:divsChild>
        </w:div>
        <w:div w:id="1270701057">
          <w:marLeft w:val="0"/>
          <w:marRight w:val="0"/>
          <w:marTop w:val="0"/>
          <w:marBottom w:val="0"/>
          <w:divBdr>
            <w:top w:val="none" w:sz="0" w:space="0" w:color="auto"/>
            <w:left w:val="none" w:sz="0" w:space="0" w:color="auto"/>
            <w:bottom w:val="none" w:sz="0" w:space="0" w:color="auto"/>
            <w:right w:val="none" w:sz="0" w:space="0" w:color="auto"/>
          </w:divBdr>
          <w:divsChild>
            <w:div w:id="898906378">
              <w:marLeft w:val="0"/>
              <w:marRight w:val="0"/>
              <w:marTop w:val="0"/>
              <w:marBottom w:val="0"/>
              <w:divBdr>
                <w:top w:val="none" w:sz="0" w:space="0" w:color="auto"/>
                <w:left w:val="none" w:sz="0" w:space="0" w:color="auto"/>
                <w:bottom w:val="none" w:sz="0" w:space="0" w:color="auto"/>
                <w:right w:val="none" w:sz="0" w:space="0" w:color="auto"/>
              </w:divBdr>
            </w:div>
          </w:divsChild>
        </w:div>
        <w:div w:id="1337534672">
          <w:marLeft w:val="0"/>
          <w:marRight w:val="0"/>
          <w:marTop w:val="0"/>
          <w:marBottom w:val="0"/>
          <w:divBdr>
            <w:top w:val="none" w:sz="0" w:space="0" w:color="auto"/>
            <w:left w:val="none" w:sz="0" w:space="0" w:color="auto"/>
            <w:bottom w:val="none" w:sz="0" w:space="0" w:color="auto"/>
            <w:right w:val="none" w:sz="0" w:space="0" w:color="auto"/>
          </w:divBdr>
          <w:divsChild>
            <w:div w:id="1989505404">
              <w:marLeft w:val="0"/>
              <w:marRight w:val="0"/>
              <w:marTop w:val="0"/>
              <w:marBottom w:val="0"/>
              <w:divBdr>
                <w:top w:val="none" w:sz="0" w:space="0" w:color="auto"/>
                <w:left w:val="none" w:sz="0" w:space="0" w:color="auto"/>
                <w:bottom w:val="none" w:sz="0" w:space="0" w:color="auto"/>
                <w:right w:val="none" w:sz="0" w:space="0" w:color="auto"/>
              </w:divBdr>
            </w:div>
          </w:divsChild>
        </w:div>
        <w:div w:id="1377317753">
          <w:marLeft w:val="0"/>
          <w:marRight w:val="0"/>
          <w:marTop w:val="0"/>
          <w:marBottom w:val="0"/>
          <w:divBdr>
            <w:top w:val="none" w:sz="0" w:space="0" w:color="auto"/>
            <w:left w:val="none" w:sz="0" w:space="0" w:color="auto"/>
            <w:bottom w:val="none" w:sz="0" w:space="0" w:color="auto"/>
            <w:right w:val="none" w:sz="0" w:space="0" w:color="auto"/>
          </w:divBdr>
          <w:divsChild>
            <w:div w:id="1018510119">
              <w:marLeft w:val="0"/>
              <w:marRight w:val="0"/>
              <w:marTop w:val="0"/>
              <w:marBottom w:val="0"/>
              <w:divBdr>
                <w:top w:val="none" w:sz="0" w:space="0" w:color="auto"/>
                <w:left w:val="none" w:sz="0" w:space="0" w:color="auto"/>
                <w:bottom w:val="none" w:sz="0" w:space="0" w:color="auto"/>
                <w:right w:val="none" w:sz="0" w:space="0" w:color="auto"/>
              </w:divBdr>
            </w:div>
          </w:divsChild>
        </w:div>
        <w:div w:id="1439333812">
          <w:marLeft w:val="0"/>
          <w:marRight w:val="0"/>
          <w:marTop w:val="0"/>
          <w:marBottom w:val="0"/>
          <w:divBdr>
            <w:top w:val="none" w:sz="0" w:space="0" w:color="auto"/>
            <w:left w:val="none" w:sz="0" w:space="0" w:color="auto"/>
            <w:bottom w:val="none" w:sz="0" w:space="0" w:color="auto"/>
            <w:right w:val="none" w:sz="0" w:space="0" w:color="auto"/>
          </w:divBdr>
          <w:divsChild>
            <w:div w:id="2019455637">
              <w:marLeft w:val="0"/>
              <w:marRight w:val="0"/>
              <w:marTop w:val="0"/>
              <w:marBottom w:val="0"/>
              <w:divBdr>
                <w:top w:val="none" w:sz="0" w:space="0" w:color="auto"/>
                <w:left w:val="none" w:sz="0" w:space="0" w:color="auto"/>
                <w:bottom w:val="none" w:sz="0" w:space="0" w:color="auto"/>
                <w:right w:val="none" w:sz="0" w:space="0" w:color="auto"/>
              </w:divBdr>
            </w:div>
          </w:divsChild>
        </w:div>
        <w:div w:id="1440368416">
          <w:marLeft w:val="0"/>
          <w:marRight w:val="0"/>
          <w:marTop w:val="0"/>
          <w:marBottom w:val="0"/>
          <w:divBdr>
            <w:top w:val="none" w:sz="0" w:space="0" w:color="auto"/>
            <w:left w:val="none" w:sz="0" w:space="0" w:color="auto"/>
            <w:bottom w:val="none" w:sz="0" w:space="0" w:color="auto"/>
            <w:right w:val="none" w:sz="0" w:space="0" w:color="auto"/>
          </w:divBdr>
          <w:divsChild>
            <w:div w:id="426729020">
              <w:marLeft w:val="0"/>
              <w:marRight w:val="0"/>
              <w:marTop w:val="0"/>
              <w:marBottom w:val="0"/>
              <w:divBdr>
                <w:top w:val="none" w:sz="0" w:space="0" w:color="auto"/>
                <w:left w:val="none" w:sz="0" w:space="0" w:color="auto"/>
                <w:bottom w:val="none" w:sz="0" w:space="0" w:color="auto"/>
                <w:right w:val="none" w:sz="0" w:space="0" w:color="auto"/>
              </w:divBdr>
            </w:div>
          </w:divsChild>
        </w:div>
        <w:div w:id="1590889383">
          <w:marLeft w:val="0"/>
          <w:marRight w:val="0"/>
          <w:marTop w:val="0"/>
          <w:marBottom w:val="0"/>
          <w:divBdr>
            <w:top w:val="none" w:sz="0" w:space="0" w:color="auto"/>
            <w:left w:val="none" w:sz="0" w:space="0" w:color="auto"/>
            <w:bottom w:val="none" w:sz="0" w:space="0" w:color="auto"/>
            <w:right w:val="none" w:sz="0" w:space="0" w:color="auto"/>
          </w:divBdr>
          <w:divsChild>
            <w:div w:id="1021400052">
              <w:marLeft w:val="0"/>
              <w:marRight w:val="0"/>
              <w:marTop w:val="0"/>
              <w:marBottom w:val="0"/>
              <w:divBdr>
                <w:top w:val="none" w:sz="0" w:space="0" w:color="auto"/>
                <w:left w:val="none" w:sz="0" w:space="0" w:color="auto"/>
                <w:bottom w:val="none" w:sz="0" w:space="0" w:color="auto"/>
                <w:right w:val="none" w:sz="0" w:space="0" w:color="auto"/>
              </w:divBdr>
            </w:div>
          </w:divsChild>
        </w:div>
        <w:div w:id="1717503762">
          <w:marLeft w:val="0"/>
          <w:marRight w:val="0"/>
          <w:marTop w:val="0"/>
          <w:marBottom w:val="0"/>
          <w:divBdr>
            <w:top w:val="none" w:sz="0" w:space="0" w:color="auto"/>
            <w:left w:val="none" w:sz="0" w:space="0" w:color="auto"/>
            <w:bottom w:val="none" w:sz="0" w:space="0" w:color="auto"/>
            <w:right w:val="none" w:sz="0" w:space="0" w:color="auto"/>
          </w:divBdr>
          <w:divsChild>
            <w:div w:id="234170213">
              <w:marLeft w:val="0"/>
              <w:marRight w:val="0"/>
              <w:marTop w:val="0"/>
              <w:marBottom w:val="0"/>
              <w:divBdr>
                <w:top w:val="none" w:sz="0" w:space="0" w:color="auto"/>
                <w:left w:val="none" w:sz="0" w:space="0" w:color="auto"/>
                <w:bottom w:val="none" w:sz="0" w:space="0" w:color="auto"/>
                <w:right w:val="none" w:sz="0" w:space="0" w:color="auto"/>
              </w:divBdr>
            </w:div>
          </w:divsChild>
        </w:div>
        <w:div w:id="1785078466">
          <w:marLeft w:val="0"/>
          <w:marRight w:val="0"/>
          <w:marTop w:val="0"/>
          <w:marBottom w:val="0"/>
          <w:divBdr>
            <w:top w:val="none" w:sz="0" w:space="0" w:color="auto"/>
            <w:left w:val="none" w:sz="0" w:space="0" w:color="auto"/>
            <w:bottom w:val="none" w:sz="0" w:space="0" w:color="auto"/>
            <w:right w:val="none" w:sz="0" w:space="0" w:color="auto"/>
          </w:divBdr>
          <w:divsChild>
            <w:div w:id="1918905200">
              <w:marLeft w:val="0"/>
              <w:marRight w:val="0"/>
              <w:marTop w:val="0"/>
              <w:marBottom w:val="0"/>
              <w:divBdr>
                <w:top w:val="none" w:sz="0" w:space="0" w:color="auto"/>
                <w:left w:val="none" w:sz="0" w:space="0" w:color="auto"/>
                <w:bottom w:val="none" w:sz="0" w:space="0" w:color="auto"/>
                <w:right w:val="none" w:sz="0" w:space="0" w:color="auto"/>
              </w:divBdr>
            </w:div>
          </w:divsChild>
        </w:div>
        <w:div w:id="1875340067">
          <w:marLeft w:val="0"/>
          <w:marRight w:val="0"/>
          <w:marTop w:val="0"/>
          <w:marBottom w:val="0"/>
          <w:divBdr>
            <w:top w:val="none" w:sz="0" w:space="0" w:color="auto"/>
            <w:left w:val="none" w:sz="0" w:space="0" w:color="auto"/>
            <w:bottom w:val="none" w:sz="0" w:space="0" w:color="auto"/>
            <w:right w:val="none" w:sz="0" w:space="0" w:color="auto"/>
          </w:divBdr>
          <w:divsChild>
            <w:div w:id="823469688">
              <w:marLeft w:val="0"/>
              <w:marRight w:val="0"/>
              <w:marTop w:val="0"/>
              <w:marBottom w:val="0"/>
              <w:divBdr>
                <w:top w:val="none" w:sz="0" w:space="0" w:color="auto"/>
                <w:left w:val="none" w:sz="0" w:space="0" w:color="auto"/>
                <w:bottom w:val="none" w:sz="0" w:space="0" w:color="auto"/>
                <w:right w:val="none" w:sz="0" w:space="0" w:color="auto"/>
              </w:divBdr>
            </w:div>
          </w:divsChild>
        </w:div>
        <w:div w:id="1924483806">
          <w:marLeft w:val="0"/>
          <w:marRight w:val="0"/>
          <w:marTop w:val="0"/>
          <w:marBottom w:val="0"/>
          <w:divBdr>
            <w:top w:val="none" w:sz="0" w:space="0" w:color="auto"/>
            <w:left w:val="none" w:sz="0" w:space="0" w:color="auto"/>
            <w:bottom w:val="none" w:sz="0" w:space="0" w:color="auto"/>
            <w:right w:val="none" w:sz="0" w:space="0" w:color="auto"/>
          </w:divBdr>
          <w:divsChild>
            <w:div w:id="1382946717">
              <w:marLeft w:val="0"/>
              <w:marRight w:val="0"/>
              <w:marTop w:val="0"/>
              <w:marBottom w:val="0"/>
              <w:divBdr>
                <w:top w:val="none" w:sz="0" w:space="0" w:color="auto"/>
                <w:left w:val="none" w:sz="0" w:space="0" w:color="auto"/>
                <w:bottom w:val="none" w:sz="0" w:space="0" w:color="auto"/>
                <w:right w:val="none" w:sz="0" w:space="0" w:color="auto"/>
              </w:divBdr>
            </w:div>
          </w:divsChild>
        </w:div>
        <w:div w:id="1944798653">
          <w:marLeft w:val="0"/>
          <w:marRight w:val="0"/>
          <w:marTop w:val="0"/>
          <w:marBottom w:val="0"/>
          <w:divBdr>
            <w:top w:val="none" w:sz="0" w:space="0" w:color="auto"/>
            <w:left w:val="none" w:sz="0" w:space="0" w:color="auto"/>
            <w:bottom w:val="none" w:sz="0" w:space="0" w:color="auto"/>
            <w:right w:val="none" w:sz="0" w:space="0" w:color="auto"/>
          </w:divBdr>
          <w:divsChild>
            <w:div w:id="1034379474">
              <w:marLeft w:val="0"/>
              <w:marRight w:val="0"/>
              <w:marTop w:val="0"/>
              <w:marBottom w:val="0"/>
              <w:divBdr>
                <w:top w:val="none" w:sz="0" w:space="0" w:color="auto"/>
                <w:left w:val="none" w:sz="0" w:space="0" w:color="auto"/>
                <w:bottom w:val="none" w:sz="0" w:space="0" w:color="auto"/>
                <w:right w:val="none" w:sz="0" w:space="0" w:color="auto"/>
              </w:divBdr>
            </w:div>
          </w:divsChild>
        </w:div>
        <w:div w:id="1982692568">
          <w:marLeft w:val="0"/>
          <w:marRight w:val="0"/>
          <w:marTop w:val="0"/>
          <w:marBottom w:val="0"/>
          <w:divBdr>
            <w:top w:val="none" w:sz="0" w:space="0" w:color="auto"/>
            <w:left w:val="none" w:sz="0" w:space="0" w:color="auto"/>
            <w:bottom w:val="none" w:sz="0" w:space="0" w:color="auto"/>
            <w:right w:val="none" w:sz="0" w:space="0" w:color="auto"/>
          </w:divBdr>
          <w:divsChild>
            <w:div w:id="386877985">
              <w:marLeft w:val="0"/>
              <w:marRight w:val="0"/>
              <w:marTop w:val="0"/>
              <w:marBottom w:val="0"/>
              <w:divBdr>
                <w:top w:val="none" w:sz="0" w:space="0" w:color="auto"/>
                <w:left w:val="none" w:sz="0" w:space="0" w:color="auto"/>
                <w:bottom w:val="none" w:sz="0" w:space="0" w:color="auto"/>
                <w:right w:val="none" w:sz="0" w:space="0" w:color="auto"/>
              </w:divBdr>
            </w:div>
          </w:divsChild>
        </w:div>
        <w:div w:id="1986428326">
          <w:marLeft w:val="0"/>
          <w:marRight w:val="0"/>
          <w:marTop w:val="0"/>
          <w:marBottom w:val="0"/>
          <w:divBdr>
            <w:top w:val="none" w:sz="0" w:space="0" w:color="auto"/>
            <w:left w:val="none" w:sz="0" w:space="0" w:color="auto"/>
            <w:bottom w:val="none" w:sz="0" w:space="0" w:color="auto"/>
            <w:right w:val="none" w:sz="0" w:space="0" w:color="auto"/>
          </w:divBdr>
          <w:divsChild>
            <w:div w:id="1057511149">
              <w:marLeft w:val="0"/>
              <w:marRight w:val="0"/>
              <w:marTop w:val="0"/>
              <w:marBottom w:val="0"/>
              <w:divBdr>
                <w:top w:val="none" w:sz="0" w:space="0" w:color="auto"/>
                <w:left w:val="none" w:sz="0" w:space="0" w:color="auto"/>
                <w:bottom w:val="none" w:sz="0" w:space="0" w:color="auto"/>
                <w:right w:val="none" w:sz="0" w:space="0" w:color="auto"/>
              </w:divBdr>
            </w:div>
          </w:divsChild>
        </w:div>
        <w:div w:id="2097938547">
          <w:marLeft w:val="0"/>
          <w:marRight w:val="0"/>
          <w:marTop w:val="0"/>
          <w:marBottom w:val="0"/>
          <w:divBdr>
            <w:top w:val="none" w:sz="0" w:space="0" w:color="auto"/>
            <w:left w:val="none" w:sz="0" w:space="0" w:color="auto"/>
            <w:bottom w:val="none" w:sz="0" w:space="0" w:color="auto"/>
            <w:right w:val="none" w:sz="0" w:space="0" w:color="auto"/>
          </w:divBdr>
          <w:divsChild>
            <w:div w:id="2033988808">
              <w:marLeft w:val="0"/>
              <w:marRight w:val="0"/>
              <w:marTop w:val="0"/>
              <w:marBottom w:val="0"/>
              <w:divBdr>
                <w:top w:val="none" w:sz="0" w:space="0" w:color="auto"/>
                <w:left w:val="none" w:sz="0" w:space="0" w:color="auto"/>
                <w:bottom w:val="none" w:sz="0" w:space="0" w:color="auto"/>
                <w:right w:val="none" w:sz="0" w:space="0" w:color="auto"/>
              </w:divBdr>
            </w:div>
          </w:divsChild>
        </w:div>
        <w:div w:id="2106266571">
          <w:marLeft w:val="0"/>
          <w:marRight w:val="0"/>
          <w:marTop w:val="0"/>
          <w:marBottom w:val="0"/>
          <w:divBdr>
            <w:top w:val="none" w:sz="0" w:space="0" w:color="auto"/>
            <w:left w:val="none" w:sz="0" w:space="0" w:color="auto"/>
            <w:bottom w:val="none" w:sz="0" w:space="0" w:color="auto"/>
            <w:right w:val="none" w:sz="0" w:space="0" w:color="auto"/>
          </w:divBdr>
          <w:divsChild>
            <w:div w:id="80570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4500">
      <w:bodyDiv w:val="1"/>
      <w:marLeft w:val="0"/>
      <w:marRight w:val="0"/>
      <w:marTop w:val="0"/>
      <w:marBottom w:val="0"/>
      <w:divBdr>
        <w:top w:val="none" w:sz="0" w:space="0" w:color="auto"/>
        <w:left w:val="none" w:sz="0" w:space="0" w:color="auto"/>
        <w:bottom w:val="none" w:sz="0" w:space="0" w:color="auto"/>
        <w:right w:val="none" w:sz="0" w:space="0" w:color="auto"/>
      </w:divBdr>
      <w:divsChild>
        <w:div w:id="236793420">
          <w:marLeft w:val="0"/>
          <w:marRight w:val="0"/>
          <w:marTop w:val="0"/>
          <w:marBottom w:val="0"/>
          <w:divBdr>
            <w:top w:val="none" w:sz="0" w:space="0" w:color="auto"/>
            <w:left w:val="none" w:sz="0" w:space="0" w:color="auto"/>
            <w:bottom w:val="none" w:sz="0" w:space="0" w:color="auto"/>
            <w:right w:val="none" w:sz="0" w:space="0" w:color="auto"/>
          </w:divBdr>
        </w:div>
        <w:div w:id="257951543">
          <w:marLeft w:val="0"/>
          <w:marRight w:val="0"/>
          <w:marTop w:val="0"/>
          <w:marBottom w:val="0"/>
          <w:divBdr>
            <w:top w:val="none" w:sz="0" w:space="0" w:color="auto"/>
            <w:left w:val="none" w:sz="0" w:space="0" w:color="auto"/>
            <w:bottom w:val="none" w:sz="0" w:space="0" w:color="auto"/>
            <w:right w:val="none" w:sz="0" w:space="0" w:color="auto"/>
          </w:divBdr>
          <w:divsChild>
            <w:div w:id="1441100128">
              <w:marLeft w:val="-75"/>
              <w:marRight w:val="0"/>
              <w:marTop w:val="30"/>
              <w:marBottom w:val="30"/>
              <w:divBdr>
                <w:top w:val="none" w:sz="0" w:space="0" w:color="auto"/>
                <w:left w:val="none" w:sz="0" w:space="0" w:color="auto"/>
                <w:bottom w:val="none" w:sz="0" w:space="0" w:color="auto"/>
                <w:right w:val="none" w:sz="0" w:space="0" w:color="auto"/>
              </w:divBdr>
              <w:divsChild>
                <w:div w:id="117914197">
                  <w:marLeft w:val="0"/>
                  <w:marRight w:val="0"/>
                  <w:marTop w:val="0"/>
                  <w:marBottom w:val="0"/>
                  <w:divBdr>
                    <w:top w:val="none" w:sz="0" w:space="0" w:color="auto"/>
                    <w:left w:val="none" w:sz="0" w:space="0" w:color="auto"/>
                    <w:bottom w:val="none" w:sz="0" w:space="0" w:color="auto"/>
                    <w:right w:val="none" w:sz="0" w:space="0" w:color="auto"/>
                  </w:divBdr>
                  <w:divsChild>
                    <w:div w:id="1542210391">
                      <w:marLeft w:val="0"/>
                      <w:marRight w:val="0"/>
                      <w:marTop w:val="0"/>
                      <w:marBottom w:val="0"/>
                      <w:divBdr>
                        <w:top w:val="none" w:sz="0" w:space="0" w:color="auto"/>
                        <w:left w:val="none" w:sz="0" w:space="0" w:color="auto"/>
                        <w:bottom w:val="none" w:sz="0" w:space="0" w:color="auto"/>
                        <w:right w:val="none" w:sz="0" w:space="0" w:color="auto"/>
                      </w:divBdr>
                    </w:div>
                  </w:divsChild>
                </w:div>
                <w:div w:id="208347803">
                  <w:marLeft w:val="0"/>
                  <w:marRight w:val="0"/>
                  <w:marTop w:val="0"/>
                  <w:marBottom w:val="0"/>
                  <w:divBdr>
                    <w:top w:val="none" w:sz="0" w:space="0" w:color="auto"/>
                    <w:left w:val="none" w:sz="0" w:space="0" w:color="auto"/>
                    <w:bottom w:val="none" w:sz="0" w:space="0" w:color="auto"/>
                    <w:right w:val="none" w:sz="0" w:space="0" w:color="auto"/>
                  </w:divBdr>
                  <w:divsChild>
                    <w:div w:id="1196893724">
                      <w:marLeft w:val="0"/>
                      <w:marRight w:val="0"/>
                      <w:marTop w:val="0"/>
                      <w:marBottom w:val="0"/>
                      <w:divBdr>
                        <w:top w:val="none" w:sz="0" w:space="0" w:color="auto"/>
                        <w:left w:val="none" w:sz="0" w:space="0" w:color="auto"/>
                        <w:bottom w:val="none" w:sz="0" w:space="0" w:color="auto"/>
                        <w:right w:val="none" w:sz="0" w:space="0" w:color="auto"/>
                      </w:divBdr>
                    </w:div>
                  </w:divsChild>
                </w:div>
                <w:div w:id="264384091">
                  <w:marLeft w:val="0"/>
                  <w:marRight w:val="0"/>
                  <w:marTop w:val="0"/>
                  <w:marBottom w:val="0"/>
                  <w:divBdr>
                    <w:top w:val="none" w:sz="0" w:space="0" w:color="auto"/>
                    <w:left w:val="none" w:sz="0" w:space="0" w:color="auto"/>
                    <w:bottom w:val="none" w:sz="0" w:space="0" w:color="auto"/>
                    <w:right w:val="none" w:sz="0" w:space="0" w:color="auto"/>
                  </w:divBdr>
                  <w:divsChild>
                    <w:div w:id="1224213428">
                      <w:marLeft w:val="0"/>
                      <w:marRight w:val="0"/>
                      <w:marTop w:val="0"/>
                      <w:marBottom w:val="0"/>
                      <w:divBdr>
                        <w:top w:val="none" w:sz="0" w:space="0" w:color="auto"/>
                        <w:left w:val="none" w:sz="0" w:space="0" w:color="auto"/>
                        <w:bottom w:val="none" w:sz="0" w:space="0" w:color="auto"/>
                        <w:right w:val="none" w:sz="0" w:space="0" w:color="auto"/>
                      </w:divBdr>
                    </w:div>
                  </w:divsChild>
                </w:div>
                <w:div w:id="300423302">
                  <w:marLeft w:val="0"/>
                  <w:marRight w:val="0"/>
                  <w:marTop w:val="0"/>
                  <w:marBottom w:val="0"/>
                  <w:divBdr>
                    <w:top w:val="none" w:sz="0" w:space="0" w:color="auto"/>
                    <w:left w:val="none" w:sz="0" w:space="0" w:color="auto"/>
                    <w:bottom w:val="none" w:sz="0" w:space="0" w:color="auto"/>
                    <w:right w:val="none" w:sz="0" w:space="0" w:color="auto"/>
                  </w:divBdr>
                  <w:divsChild>
                    <w:div w:id="1546989141">
                      <w:marLeft w:val="0"/>
                      <w:marRight w:val="0"/>
                      <w:marTop w:val="0"/>
                      <w:marBottom w:val="0"/>
                      <w:divBdr>
                        <w:top w:val="none" w:sz="0" w:space="0" w:color="auto"/>
                        <w:left w:val="none" w:sz="0" w:space="0" w:color="auto"/>
                        <w:bottom w:val="none" w:sz="0" w:space="0" w:color="auto"/>
                        <w:right w:val="none" w:sz="0" w:space="0" w:color="auto"/>
                      </w:divBdr>
                    </w:div>
                  </w:divsChild>
                </w:div>
                <w:div w:id="886334550">
                  <w:marLeft w:val="0"/>
                  <w:marRight w:val="0"/>
                  <w:marTop w:val="0"/>
                  <w:marBottom w:val="0"/>
                  <w:divBdr>
                    <w:top w:val="none" w:sz="0" w:space="0" w:color="auto"/>
                    <w:left w:val="none" w:sz="0" w:space="0" w:color="auto"/>
                    <w:bottom w:val="none" w:sz="0" w:space="0" w:color="auto"/>
                    <w:right w:val="none" w:sz="0" w:space="0" w:color="auto"/>
                  </w:divBdr>
                  <w:divsChild>
                    <w:div w:id="923030081">
                      <w:marLeft w:val="0"/>
                      <w:marRight w:val="0"/>
                      <w:marTop w:val="0"/>
                      <w:marBottom w:val="0"/>
                      <w:divBdr>
                        <w:top w:val="none" w:sz="0" w:space="0" w:color="auto"/>
                        <w:left w:val="none" w:sz="0" w:space="0" w:color="auto"/>
                        <w:bottom w:val="none" w:sz="0" w:space="0" w:color="auto"/>
                        <w:right w:val="none" w:sz="0" w:space="0" w:color="auto"/>
                      </w:divBdr>
                    </w:div>
                  </w:divsChild>
                </w:div>
                <w:div w:id="1109161870">
                  <w:marLeft w:val="0"/>
                  <w:marRight w:val="0"/>
                  <w:marTop w:val="0"/>
                  <w:marBottom w:val="0"/>
                  <w:divBdr>
                    <w:top w:val="none" w:sz="0" w:space="0" w:color="auto"/>
                    <w:left w:val="none" w:sz="0" w:space="0" w:color="auto"/>
                    <w:bottom w:val="none" w:sz="0" w:space="0" w:color="auto"/>
                    <w:right w:val="none" w:sz="0" w:space="0" w:color="auto"/>
                  </w:divBdr>
                  <w:divsChild>
                    <w:div w:id="1643004974">
                      <w:marLeft w:val="0"/>
                      <w:marRight w:val="0"/>
                      <w:marTop w:val="0"/>
                      <w:marBottom w:val="0"/>
                      <w:divBdr>
                        <w:top w:val="none" w:sz="0" w:space="0" w:color="auto"/>
                        <w:left w:val="none" w:sz="0" w:space="0" w:color="auto"/>
                        <w:bottom w:val="none" w:sz="0" w:space="0" w:color="auto"/>
                        <w:right w:val="none" w:sz="0" w:space="0" w:color="auto"/>
                      </w:divBdr>
                    </w:div>
                  </w:divsChild>
                </w:div>
                <w:div w:id="1162547630">
                  <w:marLeft w:val="0"/>
                  <w:marRight w:val="0"/>
                  <w:marTop w:val="0"/>
                  <w:marBottom w:val="0"/>
                  <w:divBdr>
                    <w:top w:val="none" w:sz="0" w:space="0" w:color="auto"/>
                    <w:left w:val="none" w:sz="0" w:space="0" w:color="auto"/>
                    <w:bottom w:val="none" w:sz="0" w:space="0" w:color="auto"/>
                    <w:right w:val="none" w:sz="0" w:space="0" w:color="auto"/>
                  </w:divBdr>
                  <w:divsChild>
                    <w:div w:id="34041562">
                      <w:marLeft w:val="0"/>
                      <w:marRight w:val="0"/>
                      <w:marTop w:val="0"/>
                      <w:marBottom w:val="0"/>
                      <w:divBdr>
                        <w:top w:val="none" w:sz="0" w:space="0" w:color="auto"/>
                        <w:left w:val="none" w:sz="0" w:space="0" w:color="auto"/>
                        <w:bottom w:val="none" w:sz="0" w:space="0" w:color="auto"/>
                        <w:right w:val="none" w:sz="0" w:space="0" w:color="auto"/>
                      </w:divBdr>
                    </w:div>
                  </w:divsChild>
                </w:div>
                <w:div w:id="1484664500">
                  <w:marLeft w:val="0"/>
                  <w:marRight w:val="0"/>
                  <w:marTop w:val="0"/>
                  <w:marBottom w:val="0"/>
                  <w:divBdr>
                    <w:top w:val="none" w:sz="0" w:space="0" w:color="auto"/>
                    <w:left w:val="none" w:sz="0" w:space="0" w:color="auto"/>
                    <w:bottom w:val="none" w:sz="0" w:space="0" w:color="auto"/>
                    <w:right w:val="none" w:sz="0" w:space="0" w:color="auto"/>
                  </w:divBdr>
                  <w:divsChild>
                    <w:div w:id="1258366160">
                      <w:marLeft w:val="0"/>
                      <w:marRight w:val="0"/>
                      <w:marTop w:val="0"/>
                      <w:marBottom w:val="0"/>
                      <w:divBdr>
                        <w:top w:val="none" w:sz="0" w:space="0" w:color="auto"/>
                        <w:left w:val="none" w:sz="0" w:space="0" w:color="auto"/>
                        <w:bottom w:val="none" w:sz="0" w:space="0" w:color="auto"/>
                        <w:right w:val="none" w:sz="0" w:space="0" w:color="auto"/>
                      </w:divBdr>
                    </w:div>
                  </w:divsChild>
                </w:div>
                <w:div w:id="1904682336">
                  <w:marLeft w:val="0"/>
                  <w:marRight w:val="0"/>
                  <w:marTop w:val="0"/>
                  <w:marBottom w:val="0"/>
                  <w:divBdr>
                    <w:top w:val="none" w:sz="0" w:space="0" w:color="auto"/>
                    <w:left w:val="none" w:sz="0" w:space="0" w:color="auto"/>
                    <w:bottom w:val="none" w:sz="0" w:space="0" w:color="auto"/>
                    <w:right w:val="none" w:sz="0" w:space="0" w:color="auto"/>
                  </w:divBdr>
                  <w:divsChild>
                    <w:div w:id="1232348929">
                      <w:marLeft w:val="0"/>
                      <w:marRight w:val="0"/>
                      <w:marTop w:val="0"/>
                      <w:marBottom w:val="0"/>
                      <w:divBdr>
                        <w:top w:val="none" w:sz="0" w:space="0" w:color="auto"/>
                        <w:left w:val="none" w:sz="0" w:space="0" w:color="auto"/>
                        <w:bottom w:val="none" w:sz="0" w:space="0" w:color="auto"/>
                        <w:right w:val="none" w:sz="0" w:space="0" w:color="auto"/>
                      </w:divBdr>
                    </w:div>
                  </w:divsChild>
                </w:div>
                <w:div w:id="1906260925">
                  <w:marLeft w:val="0"/>
                  <w:marRight w:val="0"/>
                  <w:marTop w:val="0"/>
                  <w:marBottom w:val="0"/>
                  <w:divBdr>
                    <w:top w:val="none" w:sz="0" w:space="0" w:color="auto"/>
                    <w:left w:val="none" w:sz="0" w:space="0" w:color="auto"/>
                    <w:bottom w:val="none" w:sz="0" w:space="0" w:color="auto"/>
                    <w:right w:val="none" w:sz="0" w:space="0" w:color="auto"/>
                  </w:divBdr>
                  <w:divsChild>
                    <w:div w:id="807744717">
                      <w:marLeft w:val="0"/>
                      <w:marRight w:val="0"/>
                      <w:marTop w:val="0"/>
                      <w:marBottom w:val="0"/>
                      <w:divBdr>
                        <w:top w:val="none" w:sz="0" w:space="0" w:color="auto"/>
                        <w:left w:val="none" w:sz="0" w:space="0" w:color="auto"/>
                        <w:bottom w:val="none" w:sz="0" w:space="0" w:color="auto"/>
                        <w:right w:val="none" w:sz="0" w:space="0" w:color="auto"/>
                      </w:divBdr>
                    </w:div>
                    <w:div w:id="840395663">
                      <w:marLeft w:val="0"/>
                      <w:marRight w:val="0"/>
                      <w:marTop w:val="0"/>
                      <w:marBottom w:val="0"/>
                      <w:divBdr>
                        <w:top w:val="none" w:sz="0" w:space="0" w:color="auto"/>
                        <w:left w:val="none" w:sz="0" w:space="0" w:color="auto"/>
                        <w:bottom w:val="none" w:sz="0" w:space="0" w:color="auto"/>
                        <w:right w:val="none" w:sz="0" w:space="0" w:color="auto"/>
                      </w:divBdr>
                    </w:div>
                  </w:divsChild>
                </w:div>
                <w:div w:id="2011061664">
                  <w:marLeft w:val="0"/>
                  <w:marRight w:val="0"/>
                  <w:marTop w:val="0"/>
                  <w:marBottom w:val="0"/>
                  <w:divBdr>
                    <w:top w:val="none" w:sz="0" w:space="0" w:color="auto"/>
                    <w:left w:val="none" w:sz="0" w:space="0" w:color="auto"/>
                    <w:bottom w:val="none" w:sz="0" w:space="0" w:color="auto"/>
                    <w:right w:val="none" w:sz="0" w:space="0" w:color="auto"/>
                  </w:divBdr>
                  <w:divsChild>
                    <w:div w:id="15732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3987">
          <w:marLeft w:val="0"/>
          <w:marRight w:val="0"/>
          <w:marTop w:val="0"/>
          <w:marBottom w:val="0"/>
          <w:divBdr>
            <w:top w:val="none" w:sz="0" w:space="0" w:color="auto"/>
            <w:left w:val="none" w:sz="0" w:space="0" w:color="auto"/>
            <w:bottom w:val="none" w:sz="0" w:space="0" w:color="auto"/>
            <w:right w:val="none" w:sz="0" w:space="0" w:color="auto"/>
          </w:divBdr>
        </w:div>
        <w:div w:id="666442378">
          <w:marLeft w:val="0"/>
          <w:marRight w:val="0"/>
          <w:marTop w:val="0"/>
          <w:marBottom w:val="0"/>
          <w:divBdr>
            <w:top w:val="none" w:sz="0" w:space="0" w:color="auto"/>
            <w:left w:val="none" w:sz="0" w:space="0" w:color="auto"/>
            <w:bottom w:val="none" w:sz="0" w:space="0" w:color="auto"/>
            <w:right w:val="none" w:sz="0" w:space="0" w:color="auto"/>
          </w:divBdr>
        </w:div>
        <w:div w:id="687950904">
          <w:marLeft w:val="0"/>
          <w:marRight w:val="0"/>
          <w:marTop w:val="0"/>
          <w:marBottom w:val="0"/>
          <w:divBdr>
            <w:top w:val="none" w:sz="0" w:space="0" w:color="auto"/>
            <w:left w:val="none" w:sz="0" w:space="0" w:color="auto"/>
            <w:bottom w:val="none" w:sz="0" w:space="0" w:color="auto"/>
            <w:right w:val="none" w:sz="0" w:space="0" w:color="auto"/>
          </w:divBdr>
        </w:div>
        <w:div w:id="1017540716">
          <w:marLeft w:val="0"/>
          <w:marRight w:val="0"/>
          <w:marTop w:val="0"/>
          <w:marBottom w:val="0"/>
          <w:divBdr>
            <w:top w:val="none" w:sz="0" w:space="0" w:color="auto"/>
            <w:left w:val="none" w:sz="0" w:space="0" w:color="auto"/>
            <w:bottom w:val="none" w:sz="0" w:space="0" w:color="auto"/>
            <w:right w:val="none" w:sz="0" w:space="0" w:color="auto"/>
          </w:divBdr>
        </w:div>
        <w:div w:id="1188982624">
          <w:marLeft w:val="0"/>
          <w:marRight w:val="0"/>
          <w:marTop w:val="0"/>
          <w:marBottom w:val="0"/>
          <w:divBdr>
            <w:top w:val="none" w:sz="0" w:space="0" w:color="auto"/>
            <w:left w:val="none" w:sz="0" w:space="0" w:color="auto"/>
            <w:bottom w:val="none" w:sz="0" w:space="0" w:color="auto"/>
            <w:right w:val="none" w:sz="0" w:space="0" w:color="auto"/>
          </w:divBdr>
        </w:div>
        <w:div w:id="1325357257">
          <w:marLeft w:val="0"/>
          <w:marRight w:val="0"/>
          <w:marTop w:val="0"/>
          <w:marBottom w:val="0"/>
          <w:divBdr>
            <w:top w:val="none" w:sz="0" w:space="0" w:color="auto"/>
            <w:left w:val="none" w:sz="0" w:space="0" w:color="auto"/>
            <w:bottom w:val="none" w:sz="0" w:space="0" w:color="auto"/>
            <w:right w:val="none" w:sz="0" w:space="0" w:color="auto"/>
          </w:divBdr>
        </w:div>
        <w:div w:id="1407531422">
          <w:marLeft w:val="0"/>
          <w:marRight w:val="0"/>
          <w:marTop w:val="0"/>
          <w:marBottom w:val="0"/>
          <w:divBdr>
            <w:top w:val="none" w:sz="0" w:space="0" w:color="auto"/>
            <w:left w:val="none" w:sz="0" w:space="0" w:color="auto"/>
            <w:bottom w:val="none" w:sz="0" w:space="0" w:color="auto"/>
            <w:right w:val="none" w:sz="0" w:space="0" w:color="auto"/>
          </w:divBdr>
          <w:divsChild>
            <w:div w:id="1633288424">
              <w:marLeft w:val="-75"/>
              <w:marRight w:val="0"/>
              <w:marTop w:val="30"/>
              <w:marBottom w:val="30"/>
              <w:divBdr>
                <w:top w:val="none" w:sz="0" w:space="0" w:color="auto"/>
                <w:left w:val="none" w:sz="0" w:space="0" w:color="auto"/>
                <w:bottom w:val="none" w:sz="0" w:space="0" w:color="auto"/>
                <w:right w:val="none" w:sz="0" w:space="0" w:color="auto"/>
              </w:divBdr>
              <w:divsChild>
                <w:div w:id="12540045">
                  <w:marLeft w:val="0"/>
                  <w:marRight w:val="0"/>
                  <w:marTop w:val="0"/>
                  <w:marBottom w:val="0"/>
                  <w:divBdr>
                    <w:top w:val="none" w:sz="0" w:space="0" w:color="auto"/>
                    <w:left w:val="none" w:sz="0" w:space="0" w:color="auto"/>
                    <w:bottom w:val="none" w:sz="0" w:space="0" w:color="auto"/>
                    <w:right w:val="none" w:sz="0" w:space="0" w:color="auto"/>
                  </w:divBdr>
                  <w:divsChild>
                    <w:div w:id="1198472256">
                      <w:marLeft w:val="0"/>
                      <w:marRight w:val="0"/>
                      <w:marTop w:val="0"/>
                      <w:marBottom w:val="0"/>
                      <w:divBdr>
                        <w:top w:val="none" w:sz="0" w:space="0" w:color="auto"/>
                        <w:left w:val="none" w:sz="0" w:space="0" w:color="auto"/>
                        <w:bottom w:val="none" w:sz="0" w:space="0" w:color="auto"/>
                        <w:right w:val="none" w:sz="0" w:space="0" w:color="auto"/>
                      </w:divBdr>
                    </w:div>
                  </w:divsChild>
                </w:div>
                <w:div w:id="322897024">
                  <w:marLeft w:val="0"/>
                  <w:marRight w:val="0"/>
                  <w:marTop w:val="0"/>
                  <w:marBottom w:val="0"/>
                  <w:divBdr>
                    <w:top w:val="none" w:sz="0" w:space="0" w:color="auto"/>
                    <w:left w:val="none" w:sz="0" w:space="0" w:color="auto"/>
                    <w:bottom w:val="none" w:sz="0" w:space="0" w:color="auto"/>
                    <w:right w:val="none" w:sz="0" w:space="0" w:color="auto"/>
                  </w:divBdr>
                  <w:divsChild>
                    <w:div w:id="1438866883">
                      <w:marLeft w:val="0"/>
                      <w:marRight w:val="0"/>
                      <w:marTop w:val="0"/>
                      <w:marBottom w:val="0"/>
                      <w:divBdr>
                        <w:top w:val="none" w:sz="0" w:space="0" w:color="auto"/>
                        <w:left w:val="none" w:sz="0" w:space="0" w:color="auto"/>
                        <w:bottom w:val="none" w:sz="0" w:space="0" w:color="auto"/>
                        <w:right w:val="none" w:sz="0" w:space="0" w:color="auto"/>
                      </w:divBdr>
                    </w:div>
                  </w:divsChild>
                </w:div>
                <w:div w:id="626086611">
                  <w:marLeft w:val="0"/>
                  <w:marRight w:val="0"/>
                  <w:marTop w:val="0"/>
                  <w:marBottom w:val="0"/>
                  <w:divBdr>
                    <w:top w:val="none" w:sz="0" w:space="0" w:color="auto"/>
                    <w:left w:val="none" w:sz="0" w:space="0" w:color="auto"/>
                    <w:bottom w:val="none" w:sz="0" w:space="0" w:color="auto"/>
                    <w:right w:val="none" w:sz="0" w:space="0" w:color="auto"/>
                  </w:divBdr>
                  <w:divsChild>
                    <w:div w:id="819007393">
                      <w:marLeft w:val="0"/>
                      <w:marRight w:val="0"/>
                      <w:marTop w:val="0"/>
                      <w:marBottom w:val="0"/>
                      <w:divBdr>
                        <w:top w:val="none" w:sz="0" w:space="0" w:color="auto"/>
                        <w:left w:val="none" w:sz="0" w:space="0" w:color="auto"/>
                        <w:bottom w:val="none" w:sz="0" w:space="0" w:color="auto"/>
                        <w:right w:val="none" w:sz="0" w:space="0" w:color="auto"/>
                      </w:divBdr>
                    </w:div>
                  </w:divsChild>
                </w:div>
                <w:div w:id="714893430">
                  <w:marLeft w:val="0"/>
                  <w:marRight w:val="0"/>
                  <w:marTop w:val="0"/>
                  <w:marBottom w:val="0"/>
                  <w:divBdr>
                    <w:top w:val="none" w:sz="0" w:space="0" w:color="auto"/>
                    <w:left w:val="none" w:sz="0" w:space="0" w:color="auto"/>
                    <w:bottom w:val="none" w:sz="0" w:space="0" w:color="auto"/>
                    <w:right w:val="none" w:sz="0" w:space="0" w:color="auto"/>
                  </w:divBdr>
                  <w:divsChild>
                    <w:div w:id="1473912879">
                      <w:marLeft w:val="0"/>
                      <w:marRight w:val="0"/>
                      <w:marTop w:val="0"/>
                      <w:marBottom w:val="0"/>
                      <w:divBdr>
                        <w:top w:val="none" w:sz="0" w:space="0" w:color="auto"/>
                        <w:left w:val="none" w:sz="0" w:space="0" w:color="auto"/>
                        <w:bottom w:val="none" w:sz="0" w:space="0" w:color="auto"/>
                        <w:right w:val="none" w:sz="0" w:space="0" w:color="auto"/>
                      </w:divBdr>
                    </w:div>
                  </w:divsChild>
                </w:div>
                <w:div w:id="949124204">
                  <w:marLeft w:val="0"/>
                  <w:marRight w:val="0"/>
                  <w:marTop w:val="0"/>
                  <w:marBottom w:val="0"/>
                  <w:divBdr>
                    <w:top w:val="none" w:sz="0" w:space="0" w:color="auto"/>
                    <w:left w:val="none" w:sz="0" w:space="0" w:color="auto"/>
                    <w:bottom w:val="none" w:sz="0" w:space="0" w:color="auto"/>
                    <w:right w:val="none" w:sz="0" w:space="0" w:color="auto"/>
                  </w:divBdr>
                  <w:divsChild>
                    <w:div w:id="1629580430">
                      <w:marLeft w:val="0"/>
                      <w:marRight w:val="0"/>
                      <w:marTop w:val="0"/>
                      <w:marBottom w:val="0"/>
                      <w:divBdr>
                        <w:top w:val="none" w:sz="0" w:space="0" w:color="auto"/>
                        <w:left w:val="none" w:sz="0" w:space="0" w:color="auto"/>
                        <w:bottom w:val="none" w:sz="0" w:space="0" w:color="auto"/>
                        <w:right w:val="none" w:sz="0" w:space="0" w:color="auto"/>
                      </w:divBdr>
                    </w:div>
                  </w:divsChild>
                </w:div>
                <w:div w:id="1086881019">
                  <w:marLeft w:val="0"/>
                  <w:marRight w:val="0"/>
                  <w:marTop w:val="0"/>
                  <w:marBottom w:val="0"/>
                  <w:divBdr>
                    <w:top w:val="none" w:sz="0" w:space="0" w:color="auto"/>
                    <w:left w:val="none" w:sz="0" w:space="0" w:color="auto"/>
                    <w:bottom w:val="none" w:sz="0" w:space="0" w:color="auto"/>
                    <w:right w:val="none" w:sz="0" w:space="0" w:color="auto"/>
                  </w:divBdr>
                  <w:divsChild>
                    <w:div w:id="767845952">
                      <w:marLeft w:val="0"/>
                      <w:marRight w:val="0"/>
                      <w:marTop w:val="0"/>
                      <w:marBottom w:val="0"/>
                      <w:divBdr>
                        <w:top w:val="none" w:sz="0" w:space="0" w:color="auto"/>
                        <w:left w:val="none" w:sz="0" w:space="0" w:color="auto"/>
                        <w:bottom w:val="none" w:sz="0" w:space="0" w:color="auto"/>
                        <w:right w:val="none" w:sz="0" w:space="0" w:color="auto"/>
                      </w:divBdr>
                    </w:div>
                  </w:divsChild>
                </w:div>
                <w:div w:id="1213805588">
                  <w:marLeft w:val="0"/>
                  <w:marRight w:val="0"/>
                  <w:marTop w:val="0"/>
                  <w:marBottom w:val="0"/>
                  <w:divBdr>
                    <w:top w:val="none" w:sz="0" w:space="0" w:color="auto"/>
                    <w:left w:val="none" w:sz="0" w:space="0" w:color="auto"/>
                    <w:bottom w:val="none" w:sz="0" w:space="0" w:color="auto"/>
                    <w:right w:val="none" w:sz="0" w:space="0" w:color="auto"/>
                  </w:divBdr>
                  <w:divsChild>
                    <w:div w:id="913780404">
                      <w:marLeft w:val="0"/>
                      <w:marRight w:val="0"/>
                      <w:marTop w:val="0"/>
                      <w:marBottom w:val="0"/>
                      <w:divBdr>
                        <w:top w:val="none" w:sz="0" w:space="0" w:color="auto"/>
                        <w:left w:val="none" w:sz="0" w:space="0" w:color="auto"/>
                        <w:bottom w:val="none" w:sz="0" w:space="0" w:color="auto"/>
                        <w:right w:val="none" w:sz="0" w:space="0" w:color="auto"/>
                      </w:divBdr>
                    </w:div>
                  </w:divsChild>
                </w:div>
                <w:div w:id="1458571701">
                  <w:marLeft w:val="0"/>
                  <w:marRight w:val="0"/>
                  <w:marTop w:val="0"/>
                  <w:marBottom w:val="0"/>
                  <w:divBdr>
                    <w:top w:val="none" w:sz="0" w:space="0" w:color="auto"/>
                    <w:left w:val="none" w:sz="0" w:space="0" w:color="auto"/>
                    <w:bottom w:val="none" w:sz="0" w:space="0" w:color="auto"/>
                    <w:right w:val="none" w:sz="0" w:space="0" w:color="auto"/>
                  </w:divBdr>
                  <w:divsChild>
                    <w:div w:id="665938416">
                      <w:marLeft w:val="0"/>
                      <w:marRight w:val="0"/>
                      <w:marTop w:val="0"/>
                      <w:marBottom w:val="0"/>
                      <w:divBdr>
                        <w:top w:val="none" w:sz="0" w:space="0" w:color="auto"/>
                        <w:left w:val="none" w:sz="0" w:space="0" w:color="auto"/>
                        <w:bottom w:val="none" w:sz="0" w:space="0" w:color="auto"/>
                        <w:right w:val="none" w:sz="0" w:space="0" w:color="auto"/>
                      </w:divBdr>
                    </w:div>
                  </w:divsChild>
                </w:div>
                <w:div w:id="1559441613">
                  <w:marLeft w:val="0"/>
                  <w:marRight w:val="0"/>
                  <w:marTop w:val="0"/>
                  <w:marBottom w:val="0"/>
                  <w:divBdr>
                    <w:top w:val="none" w:sz="0" w:space="0" w:color="auto"/>
                    <w:left w:val="none" w:sz="0" w:space="0" w:color="auto"/>
                    <w:bottom w:val="none" w:sz="0" w:space="0" w:color="auto"/>
                    <w:right w:val="none" w:sz="0" w:space="0" w:color="auto"/>
                  </w:divBdr>
                  <w:divsChild>
                    <w:div w:id="2067877032">
                      <w:marLeft w:val="0"/>
                      <w:marRight w:val="0"/>
                      <w:marTop w:val="0"/>
                      <w:marBottom w:val="0"/>
                      <w:divBdr>
                        <w:top w:val="none" w:sz="0" w:space="0" w:color="auto"/>
                        <w:left w:val="none" w:sz="0" w:space="0" w:color="auto"/>
                        <w:bottom w:val="none" w:sz="0" w:space="0" w:color="auto"/>
                        <w:right w:val="none" w:sz="0" w:space="0" w:color="auto"/>
                      </w:divBdr>
                    </w:div>
                  </w:divsChild>
                </w:div>
                <w:div w:id="1908875072">
                  <w:marLeft w:val="0"/>
                  <w:marRight w:val="0"/>
                  <w:marTop w:val="0"/>
                  <w:marBottom w:val="0"/>
                  <w:divBdr>
                    <w:top w:val="none" w:sz="0" w:space="0" w:color="auto"/>
                    <w:left w:val="none" w:sz="0" w:space="0" w:color="auto"/>
                    <w:bottom w:val="none" w:sz="0" w:space="0" w:color="auto"/>
                    <w:right w:val="none" w:sz="0" w:space="0" w:color="auto"/>
                  </w:divBdr>
                  <w:divsChild>
                    <w:div w:id="1245185874">
                      <w:marLeft w:val="0"/>
                      <w:marRight w:val="0"/>
                      <w:marTop w:val="0"/>
                      <w:marBottom w:val="0"/>
                      <w:divBdr>
                        <w:top w:val="none" w:sz="0" w:space="0" w:color="auto"/>
                        <w:left w:val="none" w:sz="0" w:space="0" w:color="auto"/>
                        <w:bottom w:val="none" w:sz="0" w:space="0" w:color="auto"/>
                        <w:right w:val="none" w:sz="0" w:space="0" w:color="auto"/>
                      </w:divBdr>
                    </w:div>
                  </w:divsChild>
                </w:div>
                <w:div w:id="2130737803">
                  <w:marLeft w:val="0"/>
                  <w:marRight w:val="0"/>
                  <w:marTop w:val="0"/>
                  <w:marBottom w:val="0"/>
                  <w:divBdr>
                    <w:top w:val="none" w:sz="0" w:space="0" w:color="auto"/>
                    <w:left w:val="none" w:sz="0" w:space="0" w:color="auto"/>
                    <w:bottom w:val="none" w:sz="0" w:space="0" w:color="auto"/>
                    <w:right w:val="none" w:sz="0" w:space="0" w:color="auto"/>
                  </w:divBdr>
                  <w:divsChild>
                    <w:div w:id="20379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94730">
          <w:marLeft w:val="0"/>
          <w:marRight w:val="0"/>
          <w:marTop w:val="0"/>
          <w:marBottom w:val="0"/>
          <w:divBdr>
            <w:top w:val="none" w:sz="0" w:space="0" w:color="auto"/>
            <w:left w:val="none" w:sz="0" w:space="0" w:color="auto"/>
            <w:bottom w:val="none" w:sz="0" w:space="0" w:color="auto"/>
            <w:right w:val="none" w:sz="0" w:space="0" w:color="auto"/>
          </w:divBdr>
        </w:div>
        <w:div w:id="1767191052">
          <w:marLeft w:val="0"/>
          <w:marRight w:val="0"/>
          <w:marTop w:val="0"/>
          <w:marBottom w:val="0"/>
          <w:divBdr>
            <w:top w:val="none" w:sz="0" w:space="0" w:color="auto"/>
            <w:left w:val="none" w:sz="0" w:space="0" w:color="auto"/>
            <w:bottom w:val="none" w:sz="0" w:space="0" w:color="auto"/>
            <w:right w:val="none" w:sz="0" w:space="0" w:color="auto"/>
          </w:divBdr>
        </w:div>
        <w:div w:id="1916818897">
          <w:marLeft w:val="0"/>
          <w:marRight w:val="0"/>
          <w:marTop w:val="0"/>
          <w:marBottom w:val="0"/>
          <w:divBdr>
            <w:top w:val="none" w:sz="0" w:space="0" w:color="auto"/>
            <w:left w:val="none" w:sz="0" w:space="0" w:color="auto"/>
            <w:bottom w:val="none" w:sz="0" w:space="0" w:color="auto"/>
            <w:right w:val="none" w:sz="0" w:space="0" w:color="auto"/>
          </w:divBdr>
          <w:divsChild>
            <w:div w:id="160739">
              <w:marLeft w:val="-75"/>
              <w:marRight w:val="0"/>
              <w:marTop w:val="30"/>
              <w:marBottom w:val="30"/>
              <w:divBdr>
                <w:top w:val="none" w:sz="0" w:space="0" w:color="auto"/>
                <w:left w:val="none" w:sz="0" w:space="0" w:color="auto"/>
                <w:bottom w:val="none" w:sz="0" w:space="0" w:color="auto"/>
                <w:right w:val="none" w:sz="0" w:space="0" w:color="auto"/>
              </w:divBdr>
              <w:divsChild>
                <w:div w:id="8026462">
                  <w:marLeft w:val="0"/>
                  <w:marRight w:val="0"/>
                  <w:marTop w:val="0"/>
                  <w:marBottom w:val="0"/>
                  <w:divBdr>
                    <w:top w:val="none" w:sz="0" w:space="0" w:color="auto"/>
                    <w:left w:val="none" w:sz="0" w:space="0" w:color="auto"/>
                    <w:bottom w:val="none" w:sz="0" w:space="0" w:color="auto"/>
                    <w:right w:val="none" w:sz="0" w:space="0" w:color="auto"/>
                  </w:divBdr>
                  <w:divsChild>
                    <w:div w:id="213589014">
                      <w:marLeft w:val="0"/>
                      <w:marRight w:val="0"/>
                      <w:marTop w:val="0"/>
                      <w:marBottom w:val="0"/>
                      <w:divBdr>
                        <w:top w:val="none" w:sz="0" w:space="0" w:color="auto"/>
                        <w:left w:val="none" w:sz="0" w:space="0" w:color="auto"/>
                        <w:bottom w:val="none" w:sz="0" w:space="0" w:color="auto"/>
                        <w:right w:val="none" w:sz="0" w:space="0" w:color="auto"/>
                      </w:divBdr>
                    </w:div>
                  </w:divsChild>
                </w:div>
                <w:div w:id="216598491">
                  <w:marLeft w:val="0"/>
                  <w:marRight w:val="0"/>
                  <w:marTop w:val="0"/>
                  <w:marBottom w:val="0"/>
                  <w:divBdr>
                    <w:top w:val="none" w:sz="0" w:space="0" w:color="auto"/>
                    <w:left w:val="none" w:sz="0" w:space="0" w:color="auto"/>
                    <w:bottom w:val="none" w:sz="0" w:space="0" w:color="auto"/>
                    <w:right w:val="none" w:sz="0" w:space="0" w:color="auto"/>
                  </w:divBdr>
                  <w:divsChild>
                    <w:div w:id="1492451615">
                      <w:marLeft w:val="0"/>
                      <w:marRight w:val="0"/>
                      <w:marTop w:val="0"/>
                      <w:marBottom w:val="0"/>
                      <w:divBdr>
                        <w:top w:val="none" w:sz="0" w:space="0" w:color="auto"/>
                        <w:left w:val="none" w:sz="0" w:space="0" w:color="auto"/>
                        <w:bottom w:val="none" w:sz="0" w:space="0" w:color="auto"/>
                        <w:right w:val="none" w:sz="0" w:space="0" w:color="auto"/>
                      </w:divBdr>
                    </w:div>
                  </w:divsChild>
                </w:div>
                <w:div w:id="219102034">
                  <w:marLeft w:val="0"/>
                  <w:marRight w:val="0"/>
                  <w:marTop w:val="0"/>
                  <w:marBottom w:val="0"/>
                  <w:divBdr>
                    <w:top w:val="none" w:sz="0" w:space="0" w:color="auto"/>
                    <w:left w:val="none" w:sz="0" w:space="0" w:color="auto"/>
                    <w:bottom w:val="none" w:sz="0" w:space="0" w:color="auto"/>
                    <w:right w:val="none" w:sz="0" w:space="0" w:color="auto"/>
                  </w:divBdr>
                  <w:divsChild>
                    <w:div w:id="1366448385">
                      <w:marLeft w:val="0"/>
                      <w:marRight w:val="0"/>
                      <w:marTop w:val="0"/>
                      <w:marBottom w:val="0"/>
                      <w:divBdr>
                        <w:top w:val="none" w:sz="0" w:space="0" w:color="auto"/>
                        <w:left w:val="none" w:sz="0" w:space="0" w:color="auto"/>
                        <w:bottom w:val="none" w:sz="0" w:space="0" w:color="auto"/>
                        <w:right w:val="none" w:sz="0" w:space="0" w:color="auto"/>
                      </w:divBdr>
                    </w:div>
                  </w:divsChild>
                </w:div>
                <w:div w:id="350843036">
                  <w:marLeft w:val="0"/>
                  <w:marRight w:val="0"/>
                  <w:marTop w:val="0"/>
                  <w:marBottom w:val="0"/>
                  <w:divBdr>
                    <w:top w:val="none" w:sz="0" w:space="0" w:color="auto"/>
                    <w:left w:val="none" w:sz="0" w:space="0" w:color="auto"/>
                    <w:bottom w:val="none" w:sz="0" w:space="0" w:color="auto"/>
                    <w:right w:val="none" w:sz="0" w:space="0" w:color="auto"/>
                  </w:divBdr>
                  <w:divsChild>
                    <w:div w:id="735708377">
                      <w:marLeft w:val="0"/>
                      <w:marRight w:val="0"/>
                      <w:marTop w:val="0"/>
                      <w:marBottom w:val="0"/>
                      <w:divBdr>
                        <w:top w:val="none" w:sz="0" w:space="0" w:color="auto"/>
                        <w:left w:val="none" w:sz="0" w:space="0" w:color="auto"/>
                        <w:bottom w:val="none" w:sz="0" w:space="0" w:color="auto"/>
                        <w:right w:val="none" w:sz="0" w:space="0" w:color="auto"/>
                      </w:divBdr>
                    </w:div>
                  </w:divsChild>
                </w:div>
                <w:div w:id="501046634">
                  <w:marLeft w:val="0"/>
                  <w:marRight w:val="0"/>
                  <w:marTop w:val="0"/>
                  <w:marBottom w:val="0"/>
                  <w:divBdr>
                    <w:top w:val="none" w:sz="0" w:space="0" w:color="auto"/>
                    <w:left w:val="none" w:sz="0" w:space="0" w:color="auto"/>
                    <w:bottom w:val="none" w:sz="0" w:space="0" w:color="auto"/>
                    <w:right w:val="none" w:sz="0" w:space="0" w:color="auto"/>
                  </w:divBdr>
                  <w:divsChild>
                    <w:div w:id="127819953">
                      <w:marLeft w:val="0"/>
                      <w:marRight w:val="0"/>
                      <w:marTop w:val="0"/>
                      <w:marBottom w:val="0"/>
                      <w:divBdr>
                        <w:top w:val="none" w:sz="0" w:space="0" w:color="auto"/>
                        <w:left w:val="none" w:sz="0" w:space="0" w:color="auto"/>
                        <w:bottom w:val="none" w:sz="0" w:space="0" w:color="auto"/>
                        <w:right w:val="none" w:sz="0" w:space="0" w:color="auto"/>
                      </w:divBdr>
                    </w:div>
                  </w:divsChild>
                </w:div>
                <w:div w:id="509216832">
                  <w:marLeft w:val="0"/>
                  <w:marRight w:val="0"/>
                  <w:marTop w:val="0"/>
                  <w:marBottom w:val="0"/>
                  <w:divBdr>
                    <w:top w:val="none" w:sz="0" w:space="0" w:color="auto"/>
                    <w:left w:val="none" w:sz="0" w:space="0" w:color="auto"/>
                    <w:bottom w:val="none" w:sz="0" w:space="0" w:color="auto"/>
                    <w:right w:val="none" w:sz="0" w:space="0" w:color="auto"/>
                  </w:divBdr>
                  <w:divsChild>
                    <w:div w:id="900795397">
                      <w:marLeft w:val="0"/>
                      <w:marRight w:val="0"/>
                      <w:marTop w:val="0"/>
                      <w:marBottom w:val="0"/>
                      <w:divBdr>
                        <w:top w:val="none" w:sz="0" w:space="0" w:color="auto"/>
                        <w:left w:val="none" w:sz="0" w:space="0" w:color="auto"/>
                        <w:bottom w:val="none" w:sz="0" w:space="0" w:color="auto"/>
                        <w:right w:val="none" w:sz="0" w:space="0" w:color="auto"/>
                      </w:divBdr>
                    </w:div>
                  </w:divsChild>
                </w:div>
                <w:div w:id="541673324">
                  <w:marLeft w:val="0"/>
                  <w:marRight w:val="0"/>
                  <w:marTop w:val="0"/>
                  <w:marBottom w:val="0"/>
                  <w:divBdr>
                    <w:top w:val="none" w:sz="0" w:space="0" w:color="auto"/>
                    <w:left w:val="none" w:sz="0" w:space="0" w:color="auto"/>
                    <w:bottom w:val="none" w:sz="0" w:space="0" w:color="auto"/>
                    <w:right w:val="none" w:sz="0" w:space="0" w:color="auto"/>
                  </w:divBdr>
                  <w:divsChild>
                    <w:div w:id="91437664">
                      <w:marLeft w:val="0"/>
                      <w:marRight w:val="0"/>
                      <w:marTop w:val="0"/>
                      <w:marBottom w:val="0"/>
                      <w:divBdr>
                        <w:top w:val="none" w:sz="0" w:space="0" w:color="auto"/>
                        <w:left w:val="none" w:sz="0" w:space="0" w:color="auto"/>
                        <w:bottom w:val="none" w:sz="0" w:space="0" w:color="auto"/>
                        <w:right w:val="none" w:sz="0" w:space="0" w:color="auto"/>
                      </w:divBdr>
                    </w:div>
                  </w:divsChild>
                </w:div>
                <w:div w:id="617840280">
                  <w:marLeft w:val="0"/>
                  <w:marRight w:val="0"/>
                  <w:marTop w:val="0"/>
                  <w:marBottom w:val="0"/>
                  <w:divBdr>
                    <w:top w:val="none" w:sz="0" w:space="0" w:color="auto"/>
                    <w:left w:val="none" w:sz="0" w:space="0" w:color="auto"/>
                    <w:bottom w:val="none" w:sz="0" w:space="0" w:color="auto"/>
                    <w:right w:val="none" w:sz="0" w:space="0" w:color="auto"/>
                  </w:divBdr>
                  <w:divsChild>
                    <w:div w:id="87652488">
                      <w:marLeft w:val="0"/>
                      <w:marRight w:val="0"/>
                      <w:marTop w:val="0"/>
                      <w:marBottom w:val="0"/>
                      <w:divBdr>
                        <w:top w:val="none" w:sz="0" w:space="0" w:color="auto"/>
                        <w:left w:val="none" w:sz="0" w:space="0" w:color="auto"/>
                        <w:bottom w:val="none" w:sz="0" w:space="0" w:color="auto"/>
                        <w:right w:val="none" w:sz="0" w:space="0" w:color="auto"/>
                      </w:divBdr>
                    </w:div>
                    <w:div w:id="352348201">
                      <w:marLeft w:val="0"/>
                      <w:marRight w:val="0"/>
                      <w:marTop w:val="0"/>
                      <w:marBottom w:val="0"/>
                      <w:divBdr>
                        <w:top w:val="none" w:sz="0" w:space="0" w:color="auto"/>
                        <w:left w:val="none" w:sz="0" w:space="0" w:color="auto"/>
                        <w:bottom w:val="none" w:sz="0" w:space="0" w:color="auto"/>
                        <w:right w:val="none" w:sz="0" w:space="0" w:color="auto"/>
                      </w:divBdr>
                    </w:div>
                  </w:divsChild>
                </w:div>
                <w:div w:id="698704500">
                  <w:marLeft w:val="0"/>
                  <w:marRight w:val="0"/>
                  <w:marTop w:val="0"/>
                  <w:marBottom w:val="0"/>
                  <w:divBdr>
                    <w:top w:val="none" w:sz="0" w:space="0" w:color="auto"/>
                    <w:left w:val="none" w:sz="0" w:space="0" w:color="auto"/>
                    <w:bottom w:val="none" w:sz="0" w:space="0" w:color="auto"/>
                    <w:right w:val="none" w:sz="0" w:space="0" w:color="auto"/>
                  </w:divBdr>
                  <w:divsChild>
                    <w:div w:id="827750670">
                      <w:marLeft w:val="0"/>
                      <w:marRight w:val="0"/>
                      <w:marTop w:val="0"/>
                      <w:marBottom w:val="0"/>
                      <w:divBdr>
                        <w:top w:val="none" w:sz="0" w:space="0" w:color="auto"/>
                        <w:left w:val="none" w:sz="0" w:space="0" w:color="auto"/>
                        <w:bottom w:val="none" w:sz="0" w:space="0" w:color="auto"/>
                        <w:right w:val="none" w:sz="0" w:space="0" w:color="auto"/>
                      </w:divBdr>
                    </w:div>
                  </w:divsChild>
                </w:div>
                <w:div w:id="1171290443">
                  <w:marLeft w:val="0"/>
                  <w:marRight w:val="0"/>
                  <w:marTop w:val="0"/>
                  <w:marBottom w:val="0"/>
                  <w:divBdr>
                    <w:top w:val="none" w:sz="0" w:space="0" w:color="auto"/>
                    <w:left w:val="none" w:sz="0" w:space="0" w:color="auto"/>
                    <w:bottom w:val="none" w:sz="0" w:space="0" w:color="auto"/>
                    <w:right w:val="none" w:sz="0" w:space="0" w:color="auto"/>
                  </w:divBdr>
                  <w:divsChild>
                    <w:div w:id="681320867">
                      <w:marLeft w:val="0"/>
                      <w:marRight w:val="0"/>
                      <w:marTop w:val="0"/>
                      <w:marBottom w:val="0"/>
                      <w:divBdr>
                        <w:top w:val="none" w:sz="0" w:space="0" w:color="auto"/>
                        <w:left w:val="none" w:sz="0" w:space="0" w:color="auto"/>
                        <w:bottom w:val="none" w:sz="0" w:space="0" w:color="auto"/>
                        <w:right w:val="none" w:sz="0" w:space="0" w:color="auto"/>
                      </w:divBdr>
                    </w:div>
                    <w:div w:id="1958902304">
                      <w:marLeft w:val="0"/>
                      <w:marRight w:val="0"/>
                      <w:marTop w:val="0"/>
                      <w:marBottom w:val="0"/>
                      <w:divBdr>
                        <w:top w:val="none" w:sz="0" w:space="0" w:color="auto"/>
                        <w:left w:val="none" w:sz="0" w:space="0" w:color="auto"/>
                        <w:bottom w:val="none" w:sz="0" w:space="0" w:color="auto"/>
                        <w:right w:val="none" w:sz="0" w:space="0" w:color="auto"/>
                      </w:divBdr>
                    </w:div>
                  </w:divsChild>
                </w:div>
                <w:div w:id="1224827462">
                  <w:marLeft w:val="0"/>
                  <w:marRight w:val="0"/>
                  <w:marTop w:val="0"/>
                  <w:marBottom w:val="0"/>
                  <w:divBdr>
                    <w:top w:val="none" w:sz="0" w:space="0" w:color="auto"/>
                    <w:left w:val="none" w:sz="0" w:space="0" w:color="auto"/>
                    <w:bottom w:val="none" w:sz="0" w:space="0" w:color="auto"/>
                    <w:right w:val="none" w:sz="0" w:space="0" w:color="auto"/>
                  </w:divBdr>
                  <w:divsChild>
                    <w:div w:id="751849493">
                      <w:marLeft w:val="0"/>
                      <w:marRight w:val="0"/>
                      <w:marTop w:val="0"/>
                      <w:marBottom w:val="0"/>
                      <w:divBdr>
                        <w:top w:val="none" w:sz="0" w:space="0" w:color="auto"/>
                        <w:left w:val="none" w:sz="0" w:space="0" w:color="auto"/>
                        <w:bottom w:val="none" w:sz="0" w:space="0" w:color="auto"/>
                        <w:right w:val="none" w:sz="0" w:space="0" w:color="auto"/>
                      </w:divBdr>
                    </w:div>
                  </w:divsChild>
                </w:div>
                <w:div w:id="1313945355">
                  <w:marLeft w:val="0"/>
                  <w:marRight w:val="0"/>
                  <w:marTop w:val="0"/>
                  <w:marBottom w:val="0"/>
                  <w:divBdr>
                    <w:top w:val="none" w:sz="0" w:space="0" w:color="auto"/>
                    <w:left w:val="none" w:sz="0" w:space="0" w:color="auto"/>
                    <w:bottom w:val="none" w:sz="0" w:space="0" w:color="auto"/>
                    <w:right w:val="none" w:sz="0" w:space="0" w:color="auto"/>
                  </w:divBdr>
                  <w:divsChild>
                    <w:div w:id="797725794">
                      <w:marLeft w:val="0"/>
                      <w:marRight w:val="0"/>
                      <w:marTop w:val="0"/>
                      <w:marBottom w:val="0"/>
                      <w:divBdr>
                        <w:top w:val="none" w:sz="0" w:space="0" w:color="auto"/>
                        <w:left w:val="none" w:sz="0" w:space="0" w:color="auto"/>
                        <w:bottom w:val="none" w:sz="0" w:space="0" w:color="auto"/>
                        <w:right w:val="none" w:sz="0" w:space="0" w:color="auto"/>
                      </w:divBdr>
                    </w:div>
                  </w:divsChild>
                </w:div>
                <w:div w:id="1406410810">
                  <w:marLeft w:val="0"/>
                  <w:marRight w:val="0"/>
                  <w:marTop w:val="0"/>
                  <w:marBottom w:val="0"/>
                  <w:divBdr>
                    <w:top w:val="none" w:sz="0" w:space="0" w:color="auto"/>
                    <w:left w:val="none" w:sz="0" w:space="0" w:color="auto"/>
                    <w:bottom w:val="none" w:sz="0" w:space="0" w:color="auto"/>
                    <w:right w:val="none" w:sz="0" w:space="0" w:color="auto"/>
                  </w:divBdr>
                  <w:divsChild>
                    <w:div w:id="2143494889">
                      <w:marLeft w:val="0"/>
                      <w:marRight w:val="0"/>
                      <w:marTop w:val="0"/>
                      <w:marBottom w:val="0"/>
                      <w:divBdr>
                        <w:top w:val="none" w:sz="0" w:space="0" w:color="auto"/>
                        <w:left w:val="none" w:sz="0" w:space="0" w:color="auto"/>
                        <w:bottom w:val="none" w:sz="0" w:space="0" w:color="auto"/>
                        <w:right w:val="none" w:sz="0" w:space="0" w:color="auto"/>
                      </w:divBdr>
                    </w:div>
                  </w:divsChild>
                </w:div>
                <w:div w:id="1527475655">
                  <w:marLeft w:val="0"/>
                  <w:marRight w:val="0"/>
                  <w:marTop w:val="0"/>
                  <w:marBottom w:val="0"/>
                  <w:divBdr>
                    <w:top w:val="none" w:sz="0" w:space="0" w:color="auto"/>
                    <w:left w:val="none" w:sz="0" w:space="0" w:color="auto"/>
                    <w:bottom w:val="none" w:sz="0" w:space="0" w:color="auto"/>
                    <w:right w:val="none" w:sz="0" w:space="0" w:color="auto"/>
                  </w:divBdr>
                  <w:divsChild>
                    <w:div w:id="298388116">
                      <w:marLeft w:val="0"/>
                      <w:marRight w:val="0"/>
                      <w:marTop w:val="0"/>
                      <w:marBottom w:val="0"/>
                      <w:divBdr>
                        <w:top w:val="none" w:sz="0" w:space="0" w:color="auto"/>
                        <w:left w:val="none" w:sz="0" w:space="0" w:color="auto"/>
                        <w:bottom w:val="none" w:sz="0" w:space="0" w:color="auto"/>
                        <w:right w:val="none" w:sz="0" w:space="0" w:color="auto"/>
                      </w:divBdr>
                    </w:div>
                  </w:divsChild>
                </w:div>
                <w:div w:id="1563906103">
                  <w:marLeft w:val="0"/>
                  <w:marRight w:val="0"/>
                  <w:marTop w:val="0"/>
                  <w:marBottom w:val="0"/>
                  <w:divBdr>
                    <w:top w:val="none" w:sz="0" w:space="0" w:color="auto"/>
                    <w:left w:val="none" w:sz="0" w:space="0" w:color="auto"/>
                    <w:bottom w:val="none" w:sz="0" w:space="0" w:color="auto"/>
                    <w:right w:val="none" w:sz="0" w:space="0" w:color="auto"/>
                  </w:divBdr>
                  <w:divsChild>
                    <w:div w:id="1210678920">
                      <w:marLeft w:val="0"/>
                      <w:marRight w:val="0"/>
                      <w:marTop w:val="0"/>
                      <w:marBottom w:val="0"/>
                      <w:divBdr>
                        <w:top w:val="none" w:sz="0" w:space="0" w:color="auto"/>
                        <w:left w:val="none" w:sz="0" w:space="0" w:color="auto"/>
                        <w:bottom w:val="none" w:sz="0" w:space="0" w:color="auto"/>
                        <w:right w:val="none" w:sz="0" w:space="0" w:color="auto"/>
                      </w:divBdr>
                    </w:div>
                  </w:divsChild>
                </w:div>
                <w:div w:id="1677464721">
                  <w:marLeft w:val="0"/>
                  <w:marRight w:val="0"/>
                  <w:marTop w:val="0"/>
                  <w:marBottom w:val="0"/>
                  <w:divBdr>
                    <w:top w:val="none" w:sz="0" w:space="0" w:color="auto"/>
                    <w:left w:val="none" w:sz="0" w:space="0" w:color="auto"/>
                    <w:bottom w:val="none" w:sz="0" w:space="0" w:color="auto"/>
                    <w:right w:val="none" w:sz="0" w:space="0" w:color="auto"/>
                  </w:divBdr>
                  <w:divsChild>
                    <w:div w:id="108091961">
                      <w:marLeft w:val="0"/>
                      <w:marRight w:val="0"/>
                      <w:marTop w:val="0"/>
                      <w:marBottom w:val="0"/>
                      <w:divBdr>
                        <w:top w:val="none" w:sz="0" w:space="0" w:color="auto"/>
                        <w:left w:val="none" w:sz="0" w:space="0" w:color="auto"/>
                        <w:bottom w:val="none" w:sz="0" w:space="0" w:color="auto"/>
                        <w:right w:val="none" w:sz="0" w:space="0" w:color="auto"/>
                      </w:divBdr>
                    </w:div>
                    <w:div w:id="1879469496">
                      <w:marLeft w:val="0"/>
                      <w:marRight w:val="0"/>
                      <w:marTop w:val="0"/>
                      <w:marBottom w:val="0"/>
                      <w:divBdr>
                        <w:top w:val="none" w:sz="0" w:space="0" w:color="auto"/>
                        <w:left w:val="none" w:sz="0" w:space="0" w:color="auto"/>
                        <w:bottom w:val="none" w:sz="0" w:space="0" w:color="auto"/>
                        <w:right w:val="none" w:sz="0" w:space="0" w:color="auto"/>
                      </w:divBdr>
                    </w:div>
                  </w:divsChild>
                </w:div>
                <w:div w:id="1692343476">
                  <w:marLeft w:val="0"/>
                  <w:marRight w:val="0"/>
                  <w:marTop w:val="0"/>
                  <w:marBottom w:val="0"/>
                  <w:divBdr>
                    <w:top w:val="none" w:sz="0" w:space="0" w:color="auto"/>
                    <w:left w:val="none" w:sz="0" w:space="0" w:color="auto"/>
                    <w:bottom w:val="none" w:sz="0" w:space="0" w:color="auto"/>
                    <w:right w:val="none" w:sz="0" w:space="0" w:color="auto"/>
                  </w:divBdr>
                  <w:divsChild>
                    <w:div w:id="926771550">
                      <w:marLeft w:val="0"/>
                      <w:marRight w:val="0"/>
                      <w:marTop w:val="0"/>
                      <w:marBottom w:val="0"/>
                      <w:divBdr>
                        <w:top w:val="none" w:sz="0" w:space="0" w:color="auto"/>
                        <w:left w:val="none" w:sz="0" w:space="0" w:color="auto"/>
                        <w:bottom w:val="none" w:sz="0" w:space="0" w:color="auto"/>
                        <w:right w:val="none" w:sz="0" w:space="0" w:color="auto"/>
                      </w:divBdr>
                    </w:div>
                  </w:divsChild>
                </w:div>
                <w:div w:id="1725790330">
                  <w:marLeft w:val="0"/>
                  <w:marRight w:val="0"/>
                  <w:marTop w:val="0"/>
                  <w:marBottom w:val="0"/>
                  <w:divBdr>
                    <w:top w:val="none" w:sz="0" w:space="0" w:color="auto"/>
                    <w:left w:val="none" w:sz="0" w:space="0" w:color="auto"/>
                    <w:bottom w:val="none" w:sz="0" w:space="0" w:color="auto"/>
                    <w:right w:val="none" w:sz="0" w:space="0" w:color="auto"/>
                  </w:divBdr>
                  <w:divsChild>
                    <w:div w:id="287207508">
                      <w:marLeft w:val="0"/>
                      <w:marRight w:val="0"/>
                      <w:marTop w:val="0"/>
                      <w:marBottom w:val="0"/>
                      <w:divBdr>
                        <w:top w:val="none" w:sz="0" w:space="0" w:color="auto"/>
                        <w:left w:val="none" w:sz="0" w:space="0" w:color="auto"/>
                        <w:bottom w:val="none" w:sz="0" w:space="0" w:color="auto"/>
                        <w:right w:val="none" w:sz="0" w:space="0" w:color="auto"/>
                      </w:divBdr>
                    </w:div>
                  </w:divsChild>
                </w:div>
                <w:div w:id="1741444603">
                  <w:marLeft w:val="0"/>
                  <w:marRight w:val="0"/>
                  <w:marTop w:val="0"/>
                  <w:marBottom w:val="0"/>
                  <w:divBdr>
                    <w:top w:val="none" w:sz="0" w:space="0" w:color="auto"/>
                    <w:left w:val="none" w:sz="0" w:space="0" w:color="auto"/>
                    <w:bottom w:val="none" w:sz="0" w:space="0" w:color="auto"/>
                    <w:right w:val="none" w:sz="0" w:space="0" w:color="auto"/>
                  </w:divBdr>
                  <w:divsChild>
                    <w:div w:id="695813414">
                      <w:marLeft w:val="0"/>
                      <w:marRight w:val="0"/>
                      <w:marTop w:val="0"/>
                      <w:marBottom w:val="0"/>
                      <w:divBdr>
                        <w:top w:val="none" w:sz="0" w:space="0" w:color="auto"/>
                        <w:left w:val="none" w:sz="0" w:space="0" w:color="auto"/>
                        <w:bottom w:val="none" w:sz="0" w:space="0" w:color="auto"/>
                        <w:right w:val="none" w:sz="0" w:space="0" w:color="auto"/>
                      </w:divBdr>
                    </w:div>
                  </w:divsChild>
                </w:div>
                <w:div w:id="1765493899">
                  <w:marLeft w:val="0"/>
                  <w:marRight w:val="0"/>
                  <w:marTop w:val="0"/>
                  <w:marBottom w:val="0"/>
                  <w:divBdr>
                    <w:top w:val="none" w:sz="0" w:space="0" w:color="auto"/>
                    <w:left w:val="none" w:sz="0" w:space="0" w:color="auto"/>
                    <w:bottom w:val="none" w:sz="0" w:space="0" w:color="auto"/>
                    <w:right w:val="none" w:sz="0" w:space="0" w:color="auto"/>
                  </w:divBdr>
                  <w:divsChild>
                    <w:div w:id="247614102">
                      <w:marLeft w:val="0"/>
                      <w:marRight w:val="0"/>
                      <w:marTop w:val="0"/>
                      <w:marBottom w:val="0"/>
                      <w:divBdr>
                        <w:top w:val="none" w:sz="0" w:space="0" w:color="auto"/>
                        <w:left w:val="none" w:sz="0" w:space="0" w:color="auto"/>
                        <w:bottom w:val="none" w:sz="0" w:space="0" w:color="auto"/>
                        <w:right w:val="none" w:sz="0" w:space="0" w:color="auto"/>
                      </w:divBdr>
                    </w:div>
                  </w:divsChild>
                </w:div>
                <w:div w:id="1906648397">
                  <w:marLeft w:val="0"/>
                  <w:marRight w:val="0"/>
                  <w:marTop w:val="0"/>
                  <w:marBottom w:val="0"/>
                  <w:divBdr>
                    <w:top w:val="none" w:sz="0" w:space="0" w:color="auto"/>
                    <w:left w:val="none" w:sz="0" w:space="0" w:color="auto"/>
                    <w:bottom w:val="none" w:sz="0" w:space="0" w:color="auto"/>
                    <w:right w:val="none" w:sz="0" w:space="0" w:color="auto"/>
                  </w:divBdr>
                  <w:divsChild>
                    <w:div w:id="1667173243">
                      <w:marLeft w:val="0"/>
                      <w:marRight w:val="0"/>
                      <w:marTop w:val="0"/>
                      <w:marBottom w:val="0"/>
                      <w:divBdr>
                        <w:top w:val="none" w:sz="0" w:space="0" w:color="auto"/>
                        <w:left w:val="none" w:sz="0" w:space="0" w:color="auto"/>
                        <w:bottom w:val="none" w:sz="0" w:space="0" w:color="auto"/>
                        <w:right w:val="none" w:sz="0" w:space="0" w:color="auto"/>
                      </w:divBdr>
                    </w:div>
                  </w:divsChild>
                </w:div>
                <w:div w:id="2006394152">
                  <w:marLeft w:val="0"/>
                  <w:marRight w:val="0"/>
                  <w:marTop w:val="0"/>
                  <w:marBottom w:val="0"/>
                  <w:divBdr>
                    <w:top w:val="none" w:sz="0" w:space="0" w:color="auto"/>
                    <w:left w:val="none" w:sz="0" w:space="0" w:color="auto"/>
                    <w:bottom w:val="none" w:sz="0" w:space="0" w:color="auto"/>
                    <w:right w:val="none" w:sz="0" w:space="0" w:color="auto"/>
                  </w:divBdr>
                  <w:divsChild>
                    <w:div w:id="1618952553">
                      <w:marLeft w:val="0"/>
                      <w:marRight w:val="0"/>
                      <w:marTop w:val="0"/>
                      <w:marBottom w:val="0"/>
                      <w:divBdr>
                        <w:top w:val="none" w:sz="0" w:space="0" w:color="auto"/>
                        <w:left w:val="none" w:sz="0" w:space="0" w:color="auto"/>
                        <w:bottom w:val="none" w:sz="0" w:space="0" w:color="auto"/>
                        <w:right w:val="none" w:sz="0" w:space="0" w:color="auto"/>
                      </w:divBdr>
                    </w:div>
                  </w:divsChild>
                </w:div>
                <w:div w:id="2048338117">
                  <w:marLeft w:val="0"/>
                  <w:marRight w:val="0"/>
                  <w:marTop w:val="0"/>
                  <w:marBottom w:val="0"/>
                  <w:divBdr>
                    <w:top w:val="none" w:sz="0" w:space="0" w:color="auto"/>
                    <w:left w:val="none" w:sz="0" w:space="0" w:color="auto"/>
                    <w:bottom w:val="none" w:sz="0" w:space="0" w:color="auto"/>
                    <w:right w:val="none" w:sz="0" w:space="0" w:color="auto"/>
                  </w:divBdr>
                  <w:divsChild>
                    <w:div w:id="61540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300161">
      <w:bodyDiv w:val="1"/>
      <w:marLeft w:val="0"/>
      <w:marRight w:val="0"/>
      <w:marTop w:val="0"/>
      <w:marBottom w:val="0"/>
      <w:divBdr>
        <w:top w:val="none" w:sz="0" w:space="0" w:color="auto"/>
        <w:left w:val="none" w:sz="0" w:space="0" w:color="auto"/>
        <w:bottom w:val="none" w:sz="0" w:space="0" w:color="auto"/>
        <w:right w:val="none" w:sz="0" w:space="0" w:color="auto"/>
      </w:divBdr>
      <w:divsChild>
        <w:div w:id="1155729619">
          <w:marLeft w:val="0"/>
          <w:marRight w:val="0"/>
          <w:marTop w:val="0"/>
          <w:marBottom w:val="0"/>
          <w:divBdr>
            <w:top w:val="none" w:sz="0" w:space="0" w:color="auto"/>
            <w:left w:val="none" w:sz="0" w:space="0" w:color="auto"/>
            <w:bottom w:val="none" w:sz="0" w:space="0" w:color="auto"/>
            <w:right w:val="none" w:sz="0" w:space="0" w:color="auto"/>
          </w:divBdr>
        </w:div>
        <w:div w:id="1398436950">
          <w:marLeft w:val="0"/>
          <w:marRight w:val="0"/>
          <w:marTop w:val="0"/>
          <w:marBottom w:val="0"/>
          <w:divBdr>
            <w:top w:val="none" w:sz="0" w:space="0" w:color="auto"/>
            <w:left w:val="none" w:sz="0" w:space="0" w:color="auto"/>
            <w:bottom w:val="none" w:sz="0" w:space="0" w:color="auto"/>
            <w:right w:val="none" w:sz="0" w:space="0" w:color="auto"/>
          </w:divBdr>
        </w:div>
        <w:div w:id="1632439734">
          <w:marLeft w:val="0"/>
          <w:marRight w:val="0"/>
          <w:marTop w:val="0"/>
          <w:marBottom w:val="0"/>
          <w:divBdr>
            <w:top w:val="none" w:sz="0" w:space="0" w:color="auto"/>
            <w:left w:val="none" w:sz="0" w:space="0" w:color="auto"/>
            <w:bottom w:val="none" w:sz="0" w:space="0" w:color="auto"/>
            <w:right w:val="none" w:sz="0" w:space="0" w:color="auto"/>
          </w:divBdr>
        </w:div>
      </w:divsChild>
    </w:div>
    <w:div w:id="668675914">
      <w:bodyDiv w:val="1"/>
      <w:marLeft w:val="0"/>
      <w:marRight w:val="0"/>
      <w:marTop w:val="0"/>
      <w:marBottom w:val="0"/>
      <w:divBdr>
        <w:top w:val="none" w:sz="0" w:space="0" w:color="auto"/>
        <w:left w:val="none" w:sz="0" w:space="0" w:color="auto"/>
        <w:bottom w:val="none" w:sz="0" w:space="0" w:color="auto"/>
        <w:right w:val="none" w:sz="0" w:space="0" w:color="auto"/>
      </w:divBdr>
    </w:div>
    <w:div w:id="686492558">
      <w:bodyDiv w:val="1"/>
      <w:marLeft w:val="0"/>
      <w:marRight w:val="0"/>
      <w:marTop w:val="0"/>
      <w:marBottom w:val="0"/>
      <w:divBdr>
        <w:top w:val="none" w:sz="0" w:space="0" w:color="auto"/>
        <w:left w:val="none" w:sz="0" w:space="0" w:color="auto"/>
        <w:bottom w:val="none" w:sz="0" w:space="0" w:color="auto"/>
        <w:right w:val="none" w:sz="0" w:space="0" w:color="auto"/>
      </w:divBdr>
      <w:divsChild>
        <w:div w:id="248004785">
          <w:marLeft w:val="0"/>
          <w:marRight w:val="0"/>
          <w:marTop w:val="0"/>
          <w:marBottom w:val="0"/>
          <w:divBdr>
            <w:top w:val="none" w:sz="0" w:space="0" w:color="auto"/>
            <w:left w:val="none" w:sz="0" w:space="0" w:color="auto"/>
            <w:bottom w:val="none" w:sz="0" w:space="0" w:color="auto"/>
            <w:right w:val="none" w:sz="0" w:space="0" w:color="auto"/>
          </w:divBdr>
          <w:divsChild>
            <w:div w:id="176234826">
              <w:marLeft w:val="0"/>
              <w:marRight w:val="0"/>
              <w:marTop w:val="0"/>
              <w:marBottom w:val="0"/>
              <w:divBdr>
                <w:top w:val="none" w:sz="0" w:space="0" w:color="auto"/>
                <w:left w:val="none" w:sz="0" w:space="0" w:color="auto"/>
                <w:bottom w:val="none" w:sz="0" w:space="0" w:color="auto"/>
                <w:right w:val="none" w:sz="0" w:space="0" w:color="auto"/>
              </w:divBdr>
            </w:div>
            <w:div w:id="384917338">
              <w:marLeft w:val="0"/>
              <w:marRight w:val="0"/>
              <w:marTop w:val="0"/>
              <w:marBottom w:val="0"/>
              <w:divBdr>
                <w:top w:val="none" w:sz="0" w:space="0" w:color="auto"/>
                <w:left w:val="none" w:sz="0" w:space="0" w:color="auto"/>
                <w:bottom w:val="none" w:sz="0" w:space="0" w:color="auto"/>
                <w:right w:val="none" w:sz="0" w:space="0" w:color="auto"/>
              </w:divBdr>
            </w:div>
            <w:div w:id="561645728">
              <w:marLeft w:val="0"/>
              <w:marRight w:val="0"/>
              <w:marTop w:val="0"/>
              <w:marBottom w:val="0"/>
              <w:divBdr>
                <w:top w:val="none" w:sz="0" w:space="0" w:color="auto"/>
                <w:left w:val="none" w:sz="0" w:space="0" w:color="auto"/>
                <w:bottom w:val="none" w:sz="0" w:space="0" w:color="auto"/>
                <w:right w:val="none" w:sz="0" w:space="0" w:color="auto"/>
              </w:divBdr>
            </w:div>
            <w:div w:id="683633492">
              <w:marLeft w:val="0"/>
              <w:marRight w:val="0"/>
              <w:marTop w:val="0"/>
              <w:marBottom w:val="0"/>
              <w:divBdr>
                <w:top w:val="none" w:sz="0" w:space="0" w:color="auto"/>
                <w:left w:val="none" w:sz="0" w:space="0" w:color="auto"/>
                <w:bottom w:val="none" w:sz="0" w:space="0" w:color="auto"/>
                <w:right w:val="none" w:sz="0" w:space="0" w:color="auto"/>
              </w:divBdr>
            </w:div>
            <w:div w:id="759377431">
              <w:marLeft w:val="0"/>
              <w:marRight w:val="0"/>
              <w:marTop w:val="0"/>
              <w:marBottom w:val="0"/>
              <w:divBdr>
                <w:top w:val="none" w:sz="0" w:space="0" w:color="auto"/>
                <w:left w:val="none" w:sz="0" w:space="0" w:color="auto"/>
                <w:bottom w:val="none" w:sz="0" w:space="0" w:color="auto"/>
                <w:right w:val="none" w:sz="0" w:space="0" w:color="auto"/>
              </w:divBdr>
            </w:div>
          </w:divsChild>
        </w:div>
        <w:div w:id="736905155">
          <w:marLeft w:val="0"/>
          <w:marRight w:val="0"/>
          <w:marTop w:val="0"/>
          <w:marBottom w:val="0"/>
          <w:divBdr>
            <w:top w:val="none" w:sz="0" w:space="0" w:color="auto"/>
            <w:left w:val="none" w:sz="0" w:space="0" w:color="auto"/>
            <w:bottom w:val="none" w:sz="0" w:space="0" w:color="auto"/>
            <w:right w:val="none" w:sz="0" w:space="0" w:color="auto"/>
          </w:divBdr>
          <w:divsChild>
            <w:div w:id="163328468">
              <w:marLeft w:val="0"/>
              <w:marRight w:val="0"/>
              <w:marTop w:val="0"/>
              <w:marBottom w:val="0"/>
              <w:divBdr>
                <w:top w:val="none" w:sz="0" w:space="0" w:color="auto"/>
                <w:left w:val="none" w:sz="0" w:space="0" w:color="auto"/>
                <w:bottom w:val="none" w:sz="0" w:space="0" w:color="auto"/>
                <w:right w:val="none" w:sz="0" w:space="0" w:color="auto"/>
              </w:divBdr>
            </w:div>
            <w:div w:id="480730642">
              <w:marLeft w:val="0"/>
              <w:marRight w:val="0"/>
              <w:marTop w:val="0"/>
              <w:marBottom w:val="0"/>
              <w:divBdr>
                <w:top w:val="none" w:sz="0" w:space="0" w:color="auto"/>
                <w:left w:val="none" w:sz="0" w:space="0" w:color="auto"/>
                <w:bottom w:val="none" w:sz="0" w:space="0" w:color="auto"/>
                <w:right w:val="none" w:sz="0" w:space="0" w:color="auto"/>
              </w:divBdr>
            </w:div>
            <w:div w:id="1173371334">
              <w:marLeft w:val="0"/>
              <w:marRight w:val="0"/>
              <w:marTop w:val="0"/>
              <w:marBottom w:val="0"/>
              <w:divBdr>
                <w:top w:val="none" w:sz="0" w:space="0" w:color="auto"/>
                <w:left w:val="none" w:sz="0" w:space="0" w:color="auto"/>
                <w:bottom w:val="none" w:sz="0" w:space="0" w:color="auto"/>
                <w:right w:val="none" w:sz="0" w:space="0" w:color="auto"/>
              </w:divBdr>
            </w:div>
            <w:div w:id="1700663352">
              <w:marLeft w:val="0"/>
              <w:marRight w:val="0"/>
              <w:marTop w:val="0"/>
              <w:marBottom w:val="0"/>
              <w:divBdr>
                <w:top w:val="none" w:sz="0" w:space="0" w:color="auto"/>
                <w:left w:val="none" w:sz="0" w:space="0" w:color="auto"/>
                <w:bottom w:val="none" w:sz="0" w:space="0" w:color="auto"/>
                <w:right w:val="none" w:sz="0" w:space="0" w:color="auto"/>
              </w:divBdr>
            </w:div>
            <w:div w:id="2025815343">
              <w:marLeft w:val="0"/>
              <w:marRight w:val="0"/>
              <w:marTop w:val="0"/>
              <w:marBottom w:val="0"/>
              <w:divBdr>
                <w:top w:val="none" w:sz="0" w:space="0" w:color="auto"/>
                <w:left w:val="none" w:sz="0" w:space="0" w:color="auto"/>
                <w:bottom w:val="none" w:sz="0" w:space="0" w:color="auto"/>
                <w:right w:val="none" w:sz="0" w:space="0" w:color="auto"/>
              </w:divBdr>
            </w:div>
          </w:divsChild>
        </w:div>
        <w:div w:id="944532553">
          <w:marLeft w:val="0"/>
          <w:marRight w:val="0"/>
          <w:marTop w:val="0"/>
          <w:marBottom w:val="0"/>
          <w:divBdr>
            <w:top w:val="none" w:sz="0" w:space="0" w:color="auto"/>
            <w:left w:val="none" w:sz="0" w:space="0" w:color="auto"/>
            <w:bottom w:val="none" w:sz="0" w:space="0" w:color="auto"/>
            <w:right w:val="none" w:sz="0" w:space="0" w:color="auto"/>
          </w:divBdr>
          <w:divsChild>
            <w:div w:id="1287156478">
              <w:marLeft w:val="0"/>
              <w:marRight w:val="0"/>
              <w:marTop w:val="0"/>
              <w:marBottom w:val="0"/>
              <w:divBdr>
                <w:top w:val="none" w:sz="0" w:space="0" w:color="auto"/>
                <w:left w:val="none" w:sz="0" w:space="0" w:color="auto"/>
                <w:bottom w:val="none" w:sz="0" w:space="0" w:color="auto"/>
                <w:right w:val="none" w:sz="0" w:space="0" w:color="auto"/>
              </w:divBdr>
            </w:div>
            <w:div w:id="1425347757">
              <w:marLeft w:val="0"/>
              <w:marRight w:val="0"/>
              <w:marTop w:val="0"/>
              <w:marBottom w:val="0"/>
              <w:divBdr>
                <w:top w:val="none" w:sz="0" w:space="0" w:color="auto"/>
                <w:left w:val="none" w:sz="0" w:space="0" w:color="auto"/>
                <w:bottom w:val="none" w:sz="0" w:space="0" w:color="auto"/>
                <w:right w:val="none" w:sz="0" w:space="0" w:color="auto"/>
              </w:divBdr>
            </w:div>
            <w:div w:id="1954088461">
              <w:marLeft w:val="0"/>
              <w:marRight w:val="0"/>
              <w:marTop w:val="0"/>
              <w:marBottom w:val="0"/>
              <w:divBdr>
                <w:top w:val="none" w:sz="0" w:space="0" w:color="auto"/>
                <w:left w:val="none" w:sz="0" w:space="0" w:color="auto"/>
                <w:bottom w:val="none" w:sz="0" w:space="0" w:color="auto"/>
                <w:right w:val="none" w:sz="0" w:space="0" w:color="auto"/>
              </w:divBdr>
            </w:div>
            <w:div w:id="2104303047">
              <w:marLeft w:val="0"/>
              <w:marRight w:val="0"/>
              <w:marTop w:val="0"/>
              <w:marBottom w:val="0"/>
              <w:divBdr>
                <w:top w:val="none" w:sz="0" w:space="0" w:color="auto"/>
                <w:left w:val="none" w:sz="0" w:space="0" w:color="auto"/>
                <w:bottom w:val="none" w:sz="0" w:space="0" w:color="auto"/>
                <w:right w:val="none" w:sz="0" w:space="0" w:color="auto"/>
              </w:divBdr>
            </w:div>
            <w:div w:id="2117213347">
              <w:marLeft w:val="0"/>
              <w:marRight w:val="0"/>
              <w:marTop w:val="0"/>
              <w:marBottom w:val="0"/>
              <w:divBdr>
                <w:top w:val="none" w:sz="0" w:space="0" w:color="auto"/>
                <w:left w:val="none" w:sz="0" w:space="0" w:color="auto"/>
                <w:bottom w:val="none" w:sz="0" w:space="0" w:color="auto"/>
                <w:right w:val="none" w:sz="0" w:space="0" w:color="auto"/>
              </w:divBdr>
            </w:div>
          </w:divsChild>
        </w:div>
        <w:div w:id="958030387">
          <w:marLeft w:val="0"/>
          <w:marRight w:val="0"/>
          <w:marTop w:val="0"/>
          <w:marBottom w:val="0"/>
          <w:divBdr>
            <w:top w:val="none" w:sz="0" w:space="0" w:color="auto"/>
            <w:left w:val="none" w:sz="0" w:space="0" w:color="auto"/>
            <w:bottom w:val="none" w:sz="0" w:space="0" w:color="auto"/>
            <w:right w:val="none" w:sz="0" w:space="0" w:color="auto"/>
          </w:divBdr>
          <w:divsChild>
            <w:div w:id="678123040">
              <w:marLeft w:val="0"/>
              <w:marRight w:val="0"/>
              <w:marTop w:val="0"/>
              <w:marBottom w:val="0"/>
              <w:divBdr>
                <w:top w:val="none" w:sz="0" w:space="0" w:color="auto"/>
                <w:left w:val="none" w:sz="0" w:space="0" w:color="auto"/>
                <w:bottom w:val="none" w:sz="0" w:space="0" w:color="auto"/>
                <w:right w:val="none" w:sz="0" w:space="0" w:color="auto"/>
              </w:divBdr>
            </w:div>
          </w:divsChild>
        </w:div>
        <w:div w:id="1125464738">
          <w:marLeft w:val="0"/>
          <w:marRight w:val="0"/>
          <w:marTop w:val="0"/>
          <w:marBottom w:val="0"/>
          <w:divBdr>
            <w:top w:val="none" w:sz="0" w:space="0" w:color="auto"/>
            <w:left w:val="none" w:sz="0" w:space="0" w:color="auto"/>
            <w:bottom w:val="none" w:sz="0" w:space="0" w:color="auto"/>
            <w:right w:val="none" w:sz="0" w:space="0" w:color="auto"/>
          </w:divBdr>
          <w:divsChild>
            <w:div w:id="183059101">
              <w:marLeft w:val="0"/>
              <w:marRight w:val="0"/>
              <w:marTop w:val="0"/>
              <w:marBottom w:val="0"/>
              <w:divBdr>
                <w:top w:val="none" w:sz="0" w:space="0" w:color="auto"/>
                <w:left w:val="none" w:sz="0" w:space="0" w:color="auto"/>
                <w:bottom w:val="none" w:sz="0" w:space="0" w:color="auto"/>
                <w:right w:val="none" w:sz="0" w:space="0" w:color="auto"/>
              </w:divBdr>
            </w:div>
            <w:div w:id="401172945">
              <w:marLeft w:val="0"/>
              <w:marRight w:val="0"/>
              <w:marTop w:val="0"/>
              <w:marBottom w:val="0"/>
              <w:divBdr>
                <w:top w:val="none" w:sz="0" w:space="0" w:color="auto"/>
                <w:left w:val="none" w:sz="0" w:space="0" w:color="auto"/>
                <w:bottom w:val="none" w:sz="0" w:space="0" w:color="auto"/>
                <w:right w:val="none" w:sz="0" w:space="0" w:color="auto"/>
              </w:divBdr>
            </w:div>
            <w:div w:id="549147719">
              <w:marLeft w:val="0"/>
              <w:marRight w:val="0"/>
              <w:marTop w:val="0"/>
              <w:marBottom w:val="0"/>
              <w:divBdr>
                <w:top w:val="none" w:sz="0" w:space="0" w:color="auto"/>
                <w:left w:val="none" w:sz="0" w:space="0" w:color="auto"/>
                <w:bottom w:val="none" w:sz="0" w:space="0" w:color="auto"/>
                <w:right w:val="none" w:sz="0" w:space="0" w:color="auto"/>
              </w:divBdr>
            </w:div>
            <w:div w:id="1567914841">
              <w:marLeft w:val="0"/>
              <w:marRight w:val="0"/>
              <w:marTop w:val="0"/>
              <w:marBottom w:val="0"/>
              <w:divBdr>
                <w:top w:val="none" w:sz="0" w:space="0" w:color="auto"/>
                <w:left w:val="none" w:sz="0" w:space="0" w:color="auto"/>
                <w:bottom w:val="none" w:sz="0" w:space="0" w:color="auto"/>
                <w:right w:val="none" w:sz="0" w:space="0" w:color="auto"/>
              </w:divBdr>
            </w:div>
          </w:divsChild>
        </w:div>
        <w:div w:id="1259292026">
          <w:marLeft w:val="0"/>
          <w:marRight w:val="0"/>
          <w:marTop w:val="0"/>
          <w:marBottom w:val="0"/>
          <w:divBdr>
            <w:top w:val="none" w:sz="0" w:space="0" w:color="auto"/>
            <w:left w:val="none" w:sz="0" w:space="0" w:color="auto"/>
            <w:bottom w:val="none" w:sz="0" w:space="0" w:color="auto"/>
            <w:right w:val="none" w:sz="0" w:space="0" w:color="auto"/>
          </w:divBdr>
          <w:divsChild>
            <w:div w:id="980430035">
              <w:marLeft w:val="0"/>
              <w:marRight w:val="0"/>
              <w:marTop w:val="0"/>
              <w:marBottom w:val="0"/>
              <w:divBdr>
                <w:top w:val="none" w:sz="0" w:space="0" w:color="auto"/>
                <w:left w:val="none" w:sz="0" w:space="0" w:color="auto"/>
                <w:bottom w:val="none" w:sz="0" w:space="0" w:color="auto"/>
                <w:right w:val="none" w:sz="0" w:space="0" w:color="auto"/>
              </w:divBdr>
            </w:div>
            <w:div w:id="2035569168">
              <w:marLeft w:val="0"/>
              <w:marRight w:val="0"/>
              <w:marTop w:val="0"/>
              <w:marBottom w:val="0"/>
              <w:divBdr>
                <w:top w:val="none" w:sz="0" w:space="0" w:color="auto"/>
                <w:left w:val="none" w:sz="0" w:space="0" w:color="auto"/>
                <w:bottom w:val="none" w:sz="0" w:space="0" w:color="auto"/>
                <w:right w:val="none" w:sz="0" w:space="0" w:color="auto"/>
              </w:divBdr>
            </w:div>
            <w:div w:id="2052729733">
              <w:marLeft w:val="0"/>
              <w:marRight w:val="0"/>
              <w:marTop w:val="0"/>
              <w:marBottom w:val="0"/>
              <w:divBdr>
                <w:top w:val="none" w:sz="0" w:space="0" w:color="auto"/>
                <w:left w:val="none" w:sz="0" w:space="0" w:color="auto"/>
                <w:bottom w:val="none" w:sz="0" w:space="0" w:color="auto"/>
                <w:right w:val="none" w:sz="0" w:space="0" w:color="auto"/>
              </w:divBdr>
            </w:div>
            <w:div w:id="2099053251">
              <w:marLeft w:val="0"/>
              <w:marRight w:val="0"/>
              <w:marTop w:val="0"/>
              <w:marBottom w:val="0"/>
              <w:divBdr>
                <w:top w:val="none" w:sz="0" w:space="0" w:color="auto"/>
                <w:left w:val="none" w:sz="0" w:space="0" w:color="auto"/>
                <w:bottom w:val="none" w:sz="0" w:space="0" w:color="auto"/>
                <w:right w:val="none" w:sz="0" w:space="0" w:color="auto"/>
              </w:divBdr>
            </w:div>
            <w:div w:id="2128237195">
              <w:marLeft w:val="0"/>
              <w:marRight w:val="0"/>
              <w:marTop w:val="0"/>
              <w:marBottom w:val="0"/>
              <w:divBdr>
                <w:top w:val="none" w:sz="0" w:space="0" w:color="auto"/>
                <w:left w:val="none" w:sz="0" w:space="0" w:color="auto"/>
                <w:bottom w:val="none" w:sz="0" w:space="0" w:color="auto"/>
                <w:right w:val="none" w:sz="0" w:space="0" w:color="auto"/>
              </w:divBdr>
            </w:div>
          </w:divsChild>
        </w:div>
        <w:div w:id="1289360440">
          <w:marLeft w:val="0"/>
          <w:marRight w:val="0"/>
          <w:marTop w:val="0"/>
          <w:marBottom w:val="0"/>
          <w:divBdr>
            <w:top w:val="none" w:sz="0" w:space="0" w:color="auto"/>
            <w:left w:val="none" w:sz="0" w:space="0" w:color="auto"/>
            <w:bottom w:val="none" w:sz="0" w:space="0" w:color="auto"/>
            <w:right w:val="none" w:sz="0" w:space="0" w:color="auto"/>
          </w:divBdr>
          <w:divsChild>
            <w:div w:id="1544370038">
              <w:marLeft w:val="0"/>
              <w:marRight w:val="0"/>
              <w:marTop w:val="0"/>
              <w:marBottom w:val="0"/>
              <w:divBdr>
                <w:top w:val="none" w:sz="0" w:space="0" w:color="auto"/>
                <w:left w:val="none" w:sz="0" w:space="0" w:color="auto"/>
                <w:bottom w:val="none" w:sz="0" w:space="0" w:color="auto"/>
                <w:right w:val="none" w:sz="0" w:space="0" w:color="auto"/>
              </w:divBdr>
            </w:div>
          </w:divsChild>
        </w:div>
        <w:div w:id="1315523748">
          <w:marLeft w:val="0"/>
          <w:marRight w:val="0"/>
          <w:marTop w:val="0"/>
          <w:marBottom w:val="0"/>
          <w:divBdr>
            <w:top w:val="none" w:sz="0" w:space="0" w:color="auto"/>
            <w:left w:val="none" w:sz="0" w:space="0" w:color="auto"/>
            <w:bottom w:val="none" w:sz="0" w:space="0" w:color="auto"/>
            <w:right w:val="none" w:sz="0" w:space="0" w:color="auto"/>
          </w:divBdr>
          <w:divsChild>
            <w:div w:id="387454636">
              <w:marLeft w:val="0"/>
              <w:marRight w:val="0"/>
              <w:marTop w:val="0"/>
              <w:marBottom w:val="0"/>
              <w:divBdr>
                <w:top w:val="none" w:sz="0" w:space="0" w:color="auto"/>
                <w:left w:val="none" w:sz="0" w:space="0" w:color="auto"/>
                <w:bottom w:val="none" w:sz="0" w:space="0" w:color="auto"/>
                <w:right w:val="none" w:sz="0" w:space="0" w:color="auto"/>
              </w:divBdr>
            </w:div>
            <w:div w:id="517427367">
              <w:marLeft w:val="0"/>
              <w:marRight w:val="0"/>
              <w:marTop w:val="0"/>
              <w:marBottom w:val="0"/>
              <w:divBdr>
                <w:top w:val="none" w:sz="0" w:space="0" w:color="auto"/>
                <w:left w:val="none" w:sz="0" w:space="0" w:color="auto"/>
                <w:bottom w:val="none" w:sz="0" w:space="0" w:color="auto"/>
                <w:right w:val="none" w:sz="0" w:space="0" w:color="auto"/>
              </w:divBdr>
            </w:div>
            <w:div w:id="1180512332">
              <w:marLeft w:val="0"/>
              <w:marRight w:val="0"/>
              <w:marTop w:val="0"/>
              <w:marBottom w:val="0"/>
              <w:divBdr>
                <w:top w:val="none" w:sz="0" w:space="0" w:color="auto"/>
                <w:left w:val="none" w:sz="0" w:space="0" w:color="auto"/>
                <w:bottom w:val="none" w:sz="0" w:space="0" w:color="auto"/>
                <w:right w:val="none" w:sz="0" w:space="0" w:color="auto"/>
              </w:divBdr>
            </w:div>
            <w:div w:id="1907376757">
              <w:marLeft w:val="0"/>
              <w:marRight w:val="0"/>
              <w:marTop w:val="0"/>
              <w:marBottom w:val="0"/>
              <w:divBdr>
                <w:top w:val="none" w:sz="0" w:space="0" w:color="auto"/>
                <w:left w:val="none" w:sz="0" w:space="0" w:color="auto"/>
                <w:bottom w:val="none" w:sz="0" w:space="0" w:color="auto"/>
                <w:right w:val="none" w:sz="0" w:space="0" w:color="auto"/>
              </w:divBdr>
            </w:div>
          </w:divsChild>
        </w:div>
        <w:div w:id="1425610254">
          <w:marLeft w:val="0"/>
          <w:marRight w:val="0"/>
          <w:marTop w:val="0"/>
          <w:marBottom w:val="0"/>
          <w:divBdr>
            <w:top w:val="none" w:sz="0" w:space="0" w:color="auto"/>
            <w:left w:val="none" w:sz="0" w:space="0" w:color="auto"/>
            <w:bottom w:val="none" w:sz="0" w:space="0" w:color="auto"/>
            <w:right w:val="none" w:sz="0" w:space="0" w:color="auto"/>
          </w:divBdr>
          <w:divsChild>
            <w:div w:id="2116636693">
              <w:marLeft w:val="0"/>
              <w:marRight w:val="0"/>
              <w:marTop w:val="0"/>
              <w:marBottom w:val="0"/>
              <w:divBdr>
                <w:top w:val="none" w:sz="0" w:space="0" w:color="auto"/>
                <w:left w:val="none" w:sz="0" w:space="0" w:color="auto"/>
                <w:bottom w:val="none" w:sz="0" w:space="0" w:color="auto"/>
                <w:right w:val="none" w:sz="0" w:space="0" w:color="auto"/>
              </w:divBdr>
            </w:div>
          </w:divsChild>
        </w:div>
        <w:div w:id="1492526186">
          <w:marLeft w:val="0"/>
          <w:marRight w:val="0"/>
          <w:marTop w:val="0"/>
          <w:marBottom w:val="0"/>
          <w:divBdr>
            <w:top w:val="none" w:sz="0" w:space="0" w:color="auto"/>
            <w:left w:val="none" w:sz="0" w:space="0" w:color="auto"/>
            <w:bottom w:val="none" w:sz="0" w:space="0" w:color="auto"/>
            <w:right w:val="none" w:sz="0" w:space="0" w:color="auto"/>
          </w:divBdr>
          <w:divsChild>
            <w:div w:id="105857651">
              <w:marLeft w:val="0"/>
              <w:marRight w:val="0"/>
              <w:marTop w:val="0"/>
              <w:marBottom w:val="0"/>
              <w:divBdr>
                <w:top w:val="none" w:sz="0" w:space="0" w:color="auto"/>
                <w:left w:val="none" w:sz="0" w:space="0" w:color="auto"/>
                <w:bottom w:val="none" w:sz="0" w:space="0" w:color="auto"/>
                <w:right w:val="none" w:sz="0" w:space="0" w:color="auto"/>
              </w:divBdr>
            </w:div>
            <w:div w:id="786700145">
              <w:marLeft w:val="0"/>
              <w:marRight w:val="0"/>
              <w:marTop w:val="0"/>
              <w:marBottom w:val="0"/>
              <w:divBdr>
                <w:top w:val="none" w:sz="0" w:space="0" w:color="auto"/>
                <w:left w:val="none" w:sz="0" w:space="0" w:color="auto"/>
                <w:bottom w:val="none" w:sz="0" w:space="0" w:color="auto"/>
                <w:right w:val="none" w:sz="0" w:space="0" w:color="auto"/>
              </w:divBdr>
            </w:div>
            <w:div w:id="1507355698">
              <w:marLeft w:val="0"/>
              <w:marRight w:val="0"/>
              <w:marTop w:val="0"/>
              <w:marBottom w:val="0"/>
              <w:divBdr>
                <w:top w:val="none" w:sz="0" w:space="0" w:color="auto"/>
                <w:left w:val="none" w:sz="0" w:space="0" w:color="auto"/>
                <w:bottom w:val="none" w:sz="0" w:space="0" w:color="auto"/>
                <w:right w:val="none" w:sz="0" w:space="0" w:color="auto"/>
              </w:divBdr>
            </w:div>
            <w:div w:id="1580946407">
              <w:marLeft w:val="0"/>
              <w:marRight w:val="0"/>
              <w:marTop w:val="0"/>
              <w:marBottom w:val="0"/>
              <w:divBdr>
                <w:top w:val="none" w:sz="0" w:space="0" w:color="auto"/>
                <w:left w:val="none" w:sz="0" w:space="0" w:color="auto"/>
                <w:bottom w:val="none" w:sz="0" w:space="0" w:color="auto"/>
                <w:right w:val="none" w:sz="0" w:space="0" w:color="auto"/>
              </w:divBdr>
            </w:div>
            <w:div w:id="1599100287">
              <w:marLeft w:val="0"/>
              <w:marRight w:val="0"/>
              <w:marTop w:val="0"/>
              <w:marBottom w:val="0"/>
              <w:divBdr>
                <w:top w:val="none" w:sz="0" w:space="0" w:color="auto"/>
                <w:left w:val="none" w:sz="0" w:space="0" w:color="auto"/>
                <w:bottom w:val="none" w:sz="0" w:space="0" w:color="auto"/>
                <w:right w:val="none" w:sz="0" w:space="0" w:color="auto"/>
              </w:divBdr>
            </w:div>
          </w:divsChild>
        </w:div>
        <w:div w:id="1687174633">
          <w:marLeft w:val="0"/>
          <w:marRight w:val="0"/>
          <w:marTop w:val="0"/>
          <w:marBottom w:val="0"/>
          <w:divBdr>
            <w:top w:val="none" w:sz="0" w:space="0" w:color="auto"/>
            <w:left w:val="none" w:sz="0" w:space="0" w:color="auto"/>
            <w:bottom w:val="none" w:sz="0" w:space="0" w:color="auto"/>
            <w:right w:val="none" w:sz="0" w:space="0" w:color="auto"/>
          </w:divBdr>
          <w:divsChild>
            <w:div w:id="63184331">
              <w:marLeft w:val="0"/>
              <w:marRight w:val="0"/>
              <w:marTop w:val="0"/>
              <w:marBottom w:val="0"/>
              <w:divBdr>
                <w:top w:val="none" w:sz="0" w:space="0" w:color="auto"/>
                <w:left w:val="none" w:sz="0" w:space="0" w:color="auto"/>
                <w:bottom w:val="none" w:sz="0" w:space="0" w:color="auto"/>
                <w:right w:val="none" w:sz="0" w:space="0" w:color="auto"/>
              </w:divBdr>
            </w:div>
            <w:div w:id="695347596">
              <w:marLeft w:val="0"/>
              <w:marRight w:val="0"/>
              <w:marTop w:val="0"/>
              <w:marBottom w:val="0"/>
              <w:divBdr>
                <w:top w:val="none" w:sz="0" w:space="0" w:color="auto"/>
                <w:left w:val="none" w:sz="0" w:space="0" w:color="auto"/>
                <w:bottom w:val="none" w:sz="0" w:space="0" w:color="auto"/>
                <w:right w:val="none" w:sz="0" w:space="0" w:color="auto"/>
              </w:divBdr>
            </w:div>
            <w:div w:id="1388216085">
              <w:marLeft w:val="0"/>
              <w:marRight w:val="0"/>
              <w:marTop w:val="0"/>
              <w:marBottom w:val="0"/>
              <w:divBdr>
                <w:top w:val="none" w:sz="0" w:space="0" w:color="auto"/>
                <w:left w:val="none" w:sz="0" w:space="0" w:color="auto"/>
                <w:bottom w:val="none" w:sz="0" w:space="0" w:color="auto"/>
                <w:right w:val="none" w:sz="0" w:space="0" w:color="auto"/>
              </w:divBdr>
            </w:div>
            <w:div w:id="1766684604">
              <w:marLeft w:val="0"/>
              <w:marRight w:val="0"/>
              <w:marTop w:val="0"/>
              <w:marBottom w:val="0"/>
              <w:divBdr>
                <w:top w:val="none" w:sz="0" w:space="0" w:color="auto"/>
                <w:left w:val="none" w:sz="0" w:space="0" w:color="auto"/>
                <w:bottom w:val="none" w:sz="0" w:space="0" w:color="auto"/>
                <w:right w:val="none" w:sz="0" w:space="0" w:color="auto"/>
              </w:divBdr>
            </w:div>
            <w:div w:id="1823885847">
              <w:marLeft w:val="0"/>
              <w:marRight w:val="0"/>
              <w:marTop w:val="0"/>
              <w:marBottom w:val="0"/>
              <w:divBdr>
                <w:top w:val="none" w:sz="0" w:space="0" w:color="auto"/>
                <w:left w:val="none" w:sz="0" w:space="0" w:color="auto"/>
                <w:bottom w:val="none" w:sz="0" w:space="0" w:color="auto"/>
                <w:right w:val="none" w:sz="0" w:space="0" w:color="auto"/>
              </w:divBdr>
            </w:div>
          </w:divsChild>
        </w:div>
        <w:div w:id="1750614008">
          <w:marLeft w:val="0"/>
          <w:marRight w:val="0"/>
          <w:marTop w:val="0"/>
          <w:marBottom w:val="0"/>
          <w:divBdr>
            <w:top w:val="none" w:sz="0" w:space="0" w:color="auto"/>
            <w:left w:val="none" w:sz="0" w:space="0" w:color="auto"/>
            <w:bottom w:val="none" w:sz="0" w:space="0" w:color="auto"/>
            <w:right w:val="none" w:sz="0" w:space="0" w:color="auto"/>
          </w:divBdr>
          <w:divsChild>
            <w:div w:id="116162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5254">
      <w:bodyDiv w:val="1"/>
      <w:marLeft w:val="0"/>
      <w:marRight w:val="0"/>
      <w:marTop w:val="0"/>
      <w:marBottom w:val="0"/>
      <w:divBdr>
        <w:top w:val="none" w:sz="0" w:space="0" w:color="auto"/>
        <w:left w:val="none" w:sz="0" w:space="0" w:color="auto"/>
        <w:bottom w:val="none" w:sz="0" w:space="0" w:color="auto"/>
        <w:right w:val="none" w:sz="0" w:space="0" w:color="auto"/>
      </w:divBdr>
    </w:div>
    <w:div w:id="713850375">
      <w:bodyDiv w:val="1"/>
      <w:marLeft w:val="0"/>
      <w:marRight w:val="0"/>
      <w:marTop w:val="0"/>
      <w:marBottom w:val="0"/>
      <w:divBdr>
        <w:top w:val="none" w:sz="0" w:space="0" w:color="auto"/>
        <w:left w:val="none" w:sz="0" w:space="0" w:color="auto"/>
        <w:bottom w:val="none" w:sz="0" w:space="0" w:color="auto"/>
        <w:right w:val="none" w:sz="0" w:space="0" w:color="auto"/>
      </w:divBdr>
    </w:div>
    <w:div w:id="719090825">
      <w:bodyDiv w:val="1"/>
      <w:marLeft w:val="0"/>
      <w:marRight w:val="0"/>
      <w:marTop w:val="0"/>
      <w:marBottom w:val="0"/>
      <w:divBdr>
        <w:top w:val="none" w:sz="0" w:space="0" w:color="auto"/>
        <w:left w:val="none" w:sz="0" w:space="0" w:color="auto"/>
        <w:bottom w:val="none" w:sz="0" w:space="0" w:color="auto"/>
        <w:right w:val="none" w:sz="0" w:space="0" w:color="auto"/>
      </w:divBdr>
    </w:div>
    <w:div w:id="803079691">
      <w:bodyDiv w:val="1"/>
      <w:marLeft w:val="0"/>
      <w:marRight w:val="0"/>
      <w:marTop w:val="0"/>
      <w:marBottom w:val="0"/>
      <w:divBdr>
        <w:top w:val="none" w:sz="0" w:space="0" w:color="auto"/>
        <w:left w:val="none" w:sz="0" w:space="0" w:color="auto"/>
        <w:bottom w:val="none" w:sz="0" w:space="0" w:color="auto"/>
        <w:right w:val="none" w:sz="0" w:space="0" w:color="auto"/>
      </w:divBdr>
      <w:divsChild>
        <w:div w:id="104614812">
          <w:marLeft w:val="0"/>
          <w:marRight w:val="0"/>
          <w:marTop w:val="0"/>
          <w:marBottom w:val="0"/>
          <w:divBdr>
            <w:top w:val="none" w:sz="0" w:space="0" w:color="auto"/>
            <w:left w:val="none" w:sz="0" w:space="0" w:color="auto"/>
            <w:bottom w:val="none" w:sz="0" w:space="0" w:color="auto"/>
            <w:right w:val="none" w:sz="0" w:space="0" w:color="auto"/>
          </w:divBdr>
        </w:div>
        <w:div w:id="257754916">
          <w:marLeft w:val="0"/>
          <w:marRight w:val="0"/>
          <w:marTop w:val="0"/>
          <w:marBottom w:val="0"/>
          <w:divBdr>
            <w:top w:val="none" w:sz="0" w:space="0" w:color="auto"/>
            <w:left w:val="none" w:sz="0" w:space="0" w:color="auto"/>
            <w:bottom w:val="none" w:sz="0" w:space="0" w:color="auto"/>
            <w:right w:val="none" w:sz="0" w:space="0" w:color="auto"/>
          </w:divBdr>
        </w:div>
        <w:div w:id="275217689">
          <w:marLeft w:val="0"/>
          <w:marRight w:val="0"/>
          <w:marTop w:val="0"/>
          <w:marBottom w:val="0"/>
          <w:divBdr>
            <w:top w:val="none" w:sz="0" w:space="0" w:color="auto"/>
            <w:left w:val="none" w:sz="0" w:space="0" w:color="auto"/>
            <w:bottom w:val="none" w:sz="0" w:space="0" w:color="auto"/>
            <w:right w:val="none" w:sz="0" w:space="0" w:color="auto"/>
          </w:divBdr>
        </w:div>
        <w:div w:id="344525355">
          <w:marLeft w:val="0"/>
          <w:marRight w:val="0"/>
          <w:marTop w:val="0"/>
          <w:marBottom w:val="0"/>
          <w:divBdr>
            <w:top w:val="none" w:sz="0" w:space="0" w:color="auto"/>
            <w:left w:val="none" w:sz="0" w:space="0" w:color="auto"/>
            <w:bottom w:val="none" w:sz="0" w:space="0" w:color="auto"/>
            <w:right w:val="none" w:sz="0" w:space="0" w:color="auto"/>
          </w:divBdr>
        </w:div>
        <w:div w:id="461119271">
          <w:marLeft w:val="0"/>
          <w:marRight w:val="0"/>
          <w:marTop w:val="0"/>
          <w:marBottom w:val="0"/>
          <w:divBdr>
            <w:top w:val="none" w:sz="0" w:space="0" w:color="auto"/>
            <w:left w:val="none" w:sz="0" w:space="0" w:color="auto"/>
            <w:bottom w:val="none" w:sz="0" w:space="0" w:color="auto"/>
            <w:right w:val="none" w:sz="0" w:space="0" w:color="auto"/>
          </w:divBdr>
        </w:div>
        <w:div w:id="541284306">
          <w:marLeft w:val="0"/>
          <w:marRight w:val="0"/>
          <w:marTop w:val="0"/>
          <w:marBottom w:val="0"/>
          <w:divBdr>
            <w:top w:val="none" w:sz="0" w:space="0" w:color="auto"/>
            <w:left w:val="none" w:sz="0" w:space="0" w:color="auto"/>
            <w:bottom w:val="none" w:sz="0" w:space="0" w:color="auto"/>
            <w:right w:val="none" w:sz="0" w:space="0" w:color="auto"/>
          </w:divBdr>
        </w:div>
        <w:div w:id="835733472">
          <w:marLeft w:val="0"/>
          <w:marRight w:val="0"/>
          <w:marTop w:val="0"/>
          <w:marBottom w:val="0"/>
          <w:divBdr>
            <w:top w:val="none" w:sz="0" w:space="0" w:color="auto"/>
            <w:left w:val="none" w:sz="0" w:space="0" w:color="auto"/>
            <w:bottom w:val="none" w:sz="0" w:space="0" w:color="auto"/>
            <w:right w:val="none" w:sz="0" w:space="0" w:color="auto"/>
          </w:divBdr>
        </w:div>
        <w:div w:id="846559312">
          <w:marLeft w:val="0"/>
          <w:marRight w:val="0"/>
          <w:marTop w:val="0"/>
          <w:marBottom w:val="0"/>
          <w:divBdr>
            <w:top w:val="none" w:sz="0" w:space="0" w:color="auto"/>
            <w:left w:val="none" w:sz="0" w:space="0" w:color="auto"/>
            <w:bottom w:val="none" w:sz="0" w:space="0" w:color="auto"/>
            <w:right w:val="none" w:sz="0" w:space="0" w:color="auto"/>
          </w:divBdr>
        </w:div>
        <w:div w:id="932279111">
          <w:marLeft w:val="0"/>
          <w:marRight w:val="0"/>
          <w:marTop w:val="0"/>
          <w:marBottom w:val="0"/>
          <w:divBdr>
            <w:top w:val="none" w:sz="0" w:space="0" w:color="auto"/>
            <w:left w:val="none" w:sz="0" w:space="0" w:color="auto"/>
            <w:bottom w:val="none" w:sz="0" w:space="0" w:color="auto"/>
            <w:right w:val="none" w:sz="0" w:space="0" w:color="auto"/>
          </w:divBdr>
        </w:div>
        <w:div w:id="933514163">
          <w:marLeft w:val="0"/>
          <w:marRight w:val="0"/>
          <w:marTop w:val="0"/>
          <w:marBottom w:val="0"/>
          <w:divBdr>
            <w:top w:val="none" w:sz="0" w:space="0" w:color="auto"/>
            <w:left w:val="none" w:sz="0" w:space="0" w:color="auto"/>
            <w:bottom w:val="none" w:sz="0" w:space="0" w:color="auto"/>
            <w:right w:val="none" w:sz="0" w:space="0" w:color="auto"/>
          </w:divBdr>
        </w:div>
        <w:div w:id="1050689680">
          <w:marLeft w:val="0"/>
          <w:marRight w:val="0"/>
          <w:marTop w:val="0"/>
          <w:marBottom w:val="0"/>
          <w:divBdr>
            <w:top w:val="none" w:sz="0" w:space="0" w:color="auto"/>
            <w:left w:val="none" w:sz="0" w:space="0" w:color="auto"/>
            <w:bottom w:val="none" w:sz="0" w:space="0" w:color="auto"/>
            <w:right w:val="none" w:sz="0" w:space="0" w:color="auto"/>
          </w:divBdr>
        </w:div>
        <w:div w:id="1058289261">
          <w:marLeft w:val="0"/>
          <w:marRight w:val="0"/>
          <w:marTop w:val="0"/>
          <w:marBottom w:val="0"/>
          <w:divBdr>
            <w:top w:val="none" w:sz="0" w:space="0" w:color="auto"/>
            <w:left w:val="none" w:sz="0" w:space="0" w:color="auto"/>
            <w:bottom w:val="none" w:sz="0" w:space="0" w:color="auto"/>
            <w:right w:val="none" w:sz="0" w:space="0" w:color="auto"/>
          </w:divBdr>
        </w:div>
        <w:div w:id="1399130246">
          <w:marLeft w:val="0"/>
          <w:marRight w:val="0"/>
          <w:marTop w:val="0"/>
          <w:marBottom w:val="0"/>
          <w:divBdr>
            <w:top w:val="none" w:sz="0" w:space="0" w:color="auto"/>
            <w:left w:val="none" w:sz="0" w:space="0" w:color="auto"/>
            <w:bottom w:val="none" w:sz="0" w:space="0" w:color="auto"/>
            <w:right w:val="none" w:sz="0" w:space="0" w:color="auto"/>
          </w:divBdr>
        </w:div>
        <w:div w:id="1506244069">
          <w:marLeft w:val="0"/>
          <w:marRight w:val="0"/>
          <w:marTop w:val="0"/>
          <w:marBottom w:val="0"/>
          <w:divBdr>
            <w:top w:val="none" w:sz="0" w:space="0" w:color="auto"/>
            <w:left w:val="none" w:sz="0" w:space="0" w:color="auto"/>
            <w:bottom w:val="none" w:sz="0" w:space="0" w:color="auto"/>
            <w:right w:val="none" w:sz="0" w:space="0" w:color="auto"/>
          </w:divBdr>
        </w:div>
        <w:div w:id="1669165012">
          <w:marLeft w:val="0"/>
          <w:marRight w:val="0"/>
          <w:marTop w:val="0"/>
          <w:marBottom w:val="0"/>
          <w:divBdr>
            <w:top w:val="none" w:sz="0" w:space="0" w:color="auto"/>
            <w:left w:val="none" w:sz="0" w:space="0" w:color="auto"/>
            <w:bottom w:val="none" w:sz="0" w:space="0" w:color="auto"/>
            <w:right w:val="none" w:sz="0" w:space="0" w:color="auto"/>
          </w:divBdr>
        </w:div>
        <w:div w:id="1913612642">
          <w:marLeft w:val="0"/>
          <w:marRight w:val="0"/>
          <w:marTop w:val="0"/>
          <w:marBottom w:val="0"/>
          <w:divBdr>
            <w:top w:val="none" w:sz="0" w:space="0" w:color="auto"/>
            <w:left w:val="none" w:sz="0" w:space="0" w:color="auto"/>
            <w:bottom w:val="none" w:sz="0" w:space="0" w:color="auto"/>
            <w:right w:val="none" w:sz="0" w:space="0" w:color="auto"/>
          </w:divBdr>
        </w:div>
        <w:div w:id="1966151437">
          <w:marLeft w:val="0"/>
          <w:marRight w:val="0"/>
          <w:marTop w:val="0"/>
          <w:marBottom w:val="0"/>
          <w:divBdr>
            <w:top w:val="none" w:sz="0" w:space="0" w:color="auto"/>
            <w:left w:val="none" w:sz="0" w:space="0" w:color="auto"/>
            <w:bottom w:val="none" w:sz="0" w:space="0" w:color="auto"/>
            <w:right w:val="none" w:sz="0" w:space="0" w:color="auto"/>
          </w:divBdr>
        </w:div>
        <w:div w:id="2062098175">
          <w:marLeft w:val="0"/>
          <w:marRight w:val="0"/>
          <w:marTop w:val="0"/>
          <w:marBottom w:val="0"/>
          <w:divBdr>
            <w:top w:val="none" w:sz="0" w:space="0" w:color="auto"/>
            <w:left w:val="none" w:sz="0" w:space="0" w:color="auto"/>
            <w:bottom w:val="none" w:sz="0" w:space="0" w:color="auto"/>
            <w:right w:val="none" w:sz="0" w:space="0" w:color="auto"/>
          </w:divBdr>
        </w:div>
      </w:divsChild>
    </w:div>
    <w:div w:id="838420778">
      <w:bodyDiv w:val="1"/>
      <w:marLeft w:val="0"/>
      <w:marRight w:val="0"/>
      <w:marTop w:val="0"/>
      <w:marBottom w:val="0"/>
      <w:divBdr>
        <w:top w:val="none" w:sz="0" w:space="0" w:color="auto"/>
        <w:left w:val="none" w:sz="0" w:space="0" w:color="auto"/>
        <w:bottom w:val="none" w:sz="0" w:space="0" w:color="auto"/>
        <w:right w:val="none" w:sz="0" w:space="0" w:color="auto"/>
      </w:divBdr>
      <w:divsChild>
        <w:div w:id="552354267">
          <w:marLeft w:val="0"/>
          <w:marRight w:val="0"/>
          <w:marTop w:val="0"/>
          <w:marBottom w:val="0"/>
          <w:divBdr>
            <w:top w:val="none" w:sz="0" w:space="0" w:color="auto"/>
            <w:left w:val="none" w:sz="0" w:space="0" w:color="auto"/>
            <w:bottom w:val="none" w:sz="0" w:space="0" w:color="auto"/>
            <w:right w:val="none" w:sz="0" w:space="0" w:color="auto"/>
          </w:divBdr>
          <w:divsChild>
            <w:div w:id="1721393510">
              <w:marLeft w:val="0"/>
              <w:marRight w:val="0"/>
              <w:marTop w:val="0"/>
              <w:marBottom w:val="0"/>
              <w:divBdr>
                <w:top w:val="none" w:sz="0" w:space="0" w:color="auto"/>
                <w:left w:val="none" w:sz="0" w:space="0" w:color="auto"/>
                <w:bottom w:val="none" w:sz="0" w:space="0" w:color="auto"/>
                <w:right w:val="none" w:sz="0" w:space="0" w:color="auto"/>
              </w:divBdr>
            </w:div>
          </w:divsChild>
        </w:div>
        <w:div w:id="1965042135">
          <w:marLeft w:val="0"/>
          <w:marRight w:val="0"/>
          <w:marTop w:val="0"/>
          <w:marBottom w:val="0"/>
          <w:divBdr>
            <w:top w:val="none" w:sz="0" w:space="0" w:color="auto"/>
            <w:left w:val="none" w:sz="0" w:space="0" w:color="auto"/>
            <w:bottom w:val="none" w:sz="0" w:space="0" w:color="auto"/>
            <w:right w:val="none" w:sz="0" w:space="0" w:color="auto"/>
          </w:divBdr>
          <w:divsChild>
            <w:div w:id="490634385">
              <w:marLeft w:val="0"/>
              <w:marRight w:val="0"/>
              <w:marTop w:val="0"/>
              <w:marBottom w:val="0"/>
              <w:divBdr>
                <w:top w:val="none" w:sz="0" w:space="0" w:color="auto"/>
                <w:left w:val="none" w:sz="0" w:space="0" w:color="auto"/>
                <w:bottom w:val="none" w:sz="0" w:space="0" w:color="auto"/>
                <w:right w:val="none" w:sz="0" w:space="0" w:color="auto"/>
              </w:divBdr>
            </w:div>
          </w:divsChild>
        </w:div>
        <w:div w:id="2088988359">
          <w:marLeft w:val="0"/>
          <w:marRight w:val="0"/>
          <w:marTop w:val="0"/>
          <w:marBottom w:val="0"/>
          <w:divBdr>
            <w:top w:val="none" w:sz="0" w:space="0" w:color="auto"/>
            <w:left w:val="none" w:sz="0" w:space="0" w:color="auto"/>
            <w:bottom w:val="none" w:sz="0" w:space="0" w:color="auto"/>
            <w:right w:val="none" w:sz="0" w:space="0" w:color="auto"/>
          </w:divBdr>
          <w:divsChild>
            <w:div w:id="2015455583">
              <w:marLeft w:val="0"/>
              <w:marRight w:val="0"/>
              <w:marTop w:val="0"/>
              <w:marBottom w:val="0"/>
              <w:divBdr>
                <w:top w:val="none" w:sz="0" w:space="0" w:color="auto"/>
                <w:left w:val="none" w:sz="0" w:space="0" w:color="auto"/>
                <w:bottom w:val="none" w:sz="0" w:space="0" w:color="auto"/>
                <w:right w:val="none" w:sz="0" w:space="0" w:color="auto"/>
              </w:divBdr>
            </w:div>
          </w:divsChild>
        </w:div>
        <w:div w:id="2139489000">
          <w:marLeft w:val="0"/>
          <w:marRight w:val="0"/>
          <w:marTop w:val="0"/>
          <w:marBottom w:val="0"/>
          <w:divBdr>
            <w:top w:val="none" w:sz="0" w:space="0" w:color="auto"/>
            <w:left w:val="none" w:sz="0" w:space="0" w:color="auto"/>
            <w:bottom w:val="none" w:sz="0" w:space="0" w:color="auto"/>
            <w:right w:val="none" w:sz="0" w:space="0" w:color="auto"/>
          </w:divBdr>
          <w:divsChild>
            <w:div w:id="183815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5895">
      <w:bodyDiv w:val="1"/>
      <w:marLeft w:val="0"/>
      <w:marRight w:val="0"/>
      <w:marTop w:val="0"/>
      <w:marBottom w:val="0"/>
      <w:divBdr>
        <w:top w:val="none" w:sz="0" w:space="0" w:color="auto"/>
        <w:left w:val="none" w:sz="0" w:space="0" w:color="auto"/>
        <w:bottom w:val="none" w:sz="0" w:space="0" w:color="auto"/>
        <w:right w:val="none" w:sz="0" w:space="0" w:color="auto"/>
      </w:divBdr>
    </w:div>
    <w:div w:id="897015513">
      <w:bodyDiv w:val="1"/>
      <w:marLeft w:val="0"/>
      <w:marRight w:val="0"/>
      <w:marTop w:val="0"/>
      <w:marBottom w:val="0"/>
      <w:divBdr>
        <w:top w:val="none" w:sz="0" w:space="0" w:color="auto"/>
        <w:left w:val="none" w:sz="0" w:space="0" w:color="auto"/>
        <w:bottom w:val="none" w:sz="0" w:space="0" w:color="auto"/>
        <w:right w:val="none" w:sz="0" w:space="0" w:color="auto"/>
      </w:divBdr>
      <w:divsChild>
        <w:div w:id="6173391">
          <w:marLeft w:val="0"/>
          <w:marRight w:val="0"/>
          <w:marTop w:val="0"/>
          <w:marBottom w:val="0"/>
          <w:divBdr>
            <w:top w:val="none" w:sz="0" w:space="0" w:color="auto"/>
            <w:left w:val="none" w:sz="0" w:space="0" w:color="auto"/>
            <w:bottom w:val="none" w:sz="0" w:space="0" w:color="auto"/>
            <w:right w:val="none" w:sz="0" w:space="0" w:color="auto"/>
          </w:divBdr>
        </w:div>
        <w:div w:id="140082291">
          <w:marLeft w:val="0"/>
          <w:marRight w:val="0"/>
          <w:marTop w:val="0"/>
          <w:marBottom w:val="0"/>
          <w:divBdr>
            <w:top w:val="none" w:sz="0" w:space="0" w:color="auto"/>
            <w:left w:val="none" w:sz="0" w:space="0" w:color="auto"/>
            <w:bottom w:val="none" w:sz="0" w:space="0" w:color="auto"/>
            <w:right w:val="none" w:sz="0" w:space="0" w:color="auto"/>
          </w:divBdr>
        </w:div>
        <w:div w:id="572741380">
          <w:marLeft w:val="0"/>
          <w:marRight w:val="0"/>
          <w:marTop w:val="0"/>
          <w:marBottom w:val="0"/>
          <w:divBdr>
            <w:top w:val="none" w:sz="0" w:space="0" w:color="auto"/>
            <w:left w:val="none" w:sz="0" w:space="0" w:color="auto"/>
            <w:bottom w:val="none" w:sz="0" w:space="0" w:color="auto"/>
            <w:right w:val="none" w:sz="0" w:space="0" w:color="auto"/>
          </w:divBdr>
        </w:div>
      </w:divsChild>
    </w:div>
    <w:div w:id="901136026">
      <w:bodyDiv w:val="1"/>
      <w:marLeft w:val="0"/>
      <w:marRight w:val="0"/>
      <w:marTop w:val="0"/>
      <w:marBottom w:val="0"/>
      <w:divBdr>
        <w:top w:val="none" w:sz="0" w:space="0" w:color="auto"/>
        <w:left w:val="none" w:sz="0" w:space="0" w:color="auto"/>
        <w:bottom w:val="none" w:sz="0" w:space="0" w:color="auto"/>
        <w:right w:val="none" w:sz="0" w:space="0" w:color="auto"/>
      </w:divBdr>
      <w:divsChild>
        <w:div w:id="510877784">
          <w:marLeft w:val="0"/>
          <w:marRight w:val="0"/>
          <w:marTop w:val="0"/>
          <w:marBottom w:val="0"/>
          <w:divBdr>
            <w:top w:val="none" w:sz="0" w:space="0" w:color="auto"/>
            <w:left w:val="none" w:sz="0" w:space="0" w:color="auto"/>
            <w:bottom w:val="none" w:sz="0" w:space="0" w:color="auto"/>
            <w:right w:val="none" w:sz="0" w:space="0" w:color="auto"/>
          </w:divBdr>
        </w:div>
        <w:div w:id="735513873">
          <w:marLeft w:val="0"/>
          <w:marRight w:val="0"/>
          <w:marTop w:val="0"/>
          <w:marBottom w:val="0"/>
          <w:divBdr>
            <w:top w:val="none" w:sz="0" w:space="0" w:color="auto"/>
            <w:left w:val="none" w:sz="0" w:space="0" w:color="auto"/>
            <w:bottom w:val="none" w:sz="0" w:space="0" w:color="auto"/>
            <w:right w:val="none" w:sz="0" w:space="0" w:color="auto"/>
          </w:divBdr>
        </w:div>
        <w:div w:id="1577782184">
          <w:marLeft w:val="0"/>
          <w:marRight w:val="0"/>
          <w:marTop w:val="0"/>
          <w:marBottom w:val="0"/>
          <w:divBdr>
            <w:top w:val="none" w:sz="0" w:space="0" w:color="auto"/>
            <w:left w:val="none" w:sz="0" w:space="0" w:color="auto"/>
            <w:bottom w:val="none" w:sz="0" w:space="0" w:color="auto"/>
            <w:right w:val="none" w:sz="0" w:space="0" w:color="auto"/>
          </w:divBdr>
        </w:div>
      </w:divsChild>
    </w:div>
    <w:div w:id="921378021">
      <w:bodyDiv w:val="1"/>
      <w:marLeft w:val="0"/>
      <w:marRight w:val="0"/>
      <w:marTop w:val="0"/>
      <w:marBottom w:val="0"/>
      <w:divBdr>
        <w:top w:val="none" w:sz="0" w:space="0" w:color="auto"/>
        <w:left w:val="none" w:sz="0" w:space="0" w:color="auto"/>
        <w:bottom w:val="none" w:sz="0" w:space="0" w:color="auto"/>
        <w:right w:val="none" w:sz="0" w:space="0" w:color="auto"/>
      </w:divBdr>
      <w:divsChild>
        <w:div w:id="291326399">
          <w:marLeft w:val="0"/>
          <w:marRight w:val="0"/>
          <w:marTop w:val="0"/>
          <w:marBottom w:val="0"/>
          <w:divBdr>
            <w:top w:val="none" w:sz="0" w:space="0" w:color="auto"/>
            <w:left w:val="none" w:sz="0" w:space="0" w:color="auto"/>
            <w:bottom w:val="none" w:sz="0" w:space="0" w:color="auto"/>
            <w:right w:val="none" w:sz="0" w:space="0" w:color="auto"/>
          </w:divBdr>
        </w:div>
        <w:div w:id="481890266">
          <w:marLeft w:val="0"/>
          <w:marRight w:val="0"/>
          <w:marTop w:val="0"/>
          <w:marBottom w:val="0"/>
          <w:divBdr>
            <w:top w:val="none" w:sz="0" w:space="0" w:color="auto"/>
            <w:left w:val="none" w:sz="0" w:space="0" w:color="auto"/>
            <w:bottom w:val="none" w:sz="0" w:space="0" w:color="auto"/>
            <w:right w:val="none" w:sz="0" w:space="0" w:color="auto"/>
          </w:divBdr>
        </w:div>
        <w:div w:id="521213814">
          <w:marLeft w:val="0"/>
          <w:marRight w:val="0"/>
          <w:marTop w:val="0"/>
          <w:marBottom w:val="0"/>
          <w:divBdr>
            <w:top w:val="none" w:sz="0" w:space="0" w:color="auto"/>
            <w:left w:val="none" w:sz="0" w:space="0" w:color="auto"/>
            <w:bottom w:val="none" w:sz="0" w:space="0" w:color="auto"/>
            <w:right w:val="none" w:sz="0" w:space="0" w:color="auto"/>
          </w:divBdr>
        </w:div>
        <w:div w:id="760369178">
          <w:marLeft w:val="0"/>
          <w:marRight w:val="0"/>
          <w:marTop w:val="0"/>
          <w:marBottom w:val="0"/>
          <w:divBdr>
            <w:top w:val="none" w:sz="0" w:space="0" w:color="auto"/>
            <w:left w:val="none" w:sz="0" w:space="0" w:color="auto"/>
            <w:bottom w:val="none" w:sz="0" w:space="0" w:color="auto"/>
            <w:right w:val="none" w:sz="0" w:space="0" w:color="auto"/>
          </w:divBdr>
        </w:div>
        <w:div w:id="956716957">
          <w:marLeft w:val="0"/>
          <w:marRight w:val="0"/>
          <w:marTop w:val="0"/>
          <w:marBottom w:val="0"/>
          <w:divBdr>
            <w:top w:val="none" w:sz="0" w:space="0" w:color="auto"/>
            <w:left w:val="none" w:sz="0" w:space="0" w:color="auto"/>
            <w:bottom w:val="none" w:sz="0" w:space="0" w:color="auto"/>
            <w:right w:val="none" w:sz="0" w:space="0" w:color="auto"/>
          </w:divBdr>
          <w:divsChild>
            <w:div w:id="894513620">
              <w:marLeft w:val="0"/>
              <w:marRight w:val="0"/>
              <w:marTop w:val="30"/>
              <w:marBottom w:val="30"/>
              <w:divBdr>
                <w:top w:val="none" w:sz="0" w:space="0" w:color="auto"/>
                <w:left w:val="none" w:sz="0" w:space="0" w:color="auto"/>
                <w:bottom w:val="none" w:sz="0" w:space="0" w:color="auto"/>
                <w:right w:val="none" w:sz="0" w:space="0" w:color="auto"/>
              </w:divBdr>
              <w:divsChild>
                <w:div w:id="60565021">
                  <w:marLeft w:val="0"/>
                  <w:marRight w:val="0"/>
                  <w:marTop w:val="0"/>
                  <w:marBottom w:val="0"/>
                  <w:divBdr>
                    <w:top w:val="none" w:sz="0" w:space="0" w:color="auto"/>
                    <w:left w:val="none" w:sz="0" w:space="0" w:color="auto"/>
                    <w:bottom w:val="none" w:sz="0" w:space="0" w:color="auto"/>
                    <w:right w:val="none" w:sz="0" w:space="0" w:color="auto"/>
                  </w:divBdr>
                  <w:divsChild>
                    <w:div w:id="935867562">
                      <w:marLeft w:val="0"/>
                      <w:marRight w:val="0"/>
                      <w:marTop w:val="0"/>
                      <w:marBottom w:val="0"/>
                      <w:divBdr>
                        <w:top w:val="none" w:sz="0" w:space="0" w:color="auto"/>
                        <w:left w:val="none" w:sz="0" w:space="0" w:color="auto"/>
                        <w:bottom w:val="none" w:sz="0" w:space="0" w:color="auto"/>
                        <w:right w:val="none" w:sz="0" w:space="0" w:color="auto"/>
                      </w:divBdr>
                    </w:div>
                  </w:divsChild>
                </w:div>
                <w:div w:id="124585072">
                  <w:marLeft w:val="0"/>
                  <w:marRight w:val="0"/>
                  <w:marTop w:val="0"/>
                  <w:marBottom w:val="0"/>
                  <w:divBdr>
                    <w:top w:val="none" w:sz="0" w:space="0" w:color="auto"/>
                    <w:left w:val="none" w:sz="0" w:space="0" w:color="auto"/>
                    <w:bottom w:val="none" w:sz="0" w:space="0" w:color="auto"/>
                    <w:right w:val="none" w:sz="0" w:space="0" w:color="auto"/>
                  </w:divBdr>
                  <w:divsChild>
                    <w:div w:id="1233468077">
                      <w:marLeft w:val="0"/>
                      <w:marRight w:val="0"/>
                      <w:marTop w:val="0"/>
                      <w:marBottom w:val="0"/>
                      <w:divBdr>
                        <w:top w:val="none" w:sz="0" w:space="0" w:color="auto"/>
                        <w:left w:val="none" w:sz="0" w:space="0" w:color="auto"/>
                        <w:bottom w:val="none" w:sz="0" w:space="0" w:color="auto"/>
                        <w:right w:val="none" w:sz="0" w:space="0" w:color="auto"/>
                      </w:divBdr>
                    </w:div>
                  </w:divsChild>
                </w:div>
                <w:div w:id="152529292">
                  <w:marLeft w:val="0"/>
                  <w:marRight w:val="0"/>
                  <w:marTop w:val="0"/>
                  <w:marBottom w:val="0"/>
                  <w:divBdr>
                    <w:top w:val="none" w:sz="0" w:space="0" w:color="auto"/>
                    <w:left w:val="none" w:sz="0" w:space="0" w:color="auto"/>
                    <w:bottom w:val="none" w:sz="0" w:space="0" w:color="auto"/>
                    <w:right w:val="none" w:sz="0" w:space="0" w:color="auto"/>
                  </w:divBdr>
                  <w:divsChild>
                    <w:div w:id="1756971843">
                      <w:marLeft w:val="0"/>
                      <w:marRight w:val="0"/>
                      <w:marTop w:val="0"/>
                      <w:marBottom w:val="0"/>
                      <w:divBdr>
                        <w:top w:val="none" w:sz="0" w:space="0" w:color="auto"/>
                        <w:left w:val="none" w:sz="0" w:space="0" w:color="auto"/>
                        <w:bottom w:val="none" w:sz="0" w:space="0" w:color="auto"/>
                        <w:right w:val="none" w:sz="0" w:space="0" w:color="auto"/>
                      </w:divBdr>
                    </w:div>
                    <w:div w:id="2025857896">
                      <w:marLeft w:val="0"/>
                      <w:marRight w:val="0"/>
                      <w:marTop w:val="0"/>
                      <w:marBottom w:val="0"/>
                      <w:divBdr>
                        <w:top w:val="none" w:sz="0" w:space="0" w:color="auto"/>
                        <w:left w:val="none" w:sz="0" w:space="0" w:color="auto"/>
                        <w:bottom w:val="none" w:sz="0" w:space="0" w:color="auto"/>
                        <w:right w:val="none" w:sz="0" w:space="0" w:color="auto"/>
                      </w:divBdr>
                    </w:div>
                  </w:divsChild>
                </w:div>
                <w:div w:id="202065548">
                  <w:marLeft w:val="0"/>
                  <w:marRight w:val="0"/>
                  <w:marTop w:val="0"/>
                  <w:marBottom w:val="0"/>
                  <w:divBdr>
                    <w:top w:val="none" w:sz="0" w:space="0" w:color="auto"/>
                    <w:left w:val="none" w:sz="0" w:space="0" w:color="auto"/>
                    <w:bottom w:val="none" w:sz="0" w:space="0" w:color="auto"/>
                    <w:right w:val="none" w:sz="0" w:space="0" w:color="auto"/>
                  </w:divBdr>
                  <w:divsChild>
                    <w:div w:id="298729153">
                      <w:marLeft w:val="0"/>
                      <w:marRight w:val="0"/>
                      <w:marTop w:val="0"/>
                      <w:marBottom w:val="0"/>
                      <w:divBdr>
                        <w:top w:val="none" w:sz="0" w:space="0" w:color="auto"/>
                        <w:left w:val="none" w:sz="0" w:space="0" w:color="auto"/>
                        <w:bottom w:val="none" w:sz="0" w:space="0" w:color="auto"/>
                        <w:right w:val="none" w:sz="0" w:space="0" w:color="auto"/>
                      </w:divBdr>
                    </w:div>
                    <w:div w:id="1882087263">
                      <w:marLeft w:val="0"/>
                      <w:marRight w:val="0"/>
                      <w:marTop w:val="0"/>
                      <w:marBottom w:val="0"/>
                      <w:divBdr>
                        <w:top w:val="none" w:sz="0" w:space="0" w:color="auto"/>
                        <w:left w:val="none" w:sz="0" w:space="0" w:color="auto"/>
                        <w:bottom w:val="none" w:sz="0" w:space="0" w:color="auto"/>
                        <w:right w:val="none" w:sz="0" w:space="0" w:color="auto"/>
                      </w:divBdr>
                    </w:div>
                  </w:divsChild>
                </w:div>
                <w:div w:id="235284714">
                  <w:marLeft w:val="0"/>
                  <w:marRight w:val="0"/>
                  <w:marTop w:val="0"/>
                  <w:marBottom w:val="0"/>
                  <w:divBdr>
                    <w:top w:val="none" w:sz="0" w:space="0" w:color="auto"/>
                    <w:left w:val="none" w:sz="0" w:space="0" w:color="auto"/>
                    <w:bottom w:val="none" w:sz="0" w:space="0" w:color="auto"/>
                    <w:right w:val="none" w:sz="0" w:space="0" w:color="auto"/>
                  </w:divBdr>
                  <w:divsChild>
                    <w:div w:id="1195584416">
                      <w:marLeft w:val="0"/>
                      <w:marRight w:val="0"/>
                      <w:marTop w:val="0"/>
                      <w:marBottom w:val="0"/>
                      <w:divBdr>
                        <w:top w:val="none" w:sz="0" w:space="0" w:color="auto"/>
                        <w:left w:val="none" w:sz="0" w:space="0" w:color="auto"/>
                        <w:bottom w:val="none" w:sz="0" w:space="0" w:color="auto"/>
                        <w:right w:val="none" w:sz="0" w:space="0" w:color="auto"/>
                      </w:divBdr>
                    </w:div>
                    <w:div w:id="1235048586">
                      <w:marLeft w:val="0"/>
                      <w:marRight w:val="0"/>
                      <w:marTop w:val="0"/>
                      <w:marBottom w:val="0"/>
                      <w:divBdr>
                        <w:top w:val="none" w:sz="0" w:space="0" w:color="auto"/>
                        <w:left w:val="none" w:sz="0" w:space="0" w:color="auto"/>
                        <w:bottom w:val="none" w:sz="0" w:space="0" w:color="auto"/>
                        <w:right w:val="none" w:sz="0" w:space="0" w:color="auto"/>
                      </w:divBdr>
                    </w:div>
                    <w:div w:id="2071682852">
                      <w:marLeft w:val="0"/>
                      <w:marRight w:val="0"/>
                      <w:marTop w:val="0"/>
                      <w:marBottom w:val="0"/>
                      <w:divBdr>
                        <w:top w:val="none" w:sz="0" w:space="0" w:color="auto"/>
                        <w:left w:val="none" w:sz="0" w:space="0" w:color="auto"/>
                        <w:bottom w:val="none" w:sz="0" w:space="0" w:color="auto"/>
                        <w:right w:val="none" w:sz="0" w:space="0" w:color="auto"/>
                      </w:divBdr>
                    </w:div>
                    <w:div w:id="2102094272">
                      <w:marLeft w:val="0"/>
                      <w:marRight w:val="0"/>
                      <w:marTop w:val="0"/>
                      <w:marBottom w:val="0"/>
                      <w:divBdr>
                        <w:top w:val="none" w:sz="0" w:space="0" w:color="auto"/>
                        <w:left w:val="none" w:sz="0" w:space="0" w:color="auto"/>
                        <w:bottom w:val="none" w:sz="0" w:space="0" w:color="auto"/>
                        <w:right w:val="none" w:sz="0" w:space="0" w:color="auto"/>
                      </w:divBdr>
                    </w:div>
                  </w:divsChild>
                </w:div>
                <w:div w:id="312951995">
                  <w:marLeft w:val="0"/>
                  <w:marRight w:val="0"/>
                  <w:marTop w:val="0"/>
                  <w:marBottom w:val="0"/>
                  <w:divBdr>
                    <w:top w:val="none" w:sz="0" w:space="0" w:color="auto"/>
                    <w:left w:val="none" w:sz="0" w:space="0" w:color="auto"/>
                    <w:bottom w:val="none" w:sz="0" w:space="0" w:color="auto"/>
                    <w:right w:val="none" w:sz="0" w:space="0" w:color="auto"/>
                  </w:divBdr>
                  <w:divsChild>
                    <w:div w:id="276185129">
                      <w:marLeft w:val="0"/>
                      <w:marRight w:val="0"/>
                      <w:marTop w:val="0"/>
                      <w:marBottom w:val="0"/>
                      <w:divBdr>
                        <w:top w:val="none" w:sz="0" w:space="0" w:color="auto"/>
                        <w:left w:val="none" w:sz="0" w:space="0" w:color="auto"/>
                        <w:bottom w:val="none" w:sz="0" w:space="0" w:color="auto"/>
                        <w:right w:val="none" w:sz="0" w:space="0" w:color="auto"/>
                      </w:divBdr>
                    </w:div>
                    <w:div w:id="727804347">
                      <w:marLeft w:val="0"/>
                      <w:marRight w:val="0"/>
                      <w:marTop w:val="0"/>
                      <w:marBottom w:val="0"/>
                      <w:divBdr>
                        <w:top w:val="none" w:sz="0" w:space="0" w:color="auto"/>
                        <w:left w:val="none" w:sz="0" w:space="0" w:color="auto"/>
                        <w:bottom w:val="none" w:sz="0" w:space="0" w:color="auto"/>
                        <w:right w:val="none" w:sz="0" w:space="0" w:color="auto"/>
                      </w:divBdr>
                    </w:div>
                    <w:div w:id="816994968">
                      <w:marLeft w:val="0"/>
                      <w:marRight w:val="0"/>
                      <w:marTop w:val="0"/>
                      <w:marBottom w:val="0"/>
                      <w:divBdr>
                        <w:top w:val="none" w:sz="0" w:space="0" w:color="auto"/>
                        <w:left w:val="none" w:sz="0" w:space="0" w:color="auto"/>
                        <w:bottom w:val="none" w:sz="0" w:space="0" w:color="auto"/>
                        <w:right w:val="none" w:sz="0" w:space="0" w:color="auto"/>
                      </w:divBdr>
                    </w:div>
                    <w:div w:id="1108500261">
                      <w:marLeft w:val="0"/>
                      <w:marRight w:val="0"/>
                      <w:marTop w:val="0"/>
                      <w:marBottom w:val="0"/>
                      <w:divBdr>
                        <w:top w:val="none" w:sz="0" w:space="0" w:color="auto"/>
                        <w:left w:val="none" w:sz="0" w:space="0" w:color="auto"/>
                        <w:bottom w:val="none" w:sz="0" w:space="0" w:color="auto"/>
                        <w:right w:val="none" w:sz="0" w:space="0" w:color="auto"/>
                      </w:divBdr>
                    </w:div>
                    <w:div w:id="1193955194">
                      <w:marLeft w:val="0"/>
                      <w:marRight w:val="0"/>
                      <w:marTop w:val="0"/>
                      <w:marBottom w:val="0"/>
                      <w:divBdr>
                        <w:top w:val="none" w:sz="0" w:space="0" w:color="auto"/>
                        <w:left w:val="none" w:sz="0" w:space="0" w:color="auto"/>
                        <w:bottom w:val="none" w:sz="0" w:space="0" w:color="auto"/>
                        <w:right w:val="none" w:sz="0" w:space="0" w:color="auto"/>
                      </w:divBdr>
                    </w:div>
                  </w:divsChild>
                </w:div>
                <w:div w:id="333924947">
                  <w:marLeft w:val="0"/>
                  <w:marRight w:val="0"/>
                  <w:marTop w:val="0"/>
                  <w:marBottom w:val="0"/>
                  <w:divBdr>
                    <w:top w:val="none" w:sz="0" w:space="0" w:color="auto"/>
                    <w:left w:val="none" w:sz="0" w:space="0" w:color="auto"/>
                    <w:bottom w:val="none" w:sz="0" w:space="0" w:color="auto"/>
                    <w:right w:val="none" w:sz="0" w:space="0" w:color="auto"/>
                  </w:divBdr>
                  <w:divsChild>
                    <w:div w:id="189682414">
                      <w:marLeft w:val="0"/>
                      <w:marRight w:val="0"/>
                      <w:marTop w:val="0"/>
                      <w:marBottom w:val="0"/>
                      <w:divBdr>
                        <w:top w:val="none" w:sz="0" w:space="0" w:color="auto"/>
                        <w:left w:val="none" w:sz="0" w:space="0" w:color="auto"/>
                        <w:bottom w:val="none" w:sz="0" w:space="0" w:color="auto"/>
                        <w:right w:val="none" w:sz="0" w:space="0" w:color="auto"/>
                      </w:divBdr>
                    </w:div>
                    <w:div w:id="681014127">
                      <w:marLeft w:val="0"/>
                      <w:marRight w:val="0"/>
                      <w:marTop w:val="0"/>
                      <w:marBottom w:val="0"/>
                      <w:divBdr>
                        <w:top w:val="none" w:sz="0" w:space="0" w:color="auto"/>
                        <w:left w:val="none" w:sz="0" w:space="0" w:color="auto"/>
                        <w:bottom w:val="none" w:sz="0" w:space="0" w:color="auto"/>
                        <w:right w:val="none" w:sz="0" w:space="0" w:color="auto"/>
                      </w:divBdr>
                    </w:div>
                    <w:div w:id="1815028702">
                      <w:marLeft w:val="0"/>
                      <w:marRight w:val="0"/>
                      <w:marTop w:val="0"/>
                      <w:marBottom w:val="0"/>
                      <w:divBdr>
                        <w:top w:val="none" w:sz="0" w:space="0" w:color="auto"/>
                        <w:left w:val="none" w:sz="0" w:space="0" w:color="auto"/>
                        <w:bottom w:val="none" w:sz="0" w:space="0" w:color="auto"/>
                        <w:right w:val="none" w:sz="0" w:space="0" w:color="auto"/>
                      </w:divBdr>
                    </w:div>
                  </w:divsChild>
                </w:div>
                <w:div w:id="354812164">
                  <w:marLeft w:val="0"/>
                  <w:marRight w:val="0"/>
                  <w:marTop w:val="0"/>
                  <w:marBottom w:val="0"/>
                  <w:divBdr>
                    <w:top w:val="none" w:sz="0" w:space="0" w:color="auto"/>
                    <w:left w:val="none" w:sz="0" w:space="0" w:color="auto"/>
                    <w:bottom w:val="none" w:sz="0" w:space="0" w:color="auto"/>
                    <w:right w:val="none" w:sz="0" w:space="0" w:color="auto"/>
                  </w:divBdr>
                  <w:divsChild>
                    <w:div w:id="912816200">
                      <w:marLeft w:val="0"/>
                      <w:marRight w:val="0"/>
                      <w:marTop w:val="0"/>
                      <w:marBottom w:val="0"/>
                      <w:divBdr>
                        <w:top w:val="none" w:sz="0" w:space="0" w:color="auto"/>
                        <w:left w:val="none" w:sz="0" w:space="0" w:color="auto"/>
                        <w:bottom w:val="none" w:sz="0" w:space="0" w:color="auto"/>
                        <w:right w:val="none" w:sz="0" w:space="0" w:color="auto"/>
                      </w:divBdr>
                    </w:div>
                  </w:divsChild>
                </w:div>
                <w:div w:id="386345133">
                  <w:marLeft w:val="0"/>
                  <w:marRight w:val="0"/>
                  <w:marTop w:val="0"/>
                  <w:marBottom w:val="0"/>
                  <w:divBdr>
                    <w:top w:val="none" w:sz="0" w:space="0" w:color="auto"/>
                    <w:left w:val="none" w:sz="0" w:space="0" w:color="auto"/>
                    <w:bottom w:val="none" w:sz="0" w:space="0" w:color="auto"/>
                    <w:right w:val="none" w:sz="0" w:space="0" w:color="auto"/>
                  </w:divBdr>
                  <w:divsChild>
                    <w:div w:id="1164083073">
                      <w:marLeft w:val="0"/>
                      <w:marRight w:val="0"/>
                      <w:marTop w:val="0"/>
                      <w:marBottom w:val="0"/>
                      <w:divBdr>
                        <w:top w:val="none" w:sz="0" w:space="0" w:color="auto"/>
                        <w:left w:val="none" w:sz="0" w:space="0" w:color="auto"/>
                        <w:bottom w:val="none" w:sz="0" w:space="0" w:color="auto"/>
                        <w:right w:val="none" w:sz="0" w:space="0" w:color="auto"/>
                      </w:divBdr>
                    </w:div>
                  </w:divsChild>
                </w:div>
                <w:div w:id="400640677">
                  <w:marLeft w:val="0"/>
                  <w:marRight w:val="0"/>
                  <w:marTop w:val="0"/>
                  <w:marBottom w:val="0"/>
                  <w:divBdr>
                    <w:top w:val="none" w:sz="0" w:space="0" w:color="auto"/>
                    <w:left w:val="none" w:sz="0" w:space="0" w:color="auto"/>
                    <w:bottom w:val="none" w:sz="0" w:space="0" w:color="auto"/>
                    <w:right w:val="none" w:sz="0" w:space="0" w:color="auto"/>
                  </w:divBdr>
                  <w:divsChild>
                    <w:div w:id="1480997833">
                      <w:marLeft w:val="0"/>
                      <w:marRight w:val="0"/>
                      <w:marTop w:val="0"/>
                      <w:marBottom w:val="0"/>
                      <w:divBdr>
                        <w:top w:val="none" w:sz="0" w:space="0" w:color="auto"/>
                        <w:left w:val="none" w:sz="0" w:space="0" w:color="auto"/>
                        <w:bottom w:val="none" w:sz="0" w:space="0" w:color="auto"/>
                        <w:right w:val="none" w:sz="0" w:space="0" w:color="auto"/>
                      </w:divBdr>
                    </w:div>
                  </w:divsChild>
                </w:div>
                <w:div w:id="425349911">
                  <w:marLeft w:val="0"/>
                  <w:marRight w:val="0"/>
                  <w:marTop w:val="0"/>
                  <w:marBottom w:val="0"/>
                  <w:divBdr>
                    <w:top w:val="none" w:sz="0" w:space="0" w:color="auto"/>
                    <w:left w:val="none" w:sz="0" w:space="0" w:color="auto"/>
                    <w:bottom w:val="none" w:sz="0" w:space="0" w:color="auto"/>
                    <w:right w:val="none" w:sz="0" w:space="0" w:color="auto"/>
                  </w:divBdr>
                  <w:divsChild>
                    <w:div w:id="1229455497">
                      <w:marLeft w:val="0"/>
                      <w:marRight w:val="0"/>
                      <w:marTop w:val="0"/>
                      <w:marBottom w:val="0"/>
                      <w:divBdr>
                        <w:top w:val="none" w:sz="0" w:space="0" w:color="auto"/>
                        <w:left w:val="none" w:sz="0" w:space="0" w:color="auto"/>
                        <w:bottom w:val="none" w:sz="0" w:space="0" w:color="auto"/>
                        <w:right w:val="none" w:sz="0" w:space="0" w:color="auto"/>
                      </w:divBdr>
                    </w:div>
                  </w:divsChild>
                </w:div>
                <w:div w:id="600988750">
                  <w:marLeft w:val="0"/>
                  <w:marRight w:val="0"/>
                  <w:marTop w:val="0"/>
                  <w:marBottom w:val="0"/>
                  <w:divBdr>
                    <w:top w:val="none" w:sz="0" w:space="0" w:color="auto"/>
                    <w:left w:val="none" w:sz="0" w:space="0" w:color="auto"/>
                    <w:bottom w:val="none" w:sz="0" w:space="0" w:color="auto"/>
                    <w:right w:val="none" w:sz="0" w:space="0" w:color="auto"/>
                  </w:divBdr>
                  <w:divsChild>
                    <w:div w:id="1410228472">
                      <w:marLeft w:val="0"/>
                      <w:marRight w:val="0"/>
                      <w:marTop w:val="0"/>
                      <w:marBottom w:val="0"/>
                      <w:divBdr>
                        <w:top w:val="none" w:sz="0" w:space="0" w:color="auto"/>
                        <w:left w:val="none" w:sz="0" w:space="0" w:color="auto"/>
                        <w:bottom w:val="none" w:sz="0" w:space="0" w:color="auto"/>
                        <w:right w:val="none" w:sz="0" w:space="0" w:color="auto"/>
                      </w:divBdr>
                    </w:div>
                    <w:div w:id="1425146722">
                      <w:marLeft w:val="0"/>
                      <w:marRight w:val="0"/>
                      <w:marTop w:val="0"/>
                      <w:marBottom w:val="0"/>
                      <w:divBdr>
                        <w:top w:val="none" w:sz="0" w:space="0" w:color="auto"/>
                        <w:left w:val="none" w:sz="0" w:space="0" w:color="auto"/>
                        <w:bottom w:val="none" w:sz="0" w:space="0" w:color="auto"/>
                        <w:right w:val="none" w:sz="0" w:space="0" w:color="auto"/>
                      </w:divBdr>
                    </w:div>
                  </w:divsChild>
                </w:div>
                <w:div w:id="678044362">
                  <w:marLeft w:val="0"/>
                  <w:marRight w:val="0"/>
                  <w:marTop w:val="0"/>
                  <w:marBottom w:val="0"/>
                  <w:divBdr>
                    <w:top w:val="none" w:sz="0" w:space="0" w:color="auto"/>
                    <w:left w:val="none" w:sz="0" w:space="0" w:color="auto"/>
                    <w:bottom w:val="none" w:sz="0" w:space="0" w:color="auto"/>
                    <w:right w:val="none" w:sz="0" w:space="0" w:color="auto"/>
                  </w:divBdr>
                  <w:divsChild>
                    <w:div w:id="2133815268">
                      <w:marLeft w:val="0"/>
                      <w:marRight w:val="0"/>
                      <w:marTop w:val="0"/>
                      <w:marBottom w:val="0"/>
                      <w:divBdr>
                        <w:top w:val="none" w:sz="0" w:space="0" w:color="auto"/>
                        <w:left w:val="none" w:sz="0" w:space="0" w:color="auto"/>
                        <w:bottom w:val="none" w:sz="0" w:space="0" w:color="auto"/>
                        <w:right w:val="none" w:sz="0" w:space="0" w:color="auto"/>
                      </w:divBdr>
                    </w:div>
                  </w:divsChild>
                </w:div>
                <w:div w:id="701786353">
                  <w:marLeft w:val="0"/>
                  <w:marRight w:val="0"/>
                  <w:marTop w:val="0"/>
                  <w:marBottom w:val="0"/>
                  <w:divBdr>
                    <w:top w:val="none" w:sz="0" w:space="0" w:color="auto"/>
                    <w:left w:val="none" w:sz="0" w:space="0" w:color="auto"/>
                    <w:bottom w:val="none" w:sz="0" w:space="0" w:color="auto"/>
                    <w:right w:val="none" w:sz="0" w:space="0" w:color="auto"/>
                  </w:divBdr>
                  <w:divsChild>
                    <w:div w:id="1414158184">
                      <w:marLeft w:val="0"/>
                      <w:marRight w:val="0"/>
                      <w:marTop w:val="0"/>
                      <w:marBottom w:val="0"/>
                      <w:divBdr>
                        <w:top w:val="none" w:sz="0" w:space="0" w:color="auto"/>
                        <w:left w:val="none" w:sz="0" w:space="0" w:color="auto"/>
                        <w:bottom w:val="none" w:sz="0" w:space="0" w:color="auto"/>
                        <w:right w:val="none" w:sz="0" w:space="0" w:color="auto"/>
                      </w:divBdr>
                    </w:div>
                    <w:div w:id="1516528925">
                      <w:marLeft w:val="0"/>
                      <w:marRight w:val="0"/>
                      <w:marTop w:val="0"/>
                      <w:marBottom w:val="0"/>
                      <w:divBdr>
                        <w:top w:val="none" w:sz="0" w:space="0" w:color="auto"/>
                        <w:left w:val="none" w:sz="0" w:space="0" w:color="auto"/>
                        <w:bottom w:val="none" w:sz="0" w:space="0" w:color="auto"/>
                        <w:right w:val="none" w:sz="0" w:space="0" w:color="auto"/>
                      </w:divBdr>
                    </w:div>
                    <w:div w:id="1919485547">
                      <w:marLeft w:val="0"/>
                      <w:marRight w:val="0"/>
                      <w:marTop w:val="0"/>
                      <w:marBottom w:val="0"/>
                      <w:divBdr>
                        <w:top w:val="none" w:sz="0" w:space="0" w:color="auto"/>
                        <w:left w:val="none" w:sz="0" w:space="0" w:color="auto"/>
                        <w:bottom w:val="none" w:sz="0" w:space="0" w:color="auto"/>
                        <w:right w:val="none" w:sz="0" w:space="0" w:color="auto"/>
                      </w:divBdr>
                    </w:div>
                  </w:divsChild>
                </w:div>
                <w:div w:id="740836554">
                  <w:marLeft w:val="0"/>
                  <w:marRight w:val="0"/>
                  <w:marTop w:val="0"/>
                  <w:marBottom w:val="0"/>
                  <w:divBdr>
                    <w:top w:val="none" w:sz="0" w:space="0" w:color="auto"/>
                    <w:left w:val="none" w:sz="0" w:space="0" w:color="auto"/>
                    <w:bottom w:val="none" w:sz="0" w:space="0" w:color="auto"/>
                    <w:right w:val="none" w:sz="0" w:space="0" w:color="auto"/>
                  </w:divBdr>
                  <w:divsChild>
                    <w:div w:id="138963226">
                      <w:marLeft w:val="0"/>
                      <w:marRight w:val="0"/>
                      <w:marTop w:val="0"/>
                      <w:marBottom w:val="0"/>
                      <w:divBdr>
                        <w:top w:val="none" w:sz="0" w:space="0" w:color="auto"/>
                        <w:left w:val="none" w:sz="0" w:space="0" w:color="auto"/>
                        <w:bottom w:val="none" w:sz="0" w:space="0" w:color="auto"/>
                        <w:right w:val="none" w:sz="0" w:space="0" w:color="auto"/>
                      </w:divBdr>
                    </w:div>
                  </w:divsChild>
                </w:div>
                <w:div w:id="744376966">
                  <w:marLeft w:val="0"/>
                  <w:marRight w:val="0"/>
                  <w:marTop w:val="0"/>
                  <w:marBottom w:val="0"/>
                  <w:divBdr>
                    <w:top w:val="none" w:sz="0" w:space="0" w:color="auto"/>
                    <w:left w:val="none" w:sz="0" w:space="0" w:color="auto"/>
                    <w:bottom w:val="none" w:sz="0" w:space="0" w:color="auto"/>
                    <w:right w:val="none" w:sz="0" w:space="0" w:color="auto"/>
                  </w:divBdr>
                  <w:divsChild>
                    <w:div w:id="1358461671">
                      <w:marLeft w:val="0"/>
                      <w:marRight w:val="0"/>
                      <w:marTop w:val="0"/>
                      <w:marBottom w:val="0"/>
                      <w:divBdr>
                        <w:top w:val="none" w:sz="0" w:space="0" w:color="auto"/>
                        <w:left w:val="none" w:sz="0" w:space="0" w:color="auto"/>
                        <w:bottom w:val="none" w:sz="0" w:space="0" w:color="auto"/>
                        <w:right w:val="none" w:sz="0" w:space="0" w:color="auto"/>
                      </w:divBdr>
                    </w:div>
                  </w:divsChild>
                </w:div>
                <w:div w:id="765275454">
                  <w:marLeft w:val="0"/>
                  <w:marRight w:val="0"/>
                  <w:marTop w:val="0"/>
                  <w:marBottom w:val="0"/>
                  <w:divBdr>
                    <w:top w:val="none" w:sz="0" w:space="0" w:color="auto"/>
                    <w:left w:val="none" w:sz="0" w:space="0" w:color="auto"/>
                    <w:bottom w:val="none" w:sz="0" w:space="0" w:color="auto"/>
                    <w:right w:val="none" w:sz="0" w:space="0" w:color="auto"/>
                  </w:divBdr>
                  <w:divsChild>
                    <w:div w:id="298611241">
                      <w:marLeft w:val="0"/>
                      <w:marRight w:val="0"/>
                      <w:marTop w:val="0"/>
                      <w:marBottom w:val="0"/>
                      <w:divBdr>
                        <w:top w:val="none" w:sz="0" w:space="0" w:color="auto"/>
                        <w:left w:val="none" w:sz="0" w:space="0" w:color="auto"/>
                        <w:bottom w:val="none" w:sz="0" w:space="0" w:color="auto"/>
                        <w:right w:val="none" w:sz="0" w:space="0" w:color="auto"/>
                      </w:divBdr>
                    </w:div>
                    <w:div w:id="1627392188">
                      <w:marLeft w:val="0"/>
                      <w:marRight w:val="0"/>
                      <w:marTop w:val="0"/>
                      <w:marBottom w:val="0"/>
                      <w:divBdr>
                        <w:top w:val="none" w:sz="0" w:space="0" w:color="auto"/>
                        <w:left w:val="none" w:sz="0" w:space="0" w:color="auto"/>
                        <w:bottom w:val="none" w:sz="0" w:space="0" w:color="auto"/>
                        <w:right w:val="none" w:sz="0" w:space="0" w:color="auto"/>
                      </w:divBdr>
                    </w:div>
                    <w:div w:id="1818720148">
                      <w:marLeft w:val="0"/>
                      <w:marRight w:val="0"/>
                      <w:marTop w:val="0"/>
                      <w:marBottom w:val="0"/>
                      <w:divBdr>
                        <w:top w:val="none" w:sz="0" w:space="0" w:color="auto"/>
                        <w:left w:val="none" w:sz="0" w:space="0" w:color="auto"/>
                        <w:bottom w:val="none" w:sz="0" w:space="0" w:color="auto"/>
                        <w:right w:val="none" w:sz="0" w:space="0" w:color="auto"/>
                      </w:divBdr>
                    </w:div>
                  </w:divsChild>
                </w:div>
                <w:div w:id="793602072">
                  <w:marLeft w:val="0"/>
                  <w:marRight w:val="0"/>
                  <w:marTop w:val="0"/>
                  <w:marBottom w:val="0"/>
                  <w:divBdr>
                    <w:top w:val="none" w:sz="0" w:space="0" w:color="auto"/>
                    <w:left w:val="none" w:sz="0" w:space="0" w:color="auto"/>
                    <w:bottom w:val="none" w:sz="0" w:space="0" w:color="auto"/>
                    <w:right w:val="none" w:sz="0" w:space="0" w:color="auto"/>
                  </w:divBdr>
                  <w:divsChild>
                    <w:div w:id="500002218">
                      <w:marLeft w:val="0"/>
                      <w:marRight w:val="0"/>
                      <w:marTop w:val="0"/>
                      <w:marBottom w:val="0"/>
                      <w:divBdr>
                        <w:top w:val="none" w:sz="0" w:space="0" w:color="auto"/>
                        <w:left w:val="none" w:sz="0" w:space="0" w:color="auto"/>
                        <w:bottom w:val="none" w:sz="0" w:space="0" w:color="auto"/>
                        <w:right w:val="none" w:sz="0" w:space="0" w:color="auto"/>
                      </w:divBdr>
                    </w:div>
                  </w:divsChild>
                </w:div>
                <w:div w:id="835995610">
                  <w:marLeft w:val="0"/>
                  <w:marRight w:val="0"/>
                  <w:marTop w:val="0"/>
                  <w:marBottom w:val="0"/>
                  <w:divBdr>
                    <w:top w:val="none" w:sz="0" w:space="0" w:color="auto"/>
                    <w:left w:val="none" w:sz="0" w:space="0" w:color="auto"/>
                    <w:bottom w:val="none" w:sz="0" w:space="0" w:color="auto"/>
                    <w:right w:val="none" w:sz="0" w:space="0" w:color="auto"/>
                  </w:divBdr>
                  <w:divsChild>
                    <w:div w:id="1452557298">
                      <w:marLeft w:val="0"/>
                      <w:marRight w:val="0"/>
                      <w:marTop w:val="0"/>
                      <w:marBottom w:val="0"/>
                      <w:divBdr>
                        <w:top w:val="none" w:sz="0" w:space="0" w:color="auto"/>
                        <w:left w:val="none" w:sz="0" w:space="0" w:color="auto"/>
                        <w:bottom w:val="none" w:sz="0" w:space="0" w:color="auto"/>
                        <w:right w:val="none" w:sz="0" w:space="0" w:color="auto"/>
                      </w:divBdr>
                    </w:div>
                  </w:divsChild>
                </w:div>
                <w:div w:id="908079731">
                  <w:marLeft w:val="0"/>
                  <w:marRight w:val="0"/>
                  <w:marTop w:val="0"/>
                  <w:marBottom w:val="0"/>
                  <w:divBdr>
                    <w:top w:val="none" w:sz="0" w:space="0" w:color="auto"/>
                    <w:left w:val="none" w:sz="0" w:space="0" w:color="auto"/>
                    <w:bottom w:val="none" w:sz="0" w:space="0" w:color="auto"/>
                    <w:right w:val="none" w:sz="0" w:space="0" w:color="auto"/>
                  </w:divBdr>
                  <w:divsChild>
                    <w:div w:id="1798836417">
                      <w:marLeft w:val="0"/>
                      <w:marRight w:val="0"/>
                      <w:marTop w:val="0"/>
                      <w:marBottom w:val="0"/>
                      <w:divBdr>
                        <w:top w:val="none" w:sz="0" w:space="0" w:color="auto"/>
                        <w:left w:val="none" w:sz="0" w:space="0" w:color="auto"/>
                        <w:bottom w:val="none" w:sz="0" w:space="0" w:color="auto"/>
                        <w:right w:val="none" w:sz="0" w:space="0" w:color="auto"/>
                      </w:divBdr>
                    </w:div>
                  </w:divsChild>
                </w:div>
                <w:div w:id="927347858">
                  <w:marLeft w:val="0"/>
                  <w:marRight w:val="0"/>
                  <w:marTop w:val="0"/>
                  <w:marBottom w:val="0"/>
                  <w:divBdr>
                    <w:top w:val="none" w:sz="0" w:space="0" w:color="auto"/>
                    <w:left w:val="none" w:sz="0" w:space="0" w:color="auto"/>
                    <w:bottom w:val="none" w:sz="0" w:space="0" w:color="auto"/>
                    <w:right w:val="none" w:sz="0" w:space="0" w:color="auto"/>
                  </w:divBdr>
                  <w:divsChild>
                    <w:div w:id="258026102">
                      <w:marLeft w:val="0"/>
                      <w:marRight w:val="0"/>
                      <w:marTop w:val="0"/>
                      <w:marBottom w:val="0"/>
                      <w:divBdr>
                        <w:top w:val="none" w:sz="0" w:space="0" w:color="auto"/>
                        <w:left w:val="none" w:sz="0" w:space="0" w:color="auto"/>
                        <w:bottom w:val="none" w:sz="0" w:space="0" w:color="auto"/>
                        <w:right w:val="none" w:sz="0" w:space="0" w:color="auto"/>
                      </w:divBdr>
                    </w:div>
                    <w:div w:id="390466482">
                      <w:marLeft w:val="0"/>
                      <w:marRight w:val="0"/>
                      <w:marTop w:val="0"/>
                      <w:marBottom w:val="0"/>
                      <w:divBdr>
                        <w:top w:val="none" w:sz="0" w:space="0" w:color="auto"/>
                        <w:left w:val="none" w:sz="0" w:space="0" w:color="auto"/>
                        <w:bottom w:val="none" w:sz="0" w:space="0" w:color="auto"/>
                        <w:right w:val="none" w:sz="0" w:space="0" w:color="auto"/>
                      </w:divBdr>
                    </w:div>
                  </w:divsChild>
                </w:div>
                <w:div w:id="1004742605">
                  <w:marLeft w:val="0"/>
                  <w:marRight w:val="0"/>
                  <w:marTop w:val="0"/>
                  <w:marBottom w:val="0"/>
                  <w:divBdr>
                    <w:top w:val="none" w:sz="0" w:space="0" w:color="auto"/>
                    <w:left w:val="none" w:sz="0" w:space="0" w:color="auto"/>
                    <w:bottom w:val="none" w:sz="0" w:space="0" w:color="auto"/>
                    <w:right w:val="none" w:sz="0" w:space="0" w:color="auto"/>
                  </w:divBdr>
                  <w:divsChild>
                    <w:div w:id="1770153102">
                      <w:marLeft w:val="0"/>
                      <w:marRight w:val="0"/>
                      <w:marTop w:val="0"/>
                      <w:marBottom w:val="0"/>
                      <w:divBdr>
                        <w:top w:val="none" w:sz="0" w:space="0" w:color="auto"/>
                        <w:left w:val="none" w:sz="0" w:space="0" w:color="auto"/>
                        <w:bottom w:val="none" w:sz="0" w:space="0" w:color="auto"/>
                        <w:right w:val="none" w:sz="0" w:space="0" w:color="auto"/>
                      </w:divBdr>
                    </w:div>
                  </w:divsChild>
                </w:div>
                <w:div w:id="1010644791">
                  <w:marLeft w:val="0"/>
                  <w:marRight w:val="0"/>
                  <w:marTop w:val="0"/>
                  <w:marBottom w:val="0"/>
                  <w:divBdr>
                    <w:top w:val="none" w:sz="0" w:space="0" w:color="auto"/>
                    <w:left w:val="none" w:sz="0" w:space="0" w:color="auto"/>
                    <w:bottom w:val="none" w:sz="0" w:space="0" w:color="auto"/>
                    <w:right w:val="none" w:sz="0" w:space="0" w:color="auto"/>
                  </w:divBdr>
                  <w:divsChild>
                    <w:div w:id="1477070184">
                      <w:marLeft w:val="0"/>
                      <w:marRight w:val="0"/>
                      <w:marTop w:val="0"/>
                      <w:marBottom w:val="0"/>
                      <w:divBdr>
                        <w:top w:val="none" w:sz="0" w:space="0" w:color="auto"/>
                        <w:left w:val="none" w:sz="0" w:space="0" w:color="auto"/>
                        <w:bottom w:val="none" w:sz="0" w:space="0" w:color="auto"/>
                        <w:right w:val="none" w:sz="0" w:space="0" w:color="auto"/>
                      </w:divBdr>
                    </w:div>
                  </w:divsChild>
                </w:div>
                <w:div w:id="1011957252">
                  <w:marLeft w:val="0"/>
                  <w:marRight w:val="0"/>
                  <w:marTop w:val="0"/>
                  <w:marBottom w:val="0"/>
                  <w:divBdr>
                    <w:top w:val="none" w:sz="0" w:space="0" w:color="auto"/>
                    <w:left w:val="none" w:sz="0" w:space="0" w:color="auto"/>
                    <w:bottom w:val="none" w:sz="0" w:space="0" w:color="auto"/>
                    <w:right w:val="none" w:sz="0" w:space="0" w:color="auto"/>
                  </w:divBdr>
                  <w:divsChild>
                    <w:div w:id="1411150888">
                      <w:marLeft w:val="0"/>
                      <w:marRight w:val="0"/>
                      <w:marTop w:val="0"/>
                      <w:marBottom w:val="0"/>
                      <w:divBdr>
                        <w:top w:val="none" w:sz="0" w:space="0" w:color="auto"/>
                        <w:left w:val="none" w:sz="0" w:space="0" w:color="auto"/>
                        <w:bottom w:val="none" w:sz="0" w:space="0" w:color="auto"/>
                        <w:right w:val="none" w:sz="0" w:space="0" w:color="auto"/>
                      </w:divBdr>
                    </w:div>
                  </w:divsChild>
                </w:div>
                <w:div w:id="1095595085">
                  <w:marLeft w:val="0"/>
                  <w:marRight w:val="0"/>
                  <w:marTop w:val="0"/>
                  <w:marBottom w:val="0"/>
                  <w:divBdr>
                    <w:top w:val="none" w:sz="0" w:space="0" w:color="auto"/>
                    <w:left w:val="none" w:sz="0" w:space="0" w:color="auto"/>
                    <w:bottom w:val="none" w:sz="0" w:space="0" w:color="auto"/>
                    <w:right w:val="none" w:sz="0" w:space="0" w:color="auto"/>
                  </w:divBdr>
                  <w:divsChild>
                    <w:div w:id="790705337">
                      <w:marLeft w:val="0"/>
                      <w:marRight w:val="0"/>
                      <w:marTop w:val="0"/>
                      <w:marBottom w:val="0"/>
                      <w:divBdr>
                        <w:top w:val="none" w:sz="0" w:space="0" w:color="auto"/>
                        <w:left w:val="none" w:sz="0" w:space="0" w:color="auto"/>
                        <w:bottom w:val="none" w:sz="0" w:space="0" w:color="auto"/>
                        <w:right w:val="none" w:sz="0" w:space="0" w:color="auto"/>
                      </w:divBdr>
                    </w:div>
                  </w:divsChild>
                </w:div>
                <w:div w:id="1133251864">
                  <w:marLeft w:val="0"/>
                  <w:marRight w:val="0"/>
                  <w:marTop w:val="0"/>
                  <w:marBottom w:val="0"/>
                  <w:divBdr>
                    <w:top w:val="none" w:sz="0" w:space="0" w:color="auto"/>
                    <w:left w:val="none" w:sz="0" w:space="0" w:color="auto"/>
                    <w:bottom w:val="none" w:sz="0" w:space="0" w:color="auto"/>
                    <w:right w:val="none" w:sz="0" w:space="0" w:color="auto"/>
                  </w:divBdr>
                  <w:divsChild>
                    <w:div w:id="927732452">
                      <w:marLeft w:val="0"/>
                      <w:marRight w:val="0"/>
                      <w:marTop w:val="0"/>
                      <w:marBottom w:val="0"/>
                      <w:divBdr>
                        <w:top w:val="none" w:sz="0" w:space="0" w:color="auto"/>
                        <w:left w:val="none" w:sz="0" w:space="0" w:color="auto"/>
                        <w:bottom w:val="none" w:sz="0" w:space="0" w:color="auto"/>
                        <w:right w:val="none" w:sz="0" w:space="0" w:color="auto"/>
                      </w:divBdr>
                    </w:div>
                  </w:divsChild>
                </w:div>
                <w:div w:id="1138573779">
                  <w:marLeft w:val="0"/>
                  <w:marRight w:val="0"/>
                  <w:marTop w:val="0"/>
                  <w:marBottom w:val="0"/>
                  <w:divBdr>
                    <w:top w:val="none" w:sz="0" w:space="0" w:color="auto"/>
                    <w:left w:val="none" w:sz="0" w:space="0" w:color="auto"/>
                    <w:bottom w:val="none" w:sz="0" w:space="0" w:color="auto"/>
                    <w:right w:val="none" w:sz="0" w:space="0" w:color="auto"/>
                  </w:divBdr>
                  <w:divsChild>
                    <w:div w:id="490485031">
                      <w:marLeft w:val="0"/>
                      <w:marRight w:val="0"/>
                      <w:marTop w:val="0"/>
                      <w:marBottom w:val="0"/>
                      <w:divBdr>
                        <w:top w:val="none" w:sz="0" w:space="0" w:color="auto"/>
                        <w:left w:val="none" w:sz="0" w:space="0" w:color="auto"/>
                        <w:bottom w:val="none" w:sz="0" w:space="0" w:color="auto"/>
                        <w:right w:val="none" w:sz="0" w:space="0" w:color="auto"/>
                      </w:divBdr>
                    </w:div>
                    <w:div w:id="1539775707">
                      <w:marLeft w:val="0"/>
                      <w:marRight w:val="0"/>
                      <w:marTop w:val="0"/>
                      <w:marBottom w:val="0"/>
                      <w:divBdr>
                        <w:top w:val="none" w:sz="0" w:space="0" w:color="auto"/>
                        <w:left w:val="none" w:sz="0" w:space="0" w:color="auto"/>
                        <w:bottom w:val="none" w:sz="0" w:space="0" w:color="auto"/>
                        <w:right w:val="none" w:sz="0" w:space="0" w:color="auto"/>
                      </w:divBdr>
                    </w:div>
                    <w:div w:id="2104839999">
                      <w:marLeft w:val="0"/>
                      <w:marRight w:val="0"/>
                      <w:marTop w:val="0"/>
                      <w:marBottom w:val="0"/>
                      <w:divBdr>
                        <w:top w:val="none" w:sz="0" w:space="0" w:color="auto"/>
                        <w:left w:val="none" w:sz="0" w:space="0" w:color="auto"/>
                        <w:bottom w:val="none" w:sz="0" w:space="0" w:color="auto"/>
                        <w:right w:val="none" w:sz="0" w:space="0" w:color="auto"/>
                      </w:divBdr>
                    </w:div>
                  </w:divsChild>
                </w:div>
                <w:div w:id="1161776356">
                  <w:marLeft w:val="0"/>
                  <w:marRight w:val="0"/>
                  <w:marTop w:val="0"/>
                  <w:marBottom w:val="0"/>
                  <w:divBdr>
                    <w:top w:val="none" w:sz="0" w:space="0" w:color="auto"/>
                    <w:left w:val="none" w:sz="0" w:space="0" w:color="auto"/>
                    <w:bottom w:val="none" w:sz="0" w:space="0" w:color="auto"/>
                    <w:right w:val="none" w:sz="0" w:space="0" w:color="auto"/>
                  </w:divBdr>
                  <w:divsChild>
                    <w:div w:id="1820415017">
                      <w:marLeft w:val="0"/>
                      <w:marRight w:val="0"/>
                      <w:marTop w:val="0"/>
                      <w:marBottom w:val="0"/>
                      <w:divBdr>
                        <w:top w:val="none" w:sz="0" w:space="0" w:color="auto"/>
                        <w:left w:val="none" w:sz="0" w:space="0" w:color="auto"/>
                        <w:bottom w:val="none" w:sz="0" w:space="0" w:color="auto"/>
                        <w:right w:val="none" w:sz="0" w:space="0" w:color="auto"/>
                      </w:divBdr>
                    </w:div>
                  </w:divsChild>
                </w:div>
                <w:div w:id="1186945625">
                  <w:marLeft w:val="0"/>
                  <w:marRight w:val="0"/>
                  <w:marTop w:val="0"/>
                  <w:marBottom w:val="0"/>
                  <w:divBdr>
                    <w:top w:val="none" w:sz="0" w:space="0" w:color="auto"/>
                    <w:left w:val="none" w:sz="0" w:space="0" w:color="auto"/>
                    <w:bottom w:val="none" w:sz="0" w:space="0" w:color="auto"/>
                    <w:right w:val="none" w:sz="0" w:space="0" w:color="auto"/>
                  </w:divBdr>
                  <w:divsChild>
                    <w:div w:id="1853643234">
                      <w:marLeft w:val="0"/>
                      <w:marRight w:val="0"/>
                      <w:marTop w:val="0"/>
                      <w:marBottom w:val="0"/>
                      <w:divBdr>
                        <w:top w:val="none" w:sz="0" w:space="0" w:color="auto"/>
                        <w:left w:val="none" w:sz="0" w:space="0" w:color="auto"/>
                        <w:bottom w:val="none" w:sz="0" w:space="0" w:color="auto"/>
                        <w:right w:val="none" w:sz="0" w:space="0" w:color="auto"/>
                      </w:divBdr>
                    </w:div>
                  </w:divsChild>
                </w:div>
                <w:div w:id="1256985695">
                  <w:marLeft w:val="0"/>
                  <w:marRight w:val="0"/>
                  <w:marTop w:val="0"/>
                  <w:marBottom w:val="0"/>
                  <w:divBdr>
                    <w:top w:val="none" w:sz="0" w:space="0" w:color="auto"/>
                    <w:left w:val="none" w:sz="0" w:space="0" w:color="auto"/>
                    <w:bottom w:val="none" w:sz="0" w:space="0" w:color="auto"/>
                    <w:right w:val="none" w:sz="0" w:space="0" w:color="auto"/>
                  </w:divBdr>
                  <w:divsChild>
                    <w:div w:id="2136366252">
                      <w:marLeft w:val="0"/>
                      <w:marRight w:val="0"/>
                      <w:marTop w:val="0"/>
                      <w:marBottom w:val="0"/>
                      <w:divBdr>
                        <w:top w:val="none" w:sz="0" w:space="0" w:color="auto"/>
                        <w:left w:val="none" w:sz="0" w:space="0" w:color="auto"/>
                        <w:bottom w:val="none" w:sz="0" w:space="0" w:color="auto"/>
                        <w:right w:val="none" w:sz="0" w:space="0" w:color="auto"/>
                      </w:divBdr>
                    </w:div>
                  </w:divsChild>
                </w:div>
                <w:div w:id="1268660913">
                  <w:marLeft w:val="0"/>
                  <w:marRight w:val="0"/>
                  <w:marTop w:val="0"/>
                  <w:marBottom w:val="0"/>
                  <w:divBdr>
                    <w:top w:val="none" w:sz="0" w:space="0" w:color="auto"/>
                    <w:left w:val="none" w:sz="0" w:space="0" w:color="auto"/>
                    <w:bottom w:val="none" w:sz="0" w:space="0" w:color="auto"/>
                    <w:right w:val="none" w:sz="0" w:space="0" w:color="auto"/>
                  </w:divBdr>
                  <w:divsChild>
                    <w:div w:id="1266307767">
                      <w:marLeft w:val="0"/>
                      <w:marRight w:val="0"/>
                      <w:marTop w:val="0"/>
                      <w:marBottom w:val="0"/>
                      <w:divBdr>
                        <w:top w:val="none" w:sz="0" w:space="0" w:color="auto"/>
                        <w:left w:val="none" w:sz="0" w:space="0" w:color="auto"/>
                        <w:bottom w:val="none" w:sz="0" w:space="0" w:color="auto"/>
                        <w:right w:val="none" w:sz="0" w:space="0" w:color="auto"/>
                      </w:divBdr>
                    </w:div>
                  </w:divsChild>
                </w:div>
                <w:div w:id="1298101949">
                  <w:marLeft w:val="0"/>
                  <w:marRight w:val="0"/>
                  <w:marTop w:val="0"/>
                  <w:marBottom w:val="0"/>
                  <w:divBdr>
                    <w:top w:val="none" w:sz="0" w:space="0" w:color="auto"/>
                    <w:left w:val="none" w:sz="0" w:space="0" w:color="auto"/>
                    <w:bottom w:val="none" w:sz="0" w:space="0" w:color="auto"/>
                    <w:right w:val="none" w:sz="0" w:space="0" w:color="auto"/>
                  </w:divBdr>
                  <w:divsChild>
                    <w:div w:id="1959146445">
                      <w:marLeft w:val="0"/>
                      <w:marRight w:val="0"/>
                      <w:marTop w:val="0"/>
                      <w:marBottom w:val="0"/>
                      <w:divBdr>
                        <w:top w:val="none" w:sz="0" w:space="0" w:color="auto"/>
                        <w:left w:val="none" w:sz="0" w:space="0" w:color="auto"/>
                        <w:bottom w:val="none" w:sz="0" w:space="0" w:color="auto"/>
                        <w:right w:val="none" w:sz="0" w:space="0" w:color="auto"/>
                      </w:divBdr>
                    </w:div>
                  </w:divsChild>
                </w:div>
                <w:div w:id="1381979927">
                  <w:marLeft w:val="0"/>
                  <w:marRight w:val="0"/>
                  <w:marTop w:val="0"/>
                  <w:marBottom w:val="0"/>
                  <w:divBdr>
                    <w:top w:val="none" w:sz="0" w:space="0" w:color="auto"/>
                    <w:left w:val="none" w:sz="0" w:space="0" w:color="auto"/>
                    <w:bottom w:val="none" w:sz="0" w:space="0" w:color="auto"/>
                    <w:right w:val="none" w:sz="0" w:space="0" w:color="auto"/>
                  </w:divBdr>
                  <w:divsChild>
                    <w:div w:id="1059745708">
                      <w:marLeft w:val="0"/>
                      <w:marRight w:val="0"/>
                      <w:marTop w:val="0"/>
                      <w:marBottom w:val="0"/>
                      <w:divBdr>
                        <w:top w:val="none" w:sz="0" w:space="0" w:color="auto"/>
                        <w:left w:val="none" w:sz="0" w:space="0" w:color="auto"/>
                        <w:bottom w:val="none" w:sz="0" w:space="0" w:color="auto"/>
                        <w:right w:val="none" w:sz="0" w:space="0" w:color="auto"/>
                      </w:divBdr>
                    </w:div>
                  </w:divsChild>
                </w:div>
                <w:div w:id="1382483975">
                  <w:marLeft w:val="0"/>
                  <w:marRight w:val="0"/>
                  <w:marTop w:val="0"/>
                  <w:marBottom w:val="0"/>
                  <w:divBdr>
                    <w:top w:val="none" w:sz="0" w:space="0" w:color="auto"/>
                    <w:left w:val="none" w:sz="0" w:space="0" w:color="auto"/>
                    <w:bottom w:val="none" w:sz="0" w:space="0" w:color="auto"/>
                    <w:right w:val="none" w:sz="0" w:space="0" w:color="auto"/>
                  </w:divBdr>
                  <w:divsChild>
                    <w:div w:id="677390645">
                      <w:marLeft w:val="0"/>
                      <w:marRight w:val="0"/>
                      <w:marTop w:val="0"/>
                      <w:marBottom w:val="0"/>
                      <w:divBdr>
                        <w:top w:val="none" w:sz="0" w:space="0" w:color="auto"/>
                        <w:left w:val="none" w:sz="0" w:space="0" w:color="auto"/>
                        <w:bottom w:val="none" w:sz="0" w:space="0" w:color="auto"/>
                        <w:right w:val="none" w:sz="0" w:space="0" w:color="auto"/>
                      </w:divBdr>
                    </w:div>
                    <w:div w:id="1213038183">
                      <w:marLeft w:val="0"/>
                      <w:marRight w:val="0"/>
                      <w:marTop w:val="0"/>
                      <w:marBottom w:val="0"/>
                      <w:divBdr>
                        <w:top w:val="none" w:sz="0" w:space="0" w:color="auto"/>
                        <w:left w:val="none" w:sz="0" w:space="0" w:color="auto"/>
                        <w:bottom w:val="none" w:sz="0" w:space="0" w:color="auto"/>
                        <w:right w:val="none" w:sz="0" w:space="0" w:color="auto"/>
                      </w:divBdr>
                    </w:div>
                    <w:div w:id="1971670947">
                      <w:marLeft w:val="0"/>
                      <w:marRight w:val="0"/>
                      <w:marTop w:val="0"/>
                      <w:marBottom w:val="0"/>
                      <w:divBdr>
                        <w:top w:val="none" w:sz="0" w:space="0" w:color="auto"/>
                        <w:left w:val="none" w:sz="0" w:space="0" w:color="auto"/>
                        <w:bottom w:val="none" w:sz="0" w:space="0" w:color="auto"/>
                        <w:right w:val="none" w:sz="0" w:space="0" w:color="auto"/>
                      </w:divBdr>
                    </w:div>
                    <w:div w:id="1981108477">
                      <w:marLeft w:val="0"/>
                      <w:marRight w:val="0"/>
                      <w:marTop w:val="0"/>
                      <w:marBottom w:val="0"/>
                      <w:divBdr>
                        <w:top w:val="none" w:sz="0" w:space="0" w:color="auto"/>
                        <w:left w:val="none" w:sz="0" w:space="0" w:color="auto"/>
                        <w:bottom w:val="none" w:sz="0" w:space="0" w:color="auto"/>
                        <w:right w:val="none" w:sz="0" w:space="0" w:color="auto"/>
                      </w:divBdr>
                    </w:div>
                  </w:divsChild>
                </w:div>
                <w:div w:id="1402020546">
                  <w:marLeft w:val="0"/>
                  <w:marRight w:val="0"/>
                  <w:marTop w:val="0"/>
                  <w:marBottom w:val="0"/>
                  <w:divBdr>
                    <w:top w:val="none" w:sz="0" w:space="0" w:color="auto"/>
                    <w:left w:val="none" w:sz="0" w:space="0" w:color="auto"/>
                    <w:bottom w:val="none" w:sz="0" w:space="0" w:color="auto"/>
                    <w:right w:val="none" w:sz="0" w:space="0" w:color="auto"/>
                  </w:divBdr>
                  <w:divsChild>
                    <w:div w:id="1551914552">
                      <w:marLeft w:val="0"/>
                      <w:marRight w:val="0"/>
                      <w:marTop w:val="0"/>
                      <w:marBottom w:val="0"/>
                      <w:divBdr>
                        <w:top w:val="none" w:sz="0" w:space="0" w:color="auto"/>
                        <w:left w:val="none" w:sz="0" w:space="0" w:color="auto"/>
                        <w:bottom w:val="none" w:sz="0" w:space="0" w:color="auto"/>
                        <w:right w:val="none" w:sz="0" w:space="0" w:color="auto"/>
                      </w:divBdr>
                    </w:div>
                  </w:divsChild>
                </w:div>
                <w:div w:id="1491218918">
                  <w:marLeft w:val="0"/>
                  <w:marRight w:val="0"/>
                  <w:marTop w:val="0"/>
                  <w:marBottom w:val="0"/>
                  <w:divBdr>
                    <w:top w:val="none" w:sz="0" w:space="0" w:color="auto"/>
                    <w:left w:val="none" w:sz="0" w:space="0" w:color="auto"/>
                    <w:bottom w:val="none" w:sz="0" w:space="0" w:color="auto"/>
                    <w:right w:val="none" w:sz="0" w:space="0" w:color="auto"/>
                  </w:divBdr>
                  <w:divsChild>
                    <w:div w:id="224340690">
                      <w:marLeft w:val="0"/>
                      <w:marRight w:val="0"/>
                      <w:marTop w:val="0"/>
                      <w:marBottom w:val="0"/>
                      <w:divBdr>
                        <w:top w:val="none" w:sz="0" w:space="0" w:color="auto"/>
                        <w:left w:val="none" w:sz="0" w:space="0" w:color="auto"/>
                        <w:bottom w:val="none" w:sz="0" w:space="0" w:color="auto"/>
                        <w:right w:val="none" w:sz="0" w:space="0" w:color="auto"/>
                      </w:divBdr>
                    </w:div>
                  </w:divsChild>
                </w:div>
                <w:div w:id="1499349339">
                  <w:marLeft w:val="0"/>
                  <w:marRight w:val="0"/>
                  <w:marTop w:val="0"/>
                  <w:marBottom w:val="0"/>
                  <w:divBdr>
                    <w:top w:val="none" w:sz="0" w:space="0" w:color="auto"/>
                    <w:left w:val="none" w:sz="0" w:space="0" w:color="auto"/>
                    <w:bottom w:val="none" w:sz="0" w:space="0" w:color="auto"/>
                    <w:right w:val="none" w:sz="0" w:space="0" w:color="auto"/>
                  </w:divBdr>
                  <w:divsChild>
                    <w:div w:id="1519809993">
                      <w:marLeft w:val="0"/>
                      <w:marRight w:val="0"/>
                      <w:marTop w:val="0"/>
                      <w:marBottom w:val="0"/>
                      <w:divBdr>
                        <w:top w:val="none" w:sz="0" w:space="0" w:color="auto"/>
                        <w:left w:val="none" w:sz="0" w:space="0" w:color="auto"/>
                        <w:bottom w:val="none" w:sz="0" w:space="0" w:color="auto"/>
                        <w:right w:val="none" w:sz="0" w:space="0" w:color="auto"/>
                      </w:divBdr>
                    </w:div>
                  </w:divsChild>
                </w:div>
                <w:div w:id="1514297706">
                  <w:marLeft w:val="0"/>
                  <w:marRight w:val="0"/>
                  <w:marTop w:val="0"/>
                  <w:marBottom w:val="0"/>
                  <w:divBdr>
                    <w:top w:val="none" w:sz="0" w:space="0" w:color="auto"/>
                    <w:left w:val="none" w:sz="0" w:space="0" w:color="auto"/>
                    <w:bottom w:val="none" w:sz="0" w:space="0" w:color="auto"/>
                    <w:right w:val="none" w:sz="0" w:space="0" w:color="auto"/>
                  </w:divBdr>
                  <w:divsChild>
                    <w:div w:id="2074153157">
                      <w:marLeft w:val="0"/>
                      <w:marRight w:val="0"/>
                      <w:marTop w:val="0"/>
                      <w:marBottom w:val="0"/>
                      <w:divBdr>
                        <w:top w:val="none" w:sz="0" w:space="0" w:color="auto"/>
                        <w:left w:val="none" w:sz="0" w:space="0" w:color="auto"/>
                        <w:bottom w:val="none" w:sz="0" w:space="0" w:color="auto"/>
                        <w:right w:val="none" w:sz="0" w:space="0" w:color="auto"/>
                      </w:divBdr>
                    </w:div>
                  </w:divsChild>
                </w:div>
                <w:div w:id="1636792678">
                  <w:marLeft w:val="0"/>
                  <w:marRight w:val="0"/>
                  <w:marTop w:val="0"/>
                  <w:marBottom w:val="0"/>
                  <w:divBdr>
                    <w:top w:val="none" w:sz="0" w:space="0" w:color="auto"/>
                    <w:left w:val="none" w:sz="0" w:space="0" w:color="auto"/>
                    <w:bottom w:val="none" w:sz="0" w:space="0" w:color="auto"/>
                    <w:right w:val="none" w:sz="0" w:space="0" w:color="auto"/>
                  </w:divBdr>
                  <w:divsChild>
                    <w:div w:id="53627378">
                      <w:marLeft w:val="0"/>
                      <w:marRight w:val="0"/>
                      <w:marTop w:val="0"/>
                      <w:marBottom w:val="0"/>
                      <w:divBdr>
                        <w:top w:val="none" w:sz="0" w:space="0" w:color="auto"/>
                        <w:left w:val="none" w:sz="0" w:space="0" w:color="auto"/>
                        <w:bottom w:val="none" w:sz="0" w:space="0" w:color="auto"/>
                        <w:right w:val="none" w:sz="0" w:space="0" w:color="auto"/>
                      </w:divBdr>
                    </w:div>
                  </w:divsChild>
                </w:div>
                <w:div w:id="1653292092">
                  <w:marLeft w:val="0"/>
                  <w:marRight w:val="0"/>
                  <w:marTop w:val="0"/>
                  <w:marBottom w:val="0"/>
                  <w:divBdr>
                    <w:top w:val="none" w:sz="0" w:space="0" w:color="auto"/>
                    <w:left w:val="none" w:sz="0" w:space="0" w:color="auto"/>
                    <w:bottom w:val="none" w:sz="0" w:space="0" w:color="auto"/>
                    <w:right w:val="none" w:sz="0" w:space="0" w:color="auto"/>
                  </w:divBdr>
                  <w:divsChild>
                    <w:div w:id="48042011">
                      <w:marLeft w:val="0"/>
                      <w:marRight w:val="0"/>
                      <w:marTop w:val="0"/>
                      <w:marBottom w:val="0"/>
                      <w:divBdr>
                        <w:top w:val="none" w:sz="0" w:space="0" w:color="auto"/>
                        <w:left w:val="none" w:sz="0" w:space="0" w:color="auto"/>
                        <w:bottom w:val="none" w:sz="0" w:space="0" w:color="auto"/>
                        <w:right w:val="none" w:sz="0" w:space="0" w:color="auto"/>
                      </w:divBdr>
                    </w:div>
                  </w:divsChild>
                </w:div>
                <w:div w:id="1671564499">
                  <w:marLeft w:val="0"/>
                  <w:marRight w:val="0"/>
                  <w:marTop w:val="0"/>
                  <w:marBottom w:val="0"/>
                  <w:divBdr>
                    <w:top w:val="none" w:sz="0" w:space="0" w:color="auto"/>
                    <w:left w:val="none" w:sz="0" w:space="0" w:color="auto"/>
                    <w:bottom w:val="none" w:sz="0" w:space="0" w:color="auto"/>
                    <w:right w:val="none" w:sz="0" w:space="0" w:color="auto"/>
                  </w:divBdr>
                  <w:divsChild>
                    <w:div w:id="690685104">
                      <w:marLeft w:val="0"/>
                      <w:marRight w:val="0"/>
                      <w:marTop w:val="0"/>
                      <w:marBottom w:val="0"/>
                      <w:divBdr>
                        <w:top w:val="none" w:sz="0" w:space="0" w:color="auto"/>
                        <w:left w:val="none" w:sz="0" w:space="0" w:color="auto"/>
                        <w:bottom w:val="none" w:sz="0" w:space="0" w:color="auto"/>
                        <w:right w:val="none" w:sz="0" w:space="0" w:color="auto"/>
                      </w:divBdr>
                    </w:div>
                  </w:divsChild>
                </w:div>
                <w:div w:id="1755980396">
                  <w:marLeft w:val="0"/>
                  <w:marRight w:val="0"/>
                  <w:marTop w:val="0"/>
                  <w:marBottom w:val="0"/>
                  <w:divBdr>
                    <w:top w:val="none" w:sz="0" w:space="0" w:color="auto"/>
                    <w:left w:val="none" w:sz="0" w:space="0" w:color="auto"/>
                    <w:bottom w:val="none" w:sz="0" w:space="0" w:color="auto"/>
                    <w:right w:val="none" w:sz="0" w:space="0" w:color="auto"/>
                  </w:divBdr>
                  <w:divsChild>
                    <w:div w:id="1576862476">
                      <w:marLeft w:val="0"/>
                      <w:marRight w:val="0"/>
                      <w:marTop w:val="0"/>
                      <w:marBottom w:val="0"/>
                      <w:divBdr>
                        <w:top w:val="none" w:sz="0" w:space="0" w:color="auto"/>
                        <w:left w:val="none" w:sz="0" w:space="0" w:color="auto"/>
                        <w:bottom w:val="none" w:sz="0" w:space="0" w:color="auto"/>
                        <w:right w:val="none" w:sz="0" w:space="0" w:color="auto"/>
                      </w:divBdr>
                    </w:div>
                  </w:divsChild>
                </w:div>
                <w:div w:id="1777017187">
                  <w:marLeft w:val="0"/>
                  <w:marRight w:val="0"/>
                  <w:marTop w:val="0"/>
                  <w:marBottom w:val="0"/>
                  <w:divBdr>
                    <w:top w:val="none" w:sz="0" w:space="0" w:color="auto"/>
                    <w:left w:val="none" w:sz="0" w:space="0" w:color="auto"/>
                    <w:bottom w:val="none" w:sz="0" w:space="0" w:color="auto"/>
                    <w:right w:val="none" w:sz="0" w:space="0" w:color="auto"/>
                  </w:divBdr>
                  <w:divsChild>
                    <w:div w:id="1144421604">
                      <w:marLeft w:val="0"/>
                      <w:marRight w:val="0"/>
                      <w:marTop w:val="0"/>
                      <w:marBottom w:val="0"/>
                      <w:divBdr>
                        <w:top w:val="none" w:sz="0" w:space="0" w:color="auto"/>
                        <w:left w:val="none" w:sz="0" w:space="0" w:color="auto"/>
                        <w:bottom w:val="none" w:sz="0" w:space="0" w:color="auto"/>
                        <w:right w:val="none" w:sz="0" w:space="0" w:color="auto"/>
                      </w:divBdr>
                    </w:div>
                  </w:divsChild>
                </w:div>
                <w:div w:id="1835948539">
                  <w:marLeft w:val="0"/>
                  <w:marRight w:val="0"/>
                  <w:marTop w:val="0"/>
                  <w:marBottom w:val="0"/>
                  <w:divBdr>
                    <w:top w:val="none" w:sz="0" w:space="0" w:color="auto"/>
                    <w:left w:val="none" w:sz="0" w:space="0" w:color="auto"/>
                    <w:bottom w:val="none" w:sz="0" w:space="0" w:color="auto"/>
                    <w:right w:val="none" w:sz="0" w:space="0" w:color="auto"/>
                  </w:divBdr>
                  <w:divsChild>
                    <w:div w:id="838546175">
                      <w:marLeft w:val="0"/>
                      <w:marRight w:val="0"/>
                      <w:marTop w:val="0"/>
                      <w:marBottom w:val="0"/>
                      <w:divBdr>
                        <w:top w:val="none" w:sz="0" w:space="0" w:color="auto"/>
                        <w:left w:val="none" w:sz="0" w:space="0" w:color="auto"/>
                        <w:bottom w:val="none" w:sz="0" w:space="0" w:color="auto"/>
                        <w:right w:val="none" w:sz="0" w:space="0" w:color="auto"/>
                      </w:divBdr>
                    </w:div>
                  </w:divsChild>
                </w:div>
                <w:div w:id="1892881423">
                  <w:marLeft w:val="0"/>
                  <w:marRight w:val="0"/>
                  <w:marTop w:val="0"/>
                  <w:marBottom w:val="0"/>
                  <w:divBdr>
                    <w:top w:val="none" w:sz="0" w:space="0" w:color="auto"/>
                    <w:left w:val="none" w:sz="0" w:space="0" w:color="auto"/>
                    <w:bottom w:val="none" w:sz="0" w:space="0" w:color="auto"/>
                    <w:right w:val="none" w:sz="0" w:space="0" w:color="auto"/>
                  </w:divBdr>
                  <w:divsChild>
                    <w:div w:id="1498181666">
                      <w:marLeft w:val="0"/>
                      <w:marRight w:val="0"/>
                      <w:marTop w:val="0"/>
                      <w:marBottom w:val="0"/>
                      <w:divBdr>
                        <w:top w:val="none" w:sz="0" w:space="0" w:color="auto"/>
                        <w:left w:val="none" w:sz="0" w:space="0" w:color="auto"/>
                        <w:bottom w:val="none" w:sz="0" w:space="0" w:color="auto"/>
                        <w:right w:val="none" w:sz="0" w:space="0" w:color="auto"/>
                      </w:divBdr>
                    </w:div>
                  </w:divsChild>
                </w:div>
                <w:div w:id="1908681642">
                  <w:marLeft w:val="0"/>
                  <w:marRight w:val="0"/>
                  <w:marTop w:val="0"/>
                  <w:marBottom w:val="0"/>
                  <w:divBdr>
                    <w:top w:val="none" w:sz="0" w:space="0" w:color="auto"/>
                    <w:left w:val="none" w:sz="0" w:space="0" w:color="auto"/>
                    <w:bottom w:val="none" w:sz="0" w:space="0" w:color="auto"/>
                    <w:right w:val="none" w:sz="0" w:space="0" w:color="auto"/>
                  </w:divBdr>
                  <w:divsChild>
                    <w:div w:id="1358890301">
                      <w:marLeft w:val="0"/>
                      <w:marRight w:val="0"/>
                      <w:marTop w:val="0"/>
                      <w:marBottom w:val="0"/>
                      <w:divBdr>
                        <w:top w:val="none" w:sz="0" w:space="0" w:color="auto"/>
                        <w:left w:val="none" w:sz="0" w:space="0" w:color="auto"/>
                        <w:bottom w:val="none" w:sz="0" w:space="0" w:color="auto"/>
                        <w:right w:val="none" w:sz="0" w:space="0" w:color="auto"/>
                      </w:divBdr>
                    </w:div>
                  </w:divsChild>
                </w:div>
                <w:div w:id="1988319094">
                  <w:marLeft w:val="0"/>
                  <w:marRight w:val="0"/>
                  <w:marTop w:val="0"/>
                  <w:marBottom w:val="0"/>
                  <w:divBdr>
                    <w:top w:val="none" w:sz="0" w:space="0" w:color="auto"/>
                    <w:left w:val="none" w:sz="0" w:space="0" w:color="auto"/>
                    <w:bottom w:val="none" w:sz="0" w:space="0" w:color="auto"/>
                    <w:right w:val="none" w:sz="0" w:space="0" w:color="auto"/>
                  </w:divBdr>
                  <w:divsChild>
                    <w:div w:id="74133614">
                      <w:marLeft w:val="0"/>
                      <w:marRight w:val="0"/>
                      <w:marTop w:val="0"/>
                      <w:marBottom w:val="0"/>
                      <w:divBdr>
                        <w:top w:val="none" w:sz="0" w:space="0" w:color="auto"/>
                        <w:left w:val="none" w:sz="0" w:space="0" w:color="auto"/>
                        <w:bottom w:val="none" w:sz="0" w:space="0" w:color="auto"/>
                        <w:right w:val="none" w:sz="0" w:space="0" w:color="auto"/>
                      </w:divBdr>
                    </w:div>
                  </w:divsChild>
                </w:div>
                <w:div w:id="1997879930">
                  <w:marLeft w:val="0"/>
                  <w:marRight w:val="0"/>
                  <w:marTop w:val="0"/>
                  <w:marBottom w:val="0"/>
                  <w:divBdr>
                    <w:top w:val="none" w:sz="0" w:space="0" w:color="auto"/>
                    <w:left w:val="none" w:sz="0" w:space="0" w:color="auto"/>
                    <w:bottom w:val="none" w:sz="0" w:space="0" w:color="auto"/>
                    <w:right w:val="none" w:sz="0" w:space="0" w:color="auto"/>
                  </w:divBdr>
                  <w:divsChild>
                    <w:div w:id="1360202849">
                      <w:marLeft w:val="0"/>
                      <w:marRight w:val="0"/>
                      <w:marTop w:val="0"/>
                      <w:marBottom w:val="0"/>
                      <w:divBdr>
                        <w:top w:val="none" w:sz="0" w:space="0" w:color="auto"/>
                        <w:left w:val="none" w:sz="0" w:space="0" w:color="auto"/>
                        <w:bottom w:val="none" w:sz="0" w:space="0" w:color="auto"/>
                        <w:right w:val="none" w:sz="0" w:space="0" w:color="auto"/>
                      </w:divBdr>
                    </w:div>
                  </w:divsChild>
                </w:div>
                <w:div w:id="2084527156">
                  <w:marLeft w:val="0"/>
                  <w:marRight w:val="0"/>
                  <w:marTop w:val="0"/>
                  <w:marBottom w:val="0"/>
                  <w:divBdr>
                    <w:top w:val="none" w:sz="0" w:space="0" w:color="auto"/>
                    <w:left w:val="none" w:sz="0" w:space="0" w:color="auto"/>
                    <w:bottom w:val="none" w:sz="0" w:space="0" w:color="auto"/>
                    <w:right w:val="none" w:sz="0" w:space="0" w:color="auto"/>
                  </w:divBdr>
                  <w:divsChild>
                    <w:div w:id="2022855212">
                      <w:marLeft w:val="0"/>
                      <w:marRight w:val="0"/>
                      <w:marTop w:val="0"/>
                      <w:marBottom w:val="0"/>
                      <w:divBdr>
                        <w:top w:val="none" w:sz="0" w:space="0" w:color="auto"/>
                        <w:left w:val="none" w:sz="0" w:space="0" w:color="auto"/>
                        <w:bottom w:val="none" w:sz="0" w:space="0" w:color="auto"/>
                        <w:right w:val="none" w:sz="0" w:space="0" w:color="auto"/>
                      </w:divBdr>
                    </w:div>
                  </w:divsChild>
                </w:div>
                <w:div w:id="2110613134">
                  <w:marLeft w:val="0"/>
                  <w:marRight w:val="0"/>
                  <w:marTop w:val="0"/>
                  <w:marBottom w:val="0"/>
                  <w:divBdr>
                    <w:top w:val="none" w:sz="0" w:space="0" w:color="auto"/>
                    <w:left w:val="none" w:sz="0" w:space="0" w:color="auto"/>
                    <w:bottom w:val="none" w:sz="0" w:space="0" w:color="auto"/>
                    <w:right w:val="none" w:sz="0" w:space="0" w:color="auto"/>
                  </w:divBdr>
                  <w:divsChild>
                    <w:div w:id="18786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46388">
      <w:bodyDiv w:val="1"/>
      <w:marLeft w:val="0"/>
      <w:marRight w:val="0"/>
      <w:marTop w:val="0"/>
      <w:marBottom w:val="0"/>
      <w:divBdr>
        <w:top w:val="none" w:sz="0" w:space="0" w:color="auto"/>
        <w:left w:val="none" w:sz="0" w:space="0" w:color="auto"/>
        <w:bottom w:val="none" w:sz="0" w:space="0" w:color="auto"/>
        <w:right w:val="none" w:sz="0" w:space="0" w:color="auto"/>
      </w:divBdr>
    </w:div>
    <w:div w:id="999312094">
      <w:bodyDiv w:val="1"/>
      <w:marLeft w:val="0"/>
      <w:marRight w:val="0"/>
      <w:marTop w:val="0"/>
      <w:marBottom w:val="0"/>
      <w:divBdr>
        <w:top w:val="none" w:sz="0" w:space="0" w:color="auto"/>
        <w:left w:val="none" w:sz="0" w:space="0" w:color="auto"/>
        <w:bottom w:val="none" w:sz="0" w:space="0" w:color="auto"/>
        <w:right w:val="none" w:sz="0" w:space="0" w:color="auto"/>
      </w:divBdr>
      <w:divsChild>
        <w:div w:id="800924402">
          <w:marLeft w:val="0"/>
          <w:marRight w:val="0"/>
          <w:marTop w:val="0"/>
          <w:marBottom w:val="0"/>
          <w:divBdr>
            <w:top w:val="none" w:sz="0" w:space="0" w:color="auto"/>
            <w:left w:val="none" w:sz="0" w:space="0" w:color="auto"/>
            <w:bottom w:val="none" w:sz="0" w:space="0" w:color="auto"/>
            <w:right w:val="none" w:sz="0" w:space="0" w:color="auto"/>
          </w:divBdr>
        </w:div>
        <w:div w:id="837421475">
          <w:marLeft w:val="0"/>
          <w:marRight w:val="0"/>
          <w:marTop w:val="0"/>
          <w:marBottom w:val="0"/>
          <w:divBdr>
            <w:top w:val="none" w:sz="0" w:space="0" w:color="auto"/>
            <w:left w:val="none" w:sz="0" w:space="0" w:color="auto"/>
            <w:bottom w:val="none" w:sz="0" w:space="0" w:color="auto"/>
            <w:right w:val="none" w:sz="0" w:space="0" w:color="auto"/>
          </w:divBdr>
        </w:div>
        <w:div w:id="1811239593">
          <w:marLeft w:val="0"/>
          <w:marRight w:val="0"/>
          <w:marTop w:val="0"/>
          <w:marBottom w:val="0"/>
          <w:divBdr>
            <w:top w:val="none" w:sz="0" w:space="0" w:color="auto"/>
            <w:left w:val="none" w:sz="0" w:space="0" w:color="auto"/>
            <w:bottom w:val="none" w:sz="0" w:space="0" w:color="auto"/>
            <w:right w:val="none" w:sz="0" w:space="0" w:color="auto"/>
          </w:divBdr>
        </w:div>
      </w:divsChild>
    </w:div>
    <w:div w:id="1118447520">
      <w:bodyDiv w:val="1"/>
      <w:marLeft w:val="0"/>
      <w:marRight w:val="0"/>
      <w:marTop w:val="0"/>
      <w:marBottom w:val="0"/>
      <w:divBdr>
        <w:top w:val="none" w:sz="0" w:space="0" w:color="auto"/>
        <w:left w:val="none" w:sz="0" w:space="0" w:color="auto"/>
        <w:bottom w:val="none" w:sz="0" w:space="0" w:color="auto"/>
        <w:right w:val="none" w:sz="0" w:space="0" w:color="auto"/>
      </w:divBdr>
      <w:divsChild>
        <w:div w:id="18482129">
          <w:marLeft w:val="0"/>
          <w:marRight w:val="0"/>
          <w:marTop w:val="0"/>
          <w:marBottom w:val="0"/>
          <w:divBdr>
            <w:top w:val="none" w:sz="0" w:space="0" w:color="auto"/>
            <w:left w:val="none" w:sz="0" w:space="0" w:color="auto"/>
            <w:bottom w:val="none" w:sz="0" w:space="0" w:color="auto"/>
            <w:right w:val="none" w:sz="0" w:space="0" w:color="auto"/>
          </w:divBdr>
          <w:divsChild>
            <w:div w:id="1855918938">
              <w:marLeft w:val="0"/>
              <w:marRight w:val="0"/>
              <w:marTop w:val="0"/>
              <w:marBottom w:val="0"/>
              <w:divBdr>
                <w:top w:val="none" w:sz="0" w:space="0" w:color="auto"/>
                <w:left w:val="none" w:sz="0" w:space="0" w:color="auto"/>
                <w:bottom w:val="none" w:sz="0" w:space="0" w:color="auto"/>
                <w:right w:val="none" w:sz="0" w:space="0" w:color="auto"/>
              </w:divBdr>
            </w:div>
          </w:divsChild>
        </w:div>
        <w:div w:id="766317153">
          <w:marLeft w:val="0"/>
          <w:marRight w:val="0"/>
          <w:marTop w:val="0"/>
          <w:marBottom w:val="0"/>
          <w:divBdr>
            <w:top w:val="none" w:sz="0" w:space="0" w:color="auto"/>
            <w:left w:val="none" w:sz="0" w:space="0" w:color="auto"/>
            <w:bottom w:val="none" w:sz="0" w:space="0" w:color="auto"/>
            <w:right w:val="none" w:sz="0" w:space="0" w:color="auto"/>
          </w:divBdr>
          <w:divsChild>
            <w:div w:id="19655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4558">
      <w:bodyDiv w:val="1"/>
      <w:marLeft w:val="0"/>
      <w:marRight w:val="0"/>
      <w:marTop w:val="0"/>
      <w:marBottom w:val="0"/>
      <w:divBdr>
        <w:top w:val="none" w:sz="0" w:space="0" w:color="auto"/>
        <w:left w:val="none" w:sz="0" w:space="0" w:color="auto"/>
        <w:bottom w:val="none" w:sz="0" w:space="0" w:color="auto"/>
        <w:right w:val="none" w:sz="0" w:space="0" w:color="auto"/>
      </w:divBdr>
    </w:div>
    <w:div w:id="1214732873">
      <w:bodyDiv w:val="1"/>
      <w:marLeft w:val="0"/>
      <w:marRight w:val="0"/>
      <w:marTop w:val="0"/>
      <w:marBottom w:val="0"/>
      <w:divBdr>
        <w:top w:val="none" w:sz="0" w:space="0" w:color="auto"/>
        <w:left w:val="none" w:sz="0" w:space="0" w:color="auto"/>
        <w:bottom w:val="none" w:sz="0" w:space="0" w:color="auto"/>
        <w:right w:val="none" w:sz="0" w:space="0" w:color="auto"/>
      </w:divBdr>
      <w:divsChild>
        <w:div w:id="302472280">
          <w:marLeft w:val="0"/>
          <w:marRight w:val="0"/>
          <w:marTop w:val="0"/>
          <w:marBottom w:val="0"/>
          <w:divBdr>
            <w:top w:val="none" w:sz="0" w:space="0" w:color="auto"/>
            <w:left w:val="none" w:sz="0" w:space="0" w:color="auto"/>
            <w:bottom w:val="none" w:sz="0" w:space="0" w:color="auto"/>
            <w:right w:val="none" w:sz="0" w:space="0" w:color="auto"/>
          </w:divBdr>
          <w:divsChild>
            <w:div w:id="35214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32109">
      <w:bodyDiv w:val="1"/>
      <w:marLeft w:val="0"/>
      <w:marRight w:val="0"/>
      <w:marTop w:val="0"/>
      <w:marBottom w:val="0"/>
      <w:divBdr>
        <w:top w:val="none" w:sz="0" w:space="0" w:color="auto"/>
        <w:left w:val="none" w:sz="0" w:space="0" w:color="auto"/>
        <w:bottom w:val="none" w:sz="0" w:space="0" w:color="auto"/>
        <w:right w:val="none" w:sz="0" w:space="0" w:color="auto"/>
      </w:divBdr>
    </w:div>
    <w:div w:id="1321618237">
      <w:bodyDiv w:val="1"/>
      <w:marLeft w:val="0"/>
      <w:marRight w:val="0"/>
      <w:marTop w:val="0"/>
      <w:marBottom w:val="0"/>
      <w:divBdr>
        <w:top w:val="none" w:sz="0" w:space="0" w:color="auto"/>
        <w:left w:val="none" w:sz="0" w:space="0" w:color="auto"/>
        <w:bottom w:val="none" w:sz="0" w:space="0" w:color="auto"/>
        <w:right w:val="none" w:sz="0" w:space="0" w:color="auto"/>
      </w:divBdr>
      <w:divsChild>
        <w:div w:id="14815821">
          <w:marLeft w:val="0"/>
          <w:marRight w:val="0"/>
          <w:marTop w:val="0"/>
          <w:marBottom w:val="0"/>
          <w:divBdr>
            <w:top w:val="none" w:sz="0" w:space="0" w:color="auto"/>
            <w:left w:val="none" w:sz="0" w:space="0" w:color="auto"/>
            <w:bottom w:val="none" w:sz="0" w:space="0" w:color="auto"/>
            <w:right w:val="none" w:sz="0" w:space="0" w:color="auto"/>
          </w:divBdr>
          <w:divsChild>
            <w:div w:id="1513454847">
              <w:marLeft w:val="0"/>
              <w:marRight w:val="0"/>
              <w:marTop w:val="0"/>
              <w:marBottom w:val="0"/>
              <w:divBdr>
                <w:top w:val="none" w:sz="0" w:space="0" w:color="auto"/>
                <w:left w:val="none" w:sz="0" w:space="0" w:color="auto"/>
                <w:bottom w:val="none" w:sz="0" w:space="0" w:color="auto"/>
                <w:right w:val="none" w:sz="0" w:space="0" w:color="auto"/>
              </w:divBdr>
            </w:div>
          </w:divsChild>
        </w:div>
        <w:div w:id="37516223">
          <w:marLeft w:val="0"/>
          <w:marRight w:val="0"/>
          <w:marTop w:val="0"/>
          <w:marBottom w:val="0"/>
          <w:divBdr>
            <w:top w:val="none" w:sz="0" w:space="0" w:color="auto"/>
            <w:left w:val="none" w:sz="0" w:space="0" w:color="auto"/>
            <w:bottom w:val="none" w:sz="0" w:space="0" w:color="auto"/>
            <w:right w:val="none" w:sz="0" w:space="0" w:color="auto"/>
          </w:divBdr>
          <w:divsChild>
            <w:div w:id="1871606395">
              <w:marLeft w:val="0"/>
              <w:marRight w:val="0"/>
              <w:marTop w:val="0"/>
              <w:marBottom w:val="0"/>
              <w:divBdr>
                <w:top w:val="none" w:sz="0" w:space="0" w:color="auto"/>
                <w:left w:val="none" w:sz="0" w:space="0" w:color="auto"/>
                <w:bottom w:val="none" w:sz="0" w:space="0" w:color="auto"/>
                <w:right w:val="none" w:sz="0" w:space="0" w:color="auto"/>
              </w:divBdr>
            </w:div>
          </w:divsChild>
        </w:div>
        <w:div w:id="107549890">
          <w:marLeft w:val="0"/>
          <w:marRight w:val="0"/>
          <w:marTop w:val="0"/>
          <w:marBottom w:val="0"/>
          <w:divBdr>
            <w:top w:val="none" w:sz="0" w:space="0" w:color="auto"/>
            <w:left w:val="none" w:sz="0" w:space="0" w:color="auto"/>
            <w:bottom w:val="none" w:sz="0" w:space="0" w:color="auto"/>
            <w:right w:val="none" w:sz="0" w:space="0" w:color="auto"/>
          </w:divBdr>
          <w:divsChild>
            <w:div w:id="648749285">
              <w:marLeft w:val="0"/>
              <w:marRight w:val="0"/>
              <w:marTop w:val="0"/>
              <w:marBottom w:val="0"/>
              <w:divBdr>
                <w:top w:val="none" w:sz="0" w:space="0" w:color="auto"/>
                <w:left w:val="none" w:sz="0" w:space="0" w:color="auto"/>
                <w:bottom w:val="none" w:sz="0" w:space="0" w:color="auto"/>
                <w:right w:val="none" w:sz="0" w:space="0" w:color="auto"/>
              </w:divBdr>
            </w:div>
          </w:divsChild>
        </w:div>
        <w:div w:id="138035410">
          <w:marLeft w:val="0"/>
          <w:marRight w:val="0"/>
          <w:marTop w:val="0"/>
          <w:marBottom w:val="0"/>
          <w:divBdr>
            <w:top w:val="none" w:sz="0" w:space="0" w:color="auto"/>
            <w:left w:val="none" w:sz="0" w:space="0" w:color="auto"/>
            <w:bottom w:val="none" w:sz="0" w:space="0" w:color="auto"/>
            <w:right w:val="none" w:sz="0" w:space="0" w:color="auto"/>
          </w:divBdr>
          <w:divsChild>
            <w:div w:id="1212694012">
              <w:marLeft w:val="0"/>
              <w:marRight w:val="0"/>
              <w:marTop w:val="0"/>
              <w:marBottom w:val="0"/>
              <w:divBdr>
                <w:top w:val="none" w:sz="0" w:space="0" w:color="auto"/>
                <w:left w:val="none" w:sz="0" w:space="0" w:color="auto"/>
                <w:bottom w:val="none" w:sz="0" w:space="0" w:color="auto"/>
                <w:right w:val="none" w:sz="0" w:space="0" w:color="auto"/>
              </w:divBdr>
            </w:div>
          </w:divsChild>
        </w:div>
        <w:div w:id="140539369">
          <w:marLeft w:val="0"/>
          <w:marRight w:val="0"/>
          <w:marTop w:val="0"/>
          <w:marBottom w:val="0"/>
          <w:divBdr>
            <w:top w:val="none" w:sz="0" w:space="0" w:color="auto"/>
            <w:left w:val="none" w:sz="0" w:space="0" w:color="auto"/>
            <w:bottom w:val="none" w:sz="0" w:space="0" w:color="auto"/>
            <w:right w:val="none" w:sz="0" w:space="0" w:color="auto"/>
          </w:divBdr>
          <w:divsChild>
            <w:div w:id="2004047171">
              <w:marLeft w:val="0"/>
              <w:marRight w:val="0"/>
              <w:marTop w:val="0"/>
              <w:marBottom w:val="0"/>
              <w:divBdr>
                <w:top w:val="none" w:sz="0" w:space="0" w:color="auto"/>
                <w:left w:val="none" w:sz="0" w:space="0" w:color="auto"/>
                <w:bottom w:val="none" w:sz="0" w:space="0" w:color="auto"/>
                <w:right w:val="none" w:sz="0" w:space="0" w:color="auto"/>
              </w:divBdr>
            </w:div>
          </w:divsChild>
        </w:div>
        <w:div w:id="149754184">
          <w:marLeft w:val="0"/>
          <w:marRight w:val="0"/>
          <w:marTop w:val="0"/>
          <w:marBottom w:val="0"/>
          <w:divBdr>
            <w:top w:val="none" w:sz="0" w:space="0" w:color="auto"/>
            <w:left w:val="none" w:sz="0" w:space="0" w:color="auto"/>
            <w:bottom w:val="none" w:sz="0" w:space="0" w:color="auto"/>
            <w:right w:val="none" w:sz="0" w:space="0" w:color="auto"/>
          </w:divBdr>
          <w:divsChild>
            <w:div w:id="1566866598">
              <w:marLeft w:val="0"/>
              <w:marRight w:val="0"/>
              <w:marTop w:val="0"/>
              <w:marBottom w:val="0"/>
              <w:divBdr>
                <w:top w:val="none" w:sz="0" w:space="0" w:color="auto"/>
                <w:left w:val="none" w:sz="0" w:space="0" w:color="auto"/>
                <w:bottom w:val="none" w:sz="0" w:space="0" w:color="auto"/>
                <w:right w:val="none" w:sz="0" w:space="0" w:color="auto"/>
              </w:divBdr>
            </w:div>
          </w:divsChild>
        </w:div>
        <w:div w:id="237060660">
          <w:marLeft w:val="0"/>
          <w:marRight w:val="0"/>
          <w:marTop w:val="0"/>
          <w:marBottom w:val="0"/>
          <w:divBdr>
            <w:top w:val="none" w:sz="0" w:space="0" w:color="auto"/>
            <w:left w:val="none" w:sz="0" w:space="0" w:color="auto"/>
            <w:bottom w:val="none" w:sz="0" w:space="0" w:color="auto"/>
            <w:right w:val="none" w:sz="0" w:space="0" w:color="auto"/>
          </w:divBdr>
          <w:divsChild>
            <w:div w:id="499277087">
              <w:marLeft w:val="0"/>
              <w:marRight w:val="0"/>
              <w:marTop w:val="0"/>
              <w:marBottom w:val="0"/>
              <w:divBdr>
                <w:top w:val="none" w:sz="0" w:space="0" w:color="auto"/>
                <w:left w:val="none" w:sz="0" w:space="0" w:color="auto"/>
                <w:bottom w:val="none" w:sz="0" w:space="0" w:color="auto"/>
                <w:right w:val="none" w:sz="0" w:space="0" w:color="auto"/>
              </w:divBdr>
            </w:div>
          </w:divsChild>
        </w:div>
        <w:div w:id="396514666">
          <w:marLeft w:val="0"/>
          <w:marRight w:val="0"/>
          <w:marTop w:val="0"/>
          <w:marBottom w:val="0"/>
          <w:divBdr>
            <w:top w:val="none" w:sz="0" w:space="0" w:color="auto"/>
            <w:left w:val="none" w:sz="0" w:space="0" w:color="auto"/>
            <w:bottom w:val="none" w:sz="0" w:space="0" w:color="auto"/>
            <w:right w:val="none" w:sz="0" w:space="0" w:color="auto"/>
          </w:divBdr>
          <w:divsChild>
            <w:div w:id="889263766">
              <w:marLeft w:val="0"/>
              <w:marRight w:val="0"/>
              <w:marTop w:val="0"/>
              <w:marBottom w:val="0"/>
              <w:divBdr>
                <w:top w:val="none" w:sz="0" w:space="0" w:color="auto"/>
                <w:left w:val="none" w:sz="0" w:space="0" w:color="auto"/>
                <w:bottom w:val="none" w:sz="0" w:space="0" w:color="auto"/>
                <w:right w:val="none" w:sz="0" w:space="0" w:color="auto"/>
              </w:divBdr>
            </w:div>
          </w:divsChild>
        </w:div>
        <w:div w:id="462967275">
          <w:marLeft w:val="0"/>
          <w:marRight w:val="0"/>
          <w:marTop w:val="0"/>
          <w:marBottom w:val="0"/>
          <w:divBdr>
            <w:top w:val="none" w:sz="0" w:space="0" w:color="auto"/>
            <w:left w:val="none" w:sz="0" w:space="0" w:color="auto"/>
            <w:bottom w:val="none" w:sz="0" w:space="0" w:color="auto"/>
            <w:right w:val="none" w:sz="0" w:space="0" w:color="auto"/>
          </w:divBdr>
          <w:divsChild>
            <w:div w:id="87429872">
              <w:marLeft w:val="0"/>
              <w:marRight w:val="0"/>
              <w:marTop w:val="0"/>
              <w:marBottom w:val="0"/>
              <w:divBdr>
                <w:top w:val="none" w:sz="0" w:space="0" w:color="auto"/>
                <w:left w:val="none" w:sz="0" w:space="0" w:color="auto"/>
                <w:bottom w:val="none" w:sz="0" w:space="0" w:color="auto"/>
                <w:right w:val="none" w:sz="0" w:space="0" w:color="auto"/>
              </w:divBdr>
            </w:div>
          </w:divsChild>
        </w:div>
        <w:div w:id="519245429">
          <w:marLeft w:val="0"/>
          <w:marRight w:val="0"/>
          <w:marTop w:val="0"/>
          <w:marBottom w:val="0"/>
          <w:divBdr>
            <w:top w:val="none" w:sz="0" w:space="0" w:color="auto"/>
            <w:left w:val="none" w:sz="0" w:space="0" w:color="auto"/>
            <w:bottom w:val="none" w:sz="0" w:space="0" w:color="auto"/>
            <w:right w:val="none" w:sz="0" w:space="0" w:color="auto"/>
          </w:divBdr>
          <w:divsChild>
            <w:div w:id="2103645873">
              <w:marLeft w:val="0"/>
              <w:marRight w:val="0"/>
              <w:marTop w:val="0"/>
              <w:marBottom w:val="0"/>
              <w:divBdr>
                <w:top w:val="none" w:sz="0" w:space="0" w:color="auto"/>
                <w:left w:val="none" w:sz="0" w:space="0" w:color="auto"/>
                <w:bottom w:val="none" w:sz="0" w:space="0" w:color="auto"/>
                <w:right w:val="none" w:sz="0" w:space="0" w:color="auto"/>
              </w:divBdr>
            </w:div>
          </w:divsChild>
        </w:div>
        <w:div w:id="567769035">
          <w:marLeft w:val="0"/>
          <w:marRight w:val="0"/>
          <w:marTop w:val="0"/>
          <w:marBottom w:val="0"/>
          <w:divBdr>
            <w:top w:val="none" w:sz="0" w:space="0" w:color="auto"/>
            <w:left w:val="none" w:sz="0" w:space="0" w:color="auto"/>
            <w:bottom w:val="none" w:sz="0" w:space="0" w:color="auto"/>
            <w:right w:val="none" w:sz="0" w:space="0" w:color="auto"/>
          </w:divBdr>
          <w:divsChild>
            <w:div w:id="476141989">
              <w:marLeft w:val="0"/>
              <w:marRight w:val="0"/>
              <w:marTop w:val="0"/>
              <w:marBottom w:val="0"/>
              <w:divBdr>
                <w:top w:val="none" w:sz="0" w:space="0" w:color="auto"/>
                <w:left w:val="none" w:sz="0" w:space="0" w:color="auto"/>
                <w:bottom w:val="none" w:sz="0" w:space="0" w:color="auto"/>
                <w:right w:val="none" w:sz="0" w:space="0" w:color="auto"/>
              </w:divBdr>
            </w:div>
          </w:divsChild>
        </w:div>
        <w:div w:id="612827366">
          <w:marLeft w:val="0"/>
          <w:marRight w:val="0"/>
          <w:marTop w:val="0"/>
          <w:marBottom w:val="0"/>
          <w:divBdr>
            <w:top w:val="none" w:sz="0" w:space="0" w:color="auto"/>
            <w:left w:val="none" w:sz="0" w:space="0" w:color="auto"/>
            <w:bottom w:val="none" w:sz="0" w:space="0" w:color="auto"/>
            <w:right w:val="none" w:sz="0" w:space="0" w:color="auto"/>
          </w:divBdr>
          <w:divsChild>
            <w:div w:id="1470584645">
              <w:marLeft w:val="0"/>
              <w:marRight w:val="0"/>
              <w:marTop w:val="0"/>
              <w:marBottom w:val="0"/>
              <w:divBdr>
                <w:top w:val="none" w:sz="0" w:space="0" w:color="auto"/>
                <w:left w:val="none" w:sz="0" w:space="0" w:color="auto"/>
                <w:bottom w:val="none" w:sz="0" w:space="0" w:color="auto"/>
                <w:right w:val="none" w:sz="0" w:space="0" w:color="auto"/>
              </w:divBdr>
            </w:div>
          </w:divsChild>
        </w:div>
        <w:div w:id="685985012">
          <w:marLeft w:val="0"/>
          <w:marRight w:val="0"/>
          <w:marTop w:val="0"/>
          <w:marBottom w:val="0"/>
          <w:divBdr>
            <w:top w:val="none" w:sz="0" w:space="0" w:color="auto"/>
            <w:left w:val="none" w:sz="0" w:space="0" w:color="auto"/>
            <w:bottom w:val="none" w:sz="0" w:space="0" w:color="auto"/>
            <w:right w:val="none" w:sz="0" w:space="0" w:color="auto"/>
          </w:divBdr>
          <w:divsChild>
            <w:div w:id="100761577">
              <w:marLeft w:val="0"/>
              <w:marRight w:val="0"/>
              <w:marTop w:val="0"/>
              <w:marBottom w:val="0"/>
              <w:divBdr>
                <w:top w:val="none" w:sz="0" w:space="0" w:color="auto"/>
                <w:left w:val="none" w:sz="0" w:space="0" w:color="auto"/>
                <w:bottom w:val="none" w:sz="0" w:space="0" w:color="auto"/>
                <w:right w:val="none" w:sz="0" w:space="0" w:color="auto"/>
              </w:divBdr>
            </w:div>
          </w:divsChild>
        </w:div>
        <w:div w:id="730495964">
          <w:marLeft w:val="0"/>
          <w:marRight w:val="0"/>
          <w:marTop w:val="0"/>
          <w:marBottom w:val="0"/>
          <w:divBdr>
            <w:top w:val="none" w:sz="0" w:space="0" w:color="auto"/>
            <w:left w:val="none" w:sz="0" w:space="0" w:color="auto"/>
            <w:bottom w:val="none" w:sz="0" w:space="0" w:color="auto"/>
            <w:right w:val="none" w:sz="0" w:space="0" w:color="auto"/>
          </w:divBdr>
          <w:divsChild>
            <w:div w:id="783694229">
              <w:marLeft w:val="0"/>
              <w:marRight w:val="0"/>
              <w:marTop w:val="0"/>
              <w:marBottom w:val="0"/>
              <w:divBdr>
                <w:top w:val="none" w:sz="0" w:space="0" w:color="auto"/>
                <w:left w:val="none" w:sz="0" w:space="0" w:color="auto"/>
                <w:bottom w:val="none" w:sz="0" w:space="0" w:color="auto"/>
                <w:right w:val="none" w:sz="0" w:space="0" w:color="auto"/>
              </w:divBdr>
            </w:div>
          </w:divsChild>
        </w:div>
        <w:div w:id="905334408">
          <w:marLeft w:val="0"/>
          <w:marRight w:val="0"/>
          <w:marTop w:val="0"/>
          <w:marBottom w:val="0"/>
          <w:divBdr>
            <w:top w:val="none" w:sz="0" w:space="0" w:color="auto"/>
            <w:left w:val="none" w:sz="0" w:space="0" w:color="auto"/>
            <w:bottom w:val="none" w:sz="0" w:space="0" w:color="auto"/>
            <w:right w:val="none" w:sz="0" w:space="0" w:color="auto"/>
          </w:divBdr>
          <w:divsChild>
            <w:div w:id="1342661684">
              <w:marLeft w:val="0"/>
              <w:marRight w:val="0"/>
              <w:marTop w:val="0"/>
              <w:marBottom w:val="0"/>
              <w:divBdr>
                <w:top w:val="none" w:sz="0" w:space="0" w:color="auto"/>
                <w:left w:val="none" w:sz="0" w:space="0" w:color="auto"/>
                <w:bottom w:val="none" w:sz="0" w:space="0" w:color="auto"/>
                <w:right w:val="none" w:sz="0" w:space="0" w:color="auto"/>
              </w:divBdr>
            </w:div>
          </w:divsChild>
        </w:div>
        <w:div w:id="979267740">
          <w:marLeft w:val="0"/>
          <w:marRight w:val="0"/>
          <w:marTop w:val="0"/>
          <w:marBottom w:val="0"/>
          <w:divBdr>
            <w:top w:val="none" w:sz="0" w:space="0" w:color="auto"/>
            <w:left w:val="none" w:sz="0" w:space="0" w:color="auto"/>
            <w:bottom w:val="none" w:sz="0" w:space="0" w:color="auto"/>
            <w:right w:val="none" w:sz="0" w:space="0" w:color="auto"/>
          </w:divBdr>
          <w:divsChild>
            <w:div w:id="2130663188">
              <w:marLeft w:val="0"/>
              <w:marRight w:val="0"/>
              <w:marTop w:val="0"/>
              <w:marBottom w:val="0"/>
              <w:divBdr>
                <w:top w:val="none" w:sz="0" w:space="0" w:color="auto"/>
                <w:left w:val="none" w:sz="0" w:space="0" w:color="auto"/>
                <w:bottom w:val="none" w:sz="0" w:space="0" w:color="auto"/>
                <w:right w:val="none" w:sz="0" w:space="0" w:color="auto"/>
              </w:divBdr>
            </w:div>
          </w:divsChild>
        </w:div>
        <w:div w:id="1097365367">
          <w:marLeft w:val="0"/>
          <w:marRight w:val="0"/>
          <w:marTop w:val="0"/>
          <w:marBottom w:val="0"/>
          <w:divBdr>
            <w:top w:val="none" w:sz="0" w:space="0" w:color="auto"/>
            <w:left w:val="none" w:sz="0" w:space="0" w:color="auto"/>
            <w:bottom w:val="none" w:sz="0" w:space="0" w:color="auto"/>
            <w:right w:val="none" w:sz="0" w:space="0" w:color="auto"/>
          </w:divBdr>
          <w:divsChild>
            <w:div w:id="1181896818">
              <w:marLeft w:val="0"/>
              <w:marRight w:val="0"/>
              <w:marTop w:val="0"/>
              <w:marBottom w:val="0"/>
              <w:divBdr>
                <w:top w:val="none" w:sz="0" w:space="0" w:color="auto"/>
                <w:left w:val="none" w:sz="0" w:space="0" w:color="auto"/>
                <w:bottom w:val="none" w:sz="0" w:space="0" w:color="auto"/>
                <w:right w:val="none" w:sz="0" w:space="0" w:color="auto"/>
              </w:divBdr>
            </w:div>
          </w:divsChild>
        </w:div>
        <w:div w:id="1328486009">
          <w:marLeft w:val="0"/>
          <w:marRight w:val="0"/>
          <w:marTop w:val="0"/>
          <w:marBottom w:val="0"/>
          <w:divBdr>
            <w:top w:val="none" w:sz="0" w:space="0" w:color="auto"/>
            <w:left w:val="none" w:sz="0" w:space="0" w:color="auto"/>
            <w:bottom w:val="none" w:sz="0" w:space="0" w:color="auto"/>
            <w:right w:val="none" w:sz="0" w:space="0" w:color="auto"/>
          </w:divBdr>
          <w:divsChild>
            <w:div w:id="843278812">
              <w:marLeft w:val="0"/>
              <w:marRight w:val="0"/>
              <w:marTop w:val="0"/>
              <w:marBottom w:val="0"/>
              <w:divBdr>
                <w:top w:val="none" w:sz="0" w:space="0" w:color="auto"/>
                <w:left w:val="none" w:sz="0" w:space="0" w:color="auto"/>
                <w:bottom w:val="none" w:sz="0" w:space="0" w:color="auto"/>
                <w:right w:val="none" w:sz="0" w:space="0" w:color="auto"/>
              </w:divBdr>
            </w:div>
          </w:divsChild>
        </w:div>
        <w:div w:id="1333944932">
          <w:marLeft w:val="0"/>
          <w:marRight w:val="0"/>
          <w:marTop w:val="0"/>
          <w:marBottom w:val="0"/>
          <w:divBdr>
            <w:top w:val="none" w:sz="0" w:space="0" w:color="auto"/>
            <w:left w:val="none" w:sz="0" w:space="0" w:color="auto"/>
            <w:bottom w:val="none" w:sz="0" w:space="0" w:color="auto"/>
            <w:right w:val="none" w:sz="0" w:space="0" w:color="auto"/>
          </w:divBdr>
          <w:divsChild>
            <w:div w:id="1761637927">
              <w:marLeft w:val="0"/>
              <w:marRight w:val="0"/>
              <w:marTop w:val="0"/>
              <w:marBottom w:val="0"/>
              <w:divBdr>
                <w:top w:val="none" w:sz="0" w:space="0" w:color="auto"/>
                <w:left w:val="none" w:sz="0" w:space="0" w:color="auto"/>
                <w:bottom w:val="none" w:sz="0" w:space="0" w:color="auto"/>
                <w:right w:val="none" w:sz="0" w:space="0" w:color="auto"/>
              </w:divBdr>
            </w:div>
          </w:divsChild>
        </w:div>
        <w:div w:id="1457329586">
          <w:marLeft w:val="0"/>
          <w:marRight w:val="0"/>
          <w:marTop w:val="0"/>
          <w:marBottom w:val="0"/>
          <w:divBdr>
            <w:top w:val="none" w:sz="0" w:space="0" w:color="auto"/>
            <w:left w:val="none" w:sz="0" w:space="0" w:color="auto"/>
            <w:bottom w:val="none" w:sz="0" w:space="0" w:color="auto"/>
            <w:right w:val="none" w:sz="0" w:space="0" w:color="auto"/>
          </w:divBdr>
          <w:divsChild>
            <w:div w:id="1149712503">
              <w:marLeft w:val="0"/>
              <w:marRight w:val="0"/>
              <w:marTop w:val="0"/>
              <w:marBottom w:val="0"/>
              <w:divBdr>
                <w:top w:val="none" w:sz="0" w:space="0" w:color="auto"/>
                <w:left w:val="none" w:sz="0" w:space="0" w:color="auto"/>
                <w:bottom w:val="none" w:sz="0" w:space="0" w:color="auto"/>
                <w:right w:val="none" w:sz="0" w:space="0" w:color="auto"/>
              </w:divBdr>
            </w:div>
          </w:divsChild>
        </w:div>
        <w:div w:id="1516920766">
          <w:marLeft w:val="0"/>
          <w:marRight w:val="0"/>
          <w:marTop w:val="0"/>
          <w:marBottom w:val="0"/>
          <w:divBdr>
            <w:top w:val="none" w:sz="0" w:space="0" w:color="auto"/>
            <w:left w:val="none" w:sz="0" w:space="0" w:color="auto"/>
            <w:bottom w:val="none" w:sz="0" w:space="0" w:color="auto"/>
            <w:right w:val="none" w:sz="0" w:space="0" w:color="auto"/>
          </w:divBdr>
          <w:divsChild>
            <w:div w:id="1063874770">
              <w:marLeft w:val="0"/>
              <w:marRight w:val="0"/>
              <w:marTop w:val="0"/>
              <w:marBottom w:val="0"/>
              <w:divBdr>
                <w:top w:val="none" w:sz="0" w:space="0" w:color="auto"/>
                <w:left w:val="none" w:sz="0" w:space="0" w:color="auto"/>
                <w:bottom w:val="none" w:sz="0" w:space="0" w:color="auto"/>
                <w:right w:val="none" w:sz="0" w:space="0" w:color="auto"/>
              </w:divBdr>
            </w:div>
          </w:divsChild>
        </w:div>
        <w:div w:id="1526140715">
          <w:marLeft w:val="0"/>
          <w:marRight w:val="0"/>
          <w:marTop w:val="0"/>
          <w:marBottom w:val="0"/>
          <w:divBdr>
            <w:top w:val="none" w:sz="0" w:space="0" w:color="auto"/>
            <w:left w:val="none" w:sz="0" w:space="0" w:color="auto"/>
            <w:bottom w:val="none" w:sz="0" w:space="0" w:color="auto"/>
            <w:right w:val="none" w:sz="0" w:space="0" w:color="auto"/>
          </w:divBdr>
          <w:divsChild>
            <w:div w:id="1350568589">
              <w:marLeft w:val="0"/>
              <w:marRight w:val="0"/>
              <w:marTop w:val="0"/>
              <w:marBottom w:val="0"/>
              <w:divBdr>
                <w:top w:val="none" w:sz="0" w:space="0" w:color="auto"/>
                <w:left w:val="none" w:sz="0" w:space="0" w:color="auto"/>
                <w:bottom w:val="none" w:sz="0" w:space="0" w:color="auto"/>
                <w:right w:val="none" w:sz="0" w:space="0" w:color="auto"/>
              </w:divBdr>
            </w:div>
          </w:divsChild>
        </w:div>
        <w:div w:id="1714117351">
          <w:marLeft w:val="0"/>
          <w:marRight w:val="0"/>
          <w:marTop w:val="0"/>
          <w:marBottom w:val="0"/>
          <w:divBdr>
            <w:top w:val="none" w:sz="0" w:space="0" w:color="auto"/>
            <w:left w:val="none" w:sz="0" w:space="0" w:color="auto"/>
            <w:bottom w:val="none" w:sz="0" w:space="0" w:color="auto"/>
            <w:right w:val="none" w:sz="0" w:space="0" w:color="auto"/>
          </w:divBdr>
          <w:divsChild>
            <w:div w:id="1639263094">
              <w:marLeft w:val="0"/>
              <w:marRight w:val="0"/>
              <w:marTop w:val="0"/>
              <w:marBottom w:val="0"/>
              <w:divBdr>
                <w:top w:val="none" w:sz="0" w:space="0" w:color="auto"/>
                <w:left w:val="none" w:sz="0" w:space="0" w:color="auto"/>
                <w:bottom w:val="none" w:sz="0" w:space="0" w:color="auto"/>
                <w:right w:val="none" w:sz="0" w:space="0" w:color="auto"/>
              </w:divBdr>
            </w:div>
          </w:divsChild>
        </w:div>
        <w:div w:id="1740789349">
          <w:marLeft w:val="0"/>
          <w:marRight w:val="0"/>
          <w:marTop w:val="0"/>
          <w:marBottom w:val="0"/>
          <w:divBdr>
            <w:top w:val="none" w:sz="0" w:space="0" w:color="auto"/>
            <w:left w:val="none" w:sz="0" w:space="0" w:color="auto"/>
            <w:bottom w:val="none" w:sz="0" w:space="0" w:color="auto"/>
            <w:right w:val="none" w:sz="0" w:space="0" w:color="auto"/>
          </w:divBdr>
          <w:divsChild>
            <w:div w:id="1758791967">
              <w:marLeft w:val="0"/>
              <w:marRight w:val="0"/>
              <w:marTop w:val="0"/>
              <w:marBottom w:val="0"/>
              <w:divBdr>
                <w:top w:val="none" w:sz="0" w:space="0" w:color="auto"/>
                <w:left w:val="none" w:sz="0" w:space="0" w:color="auto"/>
                <w:bottom w:val="none" w:sz="0" w:space="0" w:color="auto"/>
                <w:right w:val="none" w:sz="0" w:space="0" w:color="auto"/>
              </w:divBdr>
            </w:div>
          </w:divsChild>
        </w:div>
        <w:div w:id="1815567045">
          <w:marLeft w:val="0"/>
          <w:marRight w:val="0"/>
          <w:marTop w:val="0"/>
          <w:marBottom w:val="0"/>
          <w:divBdr>
            <w:top w:val="none" w:sz="0" w:space="0" w:color="auto"/>
            <w:left w:val="none" w:sz="0" w:space="0" w:color="auto"/>
            <w:bottom w:val="none" w:sz="0" w:space="0" w:color="auto"/>
            <w:right w:val="none" w:sz="0" w:space="0" w:color="auto"/>
          </w:divBdr>
          <w:divsChild>
            <w:div w:id="1124694788">
              <w:marLeft w:val="0"/>
              <w:marRight w:val="0"/>
              <w:marTop w:val="0"/>
              <w:marBottom w:val="0"/>
              <w:divBdr>
                <w:top w:val="none" w:sz="0" w:space="0" w:color="auto"/>
                <w:left w:val="none" w:sz="0" w:space="0" w:color="auto"/>
                <w:bottom w:val="none" w:sz="0" w:space="0" w:color="auto"/>
                <w:right w:val="none" w:sz="0" w:space="0" w:color="auto"/>
              </w:divBdr>
            </w:div>
          </w:divsChild>
        </w:div>
        <w:div w:id="1874683529">
          <w:marLeft w:val="0"/>
          <w:marRight w:val="0"/>
          <w:marTop w:val="0"/>
          <w:marBottom w:val="0"/>
          <w:divBdr>
            <w:top w:val="none" w:sz="0" w:space="0" w:color="auto"/>
            <w:left w:val="none" w:sz="0" w:space="0" w:color="auto"/>
            <w:bottom w:val="none" w:sz="0" w:space="0" w:color="auto"/>
            <w:right w:val="none" w:sz="0" w:space="0" w:color="auto"/>
          </w:divBdr>
          <w:divsChild>
            <w:div w:id="329842908">
              <w:marLeft w:val="0"/>
              <w:marRight w:val="0"/>
              <w:marTop w:val="0"/>
              <w:marBottom w:val="0"/>
              <w:divBdr>
                <w:top w:val="none" w:sz="0" w:space="0" w:color="auto"/>
                <w:left w:val="none" w:sz="0" w:space="0" w:color="auto"/>
                <w:bottom w:val="none" w:sz="0" w:space="0" w:color="auto"/>
                <w:right w:val="none" w:sz="0" w:space="0" w:color="auto"/>
              </w:divBdr>
            </w:div>
          </w:divsChild>
        </w:div>
        <w:div w:id="1909880671">
          <w:marLeft w:val="0"/>
          <w:marRight w:val="0"/>
          <w:marTop w:val="0"/>
          <w:marBottom w:val="0"/>
          <w:divBdr>
            <w:top w:val="none" w:sz="0" w:space="0" w:color="auto"/>
            <w:left w:val="none" w:sz="0" w:space="0" w:color="auto"/>
            <w:bottom w:val="none" w:sz="0" w:space="0" w:color="auto"/>
            <w:right w:val="none" w:sz="0" w:space="0" w:color="auto"/>
          </w:divBdr>
          <w:divsChild>
            <w:div w:id="1418287754">
              <w:marLeft w:val="0"/>
              <w:marRight w:val="0"/>
              <w:marTop w:val="0"/>
              <w:marBottom w:val="0"/>
              <w:divBdr>
                <w:top w:val="none" w:sz="0" w:space="0" w:color="auto"/>
                <w:left w:val="none" w:sz="0" w:space="0" w:color="auto"/>
                <w:bottom w:val="none" w:sz="0" w:space="0" w:color="auto"/>
                <w:right w:val="none" w:sz="0" w:space="0" w:color="auto"/>
              </w:divBdr>
            </w:div>
          </w:divsChild>
        </w:div>
        <w:div w:id="1953246498">
          <w:marLeft w:val="0"/>
          <w:marRight w:val="0"/>
          <w:marTop w:val="0"/>
          <w:marBottom w:val="0"/>
          <w:divBdr>
            <w:top w:val="none" w:sz="0" w:space="0" w:color="auto"/>
            <w:left w:val="none" w:sz="0" w:space="0" w:color="auto"/>
            <w:bottom w:val="none" w:sz="0" w:space="0" w:color="auto"/>
            <w:right w:val="none" w:sz="0" w:space="0" w:color="auto"/>
          </w:divBdr>
          <w:divsChild>
            <w:div w:id="5828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85534">
      <w:bodyDiv w:val="1"/>
      <w:marLeft w:val="0"/>
      <w:marRight w:val="0"/>
      <w:marTop w:val="0"/>
      <w:marBottom w:val="0"/>
      <w:divBdr>
        <w:top w:val="none" w:sz="0" w:space="0" w:color="auto"/>
        <w:left w:val="none" w:sz="0" w:space="0" w:color="auto"/>
        <w:bottom w:val="none" w:sz="0" w:space="0" w:color="auto"/>
        <w:right w:val="none" w:sz="0" w:space="0" w:color="auto"/>
      </w:divBdr>
      <w:divsChild>
        <w:div w:id="22292702">
          <w:marLeft w:val="0"/>
          <w:marRight w:val="0"/>
          <w:marTop w:val="0"/>
          <w:marBottom w:val="0"/>
          <w:divBdr>
            <w:top w:val="none" w:sz="0" w:space="0" w:color="auto"/>
            <w:left w:val="none" w:sz="0" w:space="0" w:color="auto"/>
            <w:bottom w:val="none" w:sz="0" w:space="0" w:color="auto"/>
            <w:right w:val="none" w:sz="0" w:space="0" w:color="auto"/>
          </w:divBdr>
        </w:div>
        <w:div w:id="909078902">
          <w:marLeft w:val="0"/>
          <w:marRight w:val="0"/>
          <w:marTop w:val="0"/>
          <w:marBottom w:val="0"/>
          <w:divBdr>
            <w:top w:val="none" w:sz="0" w:space="0" w:color="auto"/>
            <w:left w:val="none" w:sz="0" w:space="0" w:color="auto"/>
            <w:bottom w:val="none" w:sz="0" w:space="0" w:color="auto"/>
            <w:right w:val="none" w:sz="0" w:space="0" w:color="auto"/>
          </w:divBdr>
        </w:div>
        <w:div w:id="1530559833">
          <w:marLeft w:val="0"/>
          <w:marRight w:val="0"/>
          <w:marTop w:val="0"/>
          <w:marBottom w:val="0"/>
          <w:divBdr>
            <w:top w:val="none" w:sz="0" w:space="0" w:color="auto"/>
            <w:left w:val="none" w:sz="0" w:space="0" w:color="auto"/>
            <w:bottom w:val="none" w:sz="0" w:space="0" w:color="auto"/>
            <w:right w:val="none" w:sz="0" w:space="0" w:color="auto"/>
          </w:divBdr>
        </w:div>
        <w:div w:id="1893536394">
          <w:marLeft w:val="0"/>
          <w:marRight w:val="0"/>
          <w:marTop w:val="0"/>
          <w:marBottom w:val="0"/>
          <w:divBdr>
            <w:top w:val="none" w:sz="0" w:space="0" w:color="auto"/>
            <w:left w:val="none" w:sz="0" w:space="0" w:color="auto"/>
            <w:bottom w:val="none" w:sz="0" w:space="0" w:color="auto"/>
            <w:right w:val="none" w:sz="0" w:space="0" w:color="auto"/>
          </w:divBdr>
        </w:div>
        <w:div w:id="2031443550">
          <w:marLeft w:val="0"/>
          <w:marRight w:val="0"/>
          <w:marTop w:val="0"/>
          <w:marBottom w:val="0"/>
          <w:divBdr>
            <w:top w:val="none" w:sz="0" w:space="0" w:color="auto"/>
            <w:left w:val="none" w:sz="0" w:space="0" w:color="auto"/>
            <w:bottom w:val="none" w:sz="0" w:space="0" w:color="auto"/>
            <w:right w:val="none" w:sz="0" w:space="0" w:color="auto"/>
          </w:divBdr>
        </w:div>
      </w:divsChild>
    </w:div>
    <w:div w:id="1390500724">
      <w:bodyDiv w:val="1"/>
      <w:marLeft w:val="0"/>
      <w:marRight w:val="0"/>
      <w:marTop w:val="0"/>
      <w:marBottom w:val="0"/>
      <w:divBdr>
        <w:top w:val="none" w:sz="0" w:space="0" w:color="auto"/>
        <w:left w:val="none" w:sz="0" w:space="0" w:color="auto"/>
        <w:bottom w:val="none" w:sz="0" w:space="0" w:color="auto"/>
        <w:right w:val="none" w:sz="0" w:space="0" w:color="auto"/>
      </w:divBdr>
    </w:div>
    <w:div w:id="1464541770">
      <w:bodyDiv w:val="1"/>
      <w:marLeft w:val="0"/>
      <w:marRight w:val="0"/>
      <w:marTop w:val="0"/>
      <w:marBottom w:val="0"/>
      <w:divBdr>
        <w:top w:val="none" w:sz="0" w:space="0" w:color="auto"/>
        <w:left w:val="none" w:sz="0" w:space="0" w:color="auto"/>
        <w:bottom w:val="none" w:sz="0" w:space="0" w:color="auto"/>
        <w:right w:val="none" w:sz="0" w:space="0" w:color="auto"/>
      </w:divBdr>
      <w:divsChild>
        <w:div w:id="74981144">
          <w:marLeft w:val="0"/>
          <w:marRight w:val="0"/>
          <w:marTop w:val="0"/>
          <w:marBottom w:val="0"/>
          <w:divBdr>
            <w:top w:val="none" w:sz="0" w:space="0" w:color="auto"/>
            <w:left w:val="none" w:sz="0" w:space="0" w:color="auto"/>
            <w:bottom w:val="none" w:sz="0" w:space="0" w:color="auto"/>
            <w:right w:val="none" w:sz="0" w:space="0" w:color="auto"/>
          </w:divBdr>
          <w:divsChild>
            <w:div w:id="418451275">
              <w:marLeft w:val="0"/>
              <w:marRight w:val="0"/>
              <w:marTop w:val="0"/>
              <w:marBottom w:val="0"/>
              <w:divBdr>
                <w:top w:val="none" w:sz="0" w:space="0" w:color="auto"/>
                <w:left w:val="none" w:sz="0" w:space="0" w:color="auto"/>
                <w:bottom w:val="none" w:sz="0" w:space="0" w:color="auto"/>
                <w:right w:val="none" w:sz="0" w:space="0" w:color="auto"/>
              </w:divBdr>
            </w:div>
            <w:div w:id="1131705258">
              <w:marLeft w:val="0"/>
              <w:marRight w:val="0"/>
              <w:marTop w:val="0"/>
              <w:marBottom w:val="0"/>
              <w:divBdr>
                <w:top w:val="none" w:sz="0" w:space="0" w:color="auto"/>
                <w:left w:val="none" w:sz="0" w:space="0" w:color="auto"/>
                <w:bottom w:val="none" w:sz="0" w:space="0" w:color="auto"/>
                <w:right w:val="none" w:sz="0" w:space="0" w:color="auto"/>
              </w:divBdr>
            </w:div>
            <w:div w:id="1939554489">
              <w:marLeft w:val="0"/>
              <w:marRight w:val="0"/>
              <w:marTop w:val="0"/>
              <w:marBottom w:val="0"/>
              <w:divBdr>
                <w:top w:val="none" w:sz="0" w:space="0" w:color="auto"/>
                <w:left w:val="none" w:sz="0" w:space="0" w:color="auto"/>
                <w:bottom w:val="none" w:sz="0" w:space="0" w:color="auto"/>
                <w:right w:val="none" w:sz="0" w:space="0" w:color="auto"/>
              </w:divBdr>
            </w:div>
          </w:divsChild>
        </w:div>
        <w:div w:id="809593997">
          <w:marLeft w:val="0"/>
          <w:marRight w:val="0"/>
          <w:marTop w:val="0"/>
          <w:marBottom w:val="0"/>
          <w:divBdr>
            <w:top w:val="none" w:sz="0" w:space="0" w:color="auto"/>
            <w:left w:val="none" w:sz="0" w:space="0" w:color="auto"/>
            <w:bottom w:val="none" w:sz="0" w:space="0" w:color="auto"/>
            <w:right w:val="none" w:sz="0" w:space="0" w:color="auto"/>
          </w:divBdr>
          <w:divsChild>
            <w:div w:id="448085755">
              <w:marLeft w:val="0"/>
              <w:marRight w:val="0"/>
              <w:marTop w:val="0"/>
              <w:marBottom w:val="0"/>
              <w:divBdr>
                <w:top w:val="none" w:sz="0" w:space="0" w:color="auto"/>
                <w:left w:val="none" w:sz="0" w:space="0" w:color="auto"/>
                <w:bottom w:val="none" w:sz="0" w:space="0" w:color="auto"/>
                <w:right w:val="none" w:sz="0" w:space="0" w:color="auto"/>
              </w:divBdr>
            </w:div>
            <w:div w:id="1356805905">
              <w:marLeft w:val="0"/>
              <w:marRight w:val="0"/>
              <w:marTop w:val="0"/>
              <w:marBottom w:val="0"/>
              <w:divBdr>
                <w:top w:val="none" w:sz="0" w:space="0" w:color="auto"/>
                <w:left w:val="none" w:sz="0" w:space="0" w:color="auto"/>
                <w:bottom w:val="none" w:sz="0" w:space="0" w:color="auto"/>
                <w:right w:val="none" w:sz="0" w:space="0" w:color="auto"/>
              </w:divBdr>
            </w:div>
            <w:div w:id="1642150982">
              <w:marLeft w:val="0"/>
              <w:marRight w:val="0"/>
              <w:marTop w:val="0"/>
              <w:marBottom w:val="0"/>
              <w:divBdr>
                <w:top w:val="none" w:sz="0" w:space="0" w:color="auto"/>
                <w:left w:val="none" w:sz="0" w:space="0" w:color="auto"/>
                <w:bottom w:val="none" w:sz="0" w:space="0" w:color="auto"/>
                <w:right w:val="none" w:sz="0" w:space="0" w:color="auto"/>
              </w:divBdr>
            </w:div>
          </w:divsChild>
        </w:div>
        <w:div w:id="1974797378">
          <w:marLeft w:val="0"/>
          <w:marRight w:val="0"/>
          <w:marTop w:val="0"/>
          <w:marBottom w:val="0"/>
          <w:divBdr>
            <w:top w:val="none" w:sz="0" w:space="0" w:color="auto"/>
            <w:left w:val="none" w:sz="0" w:space="0" w:color="auto"/>
            <w:bottom w:val="none" w:sz="0" w:space="0" w:color="auto"/>
            <w:right w:val="none" w:sz="0" w:space="0" w:color="auto"/>
          </w:divBdr>
        </w:div>
        <w:div w:id="2099325554">
          <w:marLeft w:val="0"/>
          <w:marRight w:val="0"/>
          <w:marTop w:val="0"/>
          <w:marBottom w:val="0"/>
          <w:divBdr>
            <w:top w:val="none" w:sz="0" w:space="0" w:color="auto"/>
            <w:left w:val="none" w:sz="0" w:space="0" w:color="auto"/>
            <w:bottom w:val="none" w:sz="0" w:space="0" w:color="auto"/>
            <w:right w:val="none" w:sz="0" w:space="0" w:color="auto"/>
          </w:divBdr>
        </w:div>
      </w:divsChild>
    </w:div>
    <w:div w:id="1465612218">
      <w:bodyDiv w:val="1"/>
      <w:marLeft w:val="0"/>
      <w:marRight w:val="0"/>
      <w:marTop w:val="0"/>
      <w:marBottom w:val="0"/>
      <w:divBdr>
        <w:top w:val="none" w:sz="0" w:space="0" w:color="auto"/>
        <w:left w:val="none" w:sz="0" w:space="0" w:color="auto"/>
        <w:bottom w:val="none" w:sz="0" w:space="0" w:color="auto"/>
        <w:right w:val="none" w:sz="0" w:space="0" w:color="auto"/>
      </w:divBdr>
    </w:div>
    <w:div w:id="1488937253">
      <w:bodyDiv w:val="1"/>
      <w:marLeft w:val="0"/>
      <w:marRight w:val="0"/>
      <w:marTop w:val="0"/>
      <w:marBottom w:val="0"/>
      <w:divBdr>
        <w:top w:val="none" w:sz="0" w:space="0" w:color="auto"/>
        <w:left w:val="none" w:sz="0" w:space="0" w:color="auto"/>
        <w:bottom w:val="none" w:sz="0" w:space="0" w:color="auto"/>
        <w:right w:val="none" w:sz="0" w:space="0" w:color="auto"/>
      </w:divBdr>
      <w:divsChild>
        <w:div w:id="152450951">
          <w:marLeft w:val="0"/>
          <w:marRight w:val="0"/>
          <w:marTop w:val="0"/>
          <w:marBottom w:val="0"/>
          <w:divBdr>
            <w:top w:val="none" w:sz="0" w:space="0" w:color="auto"/>
            <w:left w:val="none" w:sz="0" w:space="0" w:color="auto"/>
            <w:bottom w:val="none" w:sz="0" w:space="0" w:color="auto"/>
            <w:right w:val="none" w:sz="0" w:space="0" w:color="auto"/>
          </w:divBdr>
          <w:divsChild>
            <w:div w:id="1546404812">
              <w:marLeft w:val="0"/>
              <w:marRight w:val="0"/>
              <w:marTop w:val="0"/>
              <w:marBottom w:val="0"/>
              <w:divBdr>
                <w:top w:val="none" w:sz="0" w:space="0" w:color="auto"/>
                <w:left w:val="none" w:sz="0" w:space="0" w:color="auto"/>
                <w:bottom w:val="none" w:sz="0" w:space="0" w:color="auto"/>
                <w:right w:val="none" w:sz="0" w:space="0" w:color="auto"/>
              </w:divBdr>
            </w:div>
          </w:divsChild>
        </w:div>
        <w:div w:id="755173529">
          <w:marLeft w:val="0"/>
          <w:marRight w:val="0"/>
          <w:marTop w:val="0"/>
          <w:marBottom w:val="0"/>
          <w:divBdr>
            <w:top w:val="none" w:sz="0" w:space="0" w:color="auto"/>
            <w:left w:val="none" w:sz="0" w:space="0" w:color="auto"/>
            <w:bottom w:val="none" w:sz="0" w:space="0" w:color="auto"/>
            <w:right w:val="none" w:sz="0" w:space="0" w:color="auto"/>
          </w:divBdr>
          <w:divsChild>
            <w:div w:id="833422561">
              <w:marLeft w:val="0"/>
              <w:marRight w:val="0"/>
              <w:marTop w:val="0"/>
              <w:marBottom w:val="0"/>
              <w:divBdr>
                <w:top w:val="none" w:sz="0" w:space="0" w:color="auto"/>
                <w:left w:val="none" w:sz="0" w:space="0" w:color="auto"/>
                <w:bottom w:val="none" w:sz="0" w:space="0" w:color="auto"/>
                <w:right w:val="none" w:sz="0" w:space="0" w:color="auto"/>
              </w:divBdr>
            </w:div>
          </w:divsChild>
        </w:div>
        <w:div w:id="783577629">
          <w:marLeft w:val="0"/>
          <w:marRight w:val="0"/>
          <w:marTop w:val="0"/>
          <w:marBottom w:val="0"/>
          <w:divBdr>
            <w:top w:val="none" w:sz="0" w:space="0" w:color="auto"/>
            <w:left w:val="none" w:sz="0" w:space="0" w:color="auto"/>
            <w:bottom w:val="none" w:sz="0" w:space="0" w:color="auto"/>
            <w:right w:val="none" w:sz="0" w:space="0" w:color="auto"/>
          </w:divBdr>
          <w:divsChild>
            <w:div w:id="1032998385">
              <w:marLeft w:val="0"/>
              <w:marRight w:val="0"/>
              <w:marTop w:val="0"/>
              <w:marBottom w:val="0"/>
              <w:divBdr>
                <w:top w:val="none" w:sz="0" w:space="0" w:color="auto"/>
                <w:left w:val="none" w:sz="0" w:space="0" w:color="auto"/>
                <w:bottom w:val="none" w:sz="0" w:space="0" w:color="auto"/>
                <w:right w:val="none" w:sz="0" w:space="0" w:color="auto"/>
              </w:divBdr>
            </w:div>
          </w:divsChild>
        </w:div>
        <w:div w:id="981151289">
          <w:marLeft w:val="0"/>
          <w:marRight w:val="0"/>
          <w:marTop w:val="0"/>
          <w:marBottom w:val="0"/>
          <w:divBdr>
            <w:top w:val="none" w:sz="0" w:space="0" w:color="auto"/>
            <w:left w:val="none" w:sz="0" w:space="0" w:color="auto"/>
            <w:bottom w:val="none" w:sz="0" w:space="0" w:color="auto"/>
            <w:right w:val="none" w:sz="0" w:space="0" w:color="auto"/>
          </w:divBdr>
          <w:divsChild>
            <w:div w:id="453671866">
              <w:marLeft w:val="0"/>
              <w:marRight w:val="0"/>
              <w:marTop w:val="0"/>
              <w:marBottom w:val="0"/>
              <w:divBdr>
                <w:top w:val="none" w:sz="0" w:space="0" w:color="auto"/>
                <w:left w:val="none" w:sz="0" w:space="0" w:color="auto"/>
                <w:bottom w:val="none" w:sz="0" w:space="0" w:color="auto"/>
                <w:right w:val="none" w:sz="0" w:space="0" w:color="auto"/>
              </w:divBdr>
            </w:div>
          </w:divsChild>
        </w:div>
        <w:div w:id="1078020963">
          <w:marLeft w:val="0"/>
          <w:marRight w:val="0"/>
          <w:marTop w:val="0"/>
          <w:marBottom w:val="0"/>
          <w:divBdr>
            <w:top w:val="none" w:sz="0" w:space="0" w:color="auto"/>
            <w:left w:val="none" w:sz="0" w:space="0" w:color="auto"/>
            <w:bottom w:val="none" w:sz="0" w:space="0" w:color="auto"/>
            <w:right w:val="none" w:sz="0" w:space="0" w:color="auto"/>
          </w:divBdr>
          <w:divsChild>
            <w:div w:id="1294795925">
              <w:marLeft w:val="0"/>
              <w:marRight w:val="0"/>
              <w:marTop w:val="0"/>
              <w:marBottom w:val="0"/>
              <w:divBdr>
                <w:top w:val="none" w:sz="0" w:space="0" w:color="auto"/>
                <w:left w:val="none" w:sz="0" w:space="0" w:color="auto"/>
                <w:bottom w:val="none" w:sz="0" w:space="0" w:color="auto"/>
                <w:right w:val="none" w:sz="0" w:space="0" w:color="auto"/>
              </w:divBdr>
            </w:div>
          </w:divsChild>
        </w:div>
        <w:div w:id="1649245504">
          <w:marLeft w:val="0"/>
          <w:marRight w:val="0"/>
          <w:marTop w:val="0"/>
          <w:marBottom w:val="0"/>
          <w:divBdr>
            <w:top w:val="none" w:sz="0" w:space="0" w:color="auto"/>
            <w:left w:val="none" w:sz="0" w:space="0" w:color="auto"/>
            <w:bottom w:val="none" w:sz="0" w:space="0" w:color="auto"/>
            <w:right w:val="none" w:sz="0" w:space="0" w:color="auto"/>
          </w:divBdr>
          <w:divsChild>
            <w:div w:id="15002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7151">
      <w:bodyDiv w:val="1"/>
      <w:marLeft w:val="0"/>
      <w:marRight w:val="0"/>
      <w:marTop w:val="0"/>
      <w:marBottom w:val="0"/>
      <w:divBdr>
        <w:top w:val="none" w:sz="0" w:space="0" w:color="auto"/>
        <w:left w:val="none" w:sz="0" w:space="0" w:color="auto"/>
        <w:bottom w:val="none" w:sz="0" w:space="0" w:color="auto"/>
        <w:right w:val="none" w:sz="0" w:space="0" w:color="auto"/>
      </w:divBdr>
      <w:divsChild>
        <w:div w:id="41905709">
          <w:marLeft w:val="0"/>
          <w:marRight w:val="0"/>
          <w:marTop w:val="0"/>
          <w:marBottom w:val="0"/>
          <w:divBdr>
            <w:top w:val="none" w:sz="0" w:space="0" w:color="auto"/>
            <w:left w:val="none" w:sz="0" w:space="0" w:color="auto"/>
            <w:bottom w:val="none" w:sz="0" w:space="0" w:color="auto"/>
            <w:right w:val="none" w:sz="0" w:space="0" w:color="auto"/>
          </w:divBdr>
        </w:div>
        <w:div w:id="511847166">
          <w:marLeft w:val="0"/>
          <w:marRight w:val="0"/>
          <w:marTop w:val="0"/>
          <w:marBottom w:val="0"/>
          <w:divBdr>
            <w:top w:val="none" w:sz="0" w:space="0" w:color="auto"/>
            <w:left w:val="none" w:sz="0" w:space="0" w:color="auto"/>
            <w:bottom w:val="none" w:sz="0" w:space="0" w:color="auto"/>
            <w:right w:val="none" w:sz="0" w:space="0" w:color="auto"/>
          </w:divBdr>
        </w:div>
        <w:div w:id="1666085566">
          <w:marLeft w:val="0"/>
          <w:marRight w:val="0"/>
          <w:marTop w:val="0"/>
          <w:marBottom w:val="0"/>
          <w:divBdr>
            <w:top w:val="none" w:sz="0" w:space="0" w:color="auto"/>
            <w:left w:val="none" w:sz="0" w:space="0" w:color="auto"/>
            <w:bottom w:val="none" w:sz="0" w:space="0" w:color="auto"/>
            <w:right w:val="none" w:sz="0" w:space="0" w:color="auto"/>
          </w:divBdr>
        </w:div>
      </w:divsChild>
    </w:div>
    <w:div w:id="1537936239">
      <w:bodyDiv w:val="1"/>
      <w:marLeft w:val="0"/>
      <w:marRight w:val="0"/>
      <w:marTop w:val="0"/>
      <w:marBottom w:val="0"/>
      <w:divBdr>
        <w:top w:val="none" w:sz="0" w:space="0" w:color="auto"/>
        <w:left w:val="none" w:sz="0" w:space="0" w:color="auto"/>
        <w:bottom w:val="none" w:sz="0" w:space="0" w:color="auto"/>
        <w:right w:val="none" w:sz="0" w:space="0" w:color="auto"/>
      </w:divBdr>
      <w:divsChild>
        <w:div w:id="1722094489">
          <w:marLeft w:val="0"/>
          <w:marRight w:val="0"/>
          <w:marTop w:val="0"/>
          <w:marBottom w:val="0"/>
          <w:divBdr>
            <w:top w:val="none" w:sz="0" w:space="0" w:color="auto"/>
            <w:left w:val="none" w:sz="0" w:space="0" w:color="auto"/>
            <w:bottom w:val="none" w:sz="0" w:space="0" w:color="auto"/>
            <w:right w:val="none" w:sz="0" w:space="0" w:color="auto"/>
          </w:divBdr>
          <w:divsChild>
            <w:div w:id="125936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01098">
      <w:bodyDiv w:val="1"/>
      <w:marLeft w:val="0"/>
      <w:marRight w:val="0"/>
      <w:marTop w:val="0"/>
      <w:marBottom w:val="0"/>
      <w:divBdr>
        <w:top w:val="none" w:sz="0" w:space="0" w:color="auto"/>
        <w:left w:val="none" w:sz="0" w:space="0" w:color="auto"/>
        <w:bottom w:val="none" w:sz="0" w:space="0" w:color="auto"/>
        <w:right w:val="none" w:sz="0" w:space="0" w:color="auto"/>
      </w:divBdr>
    </w:div>
    <w:div w:id="1552375477">
      <w:bodyDiv w:val="1"/>
      <w:marLeft w:val="0"/>
      <w:marRight w:val="0"/>
      <w:marTop w:val="0"/>
      <w:marBottom w:val="0"/>
      <w:divBdr>
        <w:top w:val="none" w:sz="0" w:space="0" w:color="auto"/>
        <w:left w:val="none" w:sz="0" w:space="0" w:color="auto"/>
        <w:bottom w:val="none" w:sz="0" w:space="0" w:color="auto"/>
        <w:right w:val="none" w:sz="0" w:space="0" w:color="auto"/>
      </w:divBdr>
      <w:divsChild>
        <w:div w:id="679163044">
          <w:marLeft w:val="0"/>
          <w:marRight w:val="0"/>
          <w:marTop w:val="0"/>
          <w:marBottom w:val="0"/>
          <w:divBdr>
            <w:top w:val="none" w:sz="0" w:space="0" w:color="auto"/>
            <w:left w:val="none" w:sz="0" w:space="0" w:color="auto"/>
            <w:bottom w:val="none" w:sz="0" w:space="0" w:color="auto"/>
            <w:right w:val="none" w:sz="0" w:space="0" w:color="auto"/>
          </w:divBdr>
          <w:divsChild>
            <w:div w:id="731661678">
              <w:marLeft w:val="0"/>
              <w:marRight w:val="0"/>
              <w:marTop w:val="0"/>
              <w:marBottom w:val="0"/>
              <w:divBdr>
                <w:top w:val="none" w:sz="0" w:space="0" w:color="auto"/>
                <w:left w:val="none" w:sz="0" w:space="0" w:color="auto"/>
                <w:bottom w:val="none" w:sz="0" w:space="0" w:color="auto"/>
                <w:right w:val="none" w:sz="0" w:space="0" w:color="auto"/>
              </w:divBdr>
            </w:div>
          </w:divsChild>
        </w:div>
        <w:div w:id="690765392">
          <w:marLeft w:val="0"/>
          <w:marRight w:val="0"/>
          <w:marTop w:val="0"/>
          <w:marBottom w:val="0"/>
          <w:divBdr>
            <w:top w:val="none" w:sz="0" w:space="0" w:color="auto"/>
            <w:left w:val="none" w:sz="0" w:space="0" w:color="auto"/>
            <w:bottom w:val="none" w:sz="0" w:space="0" w:color="auto"/>
            <w:right w:val="none" w:sz="0" w:space="0" w:color="auto"/>
          </w:divBdr>
          <w:divsChild>
            <w:div w:id="314989492">
              <w:marLeft w:val="0"/>
              <w:marRight w:val="0"/>
              <w:marTop w:val="0"/>
              <w:marBottom w:val="0"/>
              <w:divBdr>
                <w:top w:val="none" w:sz="0" w:space="0" w:color="auto"/>
                <w:left w:val="none" w:sz="0" w:space="0" w:color="auto"/>
                <w:bottom w:val="none" w:sz="0" w:space="0" w:color="auto"/>
                <w:right w:val="none" w:sz="0" w:space="0" w:color="auto"/>
              </w:divBdr>
            </w:div>
            <w:div w:id="570502618">
              <w:marLeft w:val="0"/>
              <w:marRight w:val="0"/>
              <w:marTop w:val="0"/>
              <w:marBottom w:val="0"/>
              <w:divBdr>
                <w:top w:val="none" w:sz="0" w:space="0" w:color="auto"/>
                <w:left w:val="none" w:sz="0" w:space="0" w:color="auto"/>
                <w:bottom w:val="none" w:sz="0" w:space="0" w:color="auto"/>
                <w:right w:val="none" w:sz="0" w:space="0" w:color="auto"/>
              </w:divBdr>
            </w:div>
          </w:divsChild>
        </w:div>
        <w:div w:id="2044093649">
          <w:marLeft w:val="0"/>
          <w:marRight w:val="0"/>
          <w:marTop w:val="0"/>
          <w:marBottom w:val="0"/>
          <w:divBdr>
            <w:top w:val="none" w:sz="0" w:space="0" w:color="auto"/>
            <w:left w:val="none" w:sz="0" w:space="0" w:color="auto"/>
            <w:bottom w:val="none" w:sz="0" w:space="0" w:color="auto"/>
            <w:right w:val="none" w:sz="0" w:space="0" w:color="auto"/>
          </w:divBdr>
          <w:divsChild>
            <w:div w:id="21436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04522">
      <w:bodyDiv w:val="1"/>
      <w:marLeft w:val="0"/>
      <w:marRight w:val="0"/>
      <w:marTop w:val="0"/>
      <w:marBottom w:val="0"/>
      <w:divBdr>
        <w:top w:val="none" w:sz="0" w:space="0" w:color="auto"/>
        <w:left w:val="none" w:sz="0" w:space="0" w:color="auto"/>
        <w:bottom w:val="none" w:sz="0" w:space="0" w:color="auto"/>
        <w:right w:val="none" w:sz="0" w:space="0" w:color="auto"/>
      </w:divBdr>
      <w:divsChild>
        <w:div w:id="203443789">
          <w:marLeft w:val="0"/>
          <w:marRight w:val="0"/>
          <w:marTop w:val="0"/>
          <w:marBottom w:val="0"/>
          <w:divBdr>
            <w:top w:val="none" w:sz="0" w:space="0" w:color="auto"/>
            <w:left w:val="none" w:sz="0" w:space="0" w:color="auto"/>
            <w:bottom w:val="none" w:sz="0" w:space="0" w:color="auto"/>
            <w:right w:val="none" w:sz="0" w:space="0" w:color="auto"/>
          </w:divBdr>
          <w:divsChild>
            <w:div w:id="842818931">
              <w:marLeft w:val="0"/>
              <w:marRight w:val="0"/>
              <w:marTop w:val="0"/>
              <w:marBottom w:val="0"/>
              <w:divBdr>
                <w:top w:val="none" w:sz="0" w:space="0" w:color="auto"/>
                <w:left w:val="none" w:sz="0" w:space="0" w:color="auto"/>
                <w:bottom w:val="none" w:sz="0" w:space="0" w:color="auto"/>
                <w:right w:val="none" w:sz="0" w:space="0" w:color="auto"/>
              </w:divBdr>
            </w:div>
          </w:divsChild>
        </w:div>
        <w:div w:id="387457436">
          <w:marLeft w:val="0"/>
          <w:marRight w:val="0"/>
          <w:marTop w:val="0"/>
          <w:marBottom w:val="0"/>
          <w:divBdr>
            <w:top w:val="none" w:sz="0" w:space="0" w:color="auto"/>
            <w:left w:val="none" w:sz="0" w:space="0" w:color="auto"/>
            <w:bottom w:val="none" w:sz="0" w:space="0" w:color="auto"/>
            <w:right w:val="none" w:sz="0" w:space="0" w:color="auto"/>
          </w:divBdr>
          <w:divsChild>
            <w:div w:id="2111702130">
              <w:marLeft w:val="0"/>
              <w:marRight w:val="0"/>
              <w:marTop w:val="0"/>
              <w:marBottom w:val="0"/>
              <w:divBdr>
                <w:top w:val="none" w:sz="0" w:space="0" w:color="auto"/>
                <w:left w:val="none" w:sz="0" w:space="0" w:color="auto"/>
                <w:bottom w:val="none" w:sz="0" w:space="0" w:color="auto"/>
                <w:right w:val="none" w:sz="0" w:space="0" w:color="auto"/>
              </w:divBdr>
            </w:div>
          </w:divsChild>
        </w:div>
        <w:div w:id="428744125">
          <w:marLeft w:val="0"/>
          <w:marRight w:val="0"/>
          <w:marTop w:val="0"/>
          <w:marBottom w:val="0"/>
          <w:divBdr>
            <w:top w:val="none" w:sz="0" w:space="0" w:color="auto"/>
            <w:left w:val="none" w:sz="0" w:space="0" w:color="auto"/>
            <w:bottom w:val="none" w:sz="0" w:space="0" w:color="auto"/>
            <w:right w:val="none" w:sz="0" w:space="0" w:color="auto"/>
          </w:divBdr>
          <w:divsChild>
            <w:div w:id="1176844559">
              <w:marLeft w:val="0"/>
              <w:marRight w:val="0"/>
              <w:marTop w:val="0"/>
              <w:marBottom w:val="0"/>
              <w:divBdr>
                <w:top w:val="none" w:sz="0" w:space="0" w:color="auto"/>
                <w:left w:val="none" w:sz="0" w:space="0" w:color="auto"/>
                <w:bottom w:val="none" w:sz="0" w:space="0" w:color="auto"/>
                <w:right w:val="none" w:sz="0" w:space="0" w:color="auto"/>
              </w:divBdr>
            </w:div>
          </w:divsChild>
        </w:div>
        <w:div w:id="439379459">
          <w:marLeft w:val="0"/>
          <w:marRight w:val="0"/>
          <w:marTop w:val="0"/>
          <w:marBottom w:val="0"/>
          <w:divBdr>
            <w:top w:val="none" w:sz="0" w:space="0" w:color="auto"/>
            <w:left w:val="none" w:sz="0" w:space="0" w:color="auto"/>
            <w:bottom w:val="none" w:sz="0" w:space="0" w:color="auto"/>
            <w:right w:val="none" w:sz="0" w:space="0" w:color="auto"/>
          </w:divBdr>
          <w:divsChild>
            <w:div w:id="1751386223">
              <w:marLeft w:val="0"/>
              <w:marRight w:val="0"/>
              <w:marTop w:val="0"/>
              <w:marBottom w:val="0"/>
              <w:divBdr>
                <w:top w:val="none" w:sz="0" w:space="0" w:color="auto"/>
                <w:left w:val="none" w:sz="0" w:space="0" w:color="auto"/>
                <w:bottom w:val="none" w:sz="0" w:space="0" w:color="auto"/>
                <w:right w:val="none" w:sz="0" w:space="0" w:color="auto"/>
              </w:divBdr>
            </w:div>
          </w:divsChild>
        </w:div>
        <w:div w:id="444034603">
          <w:marLeft w:val="0"/>
          <w:marRight w:val="0"/>
          <w:marTop w:val="0"/>
          <w:marBottom w:val="0"/>
          <w:divBdr>
            <w:top w:val="none" w:sz="0" w:space="0" w:color="auto"/>
            <w:left w:val="none" w:sz="0" w:space="0" w:color="auto"/>
            <w:bottom w:val="none" w:sz="0" w:space="0" w:color="auto"/>
            <w:right w:val="none" w:sz="0" w:space="0" w:color="auto"/>
          </w:divBdr>
          <w:divsChild>
            <w:div w:id="1160468303">
              <w:marLeft w:val="0"/>
              <w:marRight w:val="0"/>
              <w:marTop w:val="0"/>
              <w:marBottom w:val="0"/>
              <w:divBdr>
                <w:top w:val="none" w:sz="0" w:space="0" w:color="auto"/>
                <w:left w:val="none" w:sz="0" w:space="0" w:color="auto"/>
                <w:bottom w:val="none" w:sz="0" w:space="0" w:color="auto"/>
                <w:right w:val="none" w:sz="0" w:space="0" w:color="auto"/>
              </w:divBdr>
            </w:div>
          </w:divsChild>
        </w:div>
        <w:div w:id="487595215">
          <w:marLeft w:val="0"/>
          <w:marRight w:val="0"/>
          <w:marTop w:val="0"/>
          <w:marBottom w:val="0"/>
          <w:divBdr>
            <w:top w:val="none" w:sz="0" w:space="0" w:color="auto"/>
            <w:left w:val="none" w:sz="0" w:space="0" w:color="auto"/>
            <w:bottom w:val="none" w:sz="0" w:space="0" w:color="auto"/>
            <w:right w:val="none" w:sz="0" w:space="0" w:color="auto"/>
          </w:divBdr>
          <w:divsChild>
            <w:div w:id="1605265036">
              <w:marLeft w:val="0"/>
              <w:marRight w:val="0"/>
              <w:marTop w:val="0"/>
              <w:marBottom w:val="0"/>
              <w:divBdr>
                <w:top w:val="none" w:sz="0" w:space="0" w:color="auto"/>
                <w:left w:val="none" w:sz="0" w:space="0" w:color="auto"/>
                <w:bottom w:val="none" w:sz="0" w:space="0" w:color="auto"/>
                <w:right w:val="none" w:sz="0" w:space="0" w:color="auto"/>
              </w:divBdr>
            </w:div>
          </w:divsChild>
        </w:div>
        <w:div w:id="676661506">
          <w:marLeft w:val="0"/>
          <w:marRight w:val="0"/>
          <w:marTop w:val="0"/>
          <w:marBottom w:val="0"/>
          <w:divBdr>
            <w:top w:val="none" w:sz="0" w:space="0" w:color="auto"/>
            <w:left w:val="none" w:sz="0" w:space="0" w:color="auto"/>
            <w:bottom w:val="none" w:sz="0" w:space="0" w:color="auto"/>
            <w:right w:val="none" w:sz="0" w:space="0" w:color="auto"/>
          </w:divBdr>
          <w:divsChild>
            <w:div w:id="425422853">
              <w:marLeft w:val="0"/>
              <w:marRight w:val="0"/>
              <w:marTop w:val="0"/>
              <w:marBottom w:val="0"/>
              <w:divBdr>
                <w:top w:val="none" w:sz="0" w:space="0" w:color="auto"/>
                <w:left w:val="none" w:sz="0" w:space="0" w:color="auto"/>
                <w:bottom w:val="none" w:sz="0" w:space="0" w:color="auto"/>
                <w:right w:val="none" w:sz="0" w:space="0" w:color="auto"/>
              </w:divBdr>
            </w:div>
          </w:divsChild>
        </w:div>
        <w:div w:id="817648570">
          <w:marLeft w:val="0"/>
          <w:marRight w:val="0"/>
          <w:marTop w:val="0"/>
          <w:marBottom w:val="0"/>
          <w:divBdr>
            <w:top w:val="none" w:sz="0" w:space="0" w:color="auto"/>
            <w:left w:val="none" w:sz="0" w:space="0" w:color="auto"/>
            <w:bottom w:val="none" w:sz="0" w:space="0" w:color="auto"/>
            <w:right w:val="none" w:sz="0" w:space="0" w:color="auto"/>
          </w:divBdr>
          <w:divsChild>
            <w:div w:id="134419956">
              <w:marLeft w:val="0"/>
              <w:marRight w:val="0"/>
              <w:marTop w:val="0"/>
              <w:marBottom w:val="0"/>
              <w:divBdr>
                <w:top w:val="none" w:sz="0" w:space="0" w:color="auto"/>
                <w:left w:val="none" w:sz="0" w:space="0" w:color="auto"/>
                <w:bottom w:val="none" w:sz="0" w:space="0" w:color="auto"/>
                <w:right w:val="none" w:sz="0" w:space="0" w:color="auto"/>
              </w:divBdr>
            </w:div>
          </w:divsChild>
        </w:div>
        <w:div w:id="1286739860">
          <w:marLeft w:val="0"/>
          <w:marRight w:val="0"/>
          <w:marTop w:val="0"/>
          <w:marBottom w:val="0"/>
          <w:divBdr>
            <w:top w:val="none" w:sz="0" w:space="0" w:color="auto"/>
            <w:left w:val="none" w:sz="0" w:space="0" w:color="auto"/>
            <w:bottom w:val="none" w:sz="0" w:space="0" w:color="auto"/>
            <w:right w:val="none" w:sz="0" w:space="0" w:color="auto"/>
          </w:divBdr>
          <w:divsChild>
            <w:div w:id="436409014">
              <w:marLeft w:val="0"/>
              <w:marRight w:val="0"/>
              <w:marTop w:val="0"/>
              <w:marBottom w:val="0"/>
              <w:divBdr>
                <w:top w:val="none" w:sz="0" w:space="0" w:color="auto"/>
                <w:left w:val="none" w:sz="0" w:space="0" w:color="auto"/>
                <w:bottom w:val="none" w:sz="0" w:space="0" w:color="auto"/>
                <w:right w:val="none" w:sz="0" w:space="0" w:color="auto"/>
              </w:divBdr>
            </w:div>
          </w:divsChild>
        </w:div>
        <w:div w:id="1463037414">
          <w:marLeft w:val="0"/>
          <w:marRight w:val="0"/>
          <w:marTop w:val="0"/>
          <w:marBottom w:val="0"/>
          <w:divBdr>
            <w:top w:val="none" w:sz="0" w:space="0" w:color="auto"/>
            <w:left w:val="none" w:sz="0" w:space="0" w:color="auto"/>
            <w:bottom w:val="none" w:sz="0" w:space="0" w:color="auto"/>
            <w:right w:val="none" w:sz="0" w:space="0" w:color="auto"/>
          </w:divBdr>
          <w:divsChild>
            <w:div w:id="508567993">
              <w:marLeft w:val="0"/>
              <w:marRight w:val="0"/>
              <w:marTop w:val="0"/>
              <w:marBottom w:val="0"/>
              <w:divBdr>
                <w:top w:val="none" w:sz="0" w:space="0" w:color="auto"/>
                <w:left w:val="none" w:sz="0" w:space="0" w:color="auto"/>
                <w:bottom w:val="none" w:sz="0" w:space="0" w:color="auto"/>
                <w:right w:val="none" w:sz="0" w:space="0" w:color="auto"/>
              </w:divBdr>
            </w:div>
          </w:divsChild>
        </w:div>
        <w:div w:id="1484008854">
          <w:marLeft w:val="0"/>
          <w:marRight w:val="0"/>
          <w:marTop w:val="0"/>
          <w:marBottom w:val="0"/>
          <w:divBdr>
            <w:top w:val="none" w:sz="0" w:space="0" w:color="auto"/>
            <w:left w:val="none" w:sz="0" w:space="0" w:color="auto"/>
            <w:bottom w:val="none" w:sz="0" w:space="0" w:color="auto"/>
            <w:right w:val="none" w:sz="0" w:space="0" w:color="auto"/>
          </w:divBdr>
          <w:divsChild>
            <w:div w:id="686251187">
              <w:marLeft w:val="0"/>
              <w:marRight w:val="0"/>
              <w:marTop w:val="0"/>
              <w:marBottom w:val="0"/>
              <w:divBdr>
                <w:top w:val="none" w:sz="0" w:space="0" w:color="auto"/>
                <w:left w:val="none" w:sz="0" w:space="0" w:color="auto"/>
                <w:bottom w:val="none" w:sz="0" w:space="0" w:color="auto"/>
                <w:right w:val="none" w:sz="0" w:space="0" w:color="auto"/>
              </w:divBdr>
            </w:div>
          </w:divsChild>
        </w:div>
        <w:div w:id="1547598344">
          <w:marLeft w:val="0"/>
          <w:marRight w:val="0"/>
          <w:marTop w:val="0"/>
          <w:marBottom w:val="0"/>
          <w:divBdr>
            <w:top w:val="none" w:sz="0" w:space="0" w:color="auto"/>
            <w:left w:val="none" w:sz="0" w:space="0" w:color="auto"/>
            <w:bottom w:val="none" w:sz="0" w:space="0" w:color="auto"/>
            <w:right w:val="none" w:sz="0" w:space="0" w:color="auto"/>
          </w:divBdr>
          <w:divsChild>
            <w:div w:id="458496671">
              <w:marLeft w:val="0"/>
              <w:marRight w:val="0"/>
              <w:marTop w:val="0"/>
              <w:marBottom w:val="0"/>
              <w:divBdr>
                <w:top w:val="none" w:sz="0" w:space="0" w:color="auto"/>
                <w:left w:val="none" w:sz="0" w:space="0" w:color="auto"/>
                <w:bottom w:val="none" w:sz="0" w:space="0" w:color="auto"/>
                <w:right w:val="none" w:sz="0" w:space="0" w:color="auto"/>
              </w:divBdr>
            </w:div>
          </w:divsChild>
        </w:div>
        <w:div w:id="1614091261">
          <w:marLeft w:val="0"/>
          <w:marRight w:val="0"/>
          <w:marTop w:val="0"/>
          <w:marBottom w:val="0"/>
          <w:divBdr>
            <w:top w:val="none" w:sz="0" w:space="0" w:color="auto"/>
            <w:left w:val="none" w:sz="0" w:space="0" w:color="auto"/>
            <w:bottom w:val="none" w:sz="0" w:space="0" w:color="auto"/>
            <w:right w:val="none" w:sz="0" w:space="0" w:color="auto"/>
          </w:divBdr>
          <w:divsChild>
            <w:div w:id="912590751">
              <w:marLeft w:val="0"/>
              <w:marRight w:val="0"/>
              <w:marTop w:val="0"/>
              <w:marBottom w:val="0"/>
              <w:divBdr>
                <w:top w:val="none" w:sz="0" w:space="0" w:color="auto"/>
                <w:left w:val="none" w:sz="0" w:space="0" w:color="auto"/>
                <w:bottom w:val="none" w:sz="0" w:space="0" w:color="auto"/>
                <w:right w:val="none" w:sz="0" w:space="0" w:color="auto"/>
              </w:divBdr>
            </w:div>
          </w:divsChild>
        </w:div>
        <w:div w:id="1632327761">
          <w:marLeft w:val="0"/>
          <w:marRight w:val="0"/>
          <w:marTop w:val="0"/>
          <w:marBottom w:val="0"/>
          <w:divBdr>
            <w:top w:val="none" w:sz="0" w:space="0" w:color="auto"/>
            <w:left w:val="none" w:sz="0" w:space="0" w:color="auto"/>
            <w:bottom w:val="none" w:sz="0" w:space="0" w:color="auto"/>
            <w:right w:val="none" w:sz="0" w:space="0" w:color="auto"/>
          </w:divBdr>
          <w:divsChild>
            <w:div w:id="482501571">
              <w:marLeft w:val="0"/>
              <w:marRight w:val="0"/>
              <w:marTop w:val="0"/>
              <w:marBottom w:val="0"/>
              <w:divBdr>
                <w:top w:val="none" w:sz="0" w:space="0" w:color="auto"/>
                <w:left w:val="none" w:sz="0" w:space="0" w:color="auto"/>
                <w:bottom w:val="none" w:sz="0" w:space="0" w:color="auto"/>
                <w:right w:val="none" w:sz="0" w:space="0" w:color="auto"/>
              </w:divBdr>
            </w:div>
          </w:divsChild>
        </w:div>
        <w:div w:id="1671567182">
          <w:marLeft w:val="0"/>
          <w:marRight w:val="0"/>
          <w:marTop w:val="0"/>
          <w:marBottom w:val="0"/>
          <w:divBdr>
            <w:top w:val="none" w:sz="0" w:space="0" w:color="auto"/>
            <w:left w:val="none" w:sz="0" w:space="0" w:color="auto"/>
            <w:bottom w:val="none" w:sz="0" w:space="0" w:color="auto"/>
            <w:right w:val="none" w:sz="0" w:space="0" w:color="auto"/>
          </w:divBdr>
          <w:divsChild>
            <w:div w:id="1966349977">
              <w:marLeft w:val="0"/>
              <w:marRight w:val="0"/>
              <w:marTop w:val="0"/>
              <w:marBottom w:val="0"/>
              <w:divBdr>
                <w:top w:val="none" w:sz="0" w:space="0" w:color="auto"/>
                <w:left w:val="none" w:sz="0" w:space="0" w:color="auto"/>
                <w:bottom w:val="none" w:sz="0" w:space="0" w:color="auto"/>
                <w:right w:val="none" w:sz="0" w:space="0" w:color="auto"/>
              </w:divBdr>
            </w:div>
          </w:divsChild>
        </w:div>
        <w:div w:id="1806653151">
          <w:marLeft w:val="0"/>
          <w:marRight w:val="0"/>
          <w:marTop w:val="0"/>
          <w:marBottom w:val="0"/>
          <w:divBdr>
            <w:top w:val="none" w:sz="0" w:space="0" w:color="auto"/>
            <w:left w:val="none" w:sz="0" w:space="0" w:color="auto"/>
            <w:bottom w:val="none" w:sz="0" w:space="0" w:color="auto"/>
            <w:right w:val="none" w:sz="0" w:space="0" w:color="auto"/>
          </w:divBdr>
          <w:divsChild>
            <w:div w:id="693502702">
              <w:marLeft w:val="0"/>
              <w:marRight w:val="0"/>
              <w:marTop w:val="0"/>
              <w:marBottom w:val="0"/>
              <w:divBdr>
                <w:top w:val="none" w:sz="0" w:space="0" w:color="auto"/>
                <w:left w:val="none" w:sz="0" w:space="0" w:color="auto"/>
                <w:bottom w:val="none" w:sz="0" w:space="0" w:color="auto"/>
                <w:right w:val="none" w:sz="0" w:space="0" w:color="auto"/>
              </w:divBdr>
            </w:div>
          </w:divsChild>
        </w:div>
        <w:div w:id="1953903731">
          <w:marLeft w:val="0"/>
          <w:marRight w:val="0"/>
          <w:marTop w:val="0"/>
          <w:marBottom w:val="0"/>
          <w:divBdr>
            <w:top w:val="none" w:sz="0" w:space="0" w:color="auto"/>
            <w:left w:val="none" w:sz="0" w:space="0" w:color="auto"/>
            <w:bottom w:val="none" w:sz="0" w:space="0" w:color="auto"/>
            <w:right w:val="none" w:sz="0" w:space="0" w:color="auto"/>
          </w:divBdr>
          <w:divsChild>
            <w:div w:id="1542784507">
              <w:marLeft w:val="0"/>
              <w:marRight w:val="0"/>
              <w:marTop w:val="0"/>
              <w:marBottom w:val="0"/>
              <w:divBdr>
                <w:top w:val="none" w:sz="0" w:space="0" w:color="auto"/>
                <w:left w:val="none" w:sz="0" w:space="0" w:color="auto"/>
                <w:bottom w:val="none" w:sz="0" w:space="0" w:color="auto"/>
                <w:right w:val="none" w:sz="0" w:space="0" w:color="auto"/>
              </w:divBdr>
            </w:div>
          </w:divsChild>
        </w:div>
        <w:div w:id="1999191383">
          <w:marLeft w:val="0"/>
          <w:marRight w:val="0"/>
          <w:marTop w:val="0"/>
          <w:marBottom w:val="0"/>
          <w:divBdr>
            <w:top w:val="none" w:sz="0" w:space="0" w:color="auto"/>
            <w:left w:val="none" w:sz="0" w:space="0" w:color="auto"/>
            <w:bottom w:val="none" w:sz="0" w:space="0" w:color="auto"/>
            <w:right w:val="none" w:sz="0" w:space="0" w:color="auto"/>
          </w:divBdr>
          <w:divsChild>
            <w:div w:id="1980264462">
              <w:marLeft w:val="0"/>
              <w:marRight w:val="0"/>
              <w:marTop w:val="0"/>
              <w:marBottom w:val="0"/>
              <w:divBdr>
                <w:top w:val="none" w:sz="0" w:space="0" w:color="auto"/>
                <w:left w:val="none" w:sz="0" w:space="0" w:color="auto"/>
                <w:bottom w:val="none" w:sz="0" w:space="0" w:color="auto"/>
                <w:right w:val="none" w:sz="0" w:space="0" w:color="auto"/>
              </w:divBdr>
            </w:div>
          </w:divsChild>
        </w:div>
        <w:div w:id="2062557130">
          <w:marLeft w:val="0"/>
          <w:marRight w:val="0"/>
          <w:marTop w:val="0"/>
          <w:marBottom w:val="0"/>
          <w:divBdr>
            <w:top w:val="none" w:sz="0" w:space="0" w:color="auto"/>
            <w:left w:val="none" w:sz="0" w:space="0" w:color="auto"/>
            <w:bottom w:val="none" w:sz="0" w:space="0" w:color="auto"/>
            <w:right w:val="none" w:sz="0" w:space="0" w:color="auto"/>
          </w:divBdr>
          <w:divsChild>
            <w:div w:id="764037191">
              <w:marLeft w:val="0"/>
              <w:marRight w:val="0"/>
              <w:marTop w:val="0"/>
              <w:marBottom w:val="0"/>
              <w:divBdr>
                <w:top w:val="none" w:sz="0" w:space="0" w:color="auto"/>
                <w:left w:val="none" w:sz="0" w:space="0" w:color="auto"/>
                <w:bottom w:val="none" w:sz="0" w:space="0" w:color="auto"/>
                <w:right w:val="none" w:sz="0" w:space="0" w:color="auto"/>
              </w:divBdr>
            </w:div>
          </w:divsChild>
        </w:div>
        <w:div w:id="2132822073">
          <w:marLeft w:val="0"/>
          <w:marRight w:val="0"/>
          <w:marTop w:val="0"/>
          <w:marBottom w:val="0"/>
          <w:divBdr>
            <w:top w:val="none" w:sz="0" w:space="0" w:color="auto"/>
            <w:left w:val="none" w:sz="0" w:space="0" w:color="auto"/>
            <w:bottom w:val="none" w:sz="0" w:space="0" w:color="auto"/>
            <w:right w:val="none" w:sz="0" w:space="0" w:color="auto"/>
          </w:divBdr>
          <w:divsChild>
            <w:div w:id="13136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46104">
      <w:bodyDiv w:val="1"/>
      <w:marLeft w:val="0"/>
      <w:marRight w:val="0"/>
      <w:marTop w:val="0"/>
      <w:marBottom w:val="0"/>
      <w:divBdr>
        <w:top w:val="none" w:sz="0" w:space="0" w:color="auto"/>
        <w:left w:val="none" w:sz="0" w:space="0" w:color="auto"/>
        <w:bottom w:val="none" w:sz="0" w:space="0" w:color="auto"/>
        <w:right w:val="none" w:sz="0" w:space="0" w:color="auto"/>
      </w:divBdr>
      <w:divsChild>
        <w:div w:id="319356936">
          <w:marLeft w:val="0"/>
          <w:marRight w:val="0"/>
          <w:marTop w:val="0"/>
          <w:marBottom w:val="0"/>
          <w:divBdr>
            <w:top w:val="none" w:sz="0" w:space="0" w:color="auto"/>
            <w:left w:val="none" w:sz="0" w:space="0" w:color="auto"/>
            <w:bottom w:val="none" w:sz="0" w:space="0" w:color="auto"/>
            <w:right w:val="none" w:sz="0" w:space="0" w:color="auto"/>
          </w:divBdr>
        </w:div>
        <w:div w:id="404838005">
          <w:marLeft w:val="0"/>
          <w:marRight w:val="0"/>
          <w:marTop w:val="0"/>
          <w:marBottom w:val="0"/>
          <w:divBdr>
            <w:top w:val="none" w:sz="0" w:space="0" w:color="auto"/>
            <w:left w:val="none" w:sz="0" w:space="0" w:color="auto"/>
            <w:bottom w:val="none" w:sz="0" w:space="0" w:color="auto"/>
            <w:right w:val="none" w:sz="0" w:space="0" w:color="auto"/>
          </w:divBdr>
        </w:div>
        <w:div w:id="854349857">
          <w:marLeft w:val="0"/>
          <w:marRight w:val="0"/>
          <w:marTop w:val="0"/>
          <w:marBottom w:val="0"/>
          <w:divBdr>
            <w:top w:val="none" w:sz="0" w:space="0" w:color="auto"/>
            <w:left w:val="none" w:sz="0" w:space="0" w:color="auto"/>
            <w:bottom w:val="none" w:sz="0" w:space="0" w:color="auto"/>
            <w:right w:val="none" w:sz="0" w:space="0" w:color="auto"/>
          </w:divBdr>
        </w:div>
        <w:div w:id="1118067537">
          <w:marLeft w:val="0"/>
          <w:marRight w:val="0"/>
          <w:marTop w:val="0"/>
          <w:marBottom w:val="0"/>
          <w:divBdr>
            <w:top w:val="none" w:sz="0" w:space="0" w:color="auto"/>
            <w:left w:val="none" w:sz="0" w:space="0" w:color="auto"/>
            <w:bottom w:val="none" w:sz="0" w:space="0" w:color="auto"/>
            <w:right w:val="none" w:sz="0" w:space="0" w:color="auto"/>
          </w:divBdr>
        </w:div>
        <w:div w:id="1585534996">
          <w:marLeft w:val="0"/>
          <w:marRight w:val="0"/>
          <w:marTop w:val="0"/>
          <w:marBottom w:val="0"/>
          <w:divBdr>
            <w:top w:val="none" w:sz="0" w:space="0" w:color="auto"/>
            <w:left w:val="none" w:sz="0" w:space="0" w:color="auto"/>
            <w:bottom w:val="none" w:sz="0" w:space="0" w:color="auto"/>
            <w:right w:val="none" w:sz="0" w:space="0" w:color="auto"/>
          </w:divBdr>
        </w:div>
        <w:div w:id="1813980605">
          <w:marLeft w:val="0"/>
          <w:marRight w:val="0"/>
          <w:marTop w:val="0"/>
          <w:marBottom w:val="0"/>
          <w:divBdr>
            <w:top w:val="none" w:sz="0" w:space="0" w:color="auto"/>
            <w:left w:val="none" w:sz="0" w:space="0" w:color="auto"/>
            <w:bottom w:val="none" w:sz="0" w:space="0" w:color="auto"/>
            <w:right w:val="none" w:sz="0" w:space="0" w:color="auto"/>
          </w:divBdr>
        </w:div>
      </w:divsChild>
    </w:div>
    <w:div w:id="1626041334">
      <w:bodyDiv w:val="1"/>
      <w:marLeft w:val="0"/>
      <w:marRight w:val="0"/>
      <w:marTop w:val="0"/>
      <w:marBottom w:val="0"/>
      <w:divBdr>
        <w:top w:val="none" w:sz="0" w:space="0" w:color="auto"/>
        <w:left w:val="none" w:sz="0" w:space="0" w:color="auto"/>
        <w:bottom w:val="none" w:sz="0" w:space="0" w:color="auto"/>
        <w:right w:val="none" w:sz="0" w:space="0" w:color="auto"/>
      </w:divBdr>
      <w:divsChild>
        <w:div w:id="896010240">
          <w:marLeft w:val="0"/>
          <w:marRight w:val="0"/>
          <w:marTop w:val="0"/>
          <w:marBottom w:val="0"/>
          <w:divBdr>
            <w:top w:val="none" w:sz="0" w:space="0" w:color="auto"/>
            <w:left w:val="none" w:sz="0" w:space="0" w:color="auto"/>
            <w:bottom w:val="none" w:sz="0" w:space="0" w:color="auto"/>
            <w:right w:val="none" w:sz="0" w:space="0" w:color="auto"/>
          </w:divBdr>
        </w:div>
        <w:div w:id="908275207">
          <w:marLeft w:val="0"/>
          <w:marRight w:val="0"/>
          <w:marTop w:val="0"/>
          <w:marBottom w:val="0"/>
          <w:divBdr>
            <w:top w:val="none" w:sz="0" w:space="0" w:color="auto"/>
            <w:left w:val="none" w:sz="0" w:space="0" w:color="auto"/>
            <w:bottom w:val="none" w:sz="0" w:space="0" w:color="auto"/>
            <w:right w:val="none" w:sz="0" w:space="0" w:color="auto"/>
          </w:divBdr>
        </w:div>
      </w:divsChild>
    </w:div>
    <w:div w:id="1630361282">
      <w:bodyDiv w:val="1"/>
      <w:marLeft w:val="0"/>
      <w:marRight w:val="0"/>
      <w:marTop w:val="0"/>
      <w:marBottom w:val="0"/>
      <w:divBdr>
        <w:top w:val="none" w:sz="0" w:space="0" w:color="auto"/>
        <w:left w:val="none" w:sz="0" w:space="0" w:color="auto"/>
        <w:bottom w:val="none" w:sz="0" w:space="0" w:color="auto"/>
        <w:right w:val="none" w:sz="0" w:space="0" w:color="auto"/>
      </w:divBdr>
      <w:divsChild>
        <w:div w:id="176694394">
          <w:marLeft w:val="0"/>
          <w:marRight w:val="0"/>
          <w:marTop w:val="0"/>
          <w:marBottom w:val="0"/>
          <w:divBdr>
            <w:top w:val="none" w:sz="0" w:space="0" w:color="auto"/>
            <w:left w:val="none" w:sz="0" w:space="0" w:color="auto"/>
            <w:bottom w:val="none" w:sz="0" w:space="0" w:color="auto"/>
            <w:right w:val="none" w:sz="0" w:space="0" w:color="auto"/>
          </w:divBdr>
          <w:divsChild>
            <w:div w:id="747387294">
              <w:marLeft w:val="0"/>
              <w:marRight w:val="0"/>
              <w:marTop w:val="0"/>
              <w:marBottom w:val="0"/>
              <w:divBdr>
                <w:top w:val="none" w:sz="0" w:space="0" w:color="auto"/>
                <w:left w:val="none" w:sz="0" w:space="0" w:color="auto"/>
                <w:bottom w:val="none" w:sz="0" w:space="0" w:color="auto"/>
                <w:right w:val="none" w:sz="0" w:space="0" w:color="auto"/>
              </w:divBdr>
            </w:div>
          </w:divsChild>
        </w:div>
        <w:div w:id="186212510">
          <w:marLeft w:val="0"/>
          <w:marRight w:val="0"/>
          <w:marTop w:val="0"/>
          <w:marBottom w:val="0"/>
          <w:divBdr>
            <w:top w:val="none" w:sz="0" w:space="0" w:color="auto"/>
            <w:left w:val="none" w:sz="0" w:space="0" w:color="auto"/>
            <w:bottom w:val="none" w:sz="0" w:space="0" w:color="auto"/>
            <w:right w:val="none" w:sz="0" w:space="0" w:color="auto"/>
          </w:divBdr>
          <w:divsChild>
            <w:div w:id="1621836608">
              <w:marLeft w:val="0"/>
              <w:marRight w:val="0"/>
              <w:marTop w:val="0"/>
              <w:marBottom w:val="0"/>
              <w:divBdr>
                <w:top w:val="none" w:sz="0" w:space="0" w:color="auto"/>
                <w:left w:val="none" w:sz="0" w:space="0" w:color="auto"/>
                <w:bottom w:val="none" w:sz="0" w:space="0" w:color="auto"/>
                <w:right w:val="none" w:sz="0" w:space="0" w:color="auto"/>
              </w:divBdr>
            </w:div>
          </w:divsChild>
        </w:div>
        <w:div w:id="194773589">
          <w:marLeft w:val="0"/>
          <w:marRight w:val="0"/>
          <w:marTop w:val="0"/>
          <w:marBottom w:val="0"/>
          <w:divBdr>
            <w:top w:val="none" w:sz="0" w:space="0" w:color="auto"/>
            <w:left w:val="none" w:sz="0" w:space="0" w:color="auto"/>
            <w:bottom w:val="none" w:sz="0" w:space="0" w:color="auto"/>
            <w:right w:val="none" w:sz="0" w:space="0" w:color="auto"/>
          </w:divBdr>
          <w:divsChild>
            <w:div w:id="604700886">
              <w:marLeft w:val="0"/>
              <w:marRight w:val="0"/>
              <w:marTop w:val="0"/>
              <w:marBottom w:val="0"/>
              <w:divBdr>
                <w:top w:val="none" w:sz="0" w:space="0" w:color="auto"/>
                <w:left w:val="none" w:sz="0" w:space="0" w:color="auto"/>
                <w:bottom w:val="none" w:sz="0" w:space="0" w:color="auto"/>
                <w:right w:val="none" w:sz="0" w:space="0" w:color="auto"/>
              </w:divBdr>
            </w:div>
          </w:divsChild>
        </w:div>
        <w:div w:id="199974412">
          <w:marLeft w:val="0"/>
          <w:marRight w:val="0"/>
          <w:marTop w:val="0"/>
          <w:marBottom w:val="0"/>
          <w:divBdr>
            <w:top w:val="none" w:sz="0" w:space="0" w:color="auto"/>
            <w:left w:val="none" w:sz="0" w:space="0" w:color="auto"/>
            <w:bottom w:val="none" w:sz="0" w:space="0" w:color="auto"/>
            <w:right w:val="none" w:sz="0" w:space="0" w:color="auto"/>
          </w:divBdr>
          <w:divsChild>
            <w:div w:id="603268596">
              <w:marLeft w:val="0"/>
              <w:marRight w:val="0"/>
              <w:marTop w:val="0"/>
              <w:marBottom w:val="0"/>
              <w:divBdr>
                <w:top w:val="none" w:sz="0" w:space="0" w:color="auto"/>
                <w:left w:val="none" w:sz="0" w:space="0" w:color="auto"/>
                <w:bottom w:val="none" w:sz="0" w:space="0" w:color="auto"/>
                <w:right w:val="none" w:sz="0" w:space="0" w:color="auto"/>
              </w:divBdr>
            </w:div>
          </w:divsChild>
        </w:div>
        <w:div w:id="220213782">
          <w:marLeft w:val="0"/>
          <w:marRight w:val="0"/>
          <w:marTop w:val="0"/>
          <w:marBottom w:val="0"/>
          <w:divBdr>
            <w:top w:val="none" w:sz="0" w:space="0" w:color="auto"/>
            <w:left w:val="none" w:sz="0" w:space="0" w:color="auto"/>
            <w:bottom w:val="none" w:sz="0" w:space="0" w:color="auto"/>
            <w:right w:val="none" w:sz="0" w:space="0" w:color="auto"/>
          </w:divBdr>
          <w:divsChild>
            <w:div w:id="1149245368">
              <w:marLeft w:val="0"/>
              <w:marRight w:val="0"/>
              <w:marTop w:val="0"/>
              <w:marBottom w:val="0"/>
              <w:divBdr>
                <w:top w:val="none" w:sz="0" w:space="0" w:color="auto"/>
                <w:left w:val="none" w:sz="0" w:space="0" w:color="auto"/>
                <w:bottom w:val="none" w:sz="0" w:space="0" w:color="auto"/>
                <w:right w:val="none" w:sz="0" w:space="0" w:color="auto"/>
              </w:divBdr>
            </w:div>
          </w:divsChild>
        </w:div>
        <w:div w:id="220214444">
          <w:marLeft w:val="0"/>
          <w:marRight w:val="0"/>
          <w:marTop w:val="0"/>
          <w:marBottom w:val="0"/>
          <w:divBdr>
            <w:top w:val="none" w:sz="0" w:space="0" w:color="auto"/>
            <w:left w:val="none" w:sz="0" w:space="0" w:color="auto"/>
            <w:bottom w:val="none" w:sz="0" w:space="0" w:color="auto"/>
            <w:right w:val="none" w:sz="0" w:space="0" w:color="auto"/>
          </w:divBdr>
          <w:divsChild>
            <w:div w:id="172958276">
              <w:marLeft w:val="0"/>
              <w:marRight w:val="0"/>
              <w:marTop w:val="0"/>
              <w:marBottom w:val="0"/>
              <w:divBdr>
                <w:top w:val="none" w:sz="0" w:space="0" w:color="auto"/>
                <w:left w:val="none" w:sz="0" w:space="0" w:color="auto"/>
                <w:bottom w:val="none" w:sz="0" w:space="0" w:color="auto"/>
                <w:right w:val="none" w:sz="0" w:space="0" w:color="auto"/>
              </w:divBdr>
            </w:div>
          </w:divsChild>
        </w:div>
        <w:div w:id="295529142">
          <w:marLeft w:val="0"/>
          <w:marRight w:val="0"/>
          <w:marTop w:val="0"/>
          <w:marBottom w:val="0"/>
          <w:divBdr>
            <w:top w:val="none" w:sz="0" w:space="0" w:color="auto"/>
            <w:left w:val="none" w:sz="0" w:space="0" w:color="auto"/>
            <w:bottom w:val="none" w:sz="0" w:space="0" w:color="auto"/>
            <w:right w:val="none" w:sz="0" w:space="0" w:color="auto"/>
          </w:divBdr>
          <w:divsChild>
            <w:div w:id="2142574481">
              <w:marLeft w:val="0"/>
              <w:marRight w:val="0"/>
              <w:marTop w:val="0"/>
              <w:marBottom w:val="0"/>
              <w:divBdr>
                <w:top w:val="none" w:sz="0" w:space="0" w:color="auto"/>
                <w:left w:val="none" w:sz="0" w:space="0" w:color="auto"/>
                <w:bottom w:val="none" w:sz="0" w:space="0" w:color="auto"/>
                <w:right w:val="none" w:sz="0" w:space="0" w:color="auto"/>
              </w:divBdr>
            </w:div>
          </w:divsChild>
        </w:div>
        <w:div w:id="463423921">
          <w:marLeft w:val="0"/>
          <w:marRight w:val="0"/>
          <w:marTop w:val="0"/>
          <w:marBottom w:val="0"/>
          <w:divBdr>
            <w:top w:val="none" w:sz="0" w:space="0" w:color="auto"/>
            <w:left w:val="none" w:sz="0" w:space="0" w:color="auto"/>
            <w:bottom w:val="none" w:sz="0" w:space="0" w:color="auto"/>
            <w:right w:val="none" w:sz="0" w:space="0" w:color="auto"/>
          </w:divBdr>
          <w:divsChild>
            <w:div w:id="526605015">
              <w:marLeft w:val="0"/>
              <w:marRight w:val="0"/>
              <w:marTop w:val="0"/>
              <w:marBottom w:val="0"/>
              <w:divBdr>
                <w:top w:val="none" w:sz="0" w:space="0" w:color="auto"/>
                <w:left w:val="none" w:sz="0" w:space="0" w:color="auto"/>
                <w:bottom w:val="none" w:sz="0" w:space="0" w:color="auto"/>
                <w:right w:val="none" w:sz="0" w:space="0" w:color="auto"/>
              </w:divBdr>
            </w:div>
          </w:divsChild>
        </w:div>
        <w:div w:id="559368318">
          <w:marLeft w:val="0"/>
          <w:marRight w:val="0"/>
          <w:marTop w:val="0"/>
          <w:marBottom w:val="0"/>
          <w:divBdr>
            <w:top w:val="none" w:sz="0" w:space="0" w:color="auto"/>
            <w:left w:val="none" w:sz="0" w:space="0" w:color="auto"/>
            <w:bottom w:val="none" w:sz="0" w:space="0" w:color="auto"/>
            <w:right w:val="none" w:sz="0" w:space="0" w:color="auto"/>
          </w:divBdr>
          <w:divsChild>
            <w:div w:id="1935673552">
              <w:marLeft w:val="0"/>
              <w:marRight w:val="0"/>
              <w:marTop w:val="0"/>
              <w:marBottom w:val="0"/>
              <w:divBdr>
                <w:top w:val="none" w:sz="0" w:space="0" w:color="auto"/>
                <w:left w:val="none" w:sz="0" w:space="0" w:color="auto"/>
                <w:bottom w:val="none" w:sz="0" w:space="0" w:color="auto"/>
                <w:right w:val="none" w:sz="0" w:space="0" w:color="auto"/>
              </w:divBdr>
            </w:div>
          </w:divsChild>
        </w:div>
        <w:div w:id="790779658">
          <w:marLeft w:val="0"/>
          <w:marRight w:val="0"/>
          <w:marTop w:val="0"/>
          <w:marBottom w:val="0"/>
          <w:divBdr>
            <w:top w:val="none" w:sz="0" w:space="0" w:color="auto"/>
            <w:left w:val="none" w:sz="0" w:space="0" w:color="auto"/>
            <w:bottom w:val="none" w:sz="0" w:space="0" w:color="auto"/>
            <w:right w:val="none" w:sz="0" w:space="0" w:color="auto"/>
          </w:divBdr>
          <w:divsChild>
            <w:div w:id="1049917463">
              <w:marLeft w:val="0"/>
              <w:marRight w:val="0"/>
              <w:marTop w:val="0"/>
              <w:marBottom w:val="0"/>
              <w:divBdr>
                <w:top w:val="none" w:sz="0" w:space="0" w:color="auto"/>
                <w:left w:val="none" w:sz="0" w:space="0" w:color="auto"/>
                <w:bottom w:val="none" w:sz="0" w:space="0" w:color="auto"/>
                <w:right w:val="none" w:sz="0" w:space="0" w:color="auto"/>
              </w:divBdr>
            </w:div>
          </w:divsChild>
        </w:div>
        <w:div w:id="939944526">
          <w:marLeft w:val="0"/>
          <w:marRight w:val="0"/>
          <w:marTop w:val="0"/>
          <w:marBottom w:val="0"/>
          <w:divBdr>
            <w:top w:val="none" w:sz="0" w:space="0" w:color="auto"/>
            <w:left w:val="none" w:sz="0" w:space="0" w:color="auto"/>
            <w:bottom w:val="none" w:sz="0" w:space="0" w:color="auto"/>
            <w:right w:val="none" w:sz="0" w:space="0" w:color="auto"/>
          </w:divBdr>
          <w:divsChild>
            <w:div w:id="887499183">
              <w:marLeft w:val="0"/>
              <w:marRight w:val="0"/>
              <w:marTop w:val="0"/>
              <w:marBottom w:val="0"/>
              <w:divBdr>
                <w:top w:val="none" w:sz="0" w:space="0" w:color="auto"/>
                <w:left w:val="none" w:sz="0" w:space="0" w:color="auto"/>
                <w:bottom w:val="none" w:sz="0" w:space="0" w:color="auto"/>
                <w:right w:val="none" w:sz="0" w:space="0" w:color="auto"/>
              </w:divBdr>
            </w:div>
          </w:divsChild>
        </w:div>
        <w:div w:id="994457291">
          <w:marLeft w:val="0"/>
          <w:marRight w:val="0"/>
          <w:marTop w:val="0"/>
          <w:marBottom w:val="0"/>
          <w:divBdr>
            <w:top w:val="none" w:sz="0" w:space="0" w:color="auto"/>
            <w:left w:val="none" w:sz="0" w:space="0" w:color="auto"/>
            <w:bottom w:val="none" w:sz="0" w:space="0" w:color="auto"/>
            <w:right w:val="none" w:sz="0" w:space="0" w:color="auto"/>
          </w:divBdr>
          <w:divsChild>
            <w:div w:id="1422096461">
              <w:marLeft w:val="0"/>
              <w:marRight w:val="0"/>
              <w:marTop w:val="0"/>
              <w:marBottom w:val="0"/>
              <w:divBdr>
                <w:top w:val="none" w:sz="0" w:space="0" w:color="auto"/>
                <w:left w:val="none" w:sz="0" w:space="0" w:color="auto"/>
                <w:bottom w:val="none" w:sz="0" w:space="0" w:color="auto"/>
                <w:right w:val="none" w:sz="0" w:space="0" w:color="auto"/>
              </w:divBdr>
            </w:div>
          </w:divsChild>
        </w:div>
        <w:div w:id="1246110105">
          <w:marLeft w:val="0"/>
          <w:marRight w:val="0"/>
          <w:marTop w:val="0"/>
          <w:marBottom w:val="0"/>
          <w:divBdr>
            <w:top w:val="none" w:sz="0" w:space="0" w:color="auto"/>
            <w:left w:val="none" w:sz="0" w:space="0" w:color="auto"/>
            <w:bottom w:val="none" w:sz="0" w:space="0" w:color="auto"/>
            <w:right w:val="none" w:sz="0" w:space="0" w:color="auto"/>
          </w:divBdr>
          <w:divsChild>
            <w:div w:id="561645680">
              <w:marLeft w:val="0"/>
              <w:marRight w:val="0"/>
              <w:marTop w:val="0"/>
              <w:marBottom w:val="0"/>
              <w:divBdr>
                <w:top w:val="none" w:sz="0" w:space="0" w:color="auto"/>
                <w:left w:val="none" w:sz="0" w:space="0" w:color="auto"/>
                <w:bottom w:val="none" w:sz="0" w:space="0" w:color="auto"/>
                <w:right w:val="none" w:sz="0" w:space="0" w:color="auto"/>
              </w:divBdr>
            </w:div>
          </w:divsChild>
        </w:div>
        <w:div w:id="1478646057">
          <w:marLeft w:val="0"/>
          <w:marRight w:val="0"/>
          <w:marTop w:val="0"/>
          <w:marBottom w:val="0"/>
          <w:divBdr>
            <w:top w:val="none" w:sz="0" w:space="0" w:color="auto"/>
            <w:left w:val="none" w:sz="0" w:space="0" w:color="auto"/>
            <w:bottom w:val="none" w:sz="0" w:space="0" w:color="auto"/>
            <w:right w:val="none" w:sz="0" w:space="0" w:color="auto"/>
          </w:divBdr>
          <w:divsChild>
            <w:div w:id="487597648">
              <w:marLeft w:val="0"/>
              <w:marRight w:val="0"/>
              <w:marTop w:val="0"/>
              <w:marBottom w:val="0"/>
              <w:divBdr>
                <w:top w:val="none" w:sz="0" w:space="0" w:color="auto"/>
                <w:left w:val="none" w:sz="0" w:space="0" w:color="auto"/>
                <w:bottom w:val="none" w:sz="0" w:space="0" w:color="auto"/>
                <w:right w:val="none" w:sz="0" w:space="0" w:color="auto"/>
              </w:divBdr>
            </w:div>
          </w:divsChild>
        </w:div>
        <w:div w:id="1897692469">
          <w:marLeft w:val="0"/>
          <w:marRight w:val="0"/>
          <w:marTop w:val="0"/>
          <w:marBottom w:val="0"/>
          <w:divBdr>
            <w:top w:val="none" w:sz="0" w:space="0" w:color="auto"/>
            <w:left w:val="none" w:sz="0" w:space="0" w:color="auto"/>
            <w:bottom w:val="none" w:sz="0" w:space="0" w:color="auto"/>
            <w:right w:val="none" w:sz="0" w:space="0" w:color="auto"/>
          </w:divBdr>
          <w:divsChild>
            <w:div w:id="324404838">
              <w:marLeft w:val="0"/>
              <w:marRight w:val="0"/>
              <w:marTop w:val="0"/>
              <w:marBottom w:val="0"/>
              <w:divBdr>
                <w:top w:val="none" w:sz="0" w:space="0" w:color="auto"/>
                <w:left w:val="none" w:sz="0" w:space="0" w:color="auto"/>
                <w:bottom w:val="none" w:sz="0" w:space="0" w:color="auto"/>
                <w:right w:val="none" w:sz="0" w:space="0" w:color="auto"/>
              </w:divBdr>
            </w:div>
          </w:divsChild>
        </w:div>
        <w:div w:id="2008828235">
          <w:marLeft w:val="0"/>
          <w:marRight w:val="0"/>
          <w:marTop w:val="0"/>
          <w:marBottom w:val="0"/>
          <w:divBdr>
            <w:top w:val="none" w:sz="0" w:space="0" w:color="auto"/>
            <w:left w:val="none" w:sz="0" w:space="0" w:color="auto"/>
            <w:bottom w:val="none" w:sz="0" w:space="0" w:color="auto"/>
            <w:right w:val="none" w:sz="0" w:space="0" w:color="auto"/>
          </w:divBdr>
          <w:divsChild>
            <w:div w:id="955334797">
              <w:marLeft w:val="0"/>
              <w:marRight w:val="0"/>
              <w:marTop w:val="0"/>
              <w:marBottom w:val="0"/>
              <w:divBdr>
                <w:top w:val="none" w:sz="0" w:space="0" w:color="auto"/>
                <w:left w:val="none" w:sz="0" w:space="0" w:color="auto"/>
                <w:bottom w:val="none" w:sz="0" w:space="0" w:color="auto"/>
                <w:right w:val="none" w:sz="0" w:space="0" w:color="auto"/>
              </w:divBdr>
            </w:div>
          </w:divsChild>
        </w:div>
        <w:div w:id="2020038143">
          <w:marLeft w:val="0"/>
          <w:marRight w:val="0"/>
          <w:marTop w:val="0"/>
          <w:marBottom w:val="0"/>
          <w:divBdr>
            <w:top w:val="none" w:sz="0" w:space="0" w:color="auto"/>
            <w:left w:val="none" w:sz="0" w:space="0" w:color="auto"/>
            <w:bottom w:val="none" w:sz="0" w:space="0" w:color="auto"/>
            <w:right w:val="none" w:sz="0" w:space="0" w:color="auto"/>
          </w:divBdr>
          <w:divsChild>
            <w:div w:id="64961860">
              <w:marLeft w:val="0"/>
              <w:marRight w:val="0"/>
              <w:marTop w:val="0"/>
              <w:marBottom w:val="0"/>
              <w:divBdr>
                <w:top w:val="none" w:sz="0" w:space="0" w:color="auto"/>
                <w:left w:val="none" w:sz="0" w:space="0" w:color="auto"/>
                <w:bottom w:val="none" w:sz="0" w:space="0" w:color="auto"/>
                <w:right w:val="none" w:sz="0" w:space="0" w:color="auto"/>
              </w:divBdr>
            </w:div>
          </w:divsChild>
        </w:div>
        <w:div w:id="2083674429">
          <w:marLeft w:val="0"/>
          <w:marRight w:val="0"/>
          <w:marTop w:val="0"/>
          <w:marBottom w:val="0"/>
          <w:divBdr>
            <w:top w:val="none" w:sz="0" w:space="0" w:color="auto"/>
            <w:left w:val="none" w:sz="0" w:space="0" w:color="auto"/>
            <w:bottom w:val="none" w:sz="0" w:space="0" w:color="auto"/>
            <w:right w:val="none" w:sz="0" w:space="0" w:color="auto"/>
          </w:divBdr>
          <w:divsChild>
            <w:div w:id="159589872">
              <w:marLeft w:val="0"/>
              <w:marRight w:val="0"/>
              <w:marTop w:val="0"/>
              <w:marBottom w:val="0"/>
              <w:divBdr>
                <w:top w:val="none" w:sz="0" w:space="0" w:color="auto"/>
                <w:left w:val="none" w:sz="0" w:space="0" w:color="auto"/>
                <w:bottom w:val="none" w:sz="0" w:space="0" w:color="auto"/>
                <w:right w:val="none" w:sz="0" w:space="0" w:color="auto"/>
              </w:divBdr>
            </w:div>
          </w:divsChild>
        </w:div>
        <w:div w:id="2108693060">
          <w:marLeft w:val="0"/>
          <w:marRight w:val="0"/>
          <w:marTop w:val="0"/>
          <w:marBottom w:val="0"/>
          <w:divBdr>
            <w:top w:val="none" w:sz="0" w:space="0" w:color="auto"/>
            <w:left w:val="none" w:sz="0" w:space="0" w:color="auto"/>
            <w:bottom w:val="none" w:sz="0" w:space="0" w:color="auto"/>
            <w:right w:val="none" w:sz="0" w:space="0" w:color="auto"/>
          </w:divBdr>
          <w:divsChild>
            <w:div w:id="1992174565">
              <w:marLeft w:val="0"/>
              <w:marRight w:val="0"/>
              <w:marTop w:val="0"/>
              <w:marBottom w:val="0"/>
              <w:divBdr>
                <w:top w:val="none" w:sz="0" w:space="0" w:color="auto"/>
                <w:left w:val="none" w:sz="0" w:space="0" w:color="auto"/>
                <w:bottom w:val="none" w:sz="0" w:space="0" w:color="auto"/>
                <w:right w:val="none" w:sz="0" w:space="0" w:color="auto"/>
              </w:divBdr>
            </w:div>
          </w:divsChild>
        </w:div>
        <w:div w:id="2142184245">
          <w:marLeft w:val="0"/>
          <w:marRight w:val="0"/>
          <w:marTop w:val="0"/>
          <w:marBottom w:val="0"/>
          <w:divBdr>
            <w:top w:val="none" w:sz="0" w:space="0" w:color="auto"/>
            <w:left w:val="none" w:sz="0" w:space="0" w:color="auto"/>
            <w:bottom w:val="none" w:sz="0" w:space="0" w:color="auto"/>
            <w:right w:val="none" w:sz="0" w:space="0" w:color="auto"/>
          </w:divBdr>
          <w:divsChild>
            <w:div w:id="12434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6106">
      <w:bodyDiv w:val="1"/>
      <w:marLeft w:val="0"/>
      <w:marRight w:val="0"/>
      <w:marTop w:val="0"/>
      <w:marBottom w:val="0"/>
      <w:divBdr>
        <w:top w:val="none" w:sz="0" w:space="0" w:color="auto"/>
        <w:left w:val="none" w:sz="0" w:space="0" w:color="auto"/>
        <w:bottom w:val="none" w:sz="0" w:space="0" w:color="auto"/>
        <w:right w:val="none" w:sz="0" w:space="0" w:color="auto"/>
      </w:divBdr>
    </w:div>
    <w:div w:id="1685011099">
      <w:bodyDiv w:val="1"/>
      <w:marLeft w:val="0"/>
      <w:marRight w:val="0"/>
      <w:marTop w:val="0"/>
      <w:marBottom w:val="0"/>
      <w:divBdr>
        <w:top w:val="none" w:sz="0" w:space="0" w:color="auto"/>
        <w:left w:val="none" w:sz="0" w:space="0" w:color="auto"/>
        <w:bottom w:val="none" w:sz="0" w:space="0" w:color="auto"/>
        <w:right w:val="none" w:sz="0" w:space="0" w:color="auto"/>
      </w:divBdr>
    </w:div>
    <w:div w:id="1711029346">
      <w:bodyDiv w:val="1"/>
      <w:marLeft w:val="0"/>
      <w:marRight w:val="0"/>
      <w:marTop w:val="0"/>
      <w:marBottom w:val="0"/>
      <w:divBdr>
        <w:top w:val="none" w:sz="0" w:space="0" w:color="auto"/>
        <w:left w:val="none" w:sz="0" w:space="0" w:color="auto"/>
        <w:bottom w:val="none" w:sz="0" w:space="0" w:color="auto"/>
        <w:right w:val="none" w:sz="0" w:space="0" w:color="auto"/>
      </w:divBdr>
      <w:divsChild>
        <w:div w:id="175535374">
          <w:marLeft w:val="0"/>
          <w:marRight w:val="0"/>
          <w:marTop w:val="0"/>
          <w:marBottom w:val="0"/>
          <w:divBdr>
            <w:top w:val="none" w:sz="0" w:space="0" w:color="auto"/>
            <w:left w:val="none" w:sz="0" w:space="0" w:color="auto"/>
            <w:bottom w:val="none" w:sz="0" w:space="0" w:color="auto"/>
            <w:right w:val="none" w:sz="0" w:space="0" w:color="auto"/>
          </w:divBdr>
          <w:divsChild>
            <w:div w:id="1379237640">
              <w:marLeft w:val="0"/>
              <w:marRight w:val="0"/>
              <w:marTop w:val="0"/>
              <w:marBottom w:val="0"/>
              <w:divBdr>
                <w:top w:val="none" w:sz="0" w:space="0" w:color="auto"/>
                <w:left w:val="none" w:sz="0" w:space="0" w:color="auto"/>
                <w:bottom w:val="none" w:sz="0" w:space="0" w:color="auto"/>
                <w:right w:val="none" w:sz="0" w:space="0" w:color="auto"/>
              </w:divBdr>
            </w:div>
          </w:divsChild>
        </w:div>
        <w:div w:id="557940447">
          <w:marLeft w:val="0"/>
          <w:marRight w:val="0"/>
          <w:marTop w:val="0"/>
          <w:marBottom w:val="0"/>
          <w:divBdr>
            <w:top w:val="none" w:sz="0" w:space="0" w:color="auto"/>
            <w:left w:val="none" w:sz="0" w:space="0" w:color="auto"/>
            <w:bottom w:val="none" w:sz="0" w:space="0" w:color="auto"/>
            <w:right w:val="none" w:sz="0" w:space="0" w:color="auto"/>
          </w:divBdr>
          <w:divsChild>
            <w:div w:id="1169061654">
              <w:marLeft w:val="0"/>
              <w:marRight w:val="0"/>
              <w:marTop w:val="0"/>
              <w:marBottom w:val="0"/>
              <w:divBdr>
                <w:top w:val="none" w:sz="0" w:space="0" w:color="auto"/>
                <w:left w:val="none" w:sz="0" w:space="0" w:color="auto"/>
                <w:bottom w:val="none" w:sz="0" w:space="0" w:color="auto"/>
                <w:right w:val="none" w:sz="0" w:space="0" w:color="auto"/>
              </w:divBdr>
            </w:div>
          </w:divsChild>
        </w:div>
        <w:div w:id="599337867">
          <w:marLeft w:val="0"/>
          <w:marRight w:val="0"/>
          <w:marTop w:val="0"/>
          <w:marBottom w:val="0"/>
          <w:divBdr>
            <w:top w:val="none" w:sz="0" w:space="0" w:color="auto"/>
            <w:left w:val="none" w:sz="0" w:space="0" w:color="auto"/>
            <w:bottom w:val="none" w:sz="0" w:space="0" w:color="auto"/>
            <w:right w:val="none" w:sz="0" w:space="0" w:color="auto"/>
          </w:divBdr>
          <w:divsChild>
            <w:div w:id="773743000">
              <w:marLeft w:val="0"/>
              <w:marRight w:val="0"/>
              <w:marTop w:val="0"/>
              <w:marBottom w:val="0"/>
              <w:divBdr>
                <w:top w:val="none" w:sz="0" w:space="0" w:color="auto"/>
                <w:left w:val="none" w:sz="0" w:space="0" w:color="auto"/>
                <w:bottom w:val="none" w:sz="0" w:space="0" w:color="auto"/>
                <w:right w:val="none" w:sz="0" w:space="0" w:color="auto"/>
              </w:divBdr>
            </w:div>
          </w:divsChild>
        </w:div>
        <w:div w:id="635187667">
          <w:marLeft w:val="0"/>
          <w:marRight w:val="0"/>
          <w:marTop w:val="0"/>
          <w:marBottom w:val="0"/>
          <w:divBdr>
            <w:top w:val="none" w:sz="0" w:space="0" w:color="auto"/>
            <w:left w:val="none" w:sz="0" w:space="0" w:color="auto"/>
            <w:bottom w:val="none" w:sz="0" w:space="0" w:color="auto"/>
            <w:right w:val="none" w:sz="0" w:space="0" w:color="auto"/>
          </w:divBdr>
          <w:divsChild>
            <w:div w:id="1408772707">
              <w:marLeft w:val="0"/>
              <w:marRight w:val="0"/>
              <w:marTop w:val="0"/>
              <w:marBottom w:val="0"/>
              <w:divBdr>
                <w:top w:val="none" w:sz="0" w:space="0" w:color="auto"/>
                <w:left w:val="none" w:sz="0" w:space="0" w:color="auto"/>
                <w:bottom w:val="none" w:sz="0" w:space="0" w:color="auto"/>
                <w:right w:val="none" w:sz="0" w:space="0" w:color="auto"/>
              </w:divBdr>
            </w:div>
          </w:divsChild>
        </w:div>
        <w:div w:id="764693383">
          <w:marLeft w:val="0"/>
          <w:marRight w:val="0"/>
          <w:marTop w:val="0"/>
          <w:marBottom w:val="0"/>
          <w:divBdr>
            <w:top w:val="none" w:sz="0" w:space="0" w:color="auto"/>
            <w:left w:val="none" w:sz="0" w:space="0" w:color="auto"/>
            <w:bottom w:val="none" w:sz="0" w:space="0" w:color="auto"/>
            <w:right w:val="none" w:sz="0" w:space="0" w:color="auto"/>
          </w:divBdr>
          <w:divsChild>
            <w:div w:id="180096292">
              <w:marLeft w:val="0"/>
              <w:marRight w:val="0"/>
              <w:marTop w:val="0"/>
              <w:marBottom w:val="0"/>
              <w:divBdr>
                <w:top w:val="none" w:sz="0" w:space="0" w:color="auto"/>
                <w:left w:val="none" w:sz="0" w:space="0" w:color="auto"/>
                <w:bottom w:val="none" w:sz="0" w:space="0" w:color="auto"/>
                <w:right w:val="none" w:sz="0" w:space="0" w:color="auto"/>
              </w:divBdr>
            </w:div>
          </w:divsChild>
        </w:div>
        <w:div w:id="1147895040">
          <w:marLeft w:val="0"/>
          <w:marRight w:val="0"/>
          <w:marTop w:val="0"/>
          <w:marBottom w:val="0"/>
          <w:divBdr>
            <w:top w:val="none" w:sz="0" w:space="0" w:color="auto"/>
            <w:left w:val="none" w:sz="0" w:space="0" w:color="auto"/>
            <w:bottom w:val="none" w:sz="0" w:space="0" w:color="auto"/>
            <w:right w:val="none" w:sz="0" w:space="0" w:color="auto"/>
          </w:divBdr>
          <w:divsChild>
            <w:div w:id="451438524">
              <w:marLeft w:val="0"/>
              <w:marRight w:val="0"/>
              <w:marTop w:val="0"/>
              <w:marBottom w:val="0"/>
              <w:divBdr>
                <w:top w:val="none" w:sz="0" w:space="0" w:color="auto"/>
                <w:left w:val="none" w:sz="0" w:space="0" w:color="auto"/>
                <w:bottom w:val="none" w:sz="0" w:space="0" w:color="auto"/>
                <w:right w:val="none" w:sz="0" w:space="0" w:color="auto"/>
              </w:divBdr>
            </w:div>
          </w:divsChild>
        </w:div>
        <w:div w:id="1189680406">
          <w:marLeft w:val="0"/>
          <w:marRight w:val="0"/>
          <w:marTop w:val="0"/>
          <w:marBottom w:val="0"/>
          <w:divBdr>
            <w:top w:val="none" w:sz="0" w:space="0" w:color="auto"/>
            <w:left w:val="none" w:sz="0" w:space="0" w:color="auto"/>
            <w:bottom w:val="none" w:sz="0" w:space="0" w:color="auto"/>
            <w:right w:val="none" w:sz="0" w:space="0" w:color="auto"/>
          </w:divBdr>
          <w:divsChild>
            <w:div w:id="1827822980">
              <w:marLeft w:val="0"/>
              <w:marRight w:val="0"/>
              <w:marTop w:val="0"/>
              <w:marBottom w:val="0"/>
              <w:divBdr>
                <w:top w:val="none" w:sz="0" w:space="0" w:color="auto"/>
                <w:left w:val="none" w:sz="0" w:space="0" w:color="auto"/>
                <w:bottom w:val="none" w:sz="0" w:space="0" w:color="auto"/>
                <w:right w:val="none" w:sz="0" w:space="0" w:color="auto"/>
              </w:divBdr>
            </w:div>
          </w:divsChild>
        </w:div>
        <w:div w:id="1239172829">
          <w:marLeft w:val="0"/>
          <w:marRight w:val="0"/>
          <w:marTop w:val="0"/>
          <w:marBottom w:val="0"/>
          <w:divBdr>
            <w:top w:val="none" w:sz="0" w:space="0" w:color="auto"/>
            <w:left w:val="none" w:sz="0" w:space="0" w:color="auto"/>
            <w:bottom w:val="none" w:sz="0" w:space="0" w:color="auto"/>
            <w:right w:val="none" w:sz="0" w:space="0" w:color="auto"/>
          </w:divBdr>
          <w:divsChild>
            <w:div w:id="322978346">
              <w:marLeft w:val="0"/>
              <w:marRight w:val="0"/>
              <w:marTop w:val="0"/>
              <w:marBottom w:val="0"/>
              <w:divBdr>
                <w:top w:val="none" w:sz="0" w:space="0" w:color="auto"/>
                <w:left w:val="none" w:sz="0" w:space="0" w:color="auto"/>
                <w:bottom w:val="none" w:sz="0" w:space="0" w:color="auto"/>
                <w:right w:val="none" w:sz="0" w:space="0" w:color="auto"/>
              </w:divBdr>
            </w:div>
            <w:div w:id="1778209246">
              <w:marLeft w:val="0"/>
              <w:marRight w:val="0"/>
              <w:marTop w:val="0"/>
              <w:marBottom w:val="0"/>
              <w:divBdr>
                <w:top w:val="none" w:sz="0" w:space="0" w:color="auto"/>
                <w:left w:val="none" w:sz="0" w:space="0" w:color="auto"/>
                <w:bottom w:val="none" w:sz="0" w:space="0" w:color="auto"/>
                <w:right w:val="none" w:sz="0" w:space="0" w:color="auto"/>
              </w:divBdr>
            </w:div>
          </w:divsChild>
        </w:div>
        <w:div w:id="1289438209">
          <w:marLeft w:val="0"/>
          <w:marRight w:val="0"/>
          <w:marTop w:val="0"/>
          <w:marBottom w:val="0"/>
          <w:divBdr>
            <w:top w:val="none" w:sz="0" w:space="0" w:color="auto"/>
            <w:left w:val="none" w:sz="0" w:space="0" w:color="auto"/>
            <w:bottom w:val="none" w:sz="0" w:space="0" w:color="auto"/>
            <w:right w:val="none" w:sz="0" w:space="0" w:color="auto"/>
          </w:divBdr>
          <w:divsChild>
            <w:div w:id="598026732">
              <w:marLeft w:val="0"/>
              <w:marRight w:val="0"/>
              <w:marTop w:val="0"/>
              <w:marBottom w:val="0"/>
              <w:divBdr>
                <w:top w:val="none" w:sz="0" w:space="0" w:color="auto"/>
                <w:left w:val="none" w:sz="0" w:space="0" w:color="auto"/>
                <w:bottom w:val="none" w:sz="0" w:space="0" w:color="auto"/>
                <w:right w:val="none" w:sz="0" w:space="0" w:color="auto"/>
              </w:divBdr>
            </w:div>
          </w:divsChild>
        </w:div>
        <w:div w:id="1306545122">
          <w:marLeft w:val="0"/>
          <w:marRight w:val="0"/>
          <w:marTop w:val="0"/>
          <w:marBottom w:val="0"/>
          <w:divBdr>
            <w:top w:val="none" w:sz="0" w:space="0" w:color="auto"/>
            <w:left w:val="none" w:sz="0" w:space="0" w:color="auto"/>
            <w:bottom w:val="none" w:sz="0" w:space="0" w:color="auto"/>
            <w:right w:val="none" w:sz="0" w:space="0" w:color="auto"/>
          </w:divBdr>
          <w:divsChild>
            <w:div w:id="1335840202">
              <w:marLeft w:val="0"/>
              <w:marRight w:val="0"/>
              <w:marTop w:val="0"/>
              <w:marBottom w:val="0"/>
              <w:divBdr>
                <w:top w:val="none" w:sz="0" w:space="0" w:color="auto"/>
                <w:left w:val="none" w:sz="0" w:space="0" w:color="auto"/>
                <w:bottom w:val="none" w:sz="0" w:space="0" w:color="auto"/>
                <w:right w:val="none" w:sz="0" w:space="0" w:color="auto"/>
              </w:divBdr>
            </w:div>
          </w:divsChild>
        </w:div>
        <w:div w:id="1442607579">
          <w:marLeft w:val="0"/>
          <w:marRight w:val="0"/>
          <w:marTop w:val="0"/>
          <w:marBottom w:val="0"/>
          <w:divBdr>
            <w:top w:val="none" w:sz="0" w:space="0" w:color="auto"/>
            <w:left w:val="none" w:sz="0" w:space="0" w:color="auto"/>
            <w:bottom w:val="none" w:sz="0" w:space="0" w:color="auto"/>
            <w:right w:val="none" w:sz="0" w:space="0" w:color="auto"/>
          </w:divBdr>
          <w:divsChild>
            <w:div w:id="1704093015">
              <w:marLeft w:val="0"/>
              <w:marRight w:val="0"/>
              <w:marTop w:val="0"/>
              <w:marBottom w:val="0"/>
              <w:divBdr>
                <w:top w:val="none" w:sz="0" w:space="0" w:color="auto"/>
                <w:left w:val="none" w:sz="0" w:space="0" w:color="auto"/>
                <w:bottom w:val="none" w:sz="0" w:space="0" w:color="auto"/>
                <w:right w:val="none" w:sz="0" w:space="0" w:color="auto"/>
              </w:divBdr>
            </w:div>
            <w:div w:id="1770662330">
              <w:marLeft w:val="0"/>
              <w:marRight w:val="0"/>
              <w:marTop w:val="0"/>
              <w:marBottom w:val="0"/>
              <w:divBdr>
                <w:top w:val="none" w:sz="0" w:space="0" w:color="auto"/>
                <w:left w:val="none" w:sz="0" w:space="0" w:color="auto"/>
                <w:bottom w:val="none" w:sz="0" w:space="0" w:color="auto"/>
                <w:right w:val="none" w:sz="0" w:space="0" w:color="auto"/>
              </w:divBdr>
            </w:div>
          </w:divsChild>
        </w:div>
        <w:div w:id="1958750216">
          <w:marLeft w:val="0"/>
          <w:marRight w:val="0"/>
          <w:marTop w:val="0"/>
          <w:marBottom w:val="0"/>
          <w:divBdr>
            <w:top w:val="none" w:sz="0" w:space="0" w:color="auto"/>
            <w:left w:val="none" w:sz="0" w:space="0" w:color="auto"/>
            <w:bottom w:val="none" w:sz="0" w:space="0" w:color="auto"/>
            <w:right w:val="none" w:sz="0" w:space="0" w:color="auto"/>
          </w:divBdr>
          <w:divsChild>
            <w:div w:id="12651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85078">
      <w:bodyDiv w:val="1"/>
      <w:marLeft w:val="0"/>
      <w:marRight w:val="0"/>
      <w:marTop w:val="0"/>
      <w:marBottom w:val="0"/>
      <w:divBdr>
        <w:top w:val="none" w:sz="0" w:space="0" w:color="auto"/>
        <w:left w:val="none" w:sz="0" w:space="0" w:color="auto"/>
        <w:bottom w:val="none" w:sz="0" w:space="0" w:color="auto"/>
        <w:right w:val="none" w:sz="0" w:space="0" w:color="auto"/>
      </w:divBdr>
      <w:divsChild>
        <w:div w:id="474837988">
          <w:marLeft w:val="0"/>
          <w:marRight w:val="0"/>
          <w:marTop w:val="0"/>
          <w:marBottom w:val="0"/>
          <w:divBdr>
            <w:top w:val="none" w:sz="0" w:space="0" w:color="auto"/>
            <w:left w:val="none" w:sz="0" w:space="0" w:color="auto"/>
            <w:bottom w:val="none" w:sz="0" w:space="0" w:color="auto"/>
            <w:right w:val="none" w:sz="0" w:space="0" w:color="auto"/>
          </w:divBdr>
        </w:div>
        <w:div w:id="800926668">
          <w:marLeft w:val="0"/>
          <w:marRight w:val="0"/>
          <w:marTop w:val="0"/>
          <w:marBottom w:val="0"/>
          <w:divBdr>
            <w:top w:val="none" w:sz="0" w:space="0" w:color="auto"/>
            <w:left w:val="none" w:sz="0" w:space="0" w:color="auto"/>
            <w:bottom w:val="none" w:sz="0" w:space="0" w:color="auto"/>
            <w:right w:val="none" w:sz="0" w:space="0" w:color="auto"/>
          </w:divBdr>
          <w:divsChild>
            <w:div w:id="867372761">
              <w:marLeft w:val="0"/>
              <w:marRight w:val="0"/>
              <w:marTop w:val="0"/>
              <w:marBottom w:val="0"/>
              <w:divBdr>
                <w:top w:val="none" w:sz="0" w:space="0" w:color="auto"/>
                <w:left w:val="none" w:sz="0" w:space="0" w:color="auto"/>
                <w:bottom w:val="none" w:sz="0" w:space="0" w:color="auto"/>
                <w:right w:val="none" w:sz="0" w:space="0" w:color="auto"/>
              </w:divBdr>
            </w:div>
            <w:div w:id="1650010795">
              <w:marLeft w:val="0"/>
              <w:marRight w:val="0"/>
              <w:marTop w:val="0"/>
              <w:marBottom w:val="0"/>
              <w:divBdr>
                <w:top w:val="none" w:sz="0" w:space="0" w:color="auto"/>
                <w:left w:val="none" w:sz="0" w:space="0" w:color="auto"/>
                <w:bottom w:val="none" w:sz="0" w:space="0" w:color="auto"/>
                <w:right w:val="none" w:sz="0" w:space="0" w:color="auto"/>
              </w:divBdr>
            </w:div>
          </w:divsChild>
        </w:div>
        <w:div w:id="808937705">
          <w:marLeft w:val="0"/>
          <w:marRight w:val="0"/>
          <w:marTop w:val="0"/>
          <w:marBottom w:val="0"/>
          <w:divBdr>
            <w:top w:val="none" w:sz="0" w:space="0" w:color="auto"/>
            <w:left w:val="none" w:sz="0" w:space="0" w:color="auto"/>
            <w:bottom w:val="none" w:sz="0" w:space="0" w:color="auto"/>
            <w:right w:val="none" w:sz="0" w:space="0" w:color="auto"/>
          </w:divBdr>
          <w:divsChild>
            <w:div w:id="16793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9096">
      <w:bodyDiv w:val="1"/>
      <w:marLeft w:val="0"/>
      <w:marRight w:val="0"/>
      <w:marTop w:val="0"/>
      <w:marBottom w:val="0"/>
      <w:divBdr>
        <w:top w:val="none" w:sz="0" w:space="0" w:color="auto"/>
        <w:left w:val="none" w:sz="0" w:space="0" w:color="auto"/>
        <w:bottom w:val="none" w:sz="0" w:space="0" w:color="auto"/>
        <w:right w:val="none" w:sz="0" w:space="0" w:color="auto"/>
      </w:divBdr>
      <w:divsChild>
        <w:div w:id="30541112">
          <w:marLeft w:val="0"/>
          <w:marRight w:val="0"/>
          <w:marTop w:val="0"/>
          <w:marBottom w:val="0"/>
          <w:divBdr>
            <w:top w:val="none" w:sz="0" w:space="0" w:color="auto"/>
            <w:left w:val="none" w:sz="0" w:space="0" w:color="auto"/>
            <w:bottom w:val="none" w:sz="0" w:space="0" w:color="auto"/>
            <w:right w:val="none" w:sz="0" w:space="0" w:color="auto"/>
          </w:divBdr>
          <w:divsChild>
            <w:div w:id="2141259506">
              <w:marLeft w:val="0"/>
              <w:marRight w:val="0"/>
              <w:marTop w:val="0"/>
              <w:marBottom w:val="0"/>
              <w:divBdr>
                <w:top w:val="none" w:sz="0" w:space="0" w:color="auto"/>
                <w:left w:val="none" w:sz="0" w:space="0" w:color="auto"/>
                <w:bottom w:val="none" w:sz="0" w:space="0" w:color="auto"/>
                <w:right w:val="none" w:sz="0" w:space="0" w:color="auto"/>
              </w:divBdr>
            </w:div>
          </w:divsChild>
        </w:div>
        <w:div w:id="91437134">
          <w:marLeft w:val="0"/>
          <w:marRight w:val="0"/>
          <w:marTop w:val="0"/>
          <w:marBottom w:val="0"/>
          <w:divBdr>
            <w:top w:val="none" w:sz="0" w:space="0" w:color="auto"/>
            <w:left w:val="none" w:sz="0" w:space="0" w:color="auto"/>
            <w:bottom w:val="none" w:sz="0" w:space="0" w:color="auto"/>
            <w:right w:val="none" w:sz="0" w:space="0" w:color="auto"/>
          </w:divBdr>
          <w:divsChild>
            <w:div w:id="1136796207">
              <w:marLeft w:val="0"/>
              <w:marRight w:val="0"/>
              <w:marTop w:val="0"/>
              <w:marBottom w:val="0"/>
              <w:divBdr>
                <w:top w:val="none" w:sz="0" w:space="0" w:color="auto"/>
                <w:left w:val="none" w:sz="0" w:space="0" w:color="auto"/>
                <w:bottom w:val="none" w:sz="0" w:space="0" w:color="auto"/>
                <w:right w:val="none" w:sz="0" w:space="0" w:color="auto"/>
              </w:divBdr>
            </w:div>
          </w:divsChild>
        </w:div>
        <w:div w:id="130174458">
          <w:marLeft w:val="0"/>
          <w:marRight w:val="0"/>
          <w:marTop w:val="0"/>
          <w:marBottom w:val="0"/>
          <w:divBdr>
            <w:top w:val="none" w:sz="0" w:space="0" w:color="auto"/>
            <w:left w:val="none" w:sz="0" w:space="0" w:color="auto"/>
            <w:bottom w:val="none" w:sz="0" w:space="0" w:color="auto"/>
            <w:right w:val="none" w:sz="0" w:space="0" w:color="auto"/>
          </w:divBdr>
          <w:divsChild>
            <w:div w:id="243414487">
              <w:marLeft w:val="0"/>
              <w:marRight w:val="0"/>
              <w:marTop w:val="0"/>
              <w:marBottom w:val="0"/>
              <w:divBdr>
                <w:top w:val="none" w:sz="0" w:space="0" w:color="auto"/>
                <w:left w:val="none" w:sz="0" w:space="0" w:color="auto"/>
                <w:bottom w:val="none" w:sz="0" w:space="0" w:color="auto"/>
                <w:right w:val="none" w:sz="0" w:space="0" w:color="auto"/>
              </w:divBdr>
            </w:div>
          </w:divsChild>
        </w:div>
        <w:div w:id="195657511">
          <w:marLeft w:val="0"/>
          <w:marRight w:val="0"/>
          <w:marTop w:val="0"/>
          <w:marBottom w:val="0"/>
          <w:divBdr>
            <w:top w:val="none" w:sz="0" w:space="0" w:color="auto"/>
            <w:left w:val="none" w:sz="0" w:space="0" w:color="auto"/>
            <w:bottom w:val="none" w:sz="0" w:space="0" w:color="auto"/>
            <w:right w:val="none" w:sz="0" w:space="0" w:color="auto"/>
          </w:divBdr>
          <w:divsChild>
            <w:div w:id="669673920">
              <w:marLeft w:val="0"/>
              <w:marRight w:val="0"/>
              <w:marTop w:val="0"/>
              <w:marBottom w:val="0"/>
              <w:divBdr>
                <w:top w:val="none" w:sz="0" w:space="0" w:color="auto"/>
                <w:left w:val="none" w:sz="0" w:space="0" w:color="auto"/>
                <w:bottom w:val="none" w:sz="0" w:space="0" w:color="auto"/>
                <w:right w:val="none" w:sz="0" w:space="0" w:color="auto"/>
              </w:divBdr>
            </w:div>
          </w:divsChild>
        </w:div>
        <w:div w:id="494027736">
          <w:marLeft w:val="0"/>
          <w:marRight w:val="0"/>
          <w:marTop w:val="0"/>
          <w:marBottom w:val="0"/>
          <w:divBdr>
            <w:top w:val="none" w:sz="0" w:space="0" w:color="auto"/>
            <w:left w:val="none" w:sz="0" w:space="0" w:color="auto"/>
            <w:bottom w:val="none" w:sz="0" w:space="0" w:color="auto"/>
            <w:right w:val="none" w:sz="0" w:space="0" w:color="auto"/>
          </w:divBdr>
          <w:divsChild>
            <w:div w:id="364797889">
              <w:marLeft w:val="0"/>
              <w:marRight w:val="0"/>
              <w:marTop w:val="0"/>
              <w:marBottom w:val="0"/>
              <w:divBdr>
                <w:top w:val="none" w:sz="0" w:space="0" w:color="auto"/>
                <w:left w:val="none" w:sz="0" w:space="0" w:color="auto"/>
                <w:bottom w:val="none" w:sz="0" w:space="0" w:color="auto"/>
                <w:right w:val="none" w:sz="0" w:space="0" w:color="auto"/>
              </w:divBdr>
            </w:div>
          </w:divsChild>
        </w:div>
        <w:div w:id="651060230">
          <w:marLeft w:val="0"/>
          <w:marRight w:val="0"/>
          <w:marTop w:val="0"/>
          <w:marBottom w:val="0"/>
          <w:divBdr>
            <w:top w:val="none" w:sz="0" w:space="0" w:color="auto"/>
            <w:left w:val="none" w:sz="0" w:space="0" w:color="auto"/>
            <w:bottom w:val="none" w:sz="0" w:space="0" w:color="auto"/>
            <w:right w:val="none" w:sz="0" w:space="0" w:color="auto"/>
          </w:divBdr>
          <w:divsChild>
            <w:div w:id="411896563">
              <w:marLeft w:val="0"/>
              <w:marRight w:val="0"/>
              <w:marTop w:val="0"/>
              <w:marBottom w:val="0"/>
              <w:divBdr>
                <w:top w:val="none" w:sz="0" w:space="0" w:color="auto"/>
                <w:left w:val="none" w:sz="0" w:space="0" w:color="auto"/>
                <w:bottom w:val="none" w:sz="0" w:space="0" w:color="auto"/>
                <w:right w:val="none" w:sz="0" w:space="0" w:color="auto"/>
              </w:divBdr>
            </w:div>
          </w:divsChild>
        </w:div>
        <w:div w:id="720255421">
          <w:marLeft w:val="0"/>
          <w:marRight w:val="0"/>
          <w:marTop w:val="0"/>
          <w:marBottom w:val="0"/>
          <w:divBdr>
            <w:top w:val="none" w:sz="0" w:space="0" w:color="auto"/>
            <w:left w:val="none" w:sz="0" w:space="0" w:color="auto"/>
            <w:bottom w:val="none" w:sz="0" w:space="0" w:color="auto"/>
            <w:right w:val="none" w:sz="0" w:space="0" w:color="auto"/>
          </w:divBdr>
          <w:divsChild>
            <w:div w:id="2074545254">
              <w:marLeft w:val="0"/>
              <w:marRight w:val="0"/>
              <w:marTop w:val="0"/>
              <w:marBottom w:val="0"/>
              <w:divBdr>
                <w:top w:val="none" w:sz="0" w:space="0" w:color="auto"/>
                <w:left w:val="none" w:sz="0" w:space="0" w:color="auto"/>
                <w:bottom w:val="none" w:sz="0" w:space="0" w:color="auto"/>
                <w:right w:val="none" w:sz="0" w:space="0" w:color="auto"/>
              </w:divBdr>
            </w:div>
          </w:divsChild>
        </w:div>
        <w:div w:id="726297391">
          <w:marLeft w:val="0"/>
          <w:marRight w:val="0"/>
          <w:marTop w:val="0"/>
          <w:marBottom w:val="0"/>
          <w:divBdr>
            <w:top w:val="none" w:sz="0" w:space="0" w:color="auto"/>
            <w:left w:val="none" w:sz="0" w:space="0" w:color="auto"/>
            <w:bottom w:val="none" w:sz="0" w:space="0" w:color="auto"/>
            <w:right w:val="none" w:sz="0" w:space="0" w:color="auto"/>
          </w:divBdr>
          <w:divsChild>
            <w:div w:id="47606979">
              <w:marLeft w:val="0"/>
              <w:marRight w:val="0"/>
              <w:marTop w:val="0"/>
              <w:marBottom w:val="0"/>
              <w:divBdr>
                <w:top w:val="none" w:sz="0" w:space="0" w:color="auto"/>
                <w:left w:val="none" w:sz="0" w:space="0" w:color="auto"/>
                <w:bottom w:val="none" w:sz="0" w:space="0" w:color="auto"/>
                <w:right w:val="none" w:sz="0" w:space="0" w:color="auto"/>
              </w:divBdr>
            </w:div>
          </w:divsChild>
        </w:div>
        <w:div w:id="816067701">
          <w:marLeft w:val="0"/>
          <w:marRight w:val="0"/>
          <w:marTop w:val="0"/>
          <w:marBottom w:val="0"/>
          <w:divBdr>
            <w:top w:val="none" w:sz="0" w:space="0" w:color="auto"/>
            <w:left w:val="none" w:sz="0" w:space="0" w:color="auto"/>
            <w:bottom w:val="none" w:sz="0" w:space="0" w:color="auto"/>
            <w:right w:val="none" w:sz="0" w:space="0" w:color="auto"/>
          </w:divBdr>
          <w:divsChild>
            <w:div w:id="126974158">
              <w:marLeft w:val="0"/>
              <w:marRight w:val="0"/>
              <w:marTop w:val="0"/>
              <w:marBottom w:val="0"/>
              <w:divBdr>
                <w:top w:val="none" w:sz="0" w:space="0" w:color="auto"/>
                <w:left w:val="none" w:sz="0" w:space="0" w:color="auto"/>
                <w:bottom w:val="none" w:sz="0" w:space="0" w:color="auto"/>
                <w:right w:val="none" w:sz="0" w:space="0" w:color="auto"/>
              </w:divBdr>
            </w:div>
          </w:divsChild>
        </w:div>
        <w:div w:id="941718834">
          <w:marLeft w:val="0"/>
          <w:marRight w:val="0"/>
          <w:marTop w:val="0"/>
          <w:marBottom w:val="0"/>
          <w:divBdr>
            <w:top w:val="none" w:sz="0" w:space="0" w:color="auto"/>
            <w:left w:val="none" w:sz="0" w:space="0" w:color="auto"/>
            <w:bottom w:val="none" w:sz="0" w:space="0" w:color="auto"/>
            <w:right w:val="none" w:sz="0" w:space="0" w:color="auto"/>
          </w:divBdr>
          <w:divsChild>
            <w:div w:id="661199675">
              <w:marLeft w:val="0"/>
              <w:marRight w:val="0"/>
              <w:marTop w:val="0"/>
              <w:marBottom w:val="0"/>
              <w:divBdr>
                <w:top w:val="none" w:sz="0" w:space="0" w:color="auto"/>
                <w:left w:val="none" w:sz="0" w:space="0" w:color="auto"/>
                <w:bottom w:val="none" w:sz="0" w:space="0" w:color="auto"/>
                <w:right w:val="none" w:sz="0" w:space="0" w:color="auto"/>
              </w:divBdr>
            </w:div>
          </w:divsChild>
        </w:div>
        <w:div w:id="948272003">
          <w:marLeft w:val="0"/>
          <w:marRight w:val="0"/>
          <w:marTop w:val="0"/>
          <w:marBottom w:val="0"/>
          <w:divBdr>
            <w:top w:val="none" w:sz="0" w:space="0" w:color="auto"/>
            <w:left w:val="none" w:sz="0" w:space="0" w:color="auto"/>
            <w:bottom w:val="none" w:sz="0" w:space="0" w:color="auto"/>
            <w:right w:val="none" w:sz="0" w:space="0" w:color="auto"/>
          </w:divBdr>
          <w:divsChild>
            <w:div w:id="634720328">
              <w:marLeft w:val="0"/>
              <w:marRight w:val="0"/>
              <w:marTop w:val="0"/>
              <w:marBottom w:val="0"/>
              <w:divBdr>
                <w:top w:val="none" w:sz="0" w:space="0" w:color="auto"/>
                <w:left w:val="none" w:sz="0" w:space="0" w:color="auto"/>
                <w:bottom w:val="none" w:sz="0" w:space="0" w:color="auto"/>
                <w:right w:val="none" w:sz="0" w:space="0" w:color="auto"/>
              </w:divBdr>
            </w:div>
          </w:divsChild>
        </w:div>
        <w:div w:id="1087649683">
          <w:marLeft w:val="0"/>
          <w:marRight w:val="0"/>
          <w:marTop w:val="0"/>
          <w:marBottom w:val="0"/>
          <w:divBdr>
            <w:top w:val="none" w:sz="0" w:space="0" w:color="auto"/>
            <w:left w:val="none" w:sz="0" w:space="0" w:color="auto"/>
            <w:bottom w:val="none" w:sz="0" w:space="0" w:color="auto"/>
            <w:right w:val="none" w:sz="0" w:space="0" w:color="auto"/>
          </w:divBdr>
          <w:divsChild>
            <w:div w:id="300888042">
              <w:marLeft w:val="0"/>
              <w:marRight w:val="0"/>
              <w:marTop w:val="0"/>
              <w:marBottom w:val="0"/>
              <w:divBdr>
                <w:top w:val="none" w:sz="0" w:space="0" w:color="auto"/>
                <w:left w:val="none" w:sz="0" w:space="0" w:color="auto"/>
                <w:bottom w:val="none" w:sz="0" w:space="0" w:color="auto"/>
                <w:right w:val="none" w:sz="0" w:space="0" w:color="auto"/>
              </w:divBdr>
            </w:div>
          </w:divsChild>
        </w:div>
        <w:div w:id="1229462123">
          <w:marLeft w:val="0"/>
          <w:marRight w:val="0"/>
          <w:marTop w:val="0"/>
          <w:marBottom w:val="0"/>
          <w:divBdr>
            <w:top w:val="none" w:sz="0" w:space="0" w:color="auto"/>
            <w:left w:val="none" w:sz="0" w:space="0" w:color="auto"/>
            <w:bottom w:val="none" w:sz="0" w:space="0" w:color="auto"/>
            <w:right w:val="none" w:sz="0" w:space="0" w:color="auto"/>
          </w:divBdr>
          <w:divsChild>
            <w:div w:id="1368332281">
              <w:marLeft w:val="0"/>
              <w:marRight w:val="0"/>
              <w:marTop w:val="0"/>
              <w:marBottom w:val="0"/>
              <w:divBdr>
                <w:top w:val="none" w:sz="0" w:space="0" w:color="auto"/>
                <w:left w:val="none" w:sz="0" w:space="0" w:color="auto"/>
                <w:bottom w:val="none" w:sz="0" w:space="0" w:color="auto"/>
                <w:right w:val="none" w:sz="0" w:space="0" w:color="auto"/>
              </w:divBdr>
            </w:div>
          </w:divsChild>
        </w:div>
        <w:div w:id="1337882771">
          <w:marLeft w:val="0"/>
          <w:marRight w:val="0"/>
          <w:marTop w:val="0"/>
          <w:marBottom w:val="0"/>
          <w:divBdr>
            <w:top w:val="none" w:sz="0" w:space="0" w:color="auto"/>
            <w:left w:val="none" w:sz="0" w:space="0" w:color="auto"/>
            <w:bottom w:val="none" w:sz="0" w:space="0" w:color="auto"/>
            <w:right w:val="none" w:sz="0" w:space="0" w:color="auto"/>
          </w:divBdr>
          <w:divsChild>
            <w:div w:id="1852641720">
              <w:marLeft w:val="0"/>
              <w:marRight w:val="0"/>
              <w:marTop w:val="0"/>
              <w:marBottom w:val="0"/>
              <w:divBdr>
                <w:top w:val="none" w:sz="0" w:space="0" w:color="auto"/>
                <w:left w:val="none" w:sz="0" w:space="0" w:color="auto"/>
                <w:bottom w:val="none" w:sz="0" w:space="0" w:color="auto"/>
                <w:right w:val="none" w:sz="0" w:space="0" w:color="auto"/>
              </w:divBdr>
            </w:div>
          </w:divsChild>
        </w:div>
        <w:div w:id="1459453628">
          <w:marLeft w:val="0"/>
          <w:marRight w:val="0"/>
          <w:marTop w:val="0"/>
          <w:marBottom w:val="0"/>
          <w:divBdr>
            <w:top w:val="none" w:sz="0" w:space="0" w:color="auto"/>
            <w:left w:val="none" w:sz="0" w:space="0" w:color="auto"/>
            <w:bottom w:val="none" w:sz="0" w:space="0" w:color="auto"/>
            <w:right w:val="none" w:sz="0" w:space="0" w:color="auto"/>
          </w:divBdr>
          <w:divsChild>
            <w:div w:id="1308971873">
              <w:marLeft w:val="0"/>
              <w:marRight w:val="0"/>
              <w:marTop w:val="0"/>
              <w:marBottom w:val="0"/>
              <w:divBdr>
                <w:top w:val="none" w:sz="0" w:space="0" w:color="auto"/>
                <w:left w:val="none" w:sz="0" w:space="0" w:color="auto"/>
                <w:bottom w:val="none" w:sz="0" w:space="0" w:color="auto"/>
                <w:right w:val="none" w:sz="0" w:space="0" w:color="auto"/>
              </w:divBdr>
            </w:div>
          </w:divsChild>
        </w:div>
        <w:div w:id="1632592896">
          <w:marLeft w:val="0"/>
          <w:marRight w:val="0"/>
          <w:marTop w:val="0"/>
          <w:marBottom w:val="0"/>
          <w:divBdr>
            <w:top w:val="none" w:sz="0" w:space="0" w:color="auto"/>
            <w:left w:val="none" w:sz="0" w:space="0" w:color="auto"/>
            <w:bottom w:val="none" w:sz="0" w:space="0" w:color="auto"/>
            <w:right w:val="none" w:sz="0" w:space="0" w:color="auto"/>
          </w:divBdr>
          <w:divsChild>
            <w:div w:id="571089348">
              <w:marLeft w:val="0"/>
              <w:marRight w:val="0"/>
              <w:marTop w:val="0"/>
              <w:marBottom w:val="0"/>
              <w:divBdr>
                <w:top w:val="none" w:sz="0" w:space="0" w:color="auto"/>
                <w:left w:val="none" w:sz="0" w:space="0" w:color="auto"/>
                <w:bottom w:val="none" w:sz="0" w:space="0" w:color="auto"/>
                <w:right w:val="none" w:sz="0" w:space="0" w:color="auto"/>
              </w:divBdr>
            </w:div>
          </w:divsChild>
        </w:div>
        <w:div w:id="1674410610">
          <w:marLeft w:val="0"/>
          <w:marRight w:val="0"/>
          <w:marTop w:val="0"/>
          <w:marBottom w:val="0"/>
          <w:divBdr>
            <w:top w:val="none" w:sz="0" w:space="0" w:color="auto"/>
            <w:left w:val="none" w:sz="0" w:space="0" w:color="auto"/>
            <w:bottom w:val="none" w:sz="0" w:space="0" w:color="auto"/>
            <w:right w:val="none" w:sz="0" w:space="0" w:color="auto"/>
          </w:divBdr>
          <w:divsChild>
            <w:div w:id="176430888">
              <w:marLeft w:val="0"/>
              <w:marRight w:val="0"/>
              <w:marTop w:val="0"/>
              <w:marBottom w:val="0"/>
              <w:divBdr>
                <w:top w:val="none" w:sz="0" w:space="0" w:color="auto"/>
                <w:left w:val="none" w:sz="0" w:space="0" w:color="auto"/>
                <w:bottom w:val="none" w:sz="0" w:space="0" w:color="auto"/>
                <w:right w:val="none" w:sz="0" w:space="0" w:color="auto"/>
              </w:divBdr>
            </w:div>
          </w:divsChild>
        </w:div>
        <w:div w:id="1712146985">
          <w:marLeft w:val="0"/>
          <w:marRight w:val="0"/>
          <w:marTop w:val="0"/>
          <w:marBottom w:val="0"/>
          <w:divBdr>
            <w:top w:val="none" w:sz="0" w:space="0" w:color="auto"/>
            <w:left w:val="none" w:sz="0" w:space="0" w:color="auto"/>
            <w:bottom w:val="none" w:sz="0" w:space="0" w:color="auto"/>
            <w:right w:val="none" w:sz="0" w:space="0" w:color="auto"/>
          </w:divBdr>
          <w:divsChild>
            <w:div w:id="647826415">
              <w:marLeft w:val="0"/>
              <w:marRight w:val="0"/>
              <w:marTop w:val="0"/>
              <w:marBottom w:val="0"/>
              <w:divBdr>
                <w:top w:val="none" w:sz="0" w:space="0" w:color="auto"/>
                <w:left w:val="none" w:sz="0" w:space="0" w:color="auto"/>
                <w:bottom w:val="none" w:sz="0" w:space="0" w:color="auto"/>
                <w:right w:val="none" w:sz="0" w:space="0" w:color="auto"/>
              </w:divBdr>
            </w:div>
          </w:divsChild>
        </w:div>
        <w:div w:id="1829664233">
          <w:marLeft w:val="0"/>
          <w:marRight w:val="0"/>
          <w:marTop w:val="0"/>
          <w:marBottom w:val="0"/>
          <w:divBdr>
            <w:top w:val="none" w:sz="0" w:space="0" w:color="auto"/>
            <w:left w:val="none" w:sz="0" w:space="0" w:color="auto"/>
            <w:bottom w:val="none" w:sz="0" w:space="0" w:color="auto"/>
            <w:right w:val="none" w:sz="0" w:space="0" w:color="auto"/>
          </w:divBdr>
          <w:divsChild>
            <w:div w:id="2104691652">
              <w:marLeft w:val="0"/>
              <w:marRight w:val="0"/>
              <w:marTop w:val="0"/>
              <w:marBottom w:val="0"/>
              <w:divBdr>
                <w:top w:val="none" w:sz="0" w:space="0" w:color="auto"/>
                <w:left w:val="none" w:sz="0" w:space="0" w:color="auto"/>
                <w:bottom w:val="none" w:sz="0" w:space="0" w:color="auto"/>
                <w:right w:val="none" w:sz="0" w:space="0" w:color="auto"/>
              </w:divBdr>
            </w:div>
          </w:divsChild>
        </w:div>
        <w:div w:id="1948270280">
          <w:marLeft w:val="0"/>
          <w:marRight w:val="0"/>
          <w:marTop w:val="0"/>
          <w:marBottom w:val="0"/>
          <w:divBdr>
            <w:top w:val="none" w:sz="0" w:space="0" w:color="auto"/>
            <w:left w:val="none" w:sz="0" w:space="0" w:color="auto"/>
            <w:bottom w:val="none" w:sz="0" w:space="0" w:color="auto"/>
            <w:right w:val="none" w:sz="0" w:space="0" w:color="auto"/>
          </w:divBdr>
          <w:divsChild>
            <w:div w:id="689990216">
              <w:marLeft w:val="0"/>
              <w:marRight w:val="0"/>
              <w:marTop w:val="0"/>
              <w:marBottom w:val="0"/>
              <w:divBdr>
                <w:top w:val="none" w:sz="0" w:space="0" w:color="auto"/>
                <w:left w:val="none" w:sz="0" w:space="0" w:color="auto"/>
                <w:bottom w:val="none" w:sz="0" w:space="0" w:color="auto"/>
                <w:right w:val="none" w:sz="0" w:space="0" w:color="auto"/>
              </w:divBdr>
            </w:div>
          </w:divsChild>
        </w:div>
        <w:div w:id="2056080339">
          <w:marLeft w:val="0"/>
          <w:marRight w:val="0"/>
          <w:marTop w:val="0"/>
          <w:marBottom w:val="0"/>
          <w:divBdr>
            <w:top w:val="none" w:sz="0" w:space="0" w:color="auto"/>
            <w:left w:val="none" w:sz="0" w:space="0" w:color="auto"/>
            <w:bottom w:val="none" w:sz="0" w:space="0" w:color="auto"/>
            <w:right w:val="none" w:sz="0" w:space="0" w:color="auto"/>
          </w:divBdr>
          <w:divsChild>
            <w:div w:id="1915967537">
              <w:marLeft w:val="0"/>
              <w:marRight w:val="0"/>
              <w:marTop w:val="0"/>
              <w:marBottom w:val="0"/>
              <w:divBdr>
                <w:top w:val="none" w:sz="0" w:space="0" w:color="auto"/>
                <w:left w:val="none" w:sz="0" w:space="0" w:color="auto"/>
                <w:bottom w:val="none" w:sz="0" w:space="0" w:color="auto"/>
                <w:right w:val="none" w:sz="0" w:space="0" w:color="auto"/>
              </w:divBdr>
            </w:div>
          </w:divsChild>
        </w:div>
        <w:div w:id="2102992488">
          <w:marLeft w:val="0"/>
          <w:marRight w:val="0"/>
          <w:marTop w:val="0"/>
          <w:marBottom w:val="0"/>
          <w:divBdr>
            <w:top w:val="none" w:sz="0" w:space="0" w:color="auto"/>
            <w:left w:val="none" w:sz="0" w:space="0" w:color="auto"/>
            <w:bottom w:val="none" w:sz="0" w:space="0" w:color="auto"/>
            <w:right w:val="none" w:sz="0" w:space="0" w:color="auto"/>
          </w:divBdr>
          <w:divsChild>
            <w:div w:id="5654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29180">
      <w:bodyDiv w:val="1"/>
      <w:marLeft w:val="0"/>
      <w:marRight w:val="0"/>
      <w:marTop w:val="0"/>
      <w:marBottom w:val="0"/>
      <w:divBdr>
        <w:top w:val="none" w:sz="0" w:space="0" w:color="auto"/>
        <w:left w:val="none" w:sz="0" w:space="0" w:color="auto"/>
        <w:bottom w:val="none" w:sz="0" w:space="0" w:color="auto"/>
        <w:right w:val="none" w:sz="0" w:space="0" w:color="auto"/>
      </w:divBdr>
      <w:divsChild>
        <w:div w:id="55907874">
          <w:marLeft w:val="0"/>
          <w:marRight w:val="0"/>
          <w:marTop w:val="0"/>
          <w:marBottom w:val="0"/>
          <w:divBdr>
            <w:top w:val="none" w:sz="0" w:space="0" w:color="auto"/>
            <w:left w:val="none" w:sz="0" w:space="0" w:color="auto"/>
            <w:bottom w:val="none" w:sz="0" w:space="0" w:color="auto"/>
            <w:right w:val="none" w:sz="0" w:space="0" w:color="auto"/>
          </w:divBdr>
        </w:div>
        <w:div w:id="59183935">
          <w:marLeft w:val="0"/>
          <w:marRight w:val="0"/>
          <w:marTop w:val="0"/>
          <w:marBottom w:val="0"/>
          <w:divBdr>
            <w:top w:val="none" w:sz="0" w:space="0" w:color="auto"/>
            <w:left w:val="none" w:sz="0" w:space="0" w:color="auto"/>
            <w:bottom w:val="none" w:sz="0" w:space="0" w:color="auto"/>
            <w:right w:val="none" w:sz="0" w:space="0" w:color="auto"/>
          </w:divBdr>
        </w:div>
        <w:div w:id="163210472">
          <w:marLeft w:val="0"/>
          <w:marRight w:val="0"/>
          <w:marTop w:val="0"/>
          <w:marBottom w:val="0"/>
          <w:divBdr>
            <w:top w:val="none" w:sz="0" w:space="0" w:color="auto"/>
            <w:left w:val="none" w:sz="0" w:space="0" w:color="auto"/>
            <w:bottom w:val="none" w:sz="0" w:space="0" w:color="auto"/>
            <w:right w:val="none" w:sz="0" w:space="0" w:color="auto"/>
          </w:divBdr>
        </w:div>
        <w:div w:id="164516503">
          <w:marLeft w:val="0"/>
          <w:marRight w:val="0"/>
          <w:marTop w:val="0"/>
          <w:marBottom w:val="0"/>
          <w:divBdr>
            <w:top w:val="none" w:sz="0" w:space="0" w:color="auto"/>
            <w:left w:val="none" w:sz="0" w:space="0" w:color="auto"/>
            <w:bottom w:val="none" w:sz="0" w:space="0" w:color="auto"/>
            <w:right w:val="none" w:sz="0" w:space="0" w:color="auto"/>
          </w:divBdr>
        </w:div>
        <w:div w:id="234095166">
          <w:marLeft w:val="0"/>
          <w:marRight w:val="0"/>
          <w:marTop w:val="0"/>
          <w:marBottom w:val="0"/>
          <w:divBdr>
            <w:top w:val="none" w:sz="0" w:space="0" w:color="auto"/>
            <w:left w:val="none" w:sz="0" w:space="0" w:color="auto"/>
            <w:bottom w:val="none" w:sz="0" w:space="0" w:color="auto"/>
            <w:right w:val="none" w:sz="0" w:space="0" w:color="auto"/>
          </w:divBdr>
        </w:div>
        <w:div w:id="348989164">
          <w:marLeft w:val="0"/>
          <w:marRight w:val="0"/>
          <w:marTop w:val="0"/>
          <w:marBottom w:val="0"/>
          <w:divBdr>
            <w:top w:val="none" w:sz="0" w:space="0" w:color="auto"/>
            <w:left w:val="none" w:sz="0" w:space="0" w:color="auto"/>
            <w:bottom w:val="none" w:sz="0" w:space="0" w:color="auto"/>
            <w:right w:val="none" w:sz="0" w:space="0" w:color="auto"/>
          </w:divBdr>
        </w:div>
        <w:div w:id="447941537">
          <w:marLeft w:val="0"/>
          <w:marRight w:val="0"/>
          <w:marTop w:val="0"/>
          <w:marBottom w:val="0"/>
          <w:divBdr>
            <w:top w:val="none" w:sz="0" w:space="0" w:color="auto"/>
            <w:left w:val="none" w:sz="0" w:space="0" w:color="auto"/>
            <w:bottom w:val="none" w:sz="0" w:space="0" w:color="auto"/>
            <w:right w:val="none" w:sz="0" w:space="0" w:color="auto"/>
          </w:divBdr>
        </w:div>
        <w:div w:id="467820647">
          <w:marLeft w:val="0"/>
          <w:marRight w:val="0"/>
          <w:marTop w:val="0"/>
          <w:marBottom w:val="0"/>
          <w:divBdr>
            <w:top w:val="none" w:sz="0" w:space="0" w:color="auto"/>
            <w:left w:val="none" w:sz="0" w:space="0" w:color="auto"/>
            <w:bottom w:val="none" w:sz="0" w:space="0" w:color="auto"/>
            <w:right w:val="none" w:sz="0" w:space="0" w:color="auto"/>
          </w:divBdr>
        </w:div>
        <w:div w:id="573706067">
          <w:marLeft w:val="0"/>
          <w:marRight w:val="0"/>
          <w:marTop w:val="0"/>
          <w:marBottom w:val="0"/>
          <w:divBdr>
            <w:top w:val="none" w:sz="0" w:space="0" w:color="auto"/>
            <w:left w:val="none" w:sz="0" w:space="0" w:color="auto"/>
            <w:bottom w:val="none" w:sz="0" w:space="0" w:color="auto"/>
            <w:right w:val="none" w:sz="0" w:space="0" w:color="auto"/>
          </w:divBdr>
        </w:div>
        <w:div w:id="581567441">
          <w:marLeft w:val="0"/>
          <w:marRight w:val="0"/>
          <w:marTop w:val="0"/>
          <w:marBottom w:val="0"/>
          <w:divBdr>
            <w:top w:val="none" w:sz="0" w:space="0" w:color="auto"/>
            <w:left w:val="none" w:sz="0" w:space="0" w:color="auto"/>
            <w:bottom w:val="none" w:sz="0" w:space="0" w:color="auto"/>
            <w:right w:val="none" w:sz="0" w:space="0" w:color="auto"/>
          </w:divBdr>
        </w:div>
        <w:div w:id="654068263">
          <w:marLeft w:val="0"/>
          <w:marRight w:val="0"/>
          <w:marTop w:val="0"/>
          <w:marBottom w:val="0"/>
          <w:divBdr>
            <w:top w:val="none" w:sz="0" w:space="0" w:color="auto"/>
            <w:left w:val="none" w:sz="0" w:space="0" w:color="auto"/>
            <w:bottom w:val="none" w:sz="0" w:space="0" w:color="auto"/>
            <w:right w:val="none" w:sz="0" w:space="0" w:color="auto"/>
          </w:divBdr>
        </w:div>
        <w:div w:id="659431636">
          <w:marLeft w:val="0"/>
          <w:marRight w:val="0"/>
          <w:marTop w:val="0"/>
          <w:marBottom w:val="0"/>
          <w:divBdr>
            <w:top w:val="none" w:sz="0" w:space="0" w:color="auto"/>
            <w:left w:val="none" w:sz="0" w:space="0" w:color="auto"/>
            <w:bottom w:val="none" w:sz="0" w:space="0" w:color="auto"/>
            <w:right w:val="none" w:sz="0" w:space="0" w:color="auto"/>
          </w:divBdr>
        </w:div>
        <w:div w:id="731078196">
          <w:marLeft w:val="0"/>
          <w:marRight w:val="0"/>
          <w:marTop w:val="0"/>
          <w:marBottom w:val="0"/>
          <w:divBdr>
            <w:top w:val="none" w:sz="0" w:space="0" w:color="auto"/>
            <w:left w:val="none" w:sz="0" w:space="0" w:color="auto"/>
            <w:bottom w:val="none" w:sz="0" w:space="0" w:color="auto"/>
            <w:right w:val="none" w:sz="0" w:space="0" w:color="auto"/>
          </w:divBdr>
        </w:div>
        <w:div w:id="743797188">
          <w:marLeft w:val="0"/>
          <w:marRight w:val="0"/>
          <w:marTop w:val="0"/>
          <w:marBottom w:val="0"/>
          <w:divBdr>
            <w:top w:val="none" w:sz="0" w:space="0" w:color="auto"/>
            <w:left w:val="none" w:sz="0" w:space="0" w:color="auto"/>
            <w:bottom w:val="none" w:sz="0" w:space="0" w:color="auto"/>
            <w:right w:val="none" w:sz="0" w:space="0" w:color="auto"/>
          </w:divBdr>
        </w:div>
        <w:div w:id="761950883">
          <w:marLeft w:val="0"/>
          <w:marRight w:val="0"/>
          <w:marTop w:val="0"/>
          <w:marBottom w:val="0"/>
          <w:divBdr>
            <w:top w:val="none" w:sz="0" w:space="0" w:color="auto"/>
            <w:left w:val="none" w:sz="0" w:space="0" w:color="auto"/>
            <w:bottom w:val="none" w:sz="0" w:space="0" w:color="auto"/>
            <w:right w:val="none" w:sz="0" w:space="0" w:color="auto"/>
          </w:divBdr>
        </w:div>
        <w:div w:id="948246500">
          <w:marLeft w:val="0"/>
          <w:marRight w:val="0"/>
          <w:marTop w:val="0"/>
          <w:marBottom w:val="0"/>
          <w:divBdr>
            <w:top w:val="none" w:sz="0" w:space="0" w:color="auto"/>
            <w:left w:val="none" w:sz="0" w:space="0" w:color="auto"/>
            <w:bottom w:val="none" w:sz="0" w:space="0" w:color="auto"/>
            <w:right w:val="none" w:sz="0" w:space="0" w:color="auto"/>
          </w:divBdr>
        </w:div>
        <w:div w:id="952786292">
          <w:marLeft w:val="0"/>
          <w:marRight w:val="0"/>
          <w:marTop w:val="0"/>
          <w:marBottom w:val="0"/>
          <w:divBdr>
            <w:top w:val="none" w:sz="0" w:space="0" w:color="auto"/>
            <w:left w:val="none" w:sz="0" w:space="0" w:color="auto"/>
            <w:bottom w:val="none" w:sz="0" w:space="0" w:color="auto"/>
            <w:right w:val="none" w:sz="0" w:space="0" w:color="auto"/>
          </w:divBdr>
        </w:div>
        <w:div w:id="953172857">
          <w:marLeft w:val="0"/>
          <w:marRight w:val="0"/>
          <w:marTop w:val="0"/>
          <w:marBottom w:val="0"/>
          <w:divBdr>
            <w:top w:val="none" w:sz="0" w:space="0" w:color="auto"/>
            <w:left w:val="none" w:sz="0" w:space="0" w:color="auto"/>
            <w:bottom w:val="none" w:sz="0" w:space="0" w:color="auto"/>
            <w:right w:val="none" w:sz="0" w:space="0" w:color="auto"/>
          </w:divBdr>
        </w:div>
        <w:div w:id="1022588137">
          <w:marLeft w:val="0"/>
          <w:marRight w:val="0"/>
          <w:marTop w:val="0"/>
          <w:marBottom w:val="0"/>
          <w:divBdr>
            <w:top w:val="none" w:sz="0" w:space="0" w:color="auto"/>
            <w:left w:val="none" w:sz="0" w:space="0" w:color="auto"/>
            <w:bottom w:val="none" w:sz="0" w:space="0" w:color="auto"/>
            <w:right w:val="none" w:sz="0" w:space="0" w:color="auto"/>
          </w:divBdr>
        </w:div>
        <w:div w:id="1024474830">
          <w:marLeft w:val="0"/>
          <w:marRight w:val="0"/>
          <w:marTop w:val="0"/>
          <w:marBottom w:val="0"/>
          <w:divBdr>
            <w:top w:val="none" w:sz="0" w:space="0" w:color="auto"/>
            <w:left w:val="none" w:sz="0" w:space="0" w:color="auto"/>
            <w:bottom w:val="none" w:sz="0" w:space="0" w:color="auto"/>
            <w:right w:val="none" w:sz="0" w:space="0" w:color="auto"/>
          </w:divBdr>
        </w:div>
        <w:div w:id="1328512001">
          <w:marLeft w:val="0"/>
          <w:marRight w:val="0"/>
          <w:marTop w:val="0"/>
          <w:marBottom w:val="0"/>
          <w:divBdr>
            <w:top w:val="none" w:sz="0" w:space="0" w:color="auto"/>
            <w:left w:val="none" w:sz="0" w:space="0" w:color="auto"/>
            <w:bottom w:val="none" w:sz="0" w:space="0" w:color="auto"/>
            <w:right w:val="none" w:sz="0" w:space="0" w:color="auto"/>
          </w:divBdr>
        </w:div>
        <w:div w:id="1333071507">
          <w:marLeft w:val="0"/>
          <w:marRight w:val="0"/>
          <w:marTop w:val="0"/>
          <w:marBottom w:val="0"/>
          <w:divBdr>
            <w:top w:val="none" w:sz="0" w:space="0" w:color="auto"/>
            <w:left w:val="none" w:sz="0" w:space="0" w:color="auto"/>
            <w:bottom w:val="none" w:sz="0" w:space="0" w:color="auto"/>
            <w:right w:val="none" w:sz="0" w:space="0" w:color="auto"/>
          </w:divBdr>
        </w:div>
        <w:div w:id="1414399082">
          <w:marLeft w:val="0"/>
          <w:marRight w:val="0"/>
          <w:marTop w:val="0"/>
          <w:marBottom w:val="0"/>
          <w:divBdr>
            <w:top w:val="none" w:sz="0" w:space="0" w:color="auto"/>
            <w:left w:val="none" w:sz="0" w:space="0" w:color="auto"/>
            <w:bottom w:val="none" w:sz="0" w:space="0" w:color="auto"/>
            <w:right w:val="none" w:sz="0" w:space="0" w:color="auto"/>
          </w:divBdr>
        </w:div>
        <w:div w:id="1433744521">
          <w:marLeft w:val="-75"/>
          <w:marRight w:val="0"/>
          <w:marTop w:val="30"/>
          <w:marBottom w:val="30"/>
          <w:divBdr>
            <w:top w:val="none" w:sz="0" w:space="0" w:color="auto"/>
            <w:left w:val="none" w:sz="0" w:space="0" w:color="auto"/>
            <w:bottom w:val="none" w:sz="0" w:space="0" w:color="auto"/>
            <w:right w:val="none" w:sz="0" w:space="0" w:color="auto"/>
          </w:divBdr>
          <w:divsChild>
            <w:div w:id="22292099">
              <w:marLeft w:val="0"/>
              <w:marRight w:val="0"/>
              <w:marTop w:val="0"/>
              <w:marBottom w:val="0"/>
              <w:divBdr>
                <w:top w:val="none" w:sz="0" w:space="0" w:color="auto"/>
                <w:left w:val="none" w:sz="0" w:space="0" w:color="auto"/>
                <w:bottom w:val="none" w:sz="0" w:space="0" w:color="auto"/>
                <w:right w:val="none" w:sz="0" w:space="0" w:color="auto"/>
              </w:divBdr>
              <w:divsChild>
                <w:div w:id="1177426335">
                  <w:marLeft w:val="0"/>
                  <w:marRight w:val="0"/>
                  <w:marTop w:val="0"/>
                  <w:marBottom w:val="0"/>
                  <w:divBdr>
                    <w:top w:val="none" w:sz="0" w:space="0" w:color="auto"/>
                    <w:left w:val="none" w:sz="0" w:space="0" w:color="auto"/>
                    <w:bottom w:val="none" w:sz="0" w:space="0" w:color="auto"/>
                    <w:right w:val="none" w:sz="0" w:space="0" w:color="auto"/>
                  </w:divBdr>
                </w:div>
              </w:divsChild>
            </w:div>
            <w:div w:id="85620722">
              <w:marLeft w:val="0"/>
              <w:marRight w:val="0"/>
              <w:marTop w:val="0"/>
              <w:marBottom w:val="0"/>
              <w:divBdr>
                <w:top w:val="none" w:sz="0" w:space="0" w:color="auto"/>
                <w:left w:val="none" w:sz="0" w:space="0" w:color="auto"/>
                <w:bottom w:val="none" w:sz="0" w:space="0" w:color="auto"/>
                <w:right w:val="none" w:sz="0" w:space="0" w:color="auto"/>
              </w:divBdr>
              <w:divsChild>
                <w:div w:id="1998342122">
                  <w:marLeft w:val="0"/>
                  <w:marRight w:val="0"/>
                  <w:marTop w:val="0"/>
                  <w:marBottom w:val="0"/>
                  <w:divBdr>
                    <w:top w:val="none" w:sz="0" w:space="0" w:color="auto"/>
                    <w:left w:val="none" w:sz="0" w:space="0" w:color="auto"/>
                    <w:bottom w:val="none" w:sz="0" w:space="0" w:color="auto"/>
                    <w:right w:val="none" w:sz="0" w:space="0" w:color="auto"/>
                  </w:divBdr>
                </w:div>
              </w:divsChild>
            </w:div>
            <w:div w:id="210964416">
              <w:marLeft w:val="0"/>
              <w:marRight w:val="0"/>
              <w:marTop w:val="0"/>
              <w:marBottom w:val="0"/>
              <w:divBdr>
                <w:top w:val="none" w:sz="0" w:space="0" w:color="auto"/>
                <w:left w:val="none" w:sz="0" w:space="0" w:color="auto"/>
                <w:bottom w:val="none" w:sz="0" w:space="0" w:color="auto"/>
                <w:right w:val="none" w:sz="0" w:space="0" w:color="auto"/>
              </w:divBdr>
              <w:divsChild>
                <w:div w:id="1215194967">
                  <w:marLeft w:val="0"/>
                  <w:marRight w:val="0"/>
                  <w:marTop w:val="0"/>
                  <w:marBottom w:val="0"/>
                  <w:divBdr>
                    <w:top w:val="none" w:sz="0" w:space="0" w:color="auto"/>
                    <w:left w:val="none" w:sz="0" w:space="0" w:color="auto"/>
                    <w:bottom w:val="none" w:sz="0" w:space="0" w:color="auto"/>
                    <w:right w:val="none" w:sz="0" w:space="0" w:color="auto"/>
                  </w:divBdr>
                </w:div>
              </w:divsChild>
            </w:div>
            <w:div w:id="299772021">
              <w:marLeft w:val="0"/>
              <w:marRight w:val="0"/>
              <w:marTop w:val="0"/>
              <w:marBottom w:val="0"/>
              <w:divBdr>
                <w:top w:val="none" w:sz="0" w:space="0" w:color="auto"/>
                <w:left w:val="none" w:sz="0" w:space="0" w:color="auto"/>
                <w:bottom w:val="none" w:sz="0" w:space="0" w:color="auto"/>
                <w:right w:val="none" w:sz="0" w:space="0" w:color="auto"/>
              </w:divBdr>
              <w:divsChild>
                <w:div w:id="666589337">
                  <w:marLeft w:val="0"/>
                  <w:marRight w:val="0"/>
                  <w:marTop w:val="0"/>
                  <w:marBottom w:val="0"/>
                  <w:divBdr>
                    <w:top w:val="none" w:sz="0" w:space="0" w:color="auto"/>
                    <w:left w:val="none" w:sz="0" w:space="0" w:color="auto"/>
                    <w:bottom w:val="none" w:sz="0" w:space="0" w:color="auto"/>
                    <w:right w:val="none" w:sz="0" w:space="0" w:color="auto"/>
                  </w:divBdr>
                </w:div>
              </w:divsChild>
            </w:div>
            <w:div w:id="448663732">
              <w:marLeft w:val="0"/>
              <w:marRight w:val="0"/>
              <w:marTop w:val="0"/>
              <w:marBottom w:val="0"/>
              <w:divBdr>
                <w:top w:val="none" w:sz="0" w:space="0" w:color="auto"/>
                <w:left w:val="none" w:sz="0" w:space="0" w:color="auto"/>
                <w:bottom w:val="none" w:sz="0" w:space="0" w:color="auto"/>
                <w:right w:val="none" w:sz="0" w:space="0" w:color="auto"/>
              </w:divBdr>
              <w:divsChild>
                <w:div w:id="1236746906">
                  <w:marLeft w:val="0"/>
                  <w:marRight w:val="0"/>
                  <w:marTop w:val="0"/>
                  <w:marBottom w:val="0"/>
                  <w:divBdr>
                    <w:top w:val="none" w:sz="0" w:space="0" w:color="auto"/>
                    <w:left w:val="none" w:sz="0" w:space="0" w:color="auto"/>
                    <w:bottom w:val="none" w:sz="0" w:space="0" w:color="auto"/>
                    <w:right w:val="none" w:sz="0" w:space="0" w:color="auto"/>
                  </w:divBdr>
                </w:div>
              </w:divsChild>
            </w:div>
            <w:div w:id="551111861">
              <w:marLeft w:val="0"/>
              <w:marRight w:val="0"/>
              <w:marTop w:val="0"/>
              <w:marBottom w:val="0"/>
              <w:divBdr>
                <w:top w:val="none" w:sz="0" w:space="0" w:color="auto"/>
                <w:left w:val="none" w:sz="0" w:space="0" w:color="auto"/>
                <w:bottom w:val="none" w:sz="0" w:space="0" w:color="auto"/>
                <w:right w:val="none" w:sz="0" w:space="0" w:color="auto"/>
              </w:divBdr>
              <w:divsChild>
                <w:div w:id="1326477397">
                  <w:marLeft w:val="0"/>
                  <w:marRight w:val="0"/>
                  <w:marTop w:val="0"/>
                  <w:marBottom w:val="0"/>
                  <w:divBdr>
                    <w:top w:val="none" w:sz="0" w:space="0" w:color="auto"/>
                    <w:left w:val="none" w:sz="0" w:space="0" w:color="auto"/>
                    <w:bottom w:val="none" w:sz="0" w:space="0" w:color="auto"/>
                    <w:right w:val="none" w:sz="0" w:space="0" w:color="auto"/>
                  </w:divBdr>
                </w:div>
              </w:divsChild>
            </w:div>
            <w:div w:id="969212587">
              <w:marLeft w:val="0"/>
              <w:marRight w:val="0"/>
              <w:marTop w:val="0"/>
              <w:marBottom w:val="0"/>
              <w:divBdr>
                <w:top w:val="none" w:sz="0" w:space="0" w:color="auto"/>
                <w:left w:val="none" w:sz="0" w:space="0" w:color="auto"/>
                <w:bottom w:val="none" w:sz="0" w:space="0" w:color="auto"/>
                <w:right w:val="none" w:sz="0" w:space="0" w:color="auto"/>
              </w:divBdr>
              <w:divsChild>
                <w:div w:id="344284521">
                  <w:marLeft w:val="0"/>
                  <w:marRight w:val="0"/>
                  <w:marTop w:val="0"/>
                  <w:marBottom w:val="0"/>
                  <w:divBdr>
                    <w:top w:val="none" w:sz="0" w:space="0" w:color="auto"/>
                    <w:left w:val="none" w:sz="0" w:space="0" w:color="auto"/>
                    <w:bottom w:val="none" w:sz="0" w:space="0" w:color="auto"/>
                    <w:right w:val="none" w:sz="0" w:space="0" w:color="auto"/>
                  </w:divBdr>
                </w:div>
              </w:divsChild>
            </w:div>
            <w:div w:id="1002901296">
              <w:marLeft w:val="0"/>
              <w:marRight w:val="0"/>
              <w:marTop w:val="0"/>
              <w:marBottom w:val="0"/>
              <w:divBdr>
                <w:top w:val="none" w:sz="0" w:space="0" w:color="auto"/>
                <w:left w:val="none" w:sz="0" w:space="0" w:color="auto"/>
                <w:bottom w:val="none" w:sz="0" w:space="0" w:color="auto"/>
                <w:right w:val="none" w:sz="0" w:space="0" w:color="auto"/>
              </w:divBdr>
              <w:divsChild>
                <w:div w:id="2049523554">
                  <w:marLeft w:val="0"/>
                  <w:marRight w:val="0"/>
                  <w:marTop w:val="0"/>
                  <w:marBottom w:val="0"/>
                  <w:divBdr>
                    <w:top w:val="none" w:sz="0" w:space="0" w:color="auto"/>
                    <w:left w:val="none" w:sz="0" w:space="0" w:color="auto"/>
                    <w:bottom w:val="none" w:sz="0" w:space="0" w:color="auto"/>
                    <w:right w:val="none" w:sz="0" w:space="0" w:color="auto"/>
                  </w:divBdr>
                </w:div>
              </w:divsChild>
            </w:div>
            <w:div w:id="1045518361">
              <w:marLeft w:val="0"/>
              <w:marRight w:val="0"/>
              <w:marTop w:val="0"/>
              <w:marBottom w:val="0"/>
              <w:divBdr>
                <w:top w:val="none" w:sz="0" w:space="0" w:color="auto"/>
                <w:left w:val="none" w:sz="0" w:space="0" w:color="auto"/>
                <w:bottom w:val="none" w:sz="0" w:space="0" w:color="auto"/>
                <w:right w:val="none" w:sz="0" w:space="0" w:color="auto"/>
              </w:divBdr>
              <w:divsChild>
                <w:div w:id="1148782774">
                  <w:marLeft w:val="0"/>
                  <w:marRight w:val="0"/>
                  <w:marTop w:val="0"/>
                  <w:marBottom w:val="0"/>
                  <w:divBdr>
                    <w:top w:val="none" w:sz="0" w:space="0" w:color="auto"/>
                    <w:left w:val="none" w:sz="0" w:space="0" w:color="auto"/>
                    <w:bottom w:val="none" w:sz="0" w:space="0" w:color="auto"/>
                    <w:right w:val="none" w:sz="0" w:space="0" w:color="auto"/>
                  </w:divBdr>
                </w:div>
              </w:divsChild>
            </w:div>
            <w:div w:id="1261186335">
              <w:marLeft w:val="0"/>
              <w:marRight w:val="0"/>
              <w:marTop w:val="0"/>
              <w:marBottom w:val="0"/>
              <w:divBdr>
                <w:top w:val="none" w:sz="0" w:space="0" w:color="auto"/>
                <w:left w:val="none" w:sz="0" w:space="0" w:color="auto"/>
                <w:bottom w:val="none" w:sz="0" w:space="0" w:color="auto"/>
                <w:right w:val="none" w:sz="0" w:space="0" w:color="auto"/>
              </w:divBdr>
              <w:divsChild>
                <w:div w:id="1319075794">
                  <w:marLeft w:val="0"/>
                  <w:marRight w:val="0"/>
                  <w:marTop w:val="0"/>
                  <w:marBottom w:val="0"/>
                  <w:divBdr>
                    <w:top w:val="none" w:sz="0" w:space="0" w:color="auto"/>
                    <w:left w:val="none" w:sz="0" w:space="0" w:color="auto"/>
                    <w:bottom w:val="none" w:sz="0" w:space="0" w:color="auto"/>
                    <w:right w:val="none" w:sz="0" w:space="0" w:color="auto"/>
                  </w:divBdr>
                </w:div>
              </w:divsChild>
            </w:div>
            <w:div w:id="1497845430">
              <w:marLeft w:val="0"/>
              <w:marRight w:val="0"/>
              <w:marTop w:val="0"/>
              <w:marBottom w:val="0"/>
              <w:divBdr>
                <w:top w:val="none" w:sz="0" w:space="0" w:color="auto"/>
                <w:left w:val="none" w:sz="0" w:space="0" w:color="auto"/>
                <w:bottom w:val="none" w:sz="0" w:space="0" w:color="auto"/>
                <w:right w:val="none" w:sz="0" w:space="0" w:color="auto"/>
              </w:divBdr>
              <w:divsChild>
                <w:div w:id="1962304288">
                  <w:marLeft w:val="0"/>
                  <w:marRight w:val="0"/>
                  <w:marTop w:val="0"/>
                  <w:marBottom w:val="0"/>
                  <w:divBdr>
                    <w:top w:val="none" w:sz="0" w:space="0" w:color="auto"/>
                    <w:left w:val="none" w:sz="0" w:space="0" w:color="auto"/>
                    <w:bottom w:val="none" w:sz="0" w:space="0" w:color="auto"/>
                    <w:right w:val="none" w:sz="0" w:space="0" w:color="auto"/>
                  </w:divBdr>
                </w:div>
              </w:divsChild>
            </w:div>
            <w:div w:id="1650599402">
              <w:marLeft w:val="0"/>
              <w:marRight w:val="0"/>
              <w:marTop w:val="0"/>
              <w:marBottom w:val="0"/>
              <w:divBdr>
                <w:top w:val="none" w:sz="0" w:space="0" w:color="auto"/>
                <w:left w:val="none" w:sz="0" w:space="0" w:color="auto"/>
                <w:bottom w:val="none" w:sz="0" w:space="0" w:color="auto"/>
                <w:right w:val="none" w:sz="0" w:space="0" w:color="auto"/>
              </w:divBdr>
              <w:divsChild>
                <w:div w:id="143082577">
                  <w:marLeft w:val="0"/>
                  <w:marRight w:val="0"/>
                  <w:marTop w:val="0"/>
                  <w:marBottom w:val="0"/>
                  <w:divBdr>
                    <w:top w:val="none" w:sz="0" w:space="0" w:color="auto"/>
                    <w:left w:val="none" w:sz="0" w:space="0" w:color="auto"/>
                    <w:bottom w:val="none" w:sz="0" w:space="0" w:color="auto"/>
                    <w:right w:val="none" w:sz="0" w:space="0" w:color="auto"/>
                  </w:divBdr>
                </w:div>
              </w:divsChild>
            </w:div>
            <w:div w:id="1729762250">
              <w:marLeft w:val="0"/>
              <w:marRight w:val="0"/>
              <w:marTop w:val="0"/>
              <w:marBottom w:val="0"/>
              <w:divBdr>
                <w:top w:val="none" w:sz="0" w:space="0" w:color="auto"/>
                <w:left w:val="none" w:sz="0" w:space="0" w:color="auto"/>
                <w:bottom w:val="none" w:sz="0" w:space="0" w:color="auto"/>
                <w:right w:val="none" w:sz="0" w:space="0" w:color="auto"/>
              </w:divBdr>
              <w:divsChild>
                <w:div w:id="502866479">
                  <w:marLeft w:val="0"/>
                  <w:marRight w:val="0"/>
                  <w:marTop w:val="0"/>
                  <w:marBottom w:val="0"/>
                  <w:divBdr>
                    <w:top w:val="none" w:sz="0" w:space="0" w:color="auto"/>
                    <w:left w:val="none" w:sz="0" w:space="0" w:color="auto"/>
                    <w:bottom w:val="none" w:sz="0" w:space="0" w:color="auto"/>
                    <w:right w:val="none" w:sz="0" w:space="0" w:color="auto"/>
                  </w:divBdr>
                </w:div>
              </w:divsChild>
            </w:div>
            <w:div w:id="1739742478">
              <w:marLeft w:val="0"/>
              <w:marRight w:val="0"/>
              <w:marTop w:val="0"/>
              <w:marBottom w:val="0"/>
              <w:divBdr>
                <w:top w:val="none" w:sz="0" w:space="0" w:color="auto"/>
                <w:left w:val="none" w:sz="0" w:space="0" w:color="auto"/>
                <w:bottom w:val="none" w:sz="0" w:space="0" w:color="auto"/>
                <w:right w:val="none" w:sz="0" w:space="0" w:color="auto"/>
              </w:divBdr>
              <w:divsChild>
                <w:div w:id="1976641675">
                  <w:marLeft w:val="0"/>
                  <w:marRight w:val="0"/>
                  <w:marTop w:val="0"/>
                  <w:marBottom w:val="0"/>
                  <w:divBdr>
                    <w:top w:val="none" w:sz="0" w:space="0" w:color="auto"/>
                    <w:left w:val="none" w:sz="0" w:space="0" w:color="auto"/>
                    <w:bottom w:val="none" w:sz="0" w:space="0" w:color="auto"/>
                    <w:right w:val="none" w:sz="0" w:space="0" w:color="auto"/>
                  </w:divBdr>
                </w:div>
              </w:divsChild>
            </w:div>
            <w:div w:id="1763379713">
              <w:marLeft w:val="0"/>
              <w:marRight w:val="0"/>
              <w:marTop w:val="0"/>
              <w:marBottom w:val="0"/>
              <w:divBdr>
                <w:top w:val="none" w:sz="0" w:space="0" w:color="auto"/>
                <w:left w:val="none" w:sz="0" w:space="0" w:color="auto"/>
                <w:bottom w:val="none" w:sz="0" w:space="0" w:color="auto"/>
                <w:right w:val="none" w:sz="0" w:space="0" w:color="auto"/>
              </w:divBdr>
              <w:divsChild>
                <w:div w:id="712196126">
                  <w:marLeft w:val="0"/>
                  <w:marRight w:val="0"/>
                  <w:marTop w:val="0"/>
                  <w:marBottom w:val="0"/>
                  <w:divBdr>
                    <w:top w:val="none" w:sz="0" w:space="0" w:color="auto"/>
                    <w:left w:val="none" w:sz="0" w:space="0" w:color="auto"/>
                    <w:bottom w:val="none" w:sz="0" w:space="0" w:color="auto"/>
                    <w:right w:val="none" w:sz="0" w:space="0" w:color="auto"/>
                  </w:divBdr>
                </w:div>
              </w:divsChild>
            </w:div>
            <w:div w:id="1778673698">
              <w:marLeft w:val="0"/>
              <w:marRight w:val="0"/>
              <w:marTop w:val="0"/>
              <w:marBottom w:val="0"/>
              <w:divBdr>
                <w:top w:val="none" w:sz="0" w:space="0" w:color="auto"/>
                <w:left w:val="none" w:sz="0" w:space="0" w:color="auto"/>
                <w:bottom w:val="none" w:sz="0" w:space="0" w:color="auto"/>
                <w:right w:val="none" w:sz="0" w:space="0" w:color="auto"/>
              </w:divBdr>
              <w:divsChild>
                <w:div w:id="29576971">
                  <w:marLeft w:val="0"/>
                  <w:marRight w:val="0"/>
                  <w:marTop w:val="0"/>
                  <w:marBottom w:val="0"/>
                  <w:divBdr>
                    <w:top w:val="none" w:sz="0" w:space="0" w:color="auto"/>
                    <w:left w:val="none" w:sz="0" w:space="0" w:color="auto"/>
                    <w:bottom w:val="none" w:sz="0" w:space="0" w:color="auto"/>
                    <w:right w:val="none" w:sz="0" w:space="0" w:color="auto"/>
                  </w:divBdr>
                </w:div>
              </w:divsChild>
            </w:div>
            <w:div w:id="1936087440">
              <w:marLeft w:val="0"/>
              <w:marRight w:val="0"/>
              <w:marTop w:val="0"/>
              <w:marBottom w:val="0"/>
              <w:divBdr>
                <w:top w:val="none" w:sz="0" w:space="0" w:color="auto"/>
                <w:left w:val="none" w:sz="0" w:space="0" w:color="auto"/>
                <w:bottom w:val="none" w:sz="0" w:space="0" w:color="auto"/>
                <w:right w:val="none" w:sz="0" w:space="0" w:color="auto"/>
              </w:divBdr>
              <w:divsChild>
                <w:div w:id="423571419">
                  <w:marLeft w:val="0"/>
                  <w:marRight w:val="0"/>
                  <w:marTop w:val="0"/>
                  <w:marBottom w:val="0"/>
                  <w:divBdr>
                    <w:top w:val="none" w:sz="0" w:space="0" w:color="auto"/>
                    <w:left w:val="none" w:sz="0" w:space="0" w:color="auto"/>
                    <w:bottom w:val="none" w:sz="0" w:space="0" w:color="auto"/>
                    <w:right w:val="none" w:sz="0" w:space="0" w:color="auto"/>
                  </w:divBdr>
                </w:div>
              </w:divsChild>
            </w:div>
            <w:div w:id="2001229291">
              <w:marLeft w:val="0"/>
              <w:marRight w:val="0"/>
              <w:marTop w:val="0"/>
              <w:marBottom w:val="0"/>
              <w:divBdr>
                <w:top w:val="none" w:sz="0" w:space="0" w:color="auto"/>
                <w:left w:val="none" w:sz="0" w:space="0" w:color="auto"/>
                <w:bottom w:val="none" w:sz="0" w:space="0" w:color="auto"/>
                <w:right w:val="none" w:sz="0" w:space="0" w:color="auto"/>
              </w:divBdr>
              <w:divsChild>
                <w:div w:id="8837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74853">
          <w:marLeft w:val="0"/>
          <w:marRight w:val="0"/>
          <w:marTop w:val="0"/>
          <w:marBottom w:val="0"/>
          <w:divBdr>
            <w:top w:val="none" w:sz="0" w:space="0" w:color="auto"/>
            <w:left w:val="none" w:sz="0" w:space="0" w:color="auto"/>
            <w:bottom w:val="none" w:sz="0" w:space="0" w:color="auto"/>
            <w:right w:val="none" w:sz="0" w:space="0" w:color="auto"/>
          </w:divBdr>
        </w:div>
        <w:div w:id="1483306531">
          <w:marLeft w:val="0"/>
          <w:marRight w:val="0"/>
          <w:marTop w:val="0"/>
          <w:marBottom w:val="0"/>
          <w:divBdr>
            <w:top w:val="none" w:sz="0" w:space="0" w:color="auto"/>
            <w:left w:val="none" w:sz="0" w:space="0" w:color="auto"/>
            <w:bottom w:val="none" w:sz="0" w:space="0" w:color="auto"/>
            <w:right w:val="none" w:sz="0" w:space="0" w:color="auto"/>
          </w:divBdr>
        </w:div>
        <w:div w:id="1493791409">
          <w:marLeft w:val="0"/>
          <w:marRight w:val="0"/>
          <w:marTop w:val="0"/>
          <w:marBottom w:val="0"/>
          <w:divBdr>
            <w:top w:val="none" w:sz="0" w:space="0" w:color="auto"/>
            <w:left w:val="none" w:sz="0" w:space="0" w:color="auto"/>
            <w:bottom w:val="none" w:sz="0" w:space="0" w:color="auto"/>
            <w:right w:val="none" w:sz="0" w:space="0" w:color="auto"/>
          </w:divBdr>
        </w:div>
        <w:div w:id="1674381891">
          <w:marLeft w:val="0"/>
          <w:marRight w:val="0"/>
          <w:marTop w:val="0"/>
          <w:marBottom w:val="0"/>
          <w:divBdr>
            <w:top w:val="none" w:sz="0" w:space="0" w:color="auto"/>
            <w:left w:val="none" w:sz="0" w:space="0" w:color="auto"/>
            <w:bottom w:val="none" w:sz="0" w:space="0" w:color="auto"/>
            <w:right w:val="none" w:sz="0" w:space="0" w:color="auto"/>
          </w:divBdr>
        </w:div>
        <w:div w:id="1736925651">
          <w:marLeft w:val="0"/>
          <w:marRight w:val="0"/>
          <w:marTop w:val="0"/>
          <w:marBottom w:val="0"/>
          <w:divBdr>
            <w:top w:val="none" w:sz="0" w:space="0" w:color="auto"/>
            <w:left w:val="none" w:sz="0" w:space="0" w:color="auto"/>
            <w:bottom w:val="none" w:sz="0" w:space="0" w:color="auto"/>
            <w:right w:val="none" w:sz="0" w:space="0" w:color="auto"/>
          </w:divBdr>
        </w:div>
        <w:div w:id="1782456872">
          <w:marLeft w:val="0"/>
          <w:marRight w:val="0"/>
          <w:marTop w:val="0"/>
          <w:marBottom w:val="0"/>
          <w:divBdr>
            <w:top w:val="none" w:sz="0" w:space="0" w:color="auto"/>
            <w:left w:val="none" w:sz="0" w:space="0" w:color="auto"/>
            <w:bottom w:val="none" w:sz="0" w:space="0" w:color="auto"/>
            <w:right w:val="none" w:sz="0" w:space="0" w:color="auto"/>
          </w:divBdr>
        </w:div>
        <w:div w:id="1785227440">
          <w:marLeft w:val="0"/>
          <w:marRight w:val="0"/>
          <w:marTop w:val="0"/>
          <w:marBottom w:val="0"/>
          <w:divBdr>
            <w:top w:val="none" w:sz="0" w:space="0" w:color="auto"/>
            <w:left w:val="none" w:sz="0" w:space="0" w:color="auto"/>
            <w:bottom w:val="none" w:sz="0" w:space="0" w:color="auto"/>
            <w:right w:val="none" w:sz="0" w:space="0" w:color="auto"/>
          </w:divBdr>
        </w:div>
        <w:div w:id="1930388937">
          <w:marLeft w:val="0"/>
          <w:marRight w:val="0"/>
          <w:marTop w:val="0"/>
          <w:marBottom w:val="0"/>
          <w:divBdr>
            <w:top w:val="none" w:sz="0" w:space="0" w:color="auto"/>
            <w:left w:val="none" w:sz="0" w:space="0" w:color="auto"/>
            <w:bottom w:val="none" w:sz="0" w:space="0" w:color="auto"/>
            <w:right w:val="none" w:sz="0" w:space="0" w:color="auto"/>
          </w:divBdr>
        </w:div>
        <w:div w:id="2042632925">
          <w:marLeft w:val="0"/>
          <w:marRight w:val="0"/>
          <w:marTop w:val="0"/>
          <w:marBottom w:val="0"/>
          <w:divBdr>
            <w:top w:val="none" w:sz="0" w:space="0" w:color="auto"/>
            <w:left w:val="none" w:sz="0" w:space="0" w:color="auto"/>
            <w:bottom w:val="none" w:sz="0" w:space="0" w:color="auto"/>
            <w:right w:val="none" w:sz="0" w:space="0" w:color="auto"/>
          </w:divBdr>
        </w:div>
        <w:div w:id="2102791844">
          <w:marLeft w:val="0"/>
          <w:marRight w:val="0"/>
          <w:marTop w:val="0"/>
          <w:marBottom w:val="0"/>
          <w:divBdr>
            <w:top w:val="none" w:sz="0" w:space="0" w:color="auto"/>
            <w:left w:val="none" w:sz="0" w:space="0" w:color="auto"/>
            <w:bottom w:val="none" w:sz="0" w:space="0" w:color="auto"/>
            <w:right w:val="none" w:sz="0" w:space="0" w:color="auto"/>
          </w:divBdr>
        </w:div>
      </w:divsChild>
    </w:div>
    <w:div w:id="1758554280">
      <w:bodyDiv w:val="1"/>
      <w:marLeft w:val="0"/>
      <w:marRight w:val="0"/>
      <w:marTop w:val="0"/>
      <w:marBottom w:val="0"/>
      <w:divBdr>
        <w:top w:val="none" w:sz="0" w:space="0" w:color="auto"/>
        <w:left w:val="none" w:sz="0" w:space="0" w:color="auto"/>
        <w:bottom w:val="none" w:sz="0" w:space="0" w:color="auto"/>
        <w:right w:val="none" w:sz="0" w:space="0" w:color="auto"/>
      </w:divBdr>
    </w:div>
    <w:div w:id="1828666779">
      <w:bodyDiv w:val="1"/>
      <w:marLeft w:val="0"/>
      <w:marRight w:val="0"/>
      <w:marTop w:val="0"/>
      <w:marBottom w:val="0"/>
      <w:divBdr>
        <w:top w:val="none" w:sz="0" w:space="0" w:color="auto"/>
        <w:left w:val="none" w:sz="0" w:space="0" w:color="auto"/>
        <w:bottom w:val="none" w:sz="0" w:space="0" w:color="auto"/>
        <w:right w:val="none" w:sz="0" w:space="0" w:color="auto"/>
      </w:divBdr>
      <w:divsChild>
        <w:div w:id="158890884">
          <w:marLeft w:val="0"/>
          <w:marRight w:val="0"/>
          <w:marTop w:val="0"/>
          <w:marBottom w:val="0"/>
          <w:divBdr>
            <w:top w:val="none" w:sz="0" w:space="0" w:color="auto"/>
            <w:left w:val="none" w:sz="0" w:space="0" w:color="auto"/>
            <w:bottom w:val="none" w:sz="0" w:space="0" w:color="auto"/>
            <w:right w:val="none" w:sz="0" w:space="0" w:color="auto"/>
          </w:divBdr>
        </w:div>
        <w:div w:id="514997481">
          <w:marLeft w:val="0"/>
          <w:marRight w:val="0"/>
          <w:marTop w:val="0"/>
          <w:marBottom w:val="0"/>
          <w:divBdr>
            <w:top w:val="none" w:sz="0" w:space="0" w:color="auto"/>
            <w:left w:val="none" w:sz="0" w:space="0" w:color="auto"/>
            <w:bottom w:val="none" w:sz="0" w:space="0" w:color="auto"/>
            <w:right w:val="none" w:sz="0" w:space="0" w:color="auto"/>
          </w:divBdr>
        </w:div>
        <w:div w:id="519776384">
          <w:marLeft w:val="0"/>
          <w:marRight w:val="0"/>
          <w:marTop w:val="0"/>
          <w:marBottom w:val="0"/>
          <w:divBdr>
            <w:top w:val="none" w:sz="0" w:space="0" w:color="auto"/>
            <w:left w:val="none" w:sz="0" w:space="0" w:color="auto"/>
            <w:bottom w:val="none" w:sz="0" w:space="0" w:color="auto"/>
            <w:right w:val="none" w:sz="0" w:space="0" w:color="auto"/>
          </w:divBdr>
        </w:div>
        <w:div w:id="654997124">
          <w:marLeft w:val="0"/>
          <w:marRight w:val="0"/>
          <w:marTop w:val="0"/>
          <w:marBottom w:val="0"/>
          <w:divBdr>
            <w:top w:val="none" w:sz="0" w:space="0" w:color="auto"/>
            <w:left w:val="none" w:sz="0" w:space="0" w:color="auto"/>
            <w:bottom w:val="none" w:sz="0" w:space="0" w:color="auto"/>
            <w:right w:val="none" w:sz="0" w:space="0" w:color="auto"/>
          </w:divBdr>
        </w:div>
        <w:div w:id="744762683">
          <w:marLeft w:val="0"/>
          <w:marRight w:val="0"/>
          <w:marTop w:val="0"/>
          <w:marBottom w:val="0"/>
          <w:divBdr>
            <w:top w:val="none" w:sz="0" w:space="0" w:color="auto"/>
            <w:left w:val="none" w:sz="0" w:space="0" w:color="auto"/>
            <w:bottom w:val="none" w:sz="0" w:space="0" w:color="auto"/>
            <w:right w:val="none" w:sz="0" w:space="0" w:color="auto"/>
          </w:divBdr>
        </w:div>
        <w:div w:id="966424663">
          <w:marLeft w:val="0"/>
          <w:marRight w:val="0"/>
          <w:marTop w:val="0"/>
          <w:marBottom w:val="0"/>
          <w:divBdr>
            <w:top w:val="none" w:sz="0" w:space="0" w:color="auto"/>
            <w:left w:val="none" w:sz="0" w:space="0" w:color="auto"/>
            <w:bottom w:val="none" w:sz="0" w:space="0" w:color="auto"/>
            <w:right w:val="none" w:sz="0" w:space="0" w:color="auto"/>
          </w:divBdr>
        </w:div>
        <w:div w:id="1065878732">
          <w:marLeft w:val="0"/>
          <w:marRight w:val="0"/>
          <w:marTop w:val="0"/>
          <w:marBottom w:val="0"/>
          <w:divBdr>
            <w:top w:val="none" w:sz="0" w:space="0" w:color="auto"/>
            <w:left w:val="none" w:sz="0" w:space="0" w:color="auto"/>
            <w:bottom w:val="none" w:sz="0" w:space="0" w:color="auto"/>
            <w:right w:val="none" w:sz="0" w:space="0" w:color="auto"/>
          </w:divBdr>
        </w:div>
        <w:div w:id="1077509672">
          <w:marLeft w:val="0"/>
          <w:marRight w:val="0"/>
          <w:marTop w:val="0"/>
          <w:marBottom w:val="0"/>
          <w:divBdr>
            <w:top w:val="none" w:sz="0" w:space="0" w:color="auto"/>
            <w:left w:val="none" w:sz="0" w:space="0" w:color="auto"/>
            <w:bottom w:val="none" w:sz="0" w:space="0" w:color="auto"/>
            <w:right w:val="none" w:sz="0" w:space="0" w:color="auto"/>
          </w:divBdr>
        </w:div>
        <w:div w:id="1078090951">
          <w:marLeft w:val="0"/>
          <w:marRight w:val="0"/>
          <w:marTop w:val="0"/>
          <w:marBottom w:val="0"/>
          <w:divBdr>
            <w:top w:val="none" w:sz="0" w:space="0" w:color="auto"/>
            <w:left w:val="none" w:sz="0" w:space="0" w:color="auto"/>
            <w:bottom w:val="none" w:sz="0" w:space="0" w:color="auto"/>
            <w:right w:val="none" w:sz="0" w:space="0" w:color="auto"/>
          </w:divBdr>
        </w:div>
        <w:div w:id="1094597019">
          <w:marLeft w:val="0"/>
          <w:marRight w:val="0"/>
          <w:marTop w:val="0"/>
          <w:marBottom w:val="0"/>
          <w:divBdr>
            <w:top w:val="none" w:sz="0" w:space="0" w:color="auto"/>
            <w:left w:val="none" w:sz="0" w:space="0" w:color="auto"/>
            <w:bottom w:val="none" w:sz="0" w:space="0" w:color="auto"/>
            <w:right w:val="none" w:sz="0" w:space="0" w:color="auto"/>
          </w:divBdr>
        </w:div>
        <w:div w:id="1114902521">
          <w:marLeft w:val="0"/>
          <w:marRight w:val="0"/>
          <w:marTop w:val="0"/>
          <w:marBottom w:val="0"/>
          <w:divBdr>
            <w:top w:val="none" w:sz="0" w:space="0" w:color="auto"/>
            <w:left w:val="none" w:sz="0" w:space="0" w:color="auto"/>
            <w:bottom w:val="none" w:sz="0" w:space="0" w:color="auto"/>
            <w:right w:val="none" w:sz="0" w:space="0" w:color="auto"/>
          </w:divBdr>
        </w:div>
        <w:div w:id="1175806607">
          <w:marLeft w:val="0"/>
          <w:marRight w:val="0"/>
          <w:marTop w:val="0"/>
          <w:marBottom w:val="0"/>
          <w:divBdr>
            <w:top w:val="none" w:sz="0" w:space="0" w:color="auto"/>
            <w:left w:val="none" w:sz="0" w:space="0" w:color="auto"/>
            <w:bottom w:val="none" w:sz="0" w:space="0" w:color="auto"/>
            <w:right w:val="none" w:sz="0" w:space="0" w:color="auto"/>
          </w:divBdr>
        </w:div>
        <w:div w:id="1329560209">
          <w:marLeft w:val="0"/>
          <w:marRight w:val="0"/>
          <w:marTop w:val="0"/>
          <w:marBottom w:val="0"/>
          <w:divBdr>
            <w:top w:val="none" w:sz="0" w:space="0" w:color="auto"/>
            <w:left w:val="none" w:sz="0" w:space="0" w:color="auto"/>
            <w:bottom w:val="none" w:sz="0" w:space="0" w:color="auto"/>
            <w:right w:val="none" w:sz="0" w:space="0" w:color="auto"/>
          </w:divBdr>
          <w:divsChild>
            <w:div w:id="148179330">
              <w:marLeft w:val="-75"/>
              <w:marRight w:val="0"/>
              <w:marTop w:val="30"/>
              <w:marBottom w:val="30"/>
              <w:divBdr>
                <w:top w:val="none" w:sz="0" w:space="0" w:color="auto"/>
                <w:left w:val="none" w:sz="0" w:space="0" w:color="auto"/>
                <w:bottom w:val="none" w:sz="0" w:space="0" w:color="auto"/>
                <w:right w:val="none" w:sz="0" w:space="0" w:color="auto"/>
              </w:divBdr>
              <w:divsChild>
                <w:div w:id="51466184">
                  <w:marLeft w:val="0"/>
                  <w:marRight w:val="0"/>
                  <w:marTop w:val="0"/>
                  <w:marBottom w:val="0"/>
                  <w:divBdr>
                    <w:top w:val="none" w:sz="0" w:space="0" w:color="auto"/>
                    <w:left w:val="none" w:sz="0" w:space="0" w:color="auto"/>
                    <w:bottom w:val="none" w:sz="0" w:space="0" w:color="auto"/>
                    <w:right w:val="none" w:sz="0" w:space="0" w:color="auto"/>
                  </w:divBdr>
                  <w:divsChild>
                    <w:div w:id="1094743228">
                      <w:marLeft w:val="0"/>
                      <w:marRight w:val="0"/>
                      <w:marTop w:val="0"/>
                      <w:marBottom w:val="0"/>
                      <w:divBdr>
                        <w:top w:val="none" w:sz="0" w:space="0" w:color="auto"/>
                        <w:left w:val="none" w:sz="0" w:space="0" w:color="auto"/>
                        <w:bottom w:val="none" w:sz="0" w:space="0" w:color="auto"/>
                        <w:right w:val="none" w:sz="0" w:space="0" w:color="auto"/>
                      </w:divBdr>
                    </w:div>
                  </w:divsChild>
                </w:div>
                <w:div w:id="341007266">
                  <w:marLeft w:val="0"/>
                  <w:marRight w:val="0"/>
                  <w:marTop w:val="0"/>
                  <w:marBottom w:val="0"/>
                  <w:divBdr>
                    <w:top w:val="none" w:sz="0" w:space="0" w:color="auto"/>
                    <w:left w:val="none" w:sz="0" w:space="0" w:color="auto"/>
                    <w:bottom w:val="none" w:sz="0" w:space="0" w:color="auto"/>
                    <w:right w:val="none" w:sz="0" w:space="0" w:color="auto"/>
                  </w:divBdr>
                  <w:divsChild>
                    <w:div w:id="767240656">
                      <w:marLeft w:val="0"/>
                      <w:marRight w:val="0"/>
                      <w:marTop w:val="0"/>
                      <w:marBottom w:val="0"/>
                      <w:divBdr>
                        <w:top w:val="none" w:sz="0" w:space="0" w:color="auto"/>
                        <w:left w:val="none" w:sz="0" w:space="0" w:color="auto"/>
                        <w:bottom w:val="none" w:sz="0" w:space="0" w:color="auto"/>
                        <w:right w:val="none" w:sz="0" w:space="0" w:color="auto"/>
                      </w:divBdr>
                    </w:div>
                  </w:divsChild>
                </w:div>
                <w:div w:id="403070555">
                  <w:marLeft w:val="0"/>
                  <w:marRight w:val="0"/>
                  <w:marTop w:val="0"/>
                  <w:marBottom w:val="0"/>
                  <w:divBdr>
                    <w:top w:val="none" w:sz="0" w:space="0" w:color="auto"/>
                    <w:left w:val="none" w:sz="0" w:space="0" w:color="auto"/>
                    <w:bottom w:val="none" w:sz="0" w:space="0" w:color="auto"/>
                    <w:right w:val="none" w:sz="0" w:space="0" w:color="auto"/>
                  </w:divBdr>
                  <w:divsChild>
                    <w:div w:id="2052266170">
                      <w:marLeft w:val="0"/>
                      <w:marRight w:val="0"/>
                      <w:marTop w:val="0"/>
                      <w:marBottom w:val="0"/>
                      <w:divBdr>
                        <w:top w:val="none" w:sz="0" w:space="0" w:color="auto"/>
                        <w:left w:val="none" w:sz="0" w:space="0" w:color="auto"/>
                        <w:bottom w:val="none" w:sz="0" w:space="0" w:color="auto"/>
                        <w:right w:val="none" w:sz="0" w:space="0" w:color="auto"/>
                      </w:divBdr>
                    </w:div>
                  </w:divsChild>
                </w:div>
                <w:div w:id="429854046">
                  <w:marLeft w:val="0"/>
                  <w:marRight w:val="0"/>
                  <w:marTop w:val="0"/>
                  <w:marBottom w:val="0"/>
                  <w:divBdr>
                    <w:top w:val="none" w:sz="0" w:space="0" w:color="auto"/>
                    <w:left w:val="none" w:sz="0" w:space="0" w:color="auto"/>
                    <w:bottom w:val="none" w:sz="0" w:space="0" w:color="auto"/>
                    <w:right w:val="none" w:sz="0" w:space="0" w:color="auto"/>
                  </w:divBdr>
                  <w:divsChild>
                    <w:div w:id="1667594266">
                      <w:marLeft w:val="0"/>
                      <w:marRight w:val="0"/>
                      <w:marTop w:val="0"/>
                      <w:marBottom w:val="0"/>
                      <w:divBdr>
                        <w:top w:val="none" w:sz="0" w:space="0" w:color="auto"/>
                        <w:left w:val="none" w:sz="0" w:space="0" w:color="auto"/>
                        <w:bottom w:val="none" w:sz="0" w:space="0" w:color="auto"/>
                        <w:right w:val="none" w:sz="0" w:space="0" w:color="auto"/>
                      </w:divBdr>
                    </w:div>
                  </w:divsChild>
                </w:div>
                <w:div w:id="457528791">
                  <w:marLeft w:val="0"/>
                  <w:marRight w:val="0"/>
                  <w:marTop w:val="0"/>
                  <w:marBottom w:val="0"/>
                  <w:divBdr>
                    <w:top w:val="none" w:sz="0" w:space="0" w:color="auto"/>
                    <w:left w:val="none" w:sz="0" w:space="0" w:color="auto"/>
                    <w:bottom w:val="none" w:sz="0" w:space="0" w:color="auto"/>
                    <w:right w:val="none" w:sz="0" w:space="0" w:color="auto"/>
                  </w:divBdr>
                  <w:divsChild>
                    <w:div w:id="1773625121">
                      <w:marLeft w:val="0"/>
                      <w:marRight w:val="0"/>
                      <w:marTop w:val="0"/>
                      <w:marBottom w:val="0"/>
                      <w:divBdr>
                        <w:top w:val="none" w:sz="0" w:space="0" w:color="auto"/>
                        <w:left w:val="none" w:sz="0" w:space="0" w:color="auto"/>
                        <w:bottom w:val="none" w:sz="0" w:space="0" w:color="auto"/>
                        <w:right w:val="none" w:sz="0" w:space="0" w:color="auto"/>
                      </w:divBdr>
                    </w:div>
                  </w:divsChild>
                </w:div>
                <w:div w:id="650407978">
                  <w:marLeft w:val="0"/>
                  <w:marRight w:val="0"/>
                  <w:marTop w:val="0"/>
                  <w:marBottom w:val="0"/>
                  <w:divBdr>
                    <w:top w:val="none" w:sz="0" w:space="0" w:color="auto"/>
                    <w:left w:val="none" w:sz="0" w:space="0" w:color="auto"/>
                    <w:bottom w:val="none" w:sz="0" w:space="0" w:color="auto"/>
                    <w:right w:val="none" w:sz="0" w:space="0" w:color="auto"/>
                  </w:divBdr>
                  <w:divsChild>
                    <w:div w:id="361977743">
                      <w:marLeft w:val="0"/>
                      <w:marRight w:val="0"/>
                      <w:marTop w:val="0"/>
                      <w:marBottom w:val="0"/>
                      <w:divBdr>
                        <w:top w:val="none" w:sz="0" w:space="0" w:color="auto"/>
                        <w:left w:val="none" w:sz="0" w:space="0" w:color="auto"/>
                        <w:bottom w:val="none" w:sz="0" w:space="0" w:color="auto"/>
                        <w:right w:val="none" w:sz="0" w:space="0" w:color="auto"/>
                      </w:divBdr>
                    </w:div>
                  </w:divsChild>
                </w:div>
                <w:div w:id="706872488">
                  <w:marLeft w:val="0"/>
                  <w:marRight w:val="0"/>
                  <w:marTop w:val="0"/>
                  <w:marBottom w:val="0"/>
                  <w:divBdr>
                    <w:top w:val="none" w:sz="0" w:space="0" w:color="auto"/>
                    <w:left w:val="none" w:sz="0" w:space="0" w:color="auto"/>
                    <w:bottom w:val="none" w:sz="0" w:space="0" w:color="auto"/>
                    <w:right w:val="none" w:sz="0" w:space="0" w:color="auto"/>
                  </w:divBdr>
                  <w:divsChild>
                    <w:div w:id="1441489668">
                      <w:marLeft w:val="0"/>
                      <w:marRight w:val="0"/>
                      <w:marTop w:val="0"/>
                      <w:marBottom w:val="0"/>
                      <w:divBdr>
                        <w:top w:val="none" w:sz="0" w:space="0" w:color="auto"/>
                        <w:left w:val="none" w:sz="0" w:space="0" w:color="auto"/>
                        <w:bottom w:val="none" w:sz="0" w:space="0" w:color="auto"/>
                        <w:right w:val="none" w:sz="0" w:space="0" w:color="auto"/>
                      </w:divBdr>
                    </w:div>
                  </w:divsChild>
                </w:div>
                <w:div w:id="819229207">
                  <w:marLeft w:val="0"/>
                  <w:marRight w:val="0"/>
                  <w:marTop w:val="0"/>
                  <w:marBottom w:val="0"/>
                  <w:divBdr>
                    <w:top w:val="none" w:sz="0" w:space="0" w:color="auto"/>
                    <w:left w:val="none" w:sz="0" w:space="0" w:color="auto"/>
                    <w:bottom w:val="none" w:sz="0" w:space="0" w:color="auto"/>
                    <w:right w:val="none" w:sz="0" w:space="0" w:color="auto"/>
                  </w:divBdr>
                  <w:divsChild>
                    <w:div w:id="1076707597">
                      <w:marLeft w:val="0"/>
                      <w:marRight w:val="0"/>
                      <w:marTop w:val="0"/>
                      <w:marBottom w:val="0"/>
                      <w:divBdr>
                        <w:top w:val="none" w:sz="0" w:space="0" w:color="auto"/>
                        <w:left w:val="none" w:sz="0" w:space="0" w:color="auto"/>
                        <w:bottom w:val="none" w:sz="0" w:space="0" w:color="auto"/>
                        <w:right w:val="none" w:sz="0" w:space="0" w:color="auto"/>
                      </w:divBdr>
                    </w:div>
                  </w:divsChild>
                </w:div>
                <w:div w:id="867570911">
                  <w:marLeft w:val="0"/>
                  <w:marRight w:val="0"/>
                  <w:marTop w:val="0"/>
                  <w:marBottom w:val="0"/>
                  <w:divBdr>
                    <w:top w:val="none" w:sz="0" w:space="0" w:color="auto"/>
                    <w:left w:val="none" w:sz="0" w:space="0" w:color="auto"/>
                    <w:bottom w:val="none" w:sz="0" w:space="0" w:color="auto"/>
                    <w:right w:val="none" w:sz="0" w:space="0" w:color="auto"/>
                  </w:divBdr>
                  <w:divsChild>
                    <w:div w:id="1250503794">
                      <w:marLeft w:val="0"/>
                      <w:marRight w:val="0"/>
                      <w:marTop w:val="0"/>
                      <w:marBottom w:val="0"/>
                      <w:divBdr>
                        <w:top w:val="none" w:sz="0" w:space="0" w:color="auto"/>
                        <w:left w:val="none" w:sz="0" w:space="0" w:color="auto"/>
                        <w:bottom w:val="none" w:sz="0" w:space="0" w:color="auto"/>
                        <w:right w:val="none" w:sz="0" w:space="0" w:color="auto"/>
                      </w:divBdr>
                    </w:div>
                  </w:divsChild>
                </w:div>
                <w:div w:id="1100490923">
                  <w:marLeft w:val="0"/>
                  <w:marRight w:val="0"/>
                  <w:marTop w:val="0"/>
                  <w:marBottom w:val="0"/>
                  <w:divBdr>
                    <w:top w:val="none" w:sz="0" w:space="0" w:color="auto"/>
                    <w:left w:val="none" w:sz="0" w:space="0" w:color="auto"/>
                    <w:bottom w:val="none" w:sz="0" w:space="0" w:color="auto"/>
                    <w:right w:val="none" w:sz="0" w:space="0" w:color="auto"/>
                  </w:divBdr>
                  <w:divsChild>
                    <w:div w:id="991374230">
                      <w:marLeft w:val="0"/>
                      <w:marRight w:val="0"/>
                      <w:marTop w:val="0"/>
                      <w:marBottom w:val="0"/>
                      <w:divBdr>
                        <w:top w:val="none" w:sz="0" w:space="0" w:color="auto"/>
                        <w:left w:val="none" w:sz="0" w:space="0" w:color="auto"/>
                        <w:bottom w:val="none" w:sz="0" w:space="0" w:color="auto"/>
                        <w:right w:val="none" w:sz="0" w:space="0" w:color="auto"/>
                      </w:divBdr>
                    </w:div>
                  </w:divsChild>
                </w:div>
                <w:div w:id="1127092299">
                  <w:marLeft w:val="0"/>
                  <w:marRight w:val="0"/>
                  <w:marTop w:val="0"/>
                  <w:marBottom w:val="0"/>
                  <w:divBdr>
                    <w:top w:val="none" w:sz="0" w:space="0" w:color="auto"/>
                    <w:left w:val="none" w:sz="0" w:space="0" w:color="auto"/>
                    <w:bottom w:val="none" w:sz="0" w:space="0" w:color="auto"/>
                    <w:right w:val="none" w:sz="0" w:space="0" w:color="auto"/>
                  </w:divBdr>
                  <w:divsChild>
                    <w:div w:id="1035041772">
                      <w:marLeft w:val="0"/>
                      <w:marRight w:val="0"/>
                      <w:marTop w:val="0"/>
                      <w:marBottom w:val="0"/>
                      <w:divBdr>
                        <w:top w:val="none" w:sz="0" w:space="0" w:color="auto"/>
                        <w:left w:val="none" w:sz="0" w:space="0" w:color="auto"/>
                        <w:bottom w:val="none" w:sz="0" w:space="0" w:color="auto"/>
                        <w:right w:val="none" w:sz="0" w:space="0" w:color="auto"/>
                      </w:divBdr>
                    </w:div>
                  </w:divsChild>
                </w:div>
                <w:div w:id="1147014968">
                  <w:marLeft w:val="0"/>
                  <w:marRight w:val="0"/>
                  <w:marTop w:val="0"/>
                  <w:marBottom w:val="0"/>
                  <w:divBdr>
                    <w:top w:val="none" w:sz="0" w:space="0" w:color="auto"/>
                    <w:left w:val="none" w:sz="0" w:space="0" w:color="auto"/>
                    <w:bottom w:val="none" w:sz="0" w:space="0" w:color="auto"/>
                    <w:right w:val="none" w:sz="0" w:space="0" w:color="auto"/>
                  </w:divBdr>
                  <w:divsChild>
                    <w:div w:id="190151587">
                      <w:marLeft w:val="0"/>
                      <w:marRight w:val="0"/>
                      <w:marTop w:val="0"/>
                      <w:marBottom w:val="0"/>
                      <w:divBdr>
                        <w:top w:val="none" w:sz="0" w:space="0" w:color="auto"/>
                        <w:left w:val="none" w:sz="0" w:space="0" w:color="auto"/>
                        <w:bottom w:val="none" w:sz="0" w:space="0" w:color="auto"/>
                        <w:right w:val="none" w:sz="0" w:space="0" w:color="auto"/>
                      </w:divBdr>
                    </w:div>
                  </w:divsChild>
                </w:div>
                <w:div w:id="1249270777">
                  <w:marLeft w:val="0"/>
                  <w:marRight w:val="0"/>
                  <w:marTop w:val="0"/>
                  <w:marBottom w:val="0"/>
                  <w:divBdr>
                    <w:top w:val="none" w:sz="0" w:space="0" w:color="auto"/>
                    <w:left w:val="none" w:sz="0" w:space="0" w:color="auto"/>
                    <w:bottom w:val="none" w:sz="0" w:space="0" w:color="auto"/>
                    <w:right w:val="none" w:sz="0" w:space="0" w:color="auto"/>
                  </w:divBdr>
                  <w:divsChild>
                    <w:div w:id="2146045017">
                      <w:marLeft w:val="0"/>
                      <w:marRight w:val="0"/>
                      <w:marTop w:val="0"/>
                      <w:marBottom w:val="0"/>
                      <w:divBdr>
                        <w:top w:val="none" w:sz="0" w:space="0" w:color="auto"/>
                        <w:left w:val="none" w:sz="0" w:space="0" w:color="auto"/>
                        <w:bottom w:val="none" w:sz="0" w:space="0" w:color="auto"/>
                        <w:right w:val="none" w:sz="0" w:space="0" w:color="auto"/>
                      </w:divBdr>
                    </w:div>
                  </w:divsChild>
                </w:div>
                <w:div w:id="1266183653">
                  <w:marLeft w:val="0"/>
                  <w:marRight w:val="0"/>
                  <w:marTop w:val="0"/>
                  <w:marBottom w:val="0"/>
                  <w:divBdr>
                    <w:top w:val="none" w:sz="0" w:space="0" w:color="auto"/>
                    <w:left w:val="none" w:sz="0" w:space="0" w:color="auto"/>
                    <w:bottom w:val="none" w:sz="0" w:space="0" w:color="auto"/>
                    <w:right w:val="none" w:sz="0" w:space="0" w:color="auto"/>
                  </w:divBdr>
                  <w:divsChild>
                    <w:div w:id="2028628594">
                      <w:marLeft w:val="0"/>
                      <w:marRight w:val="0"/>
                      <w:marTop w:val="0"/>
                      <w:marBottom w:val="0"/>
                      <w:divBdr>
                        <w:top w:val="none" w:sz="0" w:space="0" w:color="auto"/>
                        <w:left w:val="none" w:sz="0" w:space="0" w:color="auto"/>
                        <w:bottom w:val="none" w:sz="0" w:space="0" w:color="auto"/>
                        <w:right w:val="none" w:sz="0" w:space="0" w:color="auto"/>
                      </w:divBdr>
                    </w:div>
                  </w:divsChild>
                </w:div>
                <w:div w:id="1465269552">
                  <w:marLeft w:val="0"/>
                  <w:marRight w:val="0"/>
                  <w:marTop w:val="0"/>
                  <w:marBottom w:val="0"/>
                  <w:divBdr>
                    <w:top w:val="none" w:sz="0" w:space="0" w:color="auto"/>
                    <w:left w:val="none" w:sz="0" w:space="0" w:color="auto"/>
                    <w:bottom w:val="none" w:sz="0" w:space="0" w:color="auto"/>
                    <w:right w:val="none" w:sz="0" w:space="0" w:color="auto"/>
                  </w:divBdr>
                  <w:divsChild>
                    <w:div w:id="843781664">
                      <w:marLeft w:val="0"/>
                      <w:marRight w:val="0"/>
                      <w:marTop w:val="0"/>
                      <w:marBottom w:val="0"/>
                      <w:divBdr>
                        <w:top w:val="none" w:sz="0" w:space="0" w:color="auto"/>
                        <w:left w:val="none" w:sz="0" w:space="0" w:color="auto"/>
                        <w:bottom w:val="none" w:sz="0" w:space="0" w:color="auto"/>
                        <w:right w:val="none" w:sz="0" w:space="0" w:color="auto"/>
                      </w:divBdr>
                    </w:div>
                  </w:divsChild>
                </w:div>
                <w:div w:id="1703901030">
                  <w:marLeft w:val="0"/>
                  <w:marRight w:val="0"/>
                  <w:marTop w:val="0"/>
                  <w:marBottom w:val="0"/>
                  <w:divBdr>
                    <w:top w:val="none" w:sz="0" w:space="0" w:color="auto"/>
                    <w:left w:val="none" w:sz="0" w:space="0" w:color="auto"/>
                    <w:bottom w:val="none" w:sz="0" w:space="0" w:color="auto"/>
                    <w:right w:val="none" w:sz="0" w:space="0" w:color="auto"/>
                  </w:divBdr>
                  <w:divsChild>
                    <w:div w:id="816726533">
                      <w:marLeft w:val="0"/>
                      <w:marRight w:val="0"/>
                      <w:marTop w:val="0"/>
                      <w:marBottom w:val="0"/>
                      <w:divBdr>
                        <w:top w:val="none" w:sz="0" w:space="0" w:color="auto"/>
                        <w:left w:val="none" w:sz="0" w:space="0" w:color="auto"/>
                        <w:bottom w:val="none" w:sz="0" w:space="0" w:color="auto"/>
                        <w:right w:val="none" w:sz="0" w:space="0" w:color="auto"/>
                      </w:divBdr>
                    </w:div>
                  </w:divsChild>
                </w:div>
                <w:div w:id="2040155717">
                  <w:marLeft w:val="0"/>
                  <w:marRight w:val="0"/>
                  <w:marTop w:val="0"/>
                  <w:marBottom w:val="0"/>
                  <w:divBdr>
                    <w:top w:val="none" w:sz="0" w:space="0" w:color="auto"/>
                    <w:left w:val="none" w:sz="0" w:space="0" w:color="auto"/>
                    <w:bottom w:val="none" w:sz="0" w:space="0" w:color="auto"/>
                    <w:right w:val="none" w:sz="0" w:space="0" w:color="auto"/>
                  </w:divBdr>
                  <w:divsChild>
                    <w:div w:id="156385778">
                      <w:marLeft w:val="0"/>
                      <w:marRight w:val="0"/>
                      <w:marTop w:val="0"/>
                      <w:marBottom w:val="0"/>
                      <w:divBdr>
                        <w:top w:val="none" w:sz="0" w:space="0" w:color="auto"/>
                        <w:left w:val="none" w:sz="0" w:space="0" w:color="auto"/>
                        <w:bottom w:val="none" w:sz="0" w:space="0" w:color="auto"/>
                        <w:right w:val="none" w:sz="0" w:space="0" w:color="auto"/>
                      </w:divBdr>
                    </w:div>
                  </w:divsChild>
                </w:div>
                <w:div w:id="2097088611">
                  <w:marLeft w:val="0"/>
                  <w:marRight w:val="0"/>
                  <w:marTop w:val="0"/>
                  <w:marBottom w:val="0"/>
                  <w:divBdr>
                    <w:top w:val="none" w:sz="0" w:space="0" w:color="auto"/>
                    <w:left w:val="none" w:sz="0" w:space="0" w:color="auto"/>
                    <w:bottom w:val="none" w:sz="0" w:space="0" w:color="auto"/>
                    <w:right w:val="none" w:sz="0" w:space="0" w:color="auto"/>
                  </w:divBdr>
                  <w:divsChild>
                    <w:div w:id="18369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667562">
          <w:marLeft w:val="0"/>
          <w:marRight w:val="0"/>
          <w:marTop w:val="0"/>
          <w:marBottom w:val="0"/>
          <w:divBdr>
            <w:top w:val="none" w:sz="0" w:space="0" w:color="auto"/>
            <w:left w:val="none" w:sz="0" w:space="0" w:color="auto"/>
            <w:bottom w:val="none" w:sz="0" w:space="0" w:color="auto"/>
            <w:right w:val="none" w:sz="0" w:space="0" w:color="auto"/>
          </w:divBdr>
        </w:div>
        <w:div w:id="1494878609">
          <w:marLeft w:val="0"/>
          <w:marRight w:val="0"/>
          <w:marTop w:val="0"/>
          <w:marBottom w:val="0"/>
          <w:divBdr>
            <w:top w:val="none" w:sz="0" w:space="0" w:color="auto"/>
            <w:left w:val="none" w:sz="0" w:space="0" w:color="auto"/>
            <w:bottom w:val="none" w:sz="0" w:space="0" w:color="auto"/>
            <w:right w:val="none" w:sz="0" w:space="0" w:color="auto"/>
          </w:divBdr>
        </w:div>
        <w:div w:id="1654946079">
          <w:marLeft w:val="0"/>
          <w:marRight w:val="0"/>
          <w:marTop w:val="0"/>
          <w:marBottom w:val="0"/>
          <w:divBdr>
            <w:top w:val="none" w:sz="0" w:space="0" w:color="auto"/>
            <w:left w:val="none" w:sz="0" w:space="0" w:color="auto"/>
            <w:bottom w:val="none" w:sz="0" w:space="0" w:color="auto"/>
            <w:right w:val="none" w:sz="0" w:space="0" w:color="auto"/>
          </w:divBdr>
        </w:div>
        <w:div w:id="2020306605">
          <w:marLeft w:val="0"/>
          <w:marRight w:val="0"/>
          <w:marTop w:val="0"/>
          <w:marBottom w:val="0"/>
          <w:divBdr>
            <w:top w:val="none" w:sz="0" w:space="0" w:color="auto"/>
            <w:left w:val="none" w:sz="0" w:space="0" w:color="auto"/>
            <w:bottom w:val="none" w:sz="0" w:space="0" w:color="auto"/>
            <w:right w:val="none" w:sz="0" w:space="0" w:color="auto"/>
          </w:divBdr>
          <w:divsChild>
            <w:div w:id="900603068">
              <w:marLeft w:val="-75"/>
              <w:marRight w:val="0"/>
              <w:marTop w:val="30"/>
              <w:marBottom w:val="30"/>
              <w:divBdr>
                <w:top w:val="none" w:sz="0" w:space="0" w:color="auto"/>
                <w:left w:val="none" w:sz="0" w:space="0" w:color="auto"/>
                <w:bottom w:val="none" w:sz="0" w:space="0" w:color="auto"/>
                <w:right w:val="none" w:sz="0" w:space="0" w:color="auto"/>
              </w:divBdr>
              <w:divsChild>
                <w:div w:id="138808324">
                  <w:marLeft w:val="0"/>
                  <w:marRight w:val="0"/>
                  <w:marTop w:val="0"/>
                  <w:marBottom w:val="0"/>
                  <w:divBdr>
                    <w:top w:val="none" w:sz="0" w:space="0" w:color="auto"/>
                    <w:left w:val="none" w:sz="0" w:space="0" w:color="auto"/>
                    <w:bottom w:val="none" w:sz="0" w:space="0" w:color="auto"/>
                    <w:right w:val="none" w:sz="0" w:space="0" w:color="auto"/>
                  </w:divBdr>
                  <w:divsChild>
                    <w:div w:id="1845440749">
                      <w:marLeft w:val="0"/>
                      <w:marRight w:val="0"/>
                      <w:marTop w:val="0"/>
                      <w:marBottom w:val="0"/>
                      <w:divBdr>
                        <w:top w:val="none" w:sz="0" w:space="0" w:color="auto"/>
                        <w:left w:val="none" w:sz="0" w:space="0" w:color="auto"/>
                        <w:bottom w:val="none" w:sz="0" w:space="0" w:color="auto"/>
                        <w:right w:val="none" w:sz="0" w:space="0" w:color="auto"/>
                      </w:divBdr>
                    </w:div>
                  </w:divsChild>
                </w:div>
                <w:div w:id="307327060">
                  <w:marLeft w:val="0"/>
                  <w:marRight w:val="0"/>
                  <w:marTop w:val="0"/>
                  <w:marBottom w:val="0"/>
                  <w:divBdr>
                    <w:top w:val="none" w:sz="0" w:space="0" w:color="auto"/>
                    <w:left w:val="none" w:sz="0" w:space="0" w:color="auto"/>
                    <w:bottom w:val="none" w:sz="0" w:space="0" w:color="auto"/>
                    <w:right w:val="none" w:sz="0" w:space="0" w:color="auto"/>
                  </w:divBdr>
                  <w:divsChild>
                    <w:div w:id="255021949">
                      <w:marLeft w:val="0"/>
                      <w:marRight w:val="0"/>
                      <w:marTop w:val="0"/>
                      <w:marBottom w:val="0"/>
                      <w:divBdr>
                        <w:top w:val="none" w:sz="0" w:space="0" w:color="auto"/>
                        <w:left w:val="none" w:sz="0" w:space="0" w:color="auto"/>
                        <w:bottom w:val="none" w:sz="0" w:space="0" w:color="auto"/>
                        <w:right w:val="none" w:sz="0" w:space="0" w:color="auto"/>
                      </w:divBdr>
                    </w:div>
                  </w:divsChild>
                </w:div>
                <w:div w:id="377818782">
                  <w:marLeft w:val="0"/>
                  <w:marRight w:val="0"/>
                  <w:marTop w:val="0"/>
                  <w:marBottom w:val="0"/>
                  <w:divBdr>
                    <w:top w:val="none" w:sz="0" w:space="0" w:color="auto"/>
                    <w:left w:val="none" w:sz="0" w:space="0" w:color="auto"/>
                    <w:bottom w:val="none" w:sz="0" w:space="0" w:color="auto"/>
                    <w:right w:val="none" w:sz="0" w:space="0" w:color="auto"/>
                  </w:divBdr>
                  <w:divsChild>
                    <w:div w:id="2107188807">
                      <w:marLeft w:val="0"/>
                      <w:marRight w:val="0"/>
                      <w:marTop w:val="0"/>
                      <w:marBottom w:val="0"/>
                      <w:divBdr>
                        <w:top w:val="none" w:sz="0" w:space="0" w:color="auto"/>
                        <w:left w:val="none" w:sz="0" w:space="0" w:color="auto"/>
                        <w:bottom w:val="none" w:sz="0" w:space="0" w:color="auto"/>
                        <w:right w:val="none" w:sz="0" w:space="0" w:color="auto"/>
                      </w:divBdr>
                    </w:div>
                  </w:divsChild>
                </w:div>
                <w:div w:id="487401442">
                  <w:marLeft w:val="0"/>
                  <w:marRight w:val="0"/>
                  <w:marTop w:val="0"/>
                  <w:marBottom w:val="0"/>
                  <w:divBdr>
                    <w:top w:val="none" w:sz="0" w:space="0" w:color="auto"/>
                    <w:left w:val="none" w:sz="0" w:space="0" w:color="auto"/>
                    <w:bottom w:val="none" w:sz="0" w:space="0" w:color="auto"/>
                    <w:right w:val="none" w:sz="0" w:space="0" w:color="auto"/>
                  </w:divBdr>
                  <w:divsChild>
                    <w:div w:id="1663699642">
                      <w:marLeft w:val="0"/>
                      <w:marRight w:val="0"/>
                      <w:marTop w:val="0"/>
                      <w:marBottom w:val="0"/>
                      <w:divBdr>
                        <w:top w:val="none" w:sz="0" w:space="0" w:color="auto"/>
                        <w:left w:val="none" w:sz="0" w:space="0" w:color="auto"/>
                        <w:bottom w:val="none" w:sz="0" w:space="0" w:color="auto"/>
                        <w:right w:val="none" w:sz="0" w:space="0" w:color="auto"/>
                      </w:divBdr>
                    </w:div>
                  </w:divsChild>
                </w:div>
                <w:div w:id="545409028">
                  <w:marLeft w:val="0"/>
                  <w:marRight w:val="0"/>
                  <w:marTop w:val="0"/>
                  <w:marBottom w:val="0"/>
                  <w:divBdr>
                    <w:top w:val="none" w:sz="0" w:space="0" w:color="auto"/>
                    <w:left w:val="none" w:sz="0" w:space="0" w:color="auto"/>
                    <w:bottom w:val="none" w:sz="0" w:space="0" w:color="auto"/>
                    <w:right w:val="none" w:sz="0" w:space="0" w:color="auto"/>
                  </w:divBdr>
                  <w:divsChild>
                    <w:div w:id="506025187">
                      <w:marLeft w:val="0"/>
                      <w:marRight w:val="0"/>
                      <w:marTop w:val="0"/>
                      <w:marBottom w:val="0"/>
                      <w:divBdr>
                        <w:top w:val="none" w:sz="0" w:space="0" w:color="auto"/>
                        <w:left w:val="none" w:sz="0" w:space="0" w:color="auto"/>
                        <w:bottom w:val="none" w:sz="0" w:space="0" w:color="auto"/>
                        <w:right w:val="none" w:sz="0" w:space="0" w:color="auto"/>
                      </w:divBdr>
                    </w:div>
                  </w:divsChild>
                </w:div>
                <w:div w:id="598220412">
                  <w:marLeft w:val="0"/>
                  <w:marRight w:val="0"/>
                  <w:marTop w:val="0"/>
                  <w:marBottom w:val="0"/>
                  <w:divBdr>
                    <w:top w:val="none" w:sz="0" w:space="0" w:color="auto"/>
                    <w:left w:val="none" w:sz="0" w:space="0" w:color="auto"/>
                    <w:bottom w:val="none" w:sz="0" w:space="0" w:color="auto"/>
                    <w:right w:val="none" w:sz="0" w:space="0" w:color="auto"/>
                  </w:divBdr>
                  <w:divsChild>
                    <w:div w:id="354691069">
                      <w:marLeft w:val="0"/>
                      <w:marRight w:val="0"/>
                      <w:marTop w:val="0"/>
                      <w:marBottom w:val="0"/>
                      <w:divBdr>
                        <w:top w:val="none" w:sz="0" w:space="0" w:color="auto"/>
                        <w:left w:val="none" w:sz="0" w:space="0" w:color="auto"/>
                        <w:bottom w:val="none" w:sz="0" w:space="0" w:color="auto"/>
                        <w:right w:val="none" w:sz="0" w:space="0" w:color="auto"/>
                      </w:divBdr>
                    </w:div>
                  </w:divsChild>
                </w:div>
                <w:div w:id="658460254">
                  <w:marLeft w:val="0"/>
                  <w:marRight w:val="0"/>
                  <w:marTop w:val="0"/>
                  <w:marBottom w:val="0"/>
                  <w:divBdr>
                    <w:top w:val="none" w:sz="0" w:space="0" w:color="auto"/>
                    <w:left w:val="none" w:sz="0" w:space="0" w:color="auto"/>
                    <w:bottom w:val="none" w:sz="0" w:space="0" w:color="auto"/>
                    <w:right w:val="none" w:sz="0" w:space="0" w:color="auto"/>
                  </w:divBdr>
                  <w:divsChild>
                    <w:div w:id="177547708">
                      <w:marLeft w:val="0"/>
                      <w:marRight w:val="0"/>
                      <w:marTop w:val="0"/>
                      <w:marBottom w:val="0"/>
                      <w:divBdr>
                        <w:top w:val="none" w:sz="0" w:space="0" w:color="auto"/>
                        <w:left w:val="none" w:sz="0" w:space="0" w:color="auto"/>
                        <w:bottom w:val="none" w:sz="0" w:space="0" w:color="auto"/>
                        <w:right w:val="none" w:sz="0" w:space="0" w:color="auto"/>
                      </w:divBdr>
                    </w:div>
                  </w:divsChild>
                </w:div>
                <w:div w:id="740248611">
                  <w:marLeft w:val="0"/>
                  <w:marRight w:val="0"/>
                  <w:marTop w:val="0"/>
                  <w:marBottom w:val="0"/>
                  <w:divBdr>
                    <w:top w:val="none" w:sz="0" w:space="0" w:color="auto"/>
                    <w:left w:val="none" w:sz="0" w:space="0" w:color="auto"/>
                    <w:bottom w:val="none" w:sz="0" w:space="0" w:color="auto"/>
                    <w:right w:val="none" w:sz="0" w:space="0" w:color="auto"/>
                  </w:divBdr>
                  <w:divsChild>
                    <w:div w:id="720057242">
                      <w:marLeft w:val="0"/>
                      <w:marRight w:val="0"/>
                      <w:marTop w:val="0"/>
                      <w:marBottom w:val="0"/>
                      <w:divBdr>
                        <w:top w:val="none" w:sz="0" w:space="0" w:color="auto"/>
                        <w:left w:val="none" w:sz="0" w:space="0" w:color="auto"/>
                        <w:bottom w:val="none" w:sz="0" w:space="0" w:color="auto"/>
                        <w:right w:val="none" w:sz="0" w:space="0" w:color="auto"/>
                      </w:divBdr>
                    </w:div>
                  </w:divsChild>
                </w:div>
                <w:div w:id="1269311098">
                  <w:marLeft w:val="0"/>
                  <w:marRight w:val="0"/>
                  <w:marTop w:val="0"/>
                  <w:marBottom w:val="0"/>
                  <w:divBdr>
                    <w:top w:val="none" w:sz="0" w:space="0" w:color="auto"/>
                    <w:left w:val="none" w:sz="0" w:space="0" w:color="auto"/>
                    <w:bottom w:val="none" w:sz="0" w:space="0" w:color="auto"/>
                    <w:right w:val="none" w:sz="0" w:space="0" w:color="auto"/>
                  </w:divBdr>
                  <w:divsChild>
                    <w:div w:id="1897156972">
                      <w:marLeft w:val="0"/>
                      <w:marRight w:val="0"/>
                      <w:marTop w:val="0"/>
                      <w:marBottom w:val="0"/>
                      <w:divBdr>
                        <w:top w:val="none" w:sz="0" w:space="0" w:color="auto"/>
                        <w:left w:val="none" w:sz="0" w:space="0" w:color="auto"/>
                        <w:bottom w:val="none" w:sz="0" w:space="0" w:color="auto"/>
                        <w:right w:val="none" w:sz="0" w:space="0" w:color="auto"/>
                      </w:divBdr>
                    </w:div>
                  </w:divsChild>
                </w:div>
                <w:div w:id="1695379930">
                  <w:marLeft w:val="0"/>
                  <w:marRight w:val="0"/>
                  <w:marTop w:val="0"/>
                  <w:marBottom w:val="0"/>
                  <w:divBdr>
                    <w:top w:val="none" w:sz="0" w:space="0" w:color="auto"/>
                    <w:left w:val="none" w:sz="0" w:space="0" w:color="auto"/>
                    <w:bottom w:val="none" w:sz="0" w:space="0" w:color="auto"/>
                    <w:right w:val="none" w:sz="0" w:space="0" w:color="auto"/>
                  </w:divBdr>
                  <w:divsChild>
                    <w:div w:id="1421291793">
                      <w:marLeft w:val="0"/>
                      <w:marRight w:val="0"/>
                      <w:marTop w:val="0"/>
                      <w:marBottom w:val="0"/>
                      <w:divBdr>
                        <w:top w:val="none" w:sz="0" w:space="0" w:color="auto"/>
                        <w:left w:val="none" w:sz="0" w:space="0" w:color="auto"/>
                        <w:bottom w:val="none" w:sz="0" w:space="0" w:color="auto"/>
                        <w:right w:val="none" w:sz="0" w:space="0" w:color="auto"/>
                      </w:divBdr>
                    </w:div>
                  </w:divsChild>
                </w:div>
                <w:div w:id="1820884410">
                  <w:marLeft w:val="0"/>
                  <w:marRight w:val="0"/>
                  <w:marTop w:val="0"/>
                  <w:marBottom w:val="0"/>
                  <w:divBdr>
                    <w:top w:val="none" w:sz="0" w:space="0" w:color="auto"/>
                    <w:left w:val="none" w:sz="0" w:space="0" w:color="auto"/>
                    <w:bottom w:val="none" w:sz="0" w:space="0" w:color="auto"/>
                    <w:right w:val="none" w:sz="0" w:space="0" w:color="auto"/>
                  </w:divBdr>
                  <w:divsChild>
                    <w:div w:id="593319601">
                      <w:marLeft w:val="0"/>
                      <w:marRight w:val="0"/>
                      <w:marTop w:val="0"/>
                      <w:marBottom w:val="0"/>
                      <w:divBdr>
                        <w:top w:val="none" w:sz="0" w:space="0" w:color="auto"/>
                        <w:left w:val="none" w:sz="0" w:space="0" w:color="auto"/>
                        <w:bottom w:val="none" w:sz="0" w:space="0" w:color="auto"/>
                        <w:right w:val="none" w:sz="0" w:space="0" w:color="auto"/>
                      </w:divBdr>
                    </w:div>
                  </w:divsChild>
                </w:div>
                <w:div w:id="1950819166">
                  <w:marLeft w:val="0"/>
                  <w:marRight w:val="0"/>
                  <w:marTop w:val="0"/>
                  <w:marBottom w:val="0"/>
                  <w:divBdr>
                    <w:top w:val="none" w:sz="0" w:space="0" w:color="auto"/>
                    <w:left w:val="none" w:sz="0" w:space="0" w:color="auto"/>
                    <w:bottom w:val="none" w:sz="0" w:space="0" w:color="auto"/>
                    <w:right w:val="none" w:sz="0" w:space="0" w:color="auto"/>
                  </w:divBdr>
                  <w:divsChild>
                    <w:div w:id="20349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43786">
          <w:marLeft w:val="0"/>
          <w:marRight w:val="0"/>
          <w:marTop w:val="0"/>
          <w:marBottom w:val="0"/>
          <w:divBdr>
            <w:top w:val="none" w:sz="0" w:space="0" w:color="auto"/>
            <w:left w:val="none" w:sz="0" w:space="0" w:color="auto"/>
            <w:bottom w:val="none" w:sz="0" w:space="0" w:color="auto"/>
            <w:right w:val="none" w:sz="0" w:space="0" w:color="auto"/>
          </w:divBdr>
        </w:div>
        <w:div w:id="2119719300">
          <w:marLeft w:val="0"/>
          <w:marRight w:val="0"/>
          <w:marTop w:val="0"/>
          <w:marBottom w:val="0"/>
          <w:divBdr>
            <w:top w:val="none" w:sz="0" w:space="0" w:color="auto"/>
            <w:left w:val="none" w:sz="0" w:space="0" w:color="auto"/>
            <w:bottom w:val="none" w:sz="0" w:space="0" w:color="auto"/>
            <w:right w:val="none" w:sz="0" w:space="0" w:color="auto"/>
          </w:divBdr>
        </w:div>
      </w:divsChild>
    </w:div>
    <w:div w:id="1854301513">
      <w:bodyDiv w:val="1"/>
      <w:marLeft w:val="0"/>
      <w:marRight w:val="0"/>
      <w:marTop w:val="0"/>
      <w:marBottom w:val="0"/>
      <w:divBdr>
        <w:top w:val="none" w:sz="0" w:space="0" w:color="auto"/>
        <w:left w:val="none" w:sz="0" w:space="0" w:color="auto"/>
        <w:bottom w:val="none" w:sz="0" w:space="0" w:color="auto"/>
        <w:right w:val="none" w:sz="0" w:space="0" w:color="auto"/>
      </w:divBdr>
    </w:div>
    <w:div w:id="1890720550">
      <w:bodyDiv w:val="1"/>
      <w:marLeft w:val="0"/>
      <w:marRight w:val="0"/>
      <w:marTop w:val="0"/>
      <w:marBottom w:val="0"/>
      <w:divBdr>
        <w:top w:val="none" w:sz="0" w:space="0" w:color="auto"/>
        <w:left w:val="none" w:sz="0" w:space="0" w:color="auto"/>
        <w:bottom w:val="none" w:sz="0" w:space="0" w:color="auto"/>
        <w:right w:val="none" w:sz="0" w:space="0" w:color="auto"/>
      </w:divBdr>
      <w:divsChild>
        <w:div w:id="38165724">
          <w:marLeft w:val="0"/>
          <w:marRight w:val="0"/>
          <w:marTop w:val="0"/>
          <w:marBottom w:val="0"/>
          <w:divBdr>
            <w:top w:val="none" w:sz="0" w:space="0" w:color="auto"/>
            <w:left w:val="none" w:sz="0" w:space="0" w:color="auto"/>
            <w:bottom w:val="none" w:sz="0" w:space="0" w:color="auto"/>
            <w:right w:val="none" w:sz="0" w:space="0" w:color="auto"/>
          </w:divBdr>
        </w:div>
        <w:div w:id="225843857">
          <w:marLeft w:val="0"/>
          <w:marRight w:val="0"/>
          <w:marTop w:val="0"/>
          <w:marBottom w:val="0"/>
          <w:divBdr>
            <w:top w:val="none" w:sz="0" w:space="0" w:color="auto"/>
            <w:left w:val="none" w:sz="0" w:space="0" w:color="auto"/>
            <w:bottom w:val="none" w:sz="0" w:space="0" w:color="auto"/>
            <w:right w:val="none" w:sz="0" w:space="0" w:color="auto"/>
          </w:divBdr>
        </w:div>
        <w:div w:id="278297900">
          <w:marLeft w:val="0"/>
          <w:marRight w:val="0"/>
          <w:marTop w:val="0"/>
          <w:marBottom w:val="0"/>
          <w:divBdr>
            <w:top w:val="none" w:sz="0" w:space="0" w:color="auto"/>
            <w:left w:val="none" w:sz="0" w:space="0" w:color="auto"/>
            <w:bottom w:val="none" w:sz="0" w:space="0" w:color="auto"/>
            <w:right w:val="none" w:sz="0" w:space="0" w:color="auto"/>
          </w:divBdr>
        </w:div>
        <w:div w:id="579827478">
          <w:marLeft w:val="0"/>
          <w:marRight w:val="0"/>
          <w:marTop w:val="0"/>
          <w:marBottom w:val="0"/>
          <w:divBdr>
            <w:top w:val="none" w:sz="0" w:space="0" w:color="auto"/>
            <w:left w:val="none" w:sz="0" w:space="0" w:color="auto"/>
            <w:bottom w:val="none" w:sz="0" w:space="0" w:color="auto"/>
            <w:right w:val="none" w:sz="0" w:space="0" w:color="auto"/>
          </w:divBdr>
        </w:div>
        <w:div w:id="583420854">
          <w:marLeft w:val="0"/>
          <w:marRight w:val="0"/>
          <w:marTop w:val="0"/>
          <w:marBottom w:val="0"/>
          <w:divBdr>
            <w:top w:val="none" w:sz="0" w:space="0" w:color="auto"/>
            <w:left w:val="none" w:sz="0" w:space="0" w:color="auto"/>
            <w:bottom w:val="none" w:sz="0" w:space="0" w:color="auto"/>
            <w:right w:val="none" w:sz="0" w:space="0" w:color="auto"/>
          </w:divBdr>
        </w:div>
        <w:div w:id="726612155">
          <w:marLeft w:val="0"/>
          <w:marRight w:val="0"/>
          <w:marTop w:val="0"/>
          <w:marBottom w:val="0"/>
          <w:divBdr>
            <w:top w:val="none" w:sz="0" w:space="0" w:color="auto"/>
            <w:left w:val="none" w:sz="0" w:space="0" w:color="auto"/>
            <w:bottom w:val="none" w:sz="0" w:space="0" w:color="auto"/>
            <w:right w:val="none" w:sz="0" w:space="0" w:color="auto"/>
          </w:divBdr>
        </w:div>
        <w:div w:id="992371285">
          <w:marLeft w:val="0"/>
          <w:marRight w:val="0"/>
          <w:marTop w:val="0"/>
          <w:marBottom w:val="0"/>
          <w:divBdr>
            <w:top w:val="none" w:sz="0" w:space="0" w:color="auto"/>
            <w:left w:val="none" w:sz="0" w:space="0" w:color="auto"/>
            <w:bottom w:val="none" w:sz="0" w:space="0" w:color="auto"/>
            <w:right w:val="none" w:sz="0" w:space="0" w:color="auto"/>
          </w:divBdr>
        </w:div>
        <w:div w:id="1001859438">
          <w:marLeft w:val="0"/>
          <w:marRight w:val="0"/>
          <w:marTop w:val="0"/>
          <w:marBottom w:val="0"/>
          <w:divBdr>
            <w:top w:val="none" w:sz="0" w:space="0" w:color="auto"/>
            <w:left w:val="none" w:sz="0" w:space="0" w:color="auto"/>
            <w:bottom w:val="none" w:sz="0" w:space="0" w:color="auto"/>
            <w:right w:val="none" w:sz="0" w:space="0" w:color="auto"/>
          </w:divBdr>
        </w:div>
        <w:div w:id="1003585008">
          <w:marLeft w:val="0"/>
          <w:marRight w:val="0"/>
          <w:marTop w:val="0"/>
          <w:marBottom w:val="0"/>
          <w:divBdr>
            <w:top w:val="none" w:sz="0" w:space="0" w:color="auto"/>
            <w:left w:val="none" w:sz="0" w:space="0" w:color="auto"/>
            <w:bottom w:val="none" w:sz="0" w:space="0" w:color="auto"/>
            <w:right w:val="none" w:sz="0" w:space="0" w:color="auto"/>
          </w:divBdr>
        </w:div>
        <w:div w:id="1629775070">
          <w:marLeft w:val="0"/>
          <w:marRight w:val="0"/>
          <w:marTop w:val="0"/>
          <w:marBottom w:val="0"/>
          <w:divBdr>
            <w:top w:val="none" w:sz="0" w:space="0" w:color="auto"/>
            <w:left w:val="none" w:sz="0" w:space="0" w:color="auto"/>
            <w:bottom w:val="none" w:sz="0" w:space="0" w:color="auto"/>
            <w:right w:val="none" w:sz="0" w:space="0" w:color="auto"/>
          </w:divBdr>
        </w:div>
        <w:div w:id="1649672757">
          <w:marLeft w:val="0"/>
          <w:marRight w:val="0"/>
          <w:marTop w:val="0"/>
          <w:marBottom w:val="0"/>
          <w:divBdr>
            <w:top w:val="none" w:sz="0" w:space="0" w:color="auto"/>
            <w:left w:val="none" w:sz="0" w:space="0" w:color="auto"/>
            <w:bottom w:val="none" w:sz="0" w:space="0" w:color="auto"/>
            <w:right w:val="none" w:sz="0" w:space="0" w:color="auto"/>
          </w:divBdr>
        </w:div>
        <w:div w:id="2047565213">
          <w:marLeft w:val="0"/>
          <w:marRight w:val="0"/>
          <w:marTop w:val="0"/>
          <w:marBottom w:val="0"/>
          <w:divBdr>
            <w:top w:val="none" w:sz="0" w:space="0" w:color="auto"/>
            <w:left w:val="none" w:sz="0" w:space="0" w:color="auto"/>
            <w:bottom w:val="none" w:sz="0" w:space="0" w:color="auto"/>
            <w:right w:val="none" w:sz="0" w:space="0" w:color="auto"/>
          </w:divBdr>
        </w:div>
        <w:div w:id="2127655478">
          <w:marLeft w:val="0"/>
          <w:marRight w:val="0"/>
          <w:marTop w:val="0"/>
          <w:marBottom w:val="0"/>
          <w:divBdr>
            <w:top w:val="none" w:sz="0" w:space="0" w:color="auto"/>
            <w:left w:val="none" w:sz="0" w:space="0" w:color="auto"/>
            <w:bottom w:val="none" w:sz="0" w:space="0" w:color="auto"/>
            <w:right w:val="none" w:sz="0" w:space="0" w:color="auto"/>
          </w:divBdr>
        </w:div>
      </w:divsChild>
    </w:div>
    <w:div w:id="1908300122">
      <w:bodyDiv w:val="1"/>
      <w:marLeft w:val="0"/>
      <w:marRight w:val="0"/>
      <w:marTop w:val="0"/>
      <w:marBottom w:val="0"/>
      <w:divBdr>
        <w:top w:val="none" w:sz="0" w:space="0" w:color="auto"/>
        <w:left w:val="none" w:sz="0" w:space="0" w:color="auto"/>
        <w:bottom w:val="none" w:sz="0" w:space="0" w:color="auto"/>
        <w:right w:val="none" w:sz="0" w:space="0" w:color="auto"/>
      </w:divBdr>
      <w:divsChild>
        <w:div w:id="2978280">
          <w:marLeft w:val="0"/>
          <w:marRight w:val="0"/>
          <w:marTop w:val="0"/>
          <w:marBottom w:val="0"/>
          <w:divBdr>
            <w:top w:val="none" w:sz="0" w:space="0" w:color="auto"/>
            <w:left w:val="none" w:sz="0" w:space="0" w:color="auto"/>
            <w:bottom w:val="none" w:sz="0" w:space="0" w:color="auto"/>
            <w:right w:val="none" w:sz="0" w:space="0" w:color="auto"/>
          </w:divBdr>
          <w:divsChild>
            <w:div w:id="1824543676">
              <w:marLeft w:val="0"/>
              <w:marRight w:val="0"/>
              <w:marTop w:val="0"/>
              <w:marBottom w:val="0"/>
              <w:divBdr>
                <w:top w:val="none" w:sz="0" w:space="0" w:color="auto"/>
                <w:left w:val="none" w:sz="0" w:space="0" w:color="auto"/>
                <w:bottom w:val="none" w:sz="0" w:space="0" w:color="auto"/>
                <w:right w:val="none" w:sz="0" w:space="0" w:color="auto"/>
              </w:divBdr>
            </w:div>
          </w:divsChild>
        </w:div>
        <w:div w:id="126091515">
          <w:marLeft w:val="0"/>
          <w:marRight w:val="0"/>
          <w:marTop w:val="0"/>
          <w:marBottom w:val="0"/>
          <w:divBdr>
            <w:top w:val="none" w:sz="0" w:space="0" w:color="auto"/>
            <w:left w:val="none" w:sz="0" w:space="0" w:color="auto"/>
            <w:bottom w:val="none" w:sz="0" w:space="0" w:color="auto"/>
            <w:right w:val="none" w:sz="0" w:space="0" w:color="auto"/>
          </w:divBdr>
          <w:divsChild>
            <w:div w:id="1959677260">
              <w:marLeft w:val="0"/>
              <w:marRight w:val="0"/>
              <w:marTop w:val="0"/>
              <w:marBottom w:val="0"/>
              <w:divBdr>
                <w:top w:val="none" w:sz="0" w:space="0" w:color="auto"/>
                <w:left w:val="none" w:sz="0" w:space="0" w:color="auto"/>
                <w:bottom w:val="none" w:sz="0" w:space="0" w:color="auto"/>
                <w:right w:val="none" w:sz="0" w:space="0" w:color="auto"/>
              </w:divBdr>
            </w:div>
          </w:divsChild>
        </w:div>
        <w:div w:id="176846894">
          <w:marLeft w:val="0"/>
          <w:marRight w:val="0"/>
          <w:marTop w:val="0"/>
          <w:marBottom w:val="0"/>
          <w:divBdr>
            <w:top w:val="none" w:sz="0" w:space="0" w:color="auto"/>
            <w:left w:val="none" w:sz="0" w:space="0" w:color="auto"/>
            <w:bottom w:val="none" w:sz="0" w:space="0" w:color="auto"/>
            <w:right w:val="none" w:sz="0" w:space="0" w:color="auto"/>
          </w:divBdr>
          <w:divsChild>
            <w:div w:id="1848326402">
              <w:marLeft w:val="0"/>
              <w:marRight w:val="0"/>
              <w:marTop w:val="0"/>
              <w:marBottom w:val="0"/>
              <w:divBdr>
                <w:top w:val="none" w:sz="0" w:space="0" w:color="auto"/>
                <w:left w:val="none" w:sz="0" w:space="0" w:color="auto"/>
                <w:bottom w:val="none" w:sz="0" w:space="0" w:color="auto"/>
                <w:right w:val="none" w:sz="0" w:space="0" w:color="auto"/>
              </w:divBdr>
            </w:div>
          </w:divsChild>
        </w:div>
        <w:div w:id="194928633">
          <w:marLeft w:val="0"/>
          <w:marRight w:val="0"/>
          <w:marTop w:val="0"/>
          <w:marBottom w:val="0"/>
          <w:divBdr>
            <w:top w:val="none" w:sz="0" w:space="0" w:color="auto"/>
            <w:left w:val="none" w:sz="0" w:space="0" w:color="auto"/>
            <w:bottom w:val="none" w:sz="0" w:space="0" w:color="auto"/>
            <w:right w:val="none" w:sz="0" w:space="0" w:color="auto"/>
          </w:divBdr>
          <w:divsChild>
            <w:div w:id="1812747383">
              <w:marLeft w:val="0"/>
              <w:marRight w:val="0"/>
              <w:marTop w:val="0"/>
              <w:marBottom w:val="0"/>
              <w:divBdr>
                <w:top w:val="none" w:sz="0" w:space="0" w:color="auto"/>
                <w:left w:val="none" w:sz="0" w:space="0" w:color="auto"/>
                <w:bottom w:val="none" w:sz="0" w:space="0" w:color="auto"/>
                <w:right w:val="none" w:sz="0" w:space="0" w:color="auto"/>
              </w:divBdr>
            </w:div>
          </w:divsChild>
        </w:div>
        <w:div w:id="291861993">
          <w:marLeft w:val="0"/>
          <w:marRight w:val="0"/>
          <w:marTop w:val="0"/>
          <w:marBottom w:val="0"/>
          <w:divBdr>
            <w:top w:val="none" w:sz="0" w:space="0" w:color="auto"/>
            <w:left w:val="none" w:sz="0" w:space="0" w:color="auto"/>
            <w:bottom w:val="none" w:sz="0" w:space="0" w:color="auto"/>
            <w:right w:val="none" w:sz="0" w:space="0" w:color="auto"/>
          </w:divBdr>
          <w:divsChild>
            <w:div w:id="2038653526">
              <w:marLeft w:val="0"/>
              <w:marRight w:val="0"/>
              <w:marTop w:val="0"/>
              <w:marBottom w:val="0"/>
              <w:divBdr>
                <w:top w:val="none" w:sz="0" w:space="0" w:color="auto"/>
                <w:left w:val="none" w:sz="0" w:space="0" w:color="auto"/>
                <w:bottom w:val="none" w:sz="0" w:space="0" w:color="auto"/>
                <w:right w:val="none" w:sz="0" w:space="0" w:color="auto"/>
              </w:divBdr>
            </w:div>
          </w:divsChild>
        </w:div>
        <w:div w:id="419644884">
          <w:marLeft w:val="0"/>
          <w:marRight w:val="0"/>
          <w:marTop w:val="0"/>
          <w:marBottom w:val="0"/>
          <w:divBdr>
            <w:top w:val="none" w:sz="0" w:space="0" w:color="auto"/>
            <w:left w:val="none" w:sz="0" w:space="0" w:color="auto"/>
            <w:bottom w:val="none" w:sz="0" w:space="0" w:color="auto"/>
            <w:right w:val="none" w:sz="0" w:space="0" w:color="auto"/>
          </w:divBdr>
          <w:divsChild>
            <w:div w:id="1812554716">
              <w:marLeft w:val="0"/>
              <w:marRight w:val="0"/>
              <w:marTop w:val="0"/>
              <w:marBottom w:val="0"/>
              <w:divBdr>
                <w:top w:val="none" w:sz="0" w:space="0" w:color="auto"/>
                <w:left w:val="none" w:sz="0" w:space="0" w:color="auto"/>
                <w:bottom w:val="none" w:sz="0" w:space="0" w:color="auto"/>
                <w:right w:val="none" w:sz="0" w:space="0" w:color="auto"/>
              </w:divBdr>
            </w:div>
          </w:divsChild>
        </w:div>
        <w:div w:id="439181859">
          <w:marLeft w:val="0"/>
          <w:marRight w:val="0"/>
          <w:marTop w:val="0"/>
          <w:marBottom w:val="0"/>
          <w:divBdr>
            <w:top w:val="none" w:sz="0" w:space="0" w:color="auto"/>
            <w:left w:val="none" w:sz="0" w:space="0" w:color="auto"/>
            <w:bottom w:val="none" w:sz="0" w:space="0" w:color="auto"/>
            <w:right w:val="none" w:sz="0" w:space="0" w:color="auto"/>
          </w:divBdr>
          <w:divsChild>
            <w:div w:id="1640843366">
              <w:marLeft w:val="0"/>
              <w:marRight w:val="0"/>
              <w:marTop w:val="0"/>
              <w:marBottom w:val="0"/>
              <w:divBdr>
                <w:top w:val="none" w:sz="0" w:space="0" w:color="auto"/>
                <w:left w:val="none" w:sz="0" w:space="0" w:color="auto"/>
                <w:bottom w:val="none" w:sz="0" w:space="0" w:color="auto"/>
                <w:right w:val="none" w:sz="0" w:space="0" w:color="auto"/>
              </w:divBdr>
            </w:div>
          </w:divsChild>
        </w:div>
        <w:div w:id="482505309">
          <w:marLeft w:val="0"/>
          <w:marRight w:val="0"/>
          <w:marTop w:val="0"/>
          <w:marBottom w:val="0"/>
          <w:divBdr>
            <w:top w:val="none" w:sz="0" w:space="0" w:color="auto"/>
            <w:left w:val="none" w:sz="0" w:space="0" w:color="auto"/>
            <w:bottom w:val="none" w:sz="0" w:space="0" w:color="auto"/>
            <w:right w:val="none" w:sz="0" w:space="0" w:color="auto"/>
          </w:divBdr>
          <w:divsChild>
            <w:div w:id="1630433058">
              <w:marLeft w:val="0"/>
              <w:marRight w:val="0"/>
              <w:marTop w:val="0"/>
              <w:marBottom w:val="0"/>
              <w:divBdr>
                <w:top w:val="none" w:sz="0" w:space="0" w:color="auto"/>
                <w:left w:val="none" w:sz="0" w:space="0" w:color="auto"/>
                <w:bottom w:val="none" w:sz="0" w:space="0" w:color="auto"/>
                <w:right w:val="none" w:sz="0" w:space="0" w:color="auto"/>
              </w:divBdr>
            </w:div>
          </w:divsChild>
        </w:div>
        <w:div w:id="853228948">
          <w:marLeft w:val="0"/>
          <w:marRight w:val="0"/>
          <w:marTop w:val="0"/>
          <w:marBottom w:val="0"/>
          <w:divBdr>
            <w:top w:val="none" w:sz="0" w:space="0" w:color="auto"/>
            <w:left w:val="none" w:sz="0" w:space="0" w:color="auto"/>
            <w:bottom w:val="none" w:sz="0" w:space="0" w:color="auto"/>
            <w:right w:val="none" w:sz="0" w:space="0" w:color="auto"/>
          </w:divBdr>
          <w:divsChild>
            <w:div w:id="585727703">
              <w:marLeft w:val="0"/>
              <w:marRight w:val="0"/>
              <w:marTop w:val="0"/>
              <w:marBottom w:val="0"/>
              <w:divBdr>
                <w:top w:val="none" w:sz="0" w:space="0" w:color="auto"/>
                <w:left w:val="none" w:sz="0" w:space="0" w:color="auto"/>
                <w:bottom w:val="none" w:sz="0" w:space="0" w:color="auto"/>
                <w:right w:val="none" w:sz="0" w:space="0" w:color="auto"/>
              </w:divBdr>
            </w:div>
          </w:divsChild>
        </w:div>
        <w:div w:id="917710009">
          <w:marLeft w:val="0"/>
          <w:marRight w:val="0"/>
          <w:marTop w:val="0"/>
          <w:marBottom w:val="0"/>
          <w:divBdr>
            <w:top w:val="none" w:sz="0" w:space="0" w:color="auto"/>
            <w:left w:val="none" w:sz="0" w:space="0" w:color="auto"/>
            <w:bottom w:val="none" w:sz="0" w:space="0" w:color="auto"/>
            <w:right w:val="none" w:sz="0" w:space="0" w:color="auto"/>
          </w:divBdr>
          <w:divsChild>
            <w:div w:id="630744466">
              <w:marLeft w:val="0"/>
              <w:marRight w:val="0"/>
              <w:marTop w:val="0"/>
              <w:marBottom w:val="0"/>
              <w:divBdr>
                <w:top w:val="none" w:sz="0" w:space="0" w:color="auto"/>
                <w:left w:val="none" w:sz="0" w:space="0" w:color="auto"/>
                <w:bottom w:val="none" w:sz="0" w:space="0" w:color="auto"/>
                <w:right w:val="none" w:sz="0" w:space="0" w:color="auto"/>
              </w:divBdr>
            </w:div>
          </w:divsChild>
        </w:div>
        <w:div w:id="967122472">
          <w:marLeft w:val="0"/>
          <w:marRight w:val="0"/>
          <w:marTop w:val="0"/>
          <w:marBottom w:val="0"/>
          <w:divBdr>
            <w:top w:val="none" w:sz="0" w:space="0" w:color="auto"/>
            <w:left w:val="none" w:sz="0" w:space="0" w:color="auto"/>
            <w:bottom w:val="none" w:sz="0" w:space="0" w:color="auto"/>
            <w:right w:val="none" w:sz="0" w:space="0" w:color="auto"/>
          </w:divBdr>
          <w:divsChild>
            <w:div w:id="1168135212">
              <w:marLeft w:val="0"/>
              <w:marRight w:val="0"/>
              <w:marTop w:val="0"/>
              <w:marBottom w:val="0"/>
              <w:divBdr>
                <w:top w:val="none" w:sz="0" w:space="0" w:color="auto"/>
                <w:left w:val="none" w:sz="0" w:space="0" w:color="auto"/>
                <w:bottom w:val="none" w:sz="0" w:space="0" w:color="auto"/>
                <w:right w:val="none" w:sz="0" w:space="0" w:color="auto"/>
              </w:divBdr>
            </w:div>
          </w:divsChild>
        </w:div>
        <w:div w:id="1010765162">
          <w:marLeft w:val="0"/>
          <w:marRight w:val="0"/>
          <w:marTop w:val="0"/>
          <w:marBottom w:val="0"/>
          <w:divBdr>
            <w:top w:val="none" w:sz="0" w:space="0" w:color="auto"/>
            <w:left w:val="none" w:sz="0" w:space="0" w:color="auto"/>
            <w:bottom w:val="none" w:sz="0" w:space="0" w:color="auto"/>
            <w:right w:val="none" w:sz="0" w:space="0" w:color="auto"/>
          </w:divBdr>
          <w:divsChild>
            <w:div w:id="849293690">
              <w:marLeft w:val="0"/>
              <w:marRight w:val="0"/>
              <w:marTop w:val="0"/>
              <w:marBottom w:val="0"/>
              <w:divBdr>
                <w:top w:val="none" w:sz="0" w:space="0" w:color="auto"/>
                <w:left w:val="none" w:sz="0" w:space="0" w:color="auto"/>
                <w:bottom w:val="none" w:sz="0" w:space="0" w:color="auto"/>
                <w:right w:val="none" w:sz="0" w:space="0" w:color="auto"/>
              </w:divBdr>
            </w:div>
          </w:divsChild>
        </w:div>
        <w:div w:id="1131904295">
          <w:marLeft w:val="0"/>
          <w:marRight w:val="0"/>
          <w:marTop w:val="0"/>
          <w:marBottom w:val="0"/>
          <w:divBdr>
            <w:top w:val="none" w:sz="0" w:space="0" w:color="auto"/>
            <w:left w:val="none" w:sz="0" w:space="0" w:color="auto"/>
            <w:bottom w:val="none" w:sz="0" w:space="0" w:color="auto"/>
            <w:right w:val="none" w:sz="0" w:space="0" w:color="auto"/>
          </w:divBdr>
          <w:divsChild>
            <w:div w:id="1872109285">
              <w:marLeft w:val="0"/>
              <w:marRight w:val="0"/>
              <w:marTop w:val="0"/>
              <w:marBottom w:val="0"/>
              <w:divBdr>
                <w:top w:val="none" w:sz="0" w:space="0" w:color="auto"/>
                <w:left w:val="none" w:sz="0" w:space="0" w:color="auto"/>
                <w:bottom w:val="none" w:sz="0" w:space="0" w:color="auto"/>
                <w:right w:val="none" w:sz="0" w:space="0" w:color="auto"/>
              </w:divBdr>
            </w:div>
          </w:divsChild>
        </w:div>
        <w:div w:id="1165432584">
          <w:marLeft w:val="0"/>
          <w:marRight w:val="0"/>
          <w:marTop w:val="0"/>
          <w:marBottom w:val="0"/>
          <w:divBdr>
            <w:top w:val="none" w:sz="0" w:space="0" w:color="auto"/>
            <w:left w:val="none" w:sz="0" w:space="0" w:color="auto"/>
            <w:bottom w:val="none" w:sz="0" w:space="0" w:color="auto"/>
            <w:right w:val="none" w:sz="0" w:space="0" w:color="auto"/>
          </w:divBdr>
          <w:divsChild>
            <w:div w:id="951472569">
              <w:marLeft w:val="0"/>
              <w:marRight w:val="0"/>
              <w:marTop w:val="0"/>
              <w:marBottom w:val="0"/>
              <w:divBdr>
                <w:top w:val="none" w:sz="0" w:space="0" w:color="auto"/>
                <w:left w:val="none" w:sz="0" w:space="0" w:color="auto"/>
                <w:bottom w:val="none" w:sz="0" w:space="0" w:color="auto"/>
                <w:right w:val="none" w:sz="0" w:space="0" w:color="auto"/>
              </w:divBdr>
            </w:div>
          </w:divsChild>
        </w:div>
        <w:div w:id="1419014552">
          <w:marLeft w:val="0"/>
          <w:marRight w:val="0"/>
          <w:marTop w:val="0"/>
          <w:marBottom w:val="0"/>
          <w:divBdr>
            <w:top w:val="none" w:sz="0" w:space="0" w:color="auto"/>
            <w:left w:val="none" w:sz="0" w:space="0" w:color="auto"/>
            <w:bottom w:val="none" w:sz="0" w:space="0" w:color="auto"/>
            <w:right w:val="none" w:sz="0" w:space="0" w:color="auto"/>
          </w:divBdr>
          <w:divsChild>
            <w:div w:id="1704474336">
              <w:marLeft w:val="0"/>
              <w:marRight w:val="0"/>
              <w:marTop w:val="0"/>
              <w:marBottom w:val="0"/>
              <w:divBdr>
                <w:top w:val="none" w:sz="0" w:space="0" w:color="auto"/>
                <w:left w:val="none" w:sz="0" w:space="0" w:color="auto"/>
                <w:bottom w:val="none" w:sz="0" w:space="0" w:color="auto"/>
                <w:right w:val="none" w:sz="0" w:space="0" w:color="auto"/>
              </w:divBdr>
            </w:div>
          </w:divsChild>
        </w:div>
        <w:div w:id="1454471740">
          <w:marLeft w:val="0"/>
          <w:marRight w:val="0"/>
          <w:marTop w:val="0"/>
          <w:marBottom w:val="0"/>
          <w:divBdr>
            <w:top w:val="none" w:sz="0" w:space="0" w:color="auto"/>
            <w:left w:val="none" w:sz="0" w:space="0" w:color="auto"/>
            <w:bottom w:val="none" w:sz="0" w:space="0" w:color="auto"/>
            <w:right w:val="none" w:sz="0" w:space="0" w:color="auto"/>
          </w:divBdr>
          <w:divsChild>
            <w:div w:id="759446244">
              <w:marLeft w:val="0"/>
              <w:marRight w:val="0"/>
              <w:marTop w:val="0"/>
              <w:marBottom w:val="0"/>
              <w:divBdr>
                <w:top w:val="none" w:sz="0" w:space="0" w:color="auto"/>
                <w:left w:val="none" w:sz="0" w:space="0" w:color="auto"/>
                <w:bottom w:val="none" w:sz="0" w:space="0" w:color="auto"/>
                <w:right w:val="none" w:sz="0" w:space="0" w:color="auto"/>
              </w:divBdr>
            </w:div>
          </w:divsChild>
        </w:div>
        <w:div w:id="1481531887">
          <w:marLeft w:val="0"/>
          <w:marRight w:val="0"/>
          <w:marTop w:val="0"/>
          <w:marBottom w:val="0"/>
          <w:divBdr>
            <w:top w:val="none" w:sz="0" w:space="0" w:color="auto"/>
            <w:left w:val="none" w:sz="0" w:space="0" w:color="auto"/>
            <w:bottom w:val="none" w:sz="0" w:space="0" w:color="auto"/>
            <w:right w:val="none" w:sz="0" w:space="0" w:color="auto"/>
          </w:divBdr>
          <w:divsChild>
            <w:div w:id="182018030">
              <w:marLeft w:val="0"/>
              <w:marRight w:val="0"/>
              <w:marTop w:val="0"/>
              <w:marBottom w:val="0"/>
              <w:divBdr>
                <w:top w:val="none" w:sz="0" w:space="0" w:color="auto"/>
                <w:left w:val="none" w:sz="0" w:space="0" w:color="auto"/>
                <w:bottom w:val="none" w:sz="0" w:space="0" w:color="auto"/>
                <w:right w:val="none" w:sz="0" w:space="0" w:color="auto"/>
              </w:divBdr>
            </w:div>
          </w:divsChild>
        </w:div>
        <w:div w:id="1525098387">
          <w:marLeft w:val="0"/>
          <w:marRight w:val="0"/>
          <w:marTop w:val="0"/>
          <w:marBottom w:val="0"/>
          <w:divBdr>
            <w:top w:val="none" w:sz="0" w:space="0" w:color="auto"/>
            <w:left w:val="none" w:sz="0" w:space="0" w:color="auto"/>
            <w:bottom w:val="none" w:sz="0" w:space="0" w:color="auto"/>
            <w:right w:val="none" w:sz="0" w:space="0" w:color="auto"/>
          </w:divBdr>
          <w:divsChild>
            <w:div w:id="1860967895">
              <w:marLeft w:val="0"/>
              <w:marRight w:val="0"/>
              <w:marTop w:val="0"/>
              <w:marBottom w:val="0"/>
              <w:divBdr>
                <w:top w:val="none" w:sz="0" w:space="0" w:color="auto"/>
                <w:left w:val="none" w:sz="0" w:space="0" w:color="auto"/>
                <w:bottom w:val="none" w:sz="0" w:space="0" w:color="auto"/>
                <w:right w:val="none" w:sz="0" w:space="0" w:color="auto"/>
              </w:divBdr>
            </w:div>
          </w:divsChild>
        </w:div>
        <w:div w:id="1702704696">
          <w:marLeft w:val="0"/>
          <w:marRight w:val="0"/>
          <w:marTop w:val="0"/>
          <w:marBottom w:val="0"/>
          <w:divBdr>
            <w:top w:val="none" w:sz="0" w:space="0" w:color="auto"/>
            <w:left w:val="none" w:sz="0" w:space="0" w:color="auto"/>
            <w:bottom w:val="none" w:sz="0" w:space="0" w:color="auto"/>
            <w:right w:val="none" w:sz="0" w:space="0" w:color="auto"/>
          </w:divBdr>
          <w:divsChild>
            <w:div w:id="574438116">
              <w:marLeft w:val="0"/>
              <w:marRight w:val="0"/>
              <w:marTop w:val="0"/>
              <w:marBottom w:val="0"/>
              <w:divBdr>
                <w:top w:val="none" w:sz="0" w:space="0" w:color="auto"/>
                <w:left w:val="none" w:sz="0" w:space="0" w:color="auto"/>
                <w:bottom w:val="none" w:sz="0" w:space="0" w:color="auto"/>
                <w:right w:val="none" w:sz="0" w:space="0" w:color="auto"/>
              </w:divBdr>
            </w:div>
          </w:divsChild>
        </w:div>
        <w:div w:id="1801801558">
          <w:marLeft w:val="0"/>
          <w:marRight w:val="0"/>
          <w:marTop w:val="0"/>
          <w:marBottom w:val="0"/>
          <w:divBdr>
            <w:top w:val="none" w:sz="0" w:space="0" w:color="auto"/>
            <w:left w:val="none" w:sz="0" w:space="0" w:color="auto"/>
            <w:bottom w:val="none" w:sz="0" w:space="0" w:color="auto"/>
            <w:right w:val="none" w:sz="0" w:space="0" w:color="auto"/>
          </w:divBdr>
          <w:divsChild>
            <w:div w:id="1093934752">
              <w:marLeft w:val="0"/>
              <w:marRight w:val="0"/>
              <w:marTop w:val="0"/>
              <w:marBottom w:val="0"/>
              <w:divBdr>
                <w:top w:val="none" w:sz="0" w:space="0" w:color="auto"/>
                <w:left w:val="none" w:sz="0" w:space="0" w:color="auto"/>
                <w:bottom w:val="none" w:sz="0" w:space="0" w:color="auto"/>
                <w:right w:val="none" w:sz="0" w:space="0" w:color="auto"/>
              </w:divBdr>
            </w:div>
          </w:divsChild>
        </w:div>
        <w:div w:id="1809008053">
          <w:marLeft w:val="0"/>
          <w:marRight w:val="0"/>
          <w:marTop w:val="0"/>
          <w:marBottom w:val="0"/>
          <w:divBdr>
            <w:top w:val="none" w:sz="0" w:space="0" w:color="auto"/>
            <w:left w:val="none" w:sz="0" w:space="0" w:color="auto"/>
            <w:bottom w:val="none" w:sz="0" w:space="0" w:color="auto"/>
            <w:right w:val="none" w:sz="0" w:space="0" w:color="auto"/>
          </w:divBdr>
          <w:divsChild>
            <w:div w:id="111949230">
              <w:marLeft w:val="0"/>
              <w:marRight w:val="0"/>
              <w:marTop w:val="0"/>
              <w:marBottom w:val="0"/>
              <w:divBdr>
                <w:top w:val="none" w:sz="0" w:space="0" w:color="auto"/>
                <w:left w:val="none" w:sz="0" w:space="0" w:color="auto"/>
                <w:bottom w:val="none" w:sz="0" w:space="0" w:color="auto"/>
                <w:right w:val="none" w:sz="0" w:space="0" w:color="auto"/>
              </w:divBdr>
            </w:div>
          </w:divsChild>
        </w:div>
        <w:div w:id="1829007984">
          <w:marLeft w:val="0"/>
          <w:marRight w:val="0"/>
          <w:marTop w:val="0"/>
          <w:marBottom w:val="0"/>
          <w:divBdr>
            <w:top w:val="none" w:sz="0" w:space="0" w:color="auto"/>
            <w:left w:val="none" w:sz="0" w:space="0" w:color="auto"/>
            <w:bottom w:val="none" w:sz="0" w:space="0" w:color="auto"/>
            <w:right w:val="none" w:sz="0" w:space="0" w:color="auto"/>
          </w:divBdr>
          <w:divsChild>
            <w:div w:id="71245989">
              <w:marLeft w:val="0"/>
              <w:marRight w:val="0"/>
              <w:marTop w:val="0"/>
              <w:marBottom w:val="0"/>
              <w:divBdr>
                <w:top w:val="none" w:sz="0" w:space="0" w:color="auto"/>
                <w:left w:val="none" w:sz="0" w:space="0" w:color="auto"/>
                <w:bottom w:val="none" w:sz="0" w:space="0" w:color="auto"/>
                <w:right w:val="none" w:sz="0" w:space="0" w:color="auto"/>
              </w:divBdr>
            </w:div>
          </w:divsChild>
        </w:div>
        <w:div w:id="1898514659">
          <w:marLeft w:val="0"/>
          <w:marRight w:val="0"/>
          <w:marTop w:val="0"/>
          <w:marBottom w:val="0"/>
          <w:divBdr>
            <w:top w:val="none" w:sz="0" w:space="0" w:color="auto"/>
            <w:left w:val="none" w:sz="0" w:space="0" w:color="auto"/>
            <w:bottom w:val="none" w:sz="0" w:space="0" w:color="auto"/>
            <w:right w:val="none" w:sz="0" w:space="0" w:color="auto"/>
          </w:divBdr>
          <w:divsChild>
            <w:div w:id="2120028938">
              <w:marLeft w:val="0"/>
              <w:marRight w:val="0"/>
              <w:marTop w:val="0"/>
              <w:marBottom w:val="0"/>
              <w:divBdr>
                <w:top w:val="none" w:sz="0" w:space="0" w:color="auto"/>
                <w:left w:val="none" w:sz="0" w:space="0" w:color="auto"/>
                <w:bottom w:val="none" w:sz="0" w:space="0" w:color="auto"/>
                <w:right w:val="none" w:sz="0" w:space="0" w:color="auto"/>
              </w:divBdr>
            </w:div>
          </w:divsChild>
        </w:div>
        <w:div w:id="1943370733">
          <w:marLeft w:val="0"/>
          <w:marRight w:val="0"/>
          <w:marTop w:val="0"/>
          <w:marBottom w:val="0"/>
          <w:divBdr>
            <w:top w:val="none" w:sz="0" w:space="0" w:color="auto"/>
            <w:left w:val="none" w:sz="0" w:space="0" w:color="auto"/>
            <w:bottom w:val="none" w:sz="0" w:space="0" w:color="auto"/>
            <w:right w:val="none" w:sz="0" w:space="0" w:color="auto"/>
          </w:divBdr>
          <w:divsChild>
            <w:div w:id="178029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05151">
      <w:bodyDiv w:val="1"/>
      <w:marLeft w:val="0"/>
      <w:marRight w:val="0"/>
      <w:marTop w:val="0"/>
      <w:marBottom w:val="0"/>
      <w:divBdr>
        <w:top w:val="none" w:sz="0" w:space="0" w:color="auto"/>
        <w:left w:val="none" w:sz="0" w:space="0" w:color="auto"/>
        <w:bottom w:val="none" w:sz="0" w:space="0" w:color="auto"/>
        <w:right w:val="none" w:sz="0" w:space="0" w:color="auto"/>
      </w:divBdr>
      <w:divsChild>
        <w:div w:id="101533473">
          <w:marLeft w:val="0"/>
          <w:marRight w:val="0"/>
          <w:marTop w:val="0"/>
          <w:marBottom w:val="0"/>
          <w:divBdr>
            <w:top w:val="none" w:sz="0" w:space="0" w:color="auto"/>
            <w:left w:val="none" w:sz="0" w:space="0" w:color="auto"/>
            <w:bottom w:val="none" w:sz="0" w:space="0" w:color="auto"/>
            <w:right w:val="none" w:sz="0" w:space="0" w:color="auto"/>
          </w:divBdr>
        </w:div>
        <w:div w:id="662972195">
          <w:marLeft w:val="0"/>
          <w:marRight w:val="0"/>
          <w:marTop w:val="0"/>
          <w:marBottom w:val="0"/>
          <w:divBdr>
            <w:top w:val="none" w:sz="0" w:space="0" w:color="auto"/>
            <w:left w:val="none" w:sz="0" w:space="0" w:color="auto"/>
            <w:bottom w:val="none" w:sz="0" w:space="0" w:color="auto"/>
            <w:right w:val="none" w:sz="0" w:space="0" w:color="auto"/>
          </w:divBdr>
        </w:div>
        <w:div w:id="1211696189">
          <w:marLeft w:val="0"/>
          <w:marRight w:val="0"/>
          <w:marTop w:val="0"/>
          <w:marBottom w:val="0"/>
          <w:divBdr>
            <w:top w:val="none" w:sz="0" w:space="0" w:color="auto"/>
            <w:left w:val="none" w:sz="0" w:space="0" w:color="auto"/>
            <w:bottom w:val="none" w:sz="0" w:space="0" w:color="auto"/>
            <w:right w:val="none" w:sz="0" w:space="0" w:color="auto"/>
          </w:divBdr>
        </w:div>
      </w:divsChild>
    </w:div>
    <w:div w:id="1991012881">
      <w:bodyDiv w:val="1"/>
      <w:marLeft w:val="0"/>
      <w:marRight w:val="0"/>
      <w:marTop w:val="0"/>
      <w:marBottom w:val="0"/>
      <w:divBdr>
        <w:top w:val="none" w:sz="0" w:space="0" w:color="auto"/>
        <w:left w:val="none" w:sz="0" w:space="0" w:color="auto"/>
        <w:bottom w:val="none" w:sz="0" w:space="0" w:color="auto"/>
        <w:right w:val="none" w:sz="0" w:space="0" w:color="auto"/>
      </w:divBdr>
    </w:div>
    <w:div w:id="1996445169">
      <w:bodyDiv w:val="1"/>
      <w:marLeft w:val="0"/>
      <w:marRight w:val="0"/>
      <w:marTop w:val="0"/>
      <w:marBottom w:val="0"/>
      <w:divBdr>
        <w:top w:val="none" w:sz="0" w:space="0" w:color="auto"/>
        <w:left w:val="none" w:sz="0" w:space="0" w:color="auto"/>
        <w:bottom w:val="none" w:sz="0" w:space="0" w:color="auto"/>
        <w:right w:val="none" w:sz="0" w:space="0" w:color="auto"/>
      </w:divBdr>
    </w:div>
    <w:div w:id="2008822090">
      <w:bodyDiv w:val="1"/>
      <w:marLeft w:val="0"/>
      <w:marRight w:val="0"/>
      <w:marTop w:val="0"/>
      <w:marBottom w:val="0"/>
      <w:divBdr>
        <w:top w:val="none" w:sz="0" w:space="0" w:color="auto"/>
        <w:left w:val="none" w:sz="0" w:space="0" w:color="auto"/>
        <w:bottom w:val="none" w:sz="0" w:space="0" w:color="auto"/>
        <w:right w:val="none" w:sz="0" w:space="0" w:color="auto"/>
      </w:divBdr>
      <w:divsChild>
        <w:div w:id="72120695">
          <w:marLeft w:val="0"/>
          <w:marRight w:val="0"/>
          <w:marTop w:val="0"/>
          <w:marBottom w:val="0"/>
          <w:divBdr>
            <w:top w:val="none" w:sz="0" w:space="0" w:color="auto"/>
            <w:left w:val="none" w:sz="0" w:space="0" w:color="auto"/>
            <w:bottom w:val="none" w:sz="0" w:space="0" w:color="auto"/>
            <w:right w:val="none" w:sz="0" w:space="0" w:color="auto"/>
          </w:divBdr>
        </w:div>
        <w:div w:id="256910966">
          <w:marLeft w:val="0"/>
          <w:marRight w:val="0"/>
          <w:marTop w:val="0"/>
          <w:marBottom w:val="0"/>
          <w:divBdr>
            <w:top w:val="none" w:sz="0" w:space="0" w:color="auto"/>
            <w:left w:val="none" w:sz="0" w:space="0" w:color="auto"/>
            <w:bottom w:val="none" w:sz="0" w:space="0" w:color="auto"/>
            <w:right w:val="none" w:sz="0" w:space="0" w:color="auto"/>
          </w:divBdr>
        </w:div>
        <w:div w:id="1243300796">
          <w:marLeft w:val="0"/>
          <w:marRight w:val="0"/>
          <w:marTop w:val="0"/>
          <w:marBottom w:val="0"/>
          <w:divBdr>
            <w:top w:val="none" w:sz="0" w:space="0" w:color="auto"/>
            <w:left w:val="none" w:sz="0" w:space="0" w:color="auto"/>
            <w:bottom w:val="none" w:sz="0" w:space="0" w:color="auto"/>
            <w:right w:val="none" w:sz="0" w:space="0" w:color="auto"/>
          </w:divBdr>
        </w:div>
      </w:divsChild>
    </w:div>
    <w:div w:id="2072729025">
      <w:bodyDiv w:val="1"/>
      <w:marLeft w:val="0"/>
      <w:marRight w:val="0"/>
      <w:marTop w:val="0"/>
      <w:marBottom w:val="0"/>
      <w:divBdr>
        <w:top w:val="none" w:sz="0" w:space="0" w:color="auto"/>
        <w:left w:val="none" w:sz="0" w:space="0" w:color="auto"/>
        <w:bottom w:val="none" w:sz="0" w:space="0" w:color="auto"/>
        <w:right w:val="none" w:sz="0" w:space="0" w:color="auto"/>
      </w:divBdr>
      <w:divsChild>
        <w:div w:id="22093246">
          <w:marLeft w:val="0"/>
          <w:marRight w:val="0"/>
          <w:marTop w:val="0"/>
          <w:marBottom w:val="0"/>
          <w:divBdr>
            <w:top w:val="none" w:sz="0" w:space="0" w:color="auto"/>
            <w:left w:val="none" w:sz="0" w:space="0" w:color="auto"/>
            <w:bottom w:val="none" w:sz="0" w:space="0" w:color="auto"/>
            <w:right w:val="none" w:sz="0" w:space="0" w:color="auto"/>
          </w:divBdr>
        </w:div>
        <w:div w:id="41179165">
          <w:marLeft w:val="0"/>
          <w:marRight w:val="0"/>
          <w:marTop w:val="0"/>
          <w:marBottom w:val="0"/>
          <w:divBdr>
            <w:top w:val="none" w:sz="0" w:space="0" w:color="auto"/>
            <w:left w:val="none" w:sz="0" w:space="0" w:color="auto"/>
            <w:bottom w:val="none" w:sz="0" w:space="0" w:color="auto"/>
            <w:right w:val="none" w:sz="0" w:space="0" w:color="auto"/>
          </w:divBdr>
        </w:div>
        <w:div w:id="61029968">
          <w:marLeft w:val="0"/>
          <w:marRight w:val="0"/>
          <w:marTop w:val="0"/>
          <w:marBottom w:val="0"/>
          <w:divBdr>
            <w:top w:val="none" w:sz="0" w:space="0" w:color="auto"/>
            <w:left w:val="none" w:sz="0" w:space="0" w:color="auto"/>
            <w:bottom w:val="none" w:sz="0" w:space="0" w:color="auto"/>
            <w:right w:val="none" w:sz="0" w:space="0" w:color="auto"/>
          </w:divBdr>
          <w:divsChild>
            <w:div w:id="208687166">
              <w:marLeft w:val="0"/>
              <w:marRight w:val="0"/>
              <w:marTop w:val="0"/>
              <w:marBottom w:val="0"/>
              <w:divBdr>
                <w:top w:val="none" w:sz="0" w:space="0" w:color="auto"/>
                <w:left w:val="none" w:sz="0" w:space="0" w:color="auto"/>
                <w:bottom w:val="none" w:sz="0" w:space="0" w:color="auto"/>
                <w:right w:val="none" w:sz="0" w:space="0" w:color="auto"/>
              </w:divBdr>
            </w:div>
            <w:div w:id="1159617823">
              <w:marLeft w:val="0"/>
              <w:marRight w:val="0"/>
              <w:marTop w:val="0"/>
              <w:marBottom w:val="0"/>
              <w:divBdr>
                <w:top w:val="none" w:sz="0" w:space="0" w:color="auto"/>
                <w:left w:val="none" w:sz="0" w:space="0" w:color="auto"/>
                <w:bottom w:val="none" w:sz="0" w:space="0" w:color="auto"/>
                <w:right w:val="none" w:sz="0" w:space="0" w:color="auto"/>
              </w:divBdr>
            </w:div>
          </w:divsChild>
        </w:div>
        <w:div w:id="174157209">
          <w:marLeft w:val="0"/>
          <w:marRight w:val="0"/>
          <w:marTop w:val="0"/>
          <w:marBottom w:val="0"/>
          <w:divBdr>
            <w:top w:val="none" w:sz="0" w:space="0" w:color="auto"/>
            <w:left w:val="none" w:sz="0" w:space="0" w:color="auto"/>
            <w:bottom w:val="none" w:sz="0" w:space="0" w:color="auto"/>
            <w:right w:val="none" w:sz="0" w:space="0" w:color="auto"/>
          </w:divBdr>
          <w:divsChild>
            <w:div w:id="628243450">
              <w:marLeft w:val="0"/>
              <w:marRight w:val="0"/>
              <w:marTop w:val="0"/>
              <w:marBottom w:val="0"/>
              <w:divBdr>
                <w:top w:val="none" w:sz="0" w:space="0" w:color="auto"/>
                <w:left w:val="none" w:sz="0" w:space="0" w:color="auto"/>
                <w:bottom w:val="none" w:sz="0" w:space="0" w:color="auto"/>
                <w:right w:val="none" w:sz="0" w:space="0" w:color="auto"/>
              </w:divBdr>
            </w:div>
          </w:divsChild>
        </w:div>
        <w:div w:id="283077587">
          <w:marLeft w:val="0"/>
          <w:marRight w:val="0"/>
          <w:marTop w:val="0"/>
          <w:marBottom w:val="0"/>
          <w:divBdr>
            <w:top w:val="none" w:sz="0" w:space="0" w:color="auto"/>
            <w:left w:val="none" w:sz="0" w:space="0" w:color="auto"/>
            <w:bottom w:val="none" w:sz="0" w:space="0" w:color="auto"/>
            <w:right w:val="none" w:sz="0" w:space="0" w:color="auto"/>
          </w:divBdr>
          <w:divsChild>
            <w:div w:id="443689954">
              <w:marLeft w:val="0"/>
              <w:marRight w:val="0"/>
              <w:marTop w:val="0"/>
              <w:marBottom w:val="0"/>
              <w:divBdr>
                <w:top w:val="none" w:sz="0" w:space="0" w:color="auto"/>
                <w:left w:val="none" w:sz="0" w:space="0" w:color="auto"/>
                <w:bottom w:val="none" w:sz="0" w:space="0" w:color="auto"/>
                <w:right w:val="none" w:sz="0" w:space="0" w:color="auto"/>
              </w:divBdr>
            </w:div>
            <w:div w:id="653681875">
              <w:marLeft w:val="0"/>
              <w:marRight w:val="0"/>
              <w:marTop w:val="0"/>
              <w:marBottom w:val="0"/>
              <w:divBdr>
                <w:top w:val="none" w:sz="0" w:space="0" w:color="auto"/>
                <w:left w:val="none" w:sz="0" w:space="0" w:color="auto"/>
                <w:bottom w:val="none" w:sz="0" w:space="0" w:color="auto"/>
                <w:right w:val="none" w:sz="0" w:space="0" w:color="auto"/>
              </w:divBdr>
            </w:div>
            <w:div w:id="1317761997">
              <w:marLeft w:val="0"/>
              <w:marRight w:val="0"/>
              <w:marTop w:val="0"/>
              <w:marBottom w:val="0"/>
              <w:divBdr>
                <w:top w:val="none" w:sz="0" w:space="0" w:color="auto"/>
                <w:left w:val="none" w:sz="0" w:space="0" w:color="auto"/>
                <w:bottom w:val="none" w:sz="0" w:space="0" w:color="auto"/>
                <w:right w:val="none" w:sz="0" w:space="0" w:color="auto"/>
              </w:divBdr>
            </w:div>
            <w:div w:id="1815021162">
              <w:marLeft w:val="0"/>
              <w:marRight w:val="0"/>
              <w:marTop w:val="0"/>
              <w:marBottom w:val="0"/>
              <w:divBdr>
                <w:top w:val="none" w:sz="0" w:space="0" w:color="auto"/>
                <w:left w:val="none" w:sz="0" w:space="0" w:color="auto"/>
                <w:bottom w:val="none" w:sz="0" w:space="0" w:color="auto"/>
                <w:right w:val="none" w:sz="0" w:space="0" w:color="auto"/>
              </w:divBdr>
            </w:div>
          </w:divsChild>
        </w:div>
        <w:div w:id="602228080">
          <w:marLeft w:val="0"/>
          <w:marRight w:val="0"/>
          <w:marTop w:val="0"/>
          <w:marBottom w:val="0"/>
          <w:divBdr>
            <w:top w:val="none" w:sz="0" w:space="0" w:color="auto"/>
            <w:left w:val="none" w:sz="0" w:space="0" w:color="auto"/>
            <w:bottom w:val="none" w:sz="0" w:space="0" w:color="auto"/>
            <w:right w:val="none" w:sz="0" w:space="0" w:color="auto"/>
          </w:divBdr>
        </w:div>
        <w:div w:id="682706171">
          <w:marLeft w:val="0"/>
          <w:marRight w:val="0"/>
          <w:marTop w:val="0"/>
          <w:marBottom w:val="0"/>
          <w:divBdr>
            <w:top w:val="none" w:sz="0" w:space="0" w:color="auto"/>
            <w:left w:val="none" w:sz="0" w:space="0" w:color="auto"/>
            <w:bottom w:val="none" w:sz="0" w:space="0" w:color="auto"/>
            <w:right w:val="none" w:sz="0" w:space="0" w:color="auto"/>
          </w:divBdr>
          <w:divsChild>
            <w:div w:id="7754801">
              <w:marLeft w:val="0"/>
              <w:marRight w:val="0"/>
              <w:marTop w:val="0"/>
              <w:marBottom w:val="0"/>
              <w:divBdr>
                <w:top w:val="none" w:sz="0" w:space="0" w:color="auto"/>
                <w:left w:val="none" w:sz="0" w:space="0" w:color="auto"/>
                <w:bottom w:val="none" w:sz="0" w:space="0" w:color="auto"/>
                <w:right w:val="none" w:sz="0" w:space="0" w:color="auto"/>
              </w:divBdr>
            </w:div>
            <w:div w:id="1551721735">
              <w:marLeft w:val="0"/>
              <w:marRight w:val="0"/>
              <w:marTop w:val="0"/>
              <w:marBottom w:val="0"/>
              <w:divBdr>
                <w:top w:val="none" w:sz="0" w:space="0" w:color="auto"/>
                <w:left w:val="none" w:sz="0" w:space="0" w:color="auto"/>
                <w:bottom w:val="none" w:sz="0" w:space="0" w:color="auto"/>
                <w:right w:val="none" w:sz="0" w:space="0" w:color="auto"/>
              </w:divBdr>
            </w:div>
            <w:div w:id="1912234626">
              <w:marLeft w:val="0"/>
              <w:marRight w:val="0"/>
              <w:marTop w:val="0"/>
              <w:marBottom w:val="0"/>
              <w:divBdr>
                <w:top w:val="none" w:sz="0" w:space="0" w:color="auto"/>
                <w:left w:val="none" w:sz="0" w:space="0" w:color="auto"/>
                <w:bottom w:val="none" w:sz="0" w:space="0" w:color="auto"/>
                <w:right w:val="none" w:sz="0" w:space="0" w:color="auto"/>
              </w:divBdr>
            </w:div>
          </w:divsChild>
        </w:div>
        <w:div w:id="930966550">
          <w:marLeft w:val="0"/>
          <w:marRight w:val="0"/>
          <w:marTop w:val="0"/>
          <w:marBottom w:val="0"/>
          <w:divBdr>
            <w:top w:val="none" w:sz="0" w:space="0" w:color="auto"/>
            <w:left w:val="none" w:sz="0" w:space="0" w:color="auto"/>
            <w:bottom w:val="none" w:sz="0" w:space="0" w:color="auto"/>
            <w:right w:val="none" w:sz="0" w:space="0" w:color="auto"/>
          </w:divBdr>
          <w:divsChild>
            <w:div w:id="695237468">
              <w:marLeft w:val="0"/>
              <w:marRight w:val="0"/>
              <w:marTop w:val="0"/>
              <w:marBottom w:val="0"/>
              <w:divBdr>
                <w:top w:val="none" w:sz="0" w:space="0" w:color="auto"/>
                <w:left w:val="none" w:sz="0" w:space="0" w:color="auto"/>
                <w:bottom w:val="none" w:sz="0" w:space="0" w:color="auto"/>
                <w:right w:val="none" w:sz="0" w:space="0" w:color="auto"/>
              </w:divBdr>
            </w:div>
          </w:divsChild>
        </w:div>
        <w:div w:id="946693571">
          <w:marLeft w:val="0"/>
          <w:marRight w:val="0"/>
          <w:marTop w:val="0"/>
          <w:marBottom w:val="0"/>
          <w:divBdr>
            <w:top w:val="none" w:sz="0" w:space="0" w:color="auto"/>
            <w:left w:val="none" w:sz="0" w:space="0" w:color="auto"/>
            <w:bottom w:val="none" w:sz="0" w:space="0" w:color="auto"/>
            <w:right w:val="none" w:sz="0" w:space="0" w:color="auto"/>
          </w:divBdr>
          <w:divsChild>
            <w:div w:id="354617481">
              <w:marLeft w:val="0"/>
              <w:marRight w:val="0"/>
              <w:marTop w:val="0"/>
              <w:marBottom w:val="0"/>
              <w:divBdr>
                <w:top w:val="none" w:sz="0" w:space="0" w:color="auto"/>
                <w:left w:val="none" w:sz="0" w:space="0" w:color="auto"/>
                <w:bottom w:val="none" w:sz="0" w:space="0" w:color="auto"/>
                <w:right w:val="none" w:sz="0" w:space="0" w:color="auto"/>
              </w:divBdr>
            </w:div>
            <w:div w:id="1245841957">
              <w:marLeft w:val="0"/>
              <w:marRight w:val="0"/>
              <w:marTop w:val="0"/>
              <w:marBottom w:val="0"/>
              <w:divBdr>
                <w:top w:val="none" w:sz="0" w:space="0" w:color="auto"/>
                <w:left w:val="none" w:sz="0" w:space="0" w:color="auto"/>
                <w:bottom w:val="none" w:sz="0" w:space="0" w:color="auto"/>
                <w:right w:val="none" w:sz="0" w:space="0" w:color="auto"/>
              </w:divBdr>
            </w:div>
            <w:div w:id="1403873721">
              <w:marLeft w:val="0"/>
              <w:marRight w:val="0"/>
              <w:marTop w:val="0"/>
              <w:marBottom w:val="0"/>
              <w:divBdr>
                <w:top w:val="none" w:sz="0" w:space="0" w:color="auto"/>
                <w:left w:val="none" w:sz="0" w:space="0" w:color="auto"/>
                <w:bottom w:val="none" w:sz="0" w:space="0" w:color="auto"/>
                <w:right w:val="none" w:sz="0" w:space="0" w:color="auto"/>
              </w:divBdr>
            </w:div>
            <w:div w:id="1855803792">
              <w:marLeft w:val="0"/>
              <w:marRight w:val="0"/>
              <w:marTop w:val="0"/>
              <w:marBottom w:val="0"/>
              <w:divBdr>
                <w:top w:val="none" w:sz="0" w:space="0" w:color="auto"/>
                <w:left w:val="none" w:sz="0" w:space="0" w:color="auto"/>
                <w:bottom w:val="none" w:sz="0" w:space="0" w:color="auto"/>
                <w:right w:val="none" w:sz="0" w:space="0" w:color="auto"/>
              </w:divBdr>
            </w:div>
            <w:div w:id="1961060056">
              <w:marLeft w:val="0"/>
              <w:marRight w:val="0"/>
              <w:marTop w:val="0"/>
              <w:marBottom w:val="0"/>
              <w:divBdr>
                <w:top w:val="none" w:sz="0" w:space="0" w:color="auto"/>
                <w:left w:val="none" w:sz="0" w:space="0" w:color="auto"/>
                <w:bottom w:val="none" w:sz="0" w:space="0" w:color="auto"/>
                <w:right w:val="none" w:sz="0" w:space="0" w:color="auto"/>
              </w:divBdr>
            </w:div>
          </w:divsChild>
        </w:div>
        <w:div w:id="947272350">
          <w:marLeft w:val="0"/>
          <w:marRight w:val="0"/>
          <w:marTop w:val="0"/>
          <w:marBottom w:val="0"/>
          <w:divBdr>
            <w:top w:val="none" w:sz="0" w:space="0" w:color="auto"/>
            <w:left w:val="none" w:sz="0" w:space="0" w:color="auto"/>
            <w:bottom w:val="none" w:sz="0" w:space="0" w:color="auto"/>
            <w:right w:val="none" w:sz="0" w:space="0" w:color="auto"/>
          </w:divBdr>
          <w:divsChild>
            <w:div w:id="926771851">
              <w:marLeft w:val="0"/>
              <w:marRight w:val="0"/>
              <w:marTop w:val="0"/>
              <w:marBottom w:val="0"/>
              <w:divBdr>
                <w:top w:val="none" w:sz="0" w:space="0" w:color="auto"/>
                <w:left w:val="none" w:sz="0" w:space="0" w:color="auto"/>
                <w:bottom w:val="none" w:sz="0" w:space="0" w:color="auto"/>
                <w:right w:val="none" w:sz="0" w:space="0" w:color="auto"/>
              </w:divBdr>
            </w:div>
            <w:div w:id="1146356106">
              <w:marLeft w:val="0"/>
              <w:marRight w:val="0"/>
              <w:marTop w:val="0"/>
              <w:marBottom w:val="0"/>
              <w:divBdr>
                <w:top w:val="none" w:sz="0" w:space="0" w:color="auto"/>
                <w:left w:val="none" w:sz="0" w:space="0" w:color="auto"/>
                <w:bottom w:val="none" w:sz="0" w:space="0" w:color="auto"/>
                <w:right w:val="none" w:sz="0" w:space="0" w:color="auto"/>
              </w:divBdr>
            </w:div>
            <w:div w:id="1403523745">
              <w:marLeft w:val="0"/>
              <w:marRight w:val="0"/>
              <w:marTop w:val="0"/>
              <w:marBottom w:val="0"/>
              <w:divBdr>
                <w:top w:val="none" w:sz="0" w:space="0" w:color="auto"/>
                <w:left w:val="none" w:sz="0" w:space="0" w:color="auto"/>
                <w:bottom w:val="none" w:sz="0" w:space="0" w:color="auto"/>
                <w:right w:val="none" w:sz="0" w:space="0" w:color="auto"/>
              </w:divBdr>
            </w:div>
            <w:div w:id="1626231174">
              <w:marLeft w:val="0"/>
              <w:marRight w:val="0"/>
              <w:marTop w:val="0"/>
              <w:marBottom w:val="0"/>
              <w:divBdr>
                <w:top w:val="none" w:sz="0" w:space="0" w:color="auto"/>
                <w:left w:val="none" w:sz="0" w:space="0" w:color="auto"/>
                <w:bottom w:val="none" w:sz="0" w:space="0" w:color="auto"/>
                <w:right w:val="none" w:sz="0" w:space="0" w:color="auto"/>
              </w:divBdr>
            </w:div>
          </w:divsChild>
        </w:div>
        <w:div w:id="999046148">
          <w:marLeft w:val="0"/>
          <w:marRight w:val="0"/>
          <w:marTop w:val="0"/>
          <w:marBottom w:val="0"/>
          <w:divBdr>
            <w:top w:val="none" w:sz="0" w:space="0" w:color="auto"/>
            <w:left w:val="none" w:sz="0" w:space="0" w:color="auto"/>
            <w:bottom w:val="none" w:sz="0" w:space="0" w:color="auto"/>
            <w:right w:val="none" w:sz="0" w:space="0" w:color="auto"/>
          </w:divBdr>
          <w:divsChild>
            <w:div w:id="487404204">
              <w:marLeft w:val="0"/>
              <w:marRight w:val="0"/>
              <w:marTop w:val="0"/>
              <w:marBottom w:val="0"/>
              <w:divBdr>
                <w:top w:val="none" w:sz="0" w:space="0" w:color="auto"/>
                <w:left w:val="none" w:sz="0" w:space="0" w:color="auto"/>
                <w:bottom w:val="none" w:sz="0" w:space="0" w:color="auto"/>
                <w:right w:val="none" w:sz="0" w:space="0" w:color="auto"/>
              </w:divBdr>
            </w:div>
            <w:div w:id="1481536775">
              <w:marLeft w:val="0"/>
              <w:marRight w:val="0"/>
              <w:marTop w:val="0"/>
              <w:marBottom w:val="0"/>
              <w:divBdr>
                <w:top w:val="none" w:sz="0" w:space="0" w:color="auto"/>
                <w:left w:val="none" w:sz="0" w:space="0" w:color="auto"/>
                <w:bottom w:val="none" w:sz="0" w:space="0" w:color="auto"/>
                <w:right w:val="none" w:sz="0" w:space="0" w:color="auto"/>
              </w:divBdr>
            </w:div>
            <w:div w:id="1885291379">
              <w:marLeft w:val="0"/>
              <w:marRight w:val="0"/>
              <w:marTop w:val="0"/>
              <w:marBottom w:val="0"/>
              <w:divBdr>
                <w:top w:val="none" w:sz="0" w:space="0" w:color="auto"/>
                <w:left w:val="none" w:sz="0" w:space="0" w:color="auto"/>
                <w:bottom w:val="none" w:sz="0" w:space="0" w:color="auto"/>
                <w:right w:val="none" w:sz="0" w:space="0" w:color="auto"/>
              </w:divBdr>
            </w:div>
          </w:divsChild>
        </w:div>
        <w:div w:id="1097629144">
          <w:marLeft w:val="0"/>
          <w:marRight w:val="0"/>
          <w:marTop w:val="0"/>
          <w:marBottom w:val="0"/>
          <w:divBdr>
            <w:top w:val="none" w:sz="0" w:space="0" w:color="auto"/>
            <w:left w:val="none" w:sz="0" w:space="0" w:color="auto"/>
            <w:bottom w:val="none" w:sz="0" w:space="0" w:color="auto"/>
            <w:right w:val="none" w:sz="0" w:space="0" w:color="auto"/>
          </w:divBdr>
          <w:divsChild>
            <w:div w:id="15617740">
              <w:marLeft w:val="0"/>
              <w:marRight w:val="0"/>
              <w:marTop w:val="0"/>
              <w:marBottom w:val="0"/>
              <w:divBdr>
                <w:top w:val="none" w:sz="0" w:space="0" w:color="auto"/>
                <w:left w:val="none" w:sz="0" w:space="0" w:color="auto"/>
                <w:bottom w:val="none" w:sz="0" w:space="0" w:color="auto"/>
                <w:right w:val="none" w:sz="0" w:space="0" w:color="auto"/>
              </w:divBdr>
            </w:div>
            <w:div w:id="308365970">
              <w:marLeft w:val="0"/>
              <w:marRight w:val="0"/>
              <w:marTop w:val="0"/>
              <w:marBottom w:val="0"/>
              <w:divBdr>
                <w:top w:val="none" w:sz="0" w:space="0" w:color="auto"/>
                <w:left w:val="none" w:sz="0" w:space="0" w:color="auto"/>
                <w:bottom w:val="none" w:sz="0" w:space="0" w:color="auto"/>
                <w:right w:val="none" w:sz="0" w:space="0" w:color="auto"/>
              </w:divBdr>
            </w:div>
            <w:div w:id="858737272">
              <w:marLeft w:val="0"/>
              <w:marRight w:val="0"/>
              <w:marTop w:val="0"/>
              <w:marBottom w:val="0"/>
              <w:divBdr>
                <w:top w:val="none" w:sz="0" w:space="0" w:color="auto"/>
                <w:left w:val="none" w:sz="0" w:space="0" w:color="auto"/>
                <w:bottom w:val="none" w:sz="0" w:space="0" w:color="auto"/>
                <w:right w:val="none" w:sz="0" w:space="0" w:color="auto"/>
              </w:divBdr>
            </w:div>
            <w:div w:id="1599411083">
              <w:marLeft w:val="0"/>
              <w:marRight w:val="0"/>
              <w:marTop w:val="0"/>
              <w:marBottom w:val="0"/>
              <w:divBdr>
                <w:top w:val="none" w:sz="0" w:space="0" w:color="auto"/>
                <w:left w:val="none" w:sz="0" w:space="0" w:color="auto"/>
                <w:bottom w:val="none" w:sz="0" w:space="0" w:color="auto"/>
                <w:right w:val="none" w:sz="0" w:space="0" w:color="auto"/>
              </w:divBdr>
            </w:div>
          </w:divsChild>
        </w:div>
        <w:div w:id="1103568849">
          <w:marLeft w:val="0"/>
          <w:marRight w:val="0"/>
          <w:marTop w:val="0"/>
          <w:marBottom w:val="0"/>
          <w:divBdr>
            <w:top w:val="none" w:sz="0" w:space="0" w:color="auto"/>
            <w:left w:val="none" w:sz="0" w:space="0" w:color="auto"/>
            <w:bottom w:val="none" w:sz="0" w:space="0" w:color="auto"/>
            <w:right w:val="none" w:sz="0" w:space="0" w:color="auto"/>
          </w:divBdr>
          <w:divsChild>
            <w:div w:id="29230781">
              <w:marLeft w:val="0"/>
              <w:marRight w:val="0"/>
              <w:marTop w:val="0"/>
              <w:marBottom w:val="0"/>
              <w:divBdr>
                <w:top w:val="none" w:sz="0" w:space="0" w:color="auto"/>
                <w:left w:val="none" w:sz="0" w:space="0" w:color="auto"/>
                <w:bottom w:val="none" w:sz="0" w:space="0" w:color="auto"/>
                <w:right w:val="none" w:sz="0" w:space="0" w:color="auto"/>
              </w:divBdr>
            </w:div>
            <w:div w:id="54594359">
              <w:marLeft w:val="0"/>
              <w:marRight w:val="0"/>
              <w:marTop w:val="0"/>
              <w:marBottom w:val="0"/>
              <w:divBdr>
                <w:top w:val="none" w:sz="0" w:space="0" w:color="auto"/>
                <w:left w:val="none" w:sz="0" w:space="0" w:color="auto"/>
                <w:bottom w:val="none" w:sz="0" w:space="0" w:color="auto"/>
                <w:right w:val="none" w:sz="0" w:space="0" w:color="auto"/>
              </w:divBdr>
            </w:div>
            <w:div w:id="649485102">
              <w:marLeft w:val="0"/>
              <w:marRight w:val="0"/>
              <w:marTop w:val="0"/>
              <w:marBottom w:val="0"/>
              <w:divBdr>
                <w:top w:val="none" w:sz="0" w:space="0" w:color="auto"/>
                <w:left w:val="none" w:sz="0" w:space="0" w:color="auto"/>
                <w:bottom w:val="none" w:sz="0" w:space="0" w:color="auto"/>
                <w:right w:val="none" w:sz="0" w:space="0" w:color="auto"/>
              </w:divBdr>
            </w:div>
            <w:div w:id="805392756">
              <w:marLeft w:val="0"/>
              <w:marRight w:val="0"/>
              <w:marTop w:val="0"/>
              <w:marBottom w:val="0"/>
              <w:divBdr>
                <w:top w:val="none" w:sz="0" w:space="0" w:color="auto"/>
                <w:left w:val="none" w:sz="0" w:space="0" w:color="auto"/>
                <w:bottom w:val="none" w:sz="0" w:space="0" w:color="auto"/>
                <w:right w:val="none" w:sz="0" w:space="0" w:color="auto"/>
              </w:divBdr>
            </w:div>
            <w:div w:id="1680696935">
              <w:marLeft w:val="0"/>
              <w:marRight w:val="0"/>
              <w:marTop w:val="0"/>
              <w:marBottom w:val="0"/>
              <w:divBdr>
                <w:top w:val="none" w:sz="0" w:space="0" w:color="auto"/>
                <w:left w:val="none" w:sz="0" w:space="0" w:color="auto"/>
                <w:bottom w:val="none" w:sz="0" w:space="0" w:color="auto"/>
                <w:right w:val="none" w:sz="0" w:space="0" w:color="auto"/>
              </w:divBdr>
            </w:div>
          </w:divsChild>
        </w:div>
        <w:div w:id="1151823737">
          <w:marLeft w:val="0"/>
          <w:marRight w:val="0"/>
          <w:marTop w:val="0"/>
          <w:marBottom w:val="0"/>
          <w:divBdr>
            <w:top w:val="none" w:sz="0" w:space="0" w:color="auto"/>
            <w:left w:val="none" w:sz="0" w:space="0" w:color="auto"/>
            <w:bottom w:val="none" w:sz="0" w:space="0" w:color="auto"/>
            <w:right w:val="none" w:sz="0" w:space="0" w:color="auto"/>
          </w:divBdr>
          <w:divsChild>
            <w:div w:id="1266155599">
              <w:marLeft w:val="0"/>
              <w:marRight w:val="0"/>
              <w:marTop w:val="0"/>
              <w:marBottom w:val="0"/>
              <w:divBdr>
                <w:top w:val="none" w:sz="0" w:space="0" w:color="auto"/>
                <w:left w:val="none" w:sz="0" w:space="0" w:color="auto"/>
                <w:bottom w:val="none" w:sz="0" w:space="0" w:color="auto"/>
                <w:right w:val="none" w:sz="0" w:space="0" w:color="auto"/>
              </w:divBdr>
            </w:div>
            <w:div w:id="1760562886">
              <w:marLeft w:val="0"/>
              <w:marRight w:val="0"/>
              <w:marTop w:val="0"/>
              <w:marBottom w:val="0"/>
              <w:divBdr>
                <w:top w:val="none" w:sz="0" w:space="0" w:color="auto"/>
                <w:left w:val="none" w:sz="0" w:space="0" w:color="auto"/>
                <w:bottom w:val="none" w:sz="0" w:space="0" w:color="auto"/>
                <w:right w:val="none" w:sz="0" w:space="0" w:color="auto"/>
              </w:divBdr>
            </w:div>
          </w:divsChild>
        </w:div>
        <w:div w:id="1180437562">
          <w:marLeft w:val="0"/>
          <w:marRight w:val="0"/>
          <w:marTop w:val="0"/>
          <w:marBottom w:val="0"/>
          <w:divBdr>
            <w:top w:val="none" w:sz="0" w:space="0" w:color="auto"/>
            <w:left w:val="none" w:sz="0" w:space="0" w:color="auto"/>
            <w:bottom w:val="none" w:sz="0" w:space="0" w:color="auto"/>
            <w:right w:val="none" w:sz="0" w:space="0" w:color="auto"/>
          </w:divBdr>
          <w:divsChild>
            <w:div w:id="236672311">
              <w:marLeft w:val="0"/>
              <w:marRight w:val="0"/>
              <w:marTop w:val="0"/>
              <w:marBottom w:val="0"/>
              <w:divBdr>
                <w:top w:val="none" w:sz="0" w:space="0" w:color="auto"/>
                <w:left w:val="none" w:sz="0" w:space="0" w:color="auto"/>
                <w:bottom w:val="none" w:sz="0" w:space="0" w:color="auto"/>
                <w:right w:val="none" w:sz="0" w:space="0" w:color="auto"/>
              </w:divBdr>
            </w:div>
            <w:div w:id="448207005">
              <w:marLeft w:val="0"/>
              <w:marRight w:val="0"/>
              <w:marTop w:val="0"/>
              <w:marBottom w:val="0"/>
              <w:divBdr>
                <w:top w:val="none" w:sz="0" w:space="0" w:color="auto"/>
                <w:left w:val="none" w:sz="0" w:space="0" w:color="auto"/>
                <w:bottom w:val="none" w:sz="0" w:space="0" w:color="auto"/>
                <w:right w:val="none" w:sz="0" w:space="0" w:color="auto"/>
              </w:divBdr>
            </w:div>
            <w:div w:id="533621561">
              <w:marLeft w:val="0"/>
              <w:marRight w:val="0"/>
              <w:marTop w:val="0"/>
              <w:marBottom w:val="0"/>
              <w:divBdr>
                <w:top w:val="none" w:sz="0" w:space="0" w:color="auto"/>
                <w:left w:val="none" w:sz="0" w:space="0" w:color="auto"/>
                <w:bottom w:val="none" w:sz="0" w:space="0" w:color="auto"/>
                <w:right w:val="none" w:sz="0" w:space="0" w:color="auto"/>
              </w:divBdr>
            </w:div>
          </w:divsChild>
        </w:div>
        <w:div w:id="1300649772">
          <w:marLeft w:val="0"/>
          <w:marRight w:val="0"/>
          <w:marTop w:val="0"/>
          <w:marBottom w:val="0"/>
          <w:divBdr>
            <w:top w:val="none" w:sz="0" w:space="0" w:color="auto"/>
            <w:left w:val="none" w:sz="0" w:space="0" w:color="auto"/>
            <w:bottom w:val="none" w:sz="0" w:space="0" w:color="auto"/>
            <w:right w:val="none" w:sz="0" w:space="0" w:color="auto"/>
          </w:divBdr>
          <w:divsChild>
            <w:div w:id="58986057">
              <w:marLeft w:val="0"/>
              <w:marRight w:val="0"/>
              <w:marTop w:val="0"/>
              <w:marBottom w:val="0"/>
              <w:divBdr>
                <w:top w:val="none" w:sz="0" w:space="0" w:color="auto"/>
                <w:left w:val="none" w:sz="0" w:space="0" w:color="auto"/>
                <w:bottom w:val="none" w:sz="0" w:space="0" w:color="auto"/>
                <w:right w:val="none" w:sz="0" w:space="0" w:color="auto"/>
              </w:divBdr>
            </w:div>
            <w:div w:id="253437533">
              <w:marLeft w:val="0"/>
              <w:marRight w:val="0"/>
              <w:marTop w:val="0"/>
              <w:marBottom w:val="0"/>
              <w:divBdr>
                <w:top w:val="none" w:sz="0" w:space="0" w:color="auto"/>
                <w:left w:val="none" w:sz="0" w:space="0" w:color="auto"/>
                <w:bottom w:val="none" w:sz="0" w:space="0" w:color="auto"/>
                <w:right w:val="none" w:sz="0" w:space="0" w:color="auto"/>
              </w:divBdr>
            </w:div>
            <w:div w:id="1448309684">
              <w:marLeft w:val="0"/>
              <w:marRight w:val="0"/>
              <w:marTop w:val="0"/>
              <w:marBottom w:val="0"/>
              <w:divBdr>
                <w:top w:val="none" w:sz="0" w:space="0" w:color="auto"/>
                <w:left w:val="none" w:sz="0" w:space="0" w:color="auto"/>
                <w:bottom w:val="none" w:sz="0" w:space="0" w:color="auto"/>
                <w:right w:val="none" w:sz="0" w:space="0" w:color="auto"/>
              </w:divBdr>
            </w:div>
            <w:div w:id="2022732161">
              <w:marLeft w:val="0"/>
              <w:marRight w:val="0"/>
              <w:marTop w:val="0"/>
              <w:marBottom w:val="0"/>
              <w:divBdr>
                <w:top w:val="none" w:sz="0" w:space="0" w:color="auto"/>
                <w:left w:val="none" w:sz="0" w:space="0" w:color="auto"/>
                <w:bottom w:val="none" w:sz="0" w:space="0" w:color="auto"/>
                <w:right w:val="none" w:sz="0" w:space="0" w:color="auto"/>
              </w:divBdr>
            </w:div>
          </w:divsChild>
        </w:div>
        <w:div w:id="1380739071">
          <w:marLeft w:val="0"/>
          <w:marRight w:val="0"/>
          <w:marTop w:val="0"/>
          <w:marBottom w:val="0"/>
          <w:divBdr>
            <w:top w:val="none" w:sz="0" w:space="0" w:color="auto"/>
            <w:left w:val="none" w:sz="0" w:space="0" w:color="auto"/>
            <w:bottom w:val="none" w:sz="0" w:space="0" w:color="auto"/>
            <w:right w:val="none" w:sz="0" w:space="0" w:color="auto"/>
          </w:divBdr>
          <w:divsChild>
            <w:div w:id="592399621">
              <w:marLeft w:val="0"/>
              <w:marRight w:val="0"/>
              <w:marTop w:val="0"/>
              <w:marBottom w:val="0"/>
              <w:divBdr>
                <w:top w:val="none" w:sz="0" w:space="0" w:color="auto"/>
                <w:left w:val="none" w:sz="0" w:space="0" w:color="auto"/>
                <w:bottom w:val="none" w:sz="0" w:space="0" w:color="auto"/>
                <w:right w:val="none" w:sz="0" w:space="0" w:color="auto"/>
              </w:divBdr>
            </w:div>
            <w:div w:id="1370453945">
              <w:marLeft w:val="0"/>
              <w:marRight w:val="0"/>
              <w:marTop w:val="0"/>
              <w:marBottom w:val="0"/>
              <w:divBdr>
                <w:top w:val="none" w:sz="0" w:space="0" w:color="auto"/>
                <w:left w:val="none" w:sz="0" w:space="0" w:color="auto"/>
                <w:bottom w:val="none" w:sz="0" w:space="0" w:color="auto"/>
                <w:right w:val="none" w:sz="0" w:space="0" w:color="auto"/>
              </w:divBdr>
            </w:div>
            <w:div w:id="1619025397">
              <w:marLeft w:val="0"/>
              <w:marRight w:val="0"/>
              <w:marTop w:val="0"/>
              <w:marBottom w:val="0"/>
              <w:divBdr>
                <w:top w:val="none" w:sz="0" w:space="0" w:color="auto"/>
                <w:left w:val="none" w:sz="0" w:space="0" w:color="auto"/>
                <w:bottom w:val="none" w:sz="0" w:space="0" w:color="auto"/>
                <w:right w:val="none" w:sz="0" w:space="0" w:color="auto"/>
              </w:divBdr>
            </w:div>
          </w:divsChild>
        </w:div>
        <w:div w:id="1417019561">
          <w:marLeft w:val="0"/>
          <w:marRight w:val="0"/>
          <w:marTop w:val="0"/>
          <w:marBottom w:val="0"/>
          <w:divBdr>
            <w:top w:val="none" w:sz="0" w:space="0" w:color="auto"/>
            <w:left w:val="none" w:sz="0" w:space="0" w:color="auto"/>
            <w:bottom w:val="none" w:sz="0" w:space="0" w:color="auto"/>
            <w:right w:val="none" w:sz="0" w:space="0" w:color="auto"/>
          </w:divBdr>
          <w:divsChild>
            <w:div w:id="509297246">
              <w:marLeft w:val="0"/>
              <w:marRight w:val="0"/>
              <w:marTop w:val="0"/>
              <w:marBottom w:val="0"/>
              <w:divBdr>
                <w:top w:val="none" w:sz="0" w:space="0" w:color="auto"/>
                <w:left w:val="none" w:sz="0" w:space="0" w:color="auto"/>
                <w:bottom w:val="none" w:sz="0" w:space="0" w:color="auto"/>
                <w:right w:val="none" w:sz="0" w:space="0" w:color="auto"/>
              </w:divBdr>
            </w:div>
            <w:div w:id="1030882288">
              <w:marLeft w:val="0"/>
              <w:marRight w:val="0"/>
              <w:marTop w:val="0"/>
              <w:marBottom w:val="0"/>
              <w:divBdr>
                <w:top w:val="none" w:sz="0" w:space="0" w:color="auto"/>
                <w:left w:val="none" w:sz="0" w:space="0" w:color="auto"/>
                <w:bottom w:val="none" w:sz="0" w:space="0" w:color="auto"/>
                <w:right w:val="none" w:sz="0" w:space="0" w:color="auto"/>
              </w:divBdr>
            </w:div>
            <w:div w:id="1042362353">
              <w:marLeft w:val="0"/>
              <w:marRight w:val="0"/>
              <w:marTop w:val="0"/>
              <w:marBottom w:val="0"/>
              <w:divBdr>
                <w:top w:val="none" w:sz="0" w:space="0" w:color="auto"/>
                <w:left w:val="none" w:sz="0" w:space="0" w:color="auto"/>
                <w:bottom w:val="none" w:sz="0" w:space="0" w:color="auto"/>
                <w:right w:val="none" w:sz="0" w:space="0" w:color="auto"/>
              </w:divBdr>
            </w:div>
            <w:div w:id="1092702994">
              <w:marLeft w:val="0"/>
              <w:marRight w:val="0"/>
              <w:marTop w:val="0"/>
              <w:marBottom w:val="0"/>
              <w:divBdr>
                <w:top w:val="none" w:sz="0" w:space="0" w:color="auto"/>
                <w:left w:val="none" w:sz="0" w:space="0" w:color="auto"/>
                <w:bottom w:val="none" w:sz="0" w:space="0" w:color="auto"/>
                <w:right w:val="none" w:sz="0" w:space="0" w:color="auto"/>
              </w:divBdr>
            </w:div>
            <w:div w:id="1465348596">
              <w:marLeft w:val="0"/>
              <w:marRight w:val="0"/>
              <w:marTop w:val="0"/>
              <w:marBottom w:val="0"/>
              <w:divBdr>
                <w:top w:val="none" w:sz="0" w:space="0" w:color="auto"/>
                <w:left w:val="none" w:sz="0" w:space="0" w:color="auto"/>
                <w:bottom w:val="none" w:sz="0" w:space="0" w:color="auto"/>
                <w:right w:val="none" w:sz="0" w:space="0" w:color="auto"/>
              </w:divBdr>
            </w:div>
          </w:divsChild>
        </w:div>
        <w:div w:id="1485661247">
          <w:marLeft w:val="0"/>
          <w:marRight w:val="0"/>
          <w:marTop w:val="0"/>
          <w:marBottom w:val="0"/>
          <w:divBdr>
            <w:top w:val="none" w:sz="0" w:space="0" w:color="auto"/>
            <w:left w:val="none" w:sz="0" w:space="0" w:color="auto"/>
            <w:bottom w:val="none" w:sz="0" w:space="0" w:color="auto"/>
            <w:right w:val="none" w:sz="0" w:space="0" w:color="auto"/>
          </w:divBdr>
        </w:div>
        <w:div w:id="1570916131">
          <w:marLeft w:val="0"/>
          <w:marRight w:val="0"/>
          <w:marTop w:val="0"/>
          <w:marBottom w:val="0"/>
          <w:divBdr>
            <w:top w:val="none" w:sz="0" w:space="0" w:color="auto"/>
            <w:left w:val="none" w:sz="0" w:space="0" w:color="auto"/>
            <w:bottom w:val="none" w:sz="0" w:space="0" w:color="auto"/>
            <w:right w:val="none" w:sz="0" w:space="0" w:color="auto"/>
          </w:divBdr>
          <w:divsChild>
            <w:div w:id="797794677">
              <w:marLeft w:val="0"/>
              <w:marRight w:val="0"/>
              <w:marTop w:val="0"/>
              <w:marBottom w:val="0"/>
              <w:divBdr>
                <w:top w:val="none" w:sz="0" w:space="0" w:color="auto"/>
                <w:left w:val="none" w:sz="0" w:space="0" w:color="auto"/>
                <w:bottom w:val="none" w:sz="0" w:space="0" w:color="auto"/>
                <w:right w:val="none" w:sz="0" w:space="0" w:color="auto"/>
              </w:divBdr>
            </w:div>
            <w:div w:id="1357148969">
              <w:marLeft w:val="0"/>
              <w:marRight w:val="0"/>
              <w:marTop w:val="0"/>
              <w:marBottom w:val="0"/>
              <w:divBdr>
                <w:top w:val="none" w:sz="0" w:space="0" w:color="auto"/>
                <w:left w:val="none" w:sz="0" w:space="0" w:color="auto"/>
                <w:bottom w:val="none" w:sz="0" w:space="0" w:color="auto"/>
                <w:right w:val="none" w:sz="0" w:space="0" w:color="auto"/>
              </w:divBdr>
            </w:div>
            <w:div w:id="1646473280">
              <w:marLeft w:val="0"/>
              <w:marRight w:val="0"/>
              <w:marTop w:val="0"/>
              <w:marBottom w:val="0"/>
              <w:divBdr>
                <w:top w:val="none" w:sz="0" w:space="0" w:color="auto"/>
                <w:left w:val="none" w:sz="0" w:space="0" w:color="auto"/>
                <w:bottom w:val="none" w:sz="0" w:space="0" w:color="auto"/>
                <w:right w:val="none" w:sz="0" w:space="0" w:color="auto"/>
              </w:divBdr>
            </w:div>
          </w:divsChild>
        </w:div>
        <w:div w:id="1667199583">
          <w:marLeft w:val="0"/>
          <w:marRight w:val="0"/>
          <w:marTop w:val="0"/>
          <w:marBottom w:val="0"/>
          <w:divBdr>
            <w:top w:val="none" w:sz="0" w:space="0" w:color="auto"/>
            <w:left w:val="none" w:sz="0" w:space="0" w:color="auto"/>
            <w:bottom w:val="none" w:sz="0" w:space="0" w:color="auto"/>
            <w:right w:val="none" w:sz="0" w:space="0" w:color="auto"/>
          </w:divBdr>
          <w:divsChild>
            <w:div w:id="402873386">
              <w:marLeft w:val="0"/>
              <w:marRight w:val="0"/>
              <w:marTop w:val="0"/>
              <w:marBottom w:val="0"/>
              <w:divBdr>
                <w:top w:val="none" w:sz="0" w:space="0" w:color="auto"/>
                <w:left w:val="none" w:sz="0" w:space="0" w:color="auto"/>
                <w:bottom w:val="none" w:sz="0" w:space="0" w:color="auto"/>
                <w:right w:val="none" w:sz="0" w:space="0" w:color="auto"/>
              </w:divBdr>
            </w:div>
          </w:divsChild>
        </w:div>
        <w:div w:id="1859461498">
          <w:marLeft w:val="0"/>
          <w:marRight w:val="0"/>
          <w:marTop w:val="0"/>
          <w:marBottom w:val="0"/>
          <w:divBdr>
            <w:top w:val="none" w:sz="0" w:space="0" w:color="auto"/>
            <w:left w:val="none" w:sz="0" w:space="0" w:color="auto"/>
            <w:bottom w:val="none" w:sz="0" w:space="0" w:color="auto"/>
            <w:right w:val="none" w:sz="0" w:space="0" w:color="auto"/>
          </w:divBdr>
        </w:div>
        <w:div w:id="1860898409">
          <w:marLeft w:val="0"/>
          <w:marRight w:val="0"/>
          <w:marTop w:val="0"/>
          <w:marBottom w:val="0"/>
          <w:divBdr>
            <w:top w:val="none" w:sz="0" w:space="0" w:color="auto"/>
            <w:left w:val="none" w:sz="0" w:space="0" w:color="auto"/>
            <w:bottom w:val="none" w:sz="0" w:space="0" w:color="auto"/>
            <w:right w:val="none" w:sz="0" w:space="0" w:color="auto"/>
          </w:divBdr>
          <w:divsChild>
            <w:div w:id="73599600">
              <w:marLeft w:val="0"/>
              <w:marRight w:val="0"/>
              <w:marTop w:val="0"/>
              <w:marBottom w:val="0"/>
              <w:divBdr>
                <w:top w:val="none" w:sz="0" w:space="0" w:color="auto"/>
                <w:left w:val="none" w:sz="0" w:space="0" w:color="auto"/>
                <w:bottom w:val="none" w:sz="0" w:space="0" w:color="auto"/>
                <w:right w:val="none" w:sz="0" w:space="0" w:color="auto"/>
              </w:divBdr>
            </w:div>
            <w:div w:id="1055785523">
              <w:marLeft w:val="0"/>
              <w:marRight w:val="0"/>
              <w:marTop w:val="0"/>
              <w:marBottom w:val="0"/>
              <w:divBdr>
                <w:top w:val="none" w:sz="0" w:space="0" w:color="auto"/>
                <w:left w:val="none" w:sz="0" w:space="0" w:color="auto"/>
                <w:bottom w:val="none" w:sz="0" w:space="0" w:color="auto"/>
                <w:right w:val="none" w:sz="0" w:space="0" w:color="auto"/>
              </w:divBdr>
            </w:div>
            <w:div w:id="1858275231">
              <w:marLeft w:val="0"/>
              <w:marRight w:val="0"/>
              <w:marTop w:val="0"/>
              <w:marBottom w:val="0"/>
              <w:divBdr>
                <w:top w:val="none" w:sz="0" w:space="0" w:color="auto"/>
                <w:left w:val="none" w:sz="0" w:space="0" w:color="auto"/>
                <w:bottom w:val="none" w:sz="0" w:space="0" w:color="auto"/>
                <w:right w:val="none" w:sz="0" w:space="0" w:color="auto"/>
              </w:divBdr>
            </w:div>
            <w:div w:id="1906992705">
              <w:marLeft w:val="0"/>
              <w:marRight w:val="0"/>
              <w:marTop w:val="0"/>
              <w:marBottom w:val="0"/>
              <w:divBdr>
                <w:top w:val="none" w:sz="0" w:space="0" w:color="auto"/>
                <w:left w:val="none" w:sz="0" w:space="0" w:color="auto"/>
                <w:bottom w:val="none" w:sz="0" w:space="0" w:color="auto"/>
                <w:right w:val="none" w:sz="0" w:space="0" w:color="auto"/>
              </w:divBdr>
            </w:div>
            <w:div w:id="1973946722">
              <w:marLeft w:val="0"/>
              <w:marRight w:val="0"/>
              <w:marTop w:val="0"/>
              <w:marBottom w:val="0"/>
              <w:divBdr>
                <w:top w:val="none" w:sz="0" w:space="0" w:color="auto"/>
                <w:left w:val="none" w:sz="0" w:space="0" w:color="auto"/>
                <w:bottom w:val="none" w:sz="0" w:space="0" w:color="auto"/>
                <w:right w:val="none" w:sz="0" w:space="0" w:color="auto"/>
              </w:divBdr>
            </w:div>
          </w:divsChild>
        </w:div>
        <w:div w:id="1896313903">
          <w:marLeft w:val="0"/>
          <w:marRight w:val="0"/>
          <w:marTop w:val="0"/>
          <w:marBottom w:val="0"/>
          <w:divBdr>
            <w:top w:val="none" w:sz="0" w:space="0" w:color="auto"/>
            <w:left w:val="none" w:sz="0" w:space="0" w:color="auto"/>
            <w:bottom w:val="none" w:sz="0" w:space="0" w:color="auto"/>
            <w:right w:val="none" w:sz="0" w:space="0" w:color="auto"/>
          </w:divBdr>
          <w:divsChild>
            <w:div w:id="498811384">
              <w:marLeft w:val="0"/>
              <w:marRight w:val="0"/>
              <w:marTop w:val="0"/>
              <w:marBottom w:val="0"/>
              <w:divBdr>
                <w:top w:val="none" w:sz="0" w:space="0" w:color="auto"/>
                <w:left w:val="none" w:sz="0" w:space="0" w:color="auto"/>
                <w:bottom w:val="none" w:sz="0" w:space="0" w:color="auto"/>
                <w:right w:val="none" w:sz="0" w:space="0" w:color="auto"/>
              </w:divBdr>
            </w:div>
            <w:div w:id="632911102">
              <w:marLeft w:val="0"/>
              <w:marRight w:val="0"/>
              <w:marTop w:val="0"/>
              <w:marBottom w:val="0"/>
              <w:divBdr>
                <w:top w:val="none" w:sz="0" w:space="0" w:color="auto"/>
                <w:left w:val="none" w:sz="0" w:space="0" w:color="auto"/>
                <w:bottom w:val="none" w:sz="0" w:space="0" w:color="auto"/>
                <w:right w:val="none" w:sz="0" w:space="0" w:color="auto"/>
              </w:divBdr>
            </w:div>
            <w:div w:id="929314149">
              <w:marLeft w:val="0"/>
              <w:marRight w:val="0"/>
              <w:marTop w:val="0"/>
              <w:marBottom w:val="0"/>
              <w:divBdr>
                <w:top w:val="none" w:sz="0" w:space="0" w:color="auto"/>
                <w:left w:val="none" w:sz="0" w:space="0" w:color="auto"/>
                <w:bottom w:val="none" w:sz="0" w:space="0" w:color="auto"/>
                <w:right w:val="none" w:sz="0" w:space="0" w:color="auto"/>
              </w:divBdr>
            </w:div>
            <w:div w:id="1728913261">
              <w:marLeft w:val="0"/>
              <w:marRight w:val="0"/>
              <w:marTop w:val="0"/>
              <w:marBottom w:val="0"/>
              <w:divBdr>
                <w:top w:val="none" w:sz="0" w:space="0" w:color="auto"/>
                <w:left w:val="none" w:sz="0" w:space="0" w:color="auto"/>
                <w:bottom w:val="none" w:sz="0" w:space="0" w:color="auto"/>
                <w:right w:val="none" w:sz="0" w:space="0" w:color="auto"/>
              </w:divBdr>
            </w:div>
            <w:div w:id="1948004909">
              <w:marLeft w:val="0"/>
              <w:marRight w:val="0"/>
              <w:marTop w:val="0"/>
              <w:marBottom w:val="0"/>
              <w:divBdr>
                <w:top w:val="none" w:sz="0" w:space="0" w:color="auto"/>
                <w:left w:val="none" w:sz="0" w:space="0" w:color="auto"/>
                <w:bottom w:val="none" w:sz="0" w:space="0" w:color="auto"/>
                <w:right w:val="none" w:sz="0" w:space="0" w:color="auto"/>
              </w:divBdr>
            </w:div>
          </w:divsChild>
        </w:div>
        <w:div w:id="1936864980">
          <w:marLeft w:val="0"/>
          <w:marRight w:val="0"/>
          <w:marTop w:val="0"/>
          <w:marBottom w:val="0"/>
          <w:divBdr>
            <w:top w:val="none" w:sz="0" w:space="0" w:color="auto"/>
            <w:left w:val="none" w:sz="0" w:space="0" w:color="auto"/>
            <w:bottom w:val="none" w:sz="0" w:space="0" w:color="auto"/>
            <w:right w:val="none" w:sz="0" w:space="0" w:color="auto"/>
          </w:divBdr>
          <w:divsChild>
            <w:div w:id="393969181">
              <w:marLeft w:val="0"/>
              <w:marRight w:val="0"/>
              <w:marTop w:val="0"/>
              <w:marBottom w:val="0"/>
              <w:divBdr>
                <w:top w:val="none" w:sz="0" w:space="0" w:color="auto"/>
                <w:left w:val="none" w:sz="0" w:space="0" w:color="auto"/>
                <w:bottom w:val="none" w:sz="0" w:space="0" w:color="auto"/>
                <w:right w:val="none" w:sz="0" w:space="0" w:color="auto"/>
              </w:divBdr>
            </w:div>
            <w:div w:id="639455049">
              <w:marLeft w:val="0"/>
              <w:marRight w:val="0"/>
              <w:marTop w:val="0"/>
              <w:marBottom w:val="0"/>
              <w:divBdr>
                <w:top w:val="none" w:sz="0" w:space="0" w:color="auto"/>
                <w:left w:val="none" w:sz="0" w:space="0" w:color="auto"/>
                <w:bottom w:val="none" w:sz="0" w:space="0" w:color="auto"/>
                <w:right w:val="none" w:sz="0" w:space="0" w:color="auto"/>
              </w:divBdr>
            </w:div>
            <w:div w:id="906452311">
              <w:marLeft w:val="0"/>
              <w:marRight w:val="0"/>
              <w:marTop w:val="0"/>
              <w:marBottom w:val="0"/>
              <w:divBdr>
                <w:top w:val="none" w:sz="0" w:space="0" w:color="auto"/>
                <w:left w:val="none" w:sz="0" w:space="0" w:color="auto"/>
                <w:bottom w:val="none" w:sz="0" w:space="0" w:color="auto"/>
                <w:right w:val="none" w:sz="0" w:space="0" w:color="auto"/>
              </w:divBdr>
            </w:div>
            <w:div w:id="1074816629">
              <w:marLeft w:val="0"/>
              <w:marRight w:val="0"/>
              <w:marTop w:val="0"/>
              <w:marBottom w:val="0"/>
              <w:divBdr>
                <w:top w:val="none" w:sz="0" w:space="0" w:color="auto"/>
                <w:left w:val="none" w:sz="0" w:space="0" w:color="auto"/>
                <w:bottom w:val="none" w:sz="0" w:space="0" w:color="auto"/>
                <w:right w:val="none" w:sz="0" w:space="0" w:color="auto"/>
              </w:divBdr>
            </w:div>
            <w:div w:id="1865091591">
              <w:marLeft w:val="0"/>
              <w:marRight w:val="0"/>
              <w:marTop w:val="0"/>
              <w:marBottom w:val="0"/>
              <w:divBdr>
                <w:top w:val="none" w:sz="0" w:space="0" w:color="auto"/>
                <w:left w:val="none" w:sz="0" w:space="0" w:color="auto"/>
                <w:bottom w:val="none" w:sz="0" w:space="0" w:color="auto"/>
                <w:right w:val="none" w:sz="0" w:space="0" w:color="auto"/>
              </w:divBdr>
            </w:div>
          </w:divsChild>
        </w:div>
        <w:div w:id="1961641771">
          <w:marLeft w:val="0"/>
          <w:marRight w:val="0"/>
          <w:marTop w:val="0"/>
          <w:marBottom w:val="0"/>
          <w:divBdr>
            <w:top w:val="none" w:sz="0" w:space="0" w:color="auto"/>
            <w:left w:val="none" w:sz="0" w:space="0" w:color="auto"/>
            <w:bottom w:val="none" w:sz="0" w:space="0" w:color="auto"/>
            <w:right w:val="none" w:sz="0" w:space="0" w:color="auto"/>
          </w:divBdr>
          <w:divsChild>
            <w:div w:id="553083799">
              <w:marLeft w:val="0"/>
              <w:marRight w:val="0"/>
              <w:marTop w:val="0"/>
              <w:marBottom w:val="0"/>
              <w:divBdr>
                <w:top w:val="none" w:sz="0" w:space="0" w:color="auto"/>
                <w:left w:val="none" w:sz="0" w:space="0" w:color="auto"/>
                <w:bottom w:val="none" w:sz="0" w:space="0" w:color="auto"/>
                <w:right w:val="none" w:sz="0" w:space="0" w:color="auto"/>
              </w:divBdr>
            </w:div>
            <w:div w:id="994648862">
              <w:marLeft w:val="0"/>
              <w:marRight w:val="0"/>
              <w:marTop w:val="0"/>
              <w:marBottom w:val="0"/>
              <w:divBdr>
                <w:top w:val="none" w:sz="0" w:space="0" w:color="auto"/>
                <w:left w:val="none" w:sz="0" w:space="0" w:color="auto"/>
                <w:bottom w:val="none" w:sz="0" w:space="0" w:color="auto"/>
                <w:right w:val="none" w:sz="0" w:space="0" w:color="auto"/>
              </w:divBdr>
            </w:div>
            <w:div w:id="1162161478">
              <w:marLeft w:val="0"/>
              <w:marRight w:val="0"/>
              <w:marTop w:val="0"/>
              <w:marBottom w:val="0"/>
              <w:divBdr>
                <w:top w:val="none" w:sz="0" w:space="0" w:color="auto"/>
                <w:left w:val="none" w:sz="0" w:space="0" w:color="auto"/>
                <w:bottom w:val="none" w:sz="0" w:space="0" w:color="auto"/>
                <w:right w:val="none" w:sz="0" w:space="0" w:color="auto"/>
              </w:divBdr>
            </w:div>
            <w:div w:id="1246962671">
              <w:marLeft w:val="0"/>
              <w:marRight w:val="0"/>
              <w:marTop w:val="0"/>
              <w:marBottom w:val="0"/>
              <w:divBdr>
                <w:top w:val="none" w:sz="0" w:space="0" w:color="auto"/>
                <w:left w:val="none" w:sz="0" w:space="0" w:color="auto"/>
                <w:bottom w:val="none" w:sz="0" w:space="0" w:color="auto"/>
                <w:right w:val="none" w:sz="0" w:space="0" w:color="auto"/>
              </w:divBdr>
            </w:div>
            <w:div w:id="1507402814">
              <w:marLeft w:val="0"/>
              <w:marRight w:val="0"/>
              <w:marTop w:val="0"/>
              <w:marBottom w:val="0"/>
              <w:divBdr>
                <w:top w:val="none" w:sz="0" w:space="0" w:color="auto"/>
                <w:left w:val="none" w:sz="0" w:space="0" w:color="auto"/>
                <w:bottom w:val="none" w:sz="0" w:space="0" w:color="auto"/>
                <w:right w:val="none" w:sz="0" w:space="0" w:color="auto"/>
              </w:divBdr>
            </w:div>
          </w:divsChild>
        </w:div>
        <w:div w:id="2052068653">
          <w:marLeft w:val="0"/>
          <w:marRight w:val="0"/>
          <w:marTop w:val="0"/>
          <w:marBottom w:val="0"/>
          <w:divBdr>
            <w:top w:val="none" w:sz="0" w:space="0" w:color="auto"/>
            <w:left w:val="none" w:sz="0" w:space="0" w:color="auto"/>
            <w:bottom w:val="none" w:sz="0" w:space="0" w:color="auto"/>
            <w:right w:val="none" w:sz="0" w:space="0" w:color="auto"/>
          </w:divBdr>
          <w:divsChild>
            <w:div w:id="240255411">
              <w:marLeft w:val="0"/>
              <w:marRight w:val="0"/>
              <w:marTop w:val="0"/>
              <w:marBottom w:val="0"/>
              <w:divBdr>
                <w:top w:val="none" w:sz="0" w:space="0" w:color="auto"/>
                <w:left w:val="none" w:sz="0" w:space="0" w:color="auto"/>
                <w:bottom w:val="none" w:sz="0" w:space="0" w:color="auto"/>
                <w:right w:val="none" w:sz="0" w:space="0" w:color="auto"/>
              </w:divBdr>
            </w:div>
            <w:div w:id="255752081">
              <w:marLeft w:val="0"/>
              <w:marRight w:val="0"/>
              <w:marTop w:val="0"/>
              <w:marBottom w:val="0"/>
              <w:divBdr>
                <w:top w:val="none" w:sz="0" w:space="0" w:color="auto"/>
                <w:left w:val="none" w:sz="0" w:space="0" w:color="auto"/>
                <w:bottom w:val="none" w:sz="0" w:space="0" w:color="auto"/>
                <w:right w:val="none" w:sz="0" w:space="0" w:color="auto"/>
              </w:divBdr>
            </w:div>
            <w:div w:id="473567533">
              <w:marLeft w:val="0"/>
              <w:marRight w:val="0"/>
              <w:marTop w:val="0"/>
              <w:marBottom w:val="0"/>
              <w:divBdr>
                <w:top w:val="none" w:sz="0" w:space="0" w:color="auto"/>
                <w:left w:val="none" w:sz="0" w:space="0" w:color="auto"/>
                <w:bottom w:val="none" w:sz="0" w:space="0" w:color="auto"/>
                <w:right w:val="none" w:sz="0" w:space="0" w:color="auto"/>
              </w:divBdr>
            </w:div>
            <w:div w:id="807622968">
              <w:marLeft w:val="0"/>
              <w:marRight w:val="0"/>
              <w:marTop w:val="0"/>
              <w:marBottom w:val="0"/>
              <w:divBdr>
                <w:top w:val="none" w:sz="0" w:space="0" w:color="auto"/>
                <w:left w:val="none" w:sz="0" w:space="0" w:color="auto"/>
                <w:bottom w:val="none" w:sz="0" w:space="0" w:color="auto"/>
                <w:right w:val="none" w:sz="0" w:space="0" w:color="auto"/>
              </w:divBdr>
            </w:div>
            <w:div w:id="1126389533">
              <w:marLeft w:val="0"/>
              <w:marRight w:val="0"/>
              <w:marTop w:val="0"/>
              <w:marBottom w:val="0"/>
              <w:divBdr>
                <w:top w:val="none" w:sz="0" w:space="0" w:color="auto"/>
                <w:left w:val="none" w:sz="0" w:space="0" w:color="auto"/>
                <w:bottom w:val="none" w:sz="0" w:space="0" w:color="auto"/>
                <w:right w:val="none" w:sz="0" w:space="0" w:color="auto"/>
              </w:divBdr>
            </w:div>
          </w:divsChild>
        </w:div>
        <w:div w:id="2132934728">
          <w:marLeft w:val="0"/>
          <w:marRight w:val="0"/>
          <w:marTop w:val="0"/>
          <w:marBottom w:val="0"/>
          <w:divBdr>
            <w:top w:val="none" w:sz="0" w:space="0" w:color="auto"/>
            <w:left w:val="none" w:sz="0" w:space="0" w:color="auto"/>
            <w:bottom w:val="none" w:sz="0" w:space="0" w:color="auto"/>
            <w:right w:val="none" w:sz="0" w:space="0" w:color="auto"/>
          </w:divBdr>
          <w:divsChild>
            <w:div w:id="61761769">
              <w:marLeft w:val="0"/>
              <w:marRight w:val="0"/>
              <w:marTop w:val="0"/>
              <w:marBottom w:val="0"/>
              <w:divBdr>
                <w:top w:val="none" w:sz="0" w:space="0" w:color="auto"/>
                <w:left w:val="none" w:sz="0" w:space="0" w:color="auto"/>
                <w:bottom w:val="none" w:sz="0" w:space="0" w:color="auto"/>
                <w:right w:val="none" w:sz="0" w:space="0" w:color="auto"/>
              </w:divBdr>
            </w:div>
            <w:div w:id="195310203">
              <w:marLeft w:val="0"/>
              <w:marRight w:val="0"/>
              <w:marTop w:val="0"/>
              <w:marBottom w:val="0"/>
              <w:divBdr>
                <w:top w:val="none" w:sz="0" w:space="0" w:color="auto"/>
                <w:left w:val="none" w:sz="0" w:space="0" w:color="auto"/>
                <w:bottom w:val="none" w:sz="0" w:space="0" w:color="auto"/>
                <w:right w:val="none" w:sz="0" w:space="0" w:color="auto"/>
              </w:divBdr>
            </w:div>
            <w:div w:id="514030200">
              <w:marLeft w:val="0"/>
              <w:marRight w:val="0"/>
              <w:marTop w:val="0"/>
              <w:marBottom w:val="0"/>
              <w:divBdr>
                <w:top w:val="none" w:sz="0" w:space="0" w:color="auto"/>
                <w:left w:val="none" w:sz="0" w:space="0" w:color="auto"/>
                <w:bottom w:val="none" w:sz="0" w:space="0" w:color="auto"/>
                <w:right w:val="none" w:sz="0" w:space="0" w:color="auto"/>
              </w:divBdr>
            </w:div>
            <w:div w:id="1191262976">
              <w:marLeft w:val="0"/>
              <w:marRight w:val="0"/>
              <w:marTop w:val="0"/>
              <w:marBottom w:val="0"/>
              <w:divBdr>
                <w:top w:val="none" w:sz="0" w:space="0" w:color="auto"/>
                <w:left w:val="none" w:sz="0" w:space="0" w:color="auto"/>
                <w:bottom w:val="none" w:sz="0" w:space="0" w:color="auto"/>
                <w:right w:val="none" w:sz="0" w:space="0" w:color="auto"/>
              </w:divBdr>
            </w:div>
            <w:div w:id="17748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03260">
      <w:bodyDiv w:val="1"/>
      <w:marLeft w:val="0"/>
      <w:marRight w:val="0"/>
      <w:marTop w:val="0"/>
      <w:marBottom w:val="0"/>
      <w:divBdr>
        <w:top w:val="none" w:sz="0" w:space="0" w:color="auto"/>
        <w:left w:val="none" w:sz="0" w:space="0" w:color="auto"/>
        <w:bottom w:val="none" w:sz="0" w:space="0" w:color="auto"/>
        <w:right w:val="none" w:sz="0" w:space="0" w:color="auto"/>
      </w:divBdr>
      <w:divsChild>
        <w:div w:id="235214941">
          <w:marLeft w:val="0"/>
          <w:marRight w:val="0"/>
          <w:marTop w:val="0"/>
          <w:marBottom w:val="0"/>
          <w:divBdr>
            <w:top w:val="none" w:sz="0" w:space="0" w:color="auto"/>
            <w:left w:val="none" w:sz="0" w:space="0" w:color="auto"/>
            <w:bottom w:val="none" w:sz="0" w:space="0" w:color="auto"/>
            <w:right w:val="none" w:sz="0" w:space="0" w:color="auto"/>
          </w:divBdr>
        </w:div>
        <w:div w:id="370568656">
          <w:marLeft w:val="0"/>
          <w:marRight w:val="0"/>
          <w:marTop w:val="0"/>
          <w:marBottom w:val="0"/>
          <w:divBdr>
            <w:top w:val="none" w:sz="0" w:space="0" w:color="auto"/>
            <w:left w:val="none" w:sz="0" w:space="0" w:color="auto"/>
            <w:bottom w:val="none" w:sz="0" w:space="0" w:color="auto"/>
            <w:right w:val="none" w:sz="0" w:space="0" w:color="auto"/>
          </w:divBdr>
        </w:div>
        <w:div w:id="451364754">
          <w:marLeft w:val="0"/>
          <w:marRight w:val="0"/>
          <w:marTop w:val="0"/>
          <w:marBottom w:val="0"/>
          <w:divBdr>
            <w:top w:val="none" w:sz="0" w:space="0" w:color="auto"/>
            <w:left w:val="none" w:sz="0" w:space="0" w:color="auto"/>
            <w:bottom w:val="none" w:sz="0" w:space="0" w:color="auto"/>
            <w:right w:val="none" w:sz="0" w:space="0" w:color="auto"/>
          </w:divBdr>
        </w:div>
        <w:div w:id="669065414">
          <w:marLeft w:val="0"/>
          <w:marRight w:val="0"/>
          <w:marTop w:val="0"/>
          <w:marBottom w:val="0"/>
          <w:divBdr>
            <w:top w:val="none" w:sz="0" w:space="0" w:color="auto"/>
            <w:left w:val="none" w:sz="0" w:space="0" w:color="auto"/>
            <w:bottom w:val="none" w:sz="0" w:space="0" w:color="auto"/>
            <w:right w:val="none" w:sz="0" w:space="0" w:color="auto"/>
          </w:divBdr>
        </w:div>
        <w:div w:id="1155950392">
          <w:marLeft w:val="0"/>
          <w:marRight w:val="0"/>
          <w:marTop w:val="0"/>
          <w:marBottom w:val="0"/>
          <w:divBdr>
            <w:top w:val="none" w:sz="0" w:space="0" w:color="auto"/>
            <w:left w:val="none" w:sz="0" w:space="0" w:color="auto"/>
            <w:bottom w:val="none" w:sz="0" w:space="0" w:color="auto"/>
            <w:right w:val="none" w:sz="0" w:space="0" w:color="auto"/>
          </w:divBdr>
        </w:div>
        <w:div w:id="1376468057">
          <w:marLeft w:val="0"/>
          <w:marRight w:val="0"/>
          <w:marTop w:val="0"/>
          <w:marBottom w:val="0"/>
          <w:divBdr>
            <w:top w:val="none" w:sz="0" w:space="0" w:color="auto"/>
            <w:left w:val="none" w:sz="0" w:space="0" w:color="auto"/>
            <w:bottom w:val="none" w:sz="0" w:space="0" w:color="auto"/>
            <w:right w:val="none" w:sz="0" w:space="0" w:color="auto"/>
          </w:divBdr>
        </w:div>
        <w:div w:id="1652098084">
          <w:marLeft w:val="0"/>
          <w:marRight w:val="0"/>
          <w:marTop w:val="0"/>
          <w:marBottom w:val="0"/>
          <w:divBdr>
            <w:top w:val="none" w:sz="0" w:space="0" w:color="auto"/>
            <w:left w:val="none" w:sz="0" w:space="0" w:color="auto"/>
            <w:bottom w:val="none" w:sz="0" w:space="0" w:color="auto"/>
            <w:right w:val="none" w:sz="0" w:space="0" w:color="auto"/>
          </w:divBdr>
        </w:div>
        <w:div w:id="1734697915">
          <w:marLeft w:val="0"/>
          <w:marRight w:val="0"/>
          <w:marTop w:val="0"/>
          <w:marBottom w:val="0"/>
          <w:divBdr>
            <w:top w:val="none" w:sz="0" w:space="0" w:color="auto"/>
            <w:left w:val="none" w:sz="0" w:space="0" w:color="auto"/>
            <w:bottom w:val="none" w:sz="0" w:space="0" w:color="auto"/>
            <w:right w:val="none" w:sz="0" w:space="0" w:color="auto"/>
          </w:divBdr>
        </w:div>
        <w:div w:id="1880584860">
          <w:marLeft w:val="0"/>
          <w:marRight w:val="0"/>
          <w:marTop w:val="0"/>
          <w:marBottom w:val="0"/>
          <w:divBdr>
            <w:top w:val="none" w:sz="0" w:space="0" w:color="auto"/>
            <w:left w:val="none" w:sz="0" w:space="0" w:color="auto"/>
            <w:bottom w:val="none" w:sz="0" w:space="0" w:color="auto"/>
            <w:right w:val="none" w:sz="0" w:space="0" w:color="auto"/>
          </w:divBdr>
        </w:div>
        <w:div w:id="1961960003">
          <w:marLeft w:val="0"/>
          <w:marRight w:val="0"/>
          <w:marTop w:val="0"/>
          <w:marBottom w:val="0"/>
          <w:divBdr>
            <w:top w:val="none" w:sz="0" w:space="0" w:color="auto"/>
            <w:left w:val="none" w:sz="0" w:space="0" w:color="auto"/>
            <w:bottom w:val="none" w:sz="0" w:space="0" w:color="auto"/>
            <w:right w:val="none" w:sz="0" w:space="0" w:color="auto"/>
          </w:divBdr>
        </w:div>
        <w:div w:id="2009793713">
          <w:marLeft w:val="0"/>
          <w:marRight w:val="0"/>
          <w:marTop w:val="0"/>
          <w:marBottom w:val="0"/>
          <w:divBdr>
            <w:top w:val="none" w:sz="0" w:space="0" w:color="auto"/>
            <w:left w:val="none" w:sz="0" w:space="0" w:color="auto"/>
            <w:bottom w:val="none" w:sz="0" w:space="0" w:color="auto"/>
            <w:right w:val="none" w:sz="0" w:space="0" w:color="auto"/>
          </w:divBdr>
        </w:div>
        <w:div w:id="2028632076">
          <w:marLeft w:val="0"/>
          <w:marRight w:val="0"/>
          <w:marTop w:val="0"/>
          <w:marBottom w:val="0"/>
          <w:divBdr>
            <w:top w:val="none" w:sz="0" w:space="0" w:color="auto"/>
            <w:left w:val="none" w:sz="0" w:space="0" w:color="auto"/>
            <w:bottom w:val="none" w:sz="0" w:space="0" w:color="auto"/>
            <w:right w:val="none" w:sz="0" w:space="0" w:color="auto"/>
          </w:divBdr>
        </w:div>
      </w:divsChild>
    </w:div>
    <w:div w:id="213189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1.xml" Id="rId25" /><Relationship Type="http://schemas.openxmlformats.org/officeDocument/2006/relationships/customXml" Target="../customXml/item2.xml" Id="rId2"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header" Target="header1.xml" Id="rId24" /><Relationship Type="http://schemas.openxmlformats.org/officeDocument/2006/relationships/numbering" Target="numbering.xml" Id="rId5"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microsoft.com/office/2011/relationships/people" Target="people.xml" Id="rId27" /><Relationship Type="http://schemas.openxmlformats.org/officeDocument/2006/relationships/glossaryDocument" Target="glossary/document.xml" Id="R2fdfbc0e78254f70"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529a0b5c-3ac6-421c-9831-7359378e2e7f}"/>
      </w:docPartPr>
      <w:docPartBody>
        <w:p w14:paraId="2F2B651B">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6753bf3-9c5e-48d7-9c26-aec40496d20f">
      <Terms xmlns="http://schemas.microsoft.com/office/infopath/2007/PartnerControls"/>
    </lcf76f155ced4ddcb4097134ff3c332f>
    <TaxCatchAll xmlns="83d248ef-06e3-4789-b016-d26617756b43" xsi:nil="true"/>
    <SharedWithUsers xmlns="83d248ef-06e3-4789-b016-d26617756b43">
      <UserInfo>
        <DisplayName>Shamji, Joe</DisplayName>
        <AccountId>423</AccountId>
        <AccountType/>
      </UserInfo>
      <UserInfo>
        <DisplayName>Kapur, Lalit</DisplayName>
        <AccountId>115</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D862924E4FEDB4C8C4CF508CB5C0CFE" ma:contentTypeVersion="18" ma:contentTypeDescription="Create a new document." ma:contentTypeScope="" ma:versionID="eddd4850410215f298151425a77bb950">
  <xsd:schema xmlns:xsd="http://www.w3.org/2001/XMLSchema" xmlns:xs="http://www.w3.org/2001/XMLSchema" xmlns:p="http://schemas.microsoft.com/office/2006/metadata/properties" xmlns:ns2="f6753bf3-9c5e-48d7-9c26-aec40496d20f" xmlns:ns3="83d248ef-06e3-4789-b016-d26617756b43" targetNamespace="http://schemas.microsoft.com/office/2006/metadata/properties" ma:root="true" ma:fieldsID="9c0ace0d3adfcb0373e618b9b53def3f" ns2:_="" ns3:_="">
    <xsd:import namespace="f6753bf3-9c5e-48d7-9c26-aec40496d20f"/>
    <xsd:import namespace="83d248ef-06e3-4789-b016-d26617756b4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53bf3-9c5e-48d7-9c26-aec40496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1b5fca6-317f-4d10-9650-72aef1967a2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248ef-06e3-4789-b016-d26617756b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8d587cc-1856-4e81-9941-ff9e318731c1}" ma:internalName="TaxCatchAll" ma:showField="CatchAllData" ma:web="83d248ef-06e3-4789-b016-d26617756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A80745-902D-4773-9106-D2648D646119}">
  <ds:schemaRefs>
    <ds:schemaRef ds:uri="http://purl.org/dc/elements/1.1/"/>
    <ds:schemaRef ds:uri="http://schemas.microsoft.com/office/2006/metadata/properties"/>
    <ds:schemaRef ds:uri="http://schemas.microsoft.com/office/2006/documentManagement/types"/>
    <ds:schemaRef ds:uri="http://purl.org/dc/terms/"/>
    <ds:schemaRef ds:uri="f6753bf3-9c5e-48d7-9c26-aec40496d20f"/>
    <ds:schemaRef ds:uri="http://purl.org/dc/dcmitype/"/>
    <ds:schemaRef ds:uri="http://schemas.openxmlformats.org/package/2006/metadata/core-properties"/>
    <ds:schemaRef ds:uri="http://schemas.microsoft.com/office/infopath/2007/PartnerControls"/>
    <ds:schemaRef ds:uri="83d248ef-06e3-4789-b016-d26617756b43"/>
    <ds:schemaRef ds:uri="http://www.w3.org/XML/1998/namespace"/>
  </ds:schemaRefs>
</ds:datastoreItem>
</file>

<file path=customXml/itemProps2.xml><?xml version="1.0" encoding="utf-8"?>
<ds:datastoreItem xmlns:ds="http://schemas.openxmlformats.org/officeDocument/2006/customXml" ds:itemID="{37099C47-5F23-4FBF-8FE6-06DE5887D5FE}">
  <ds:schemaRefs>
    <ds:schemaRef ds:uri="http://schemas.openxmlformats.org/officeDocument/2006/bibliography"/>
  </ds:schemaRefs>
</ds:datastoreItem>
</file>

<file path=customXml/itemProps3.xml><?xml version="1.0" encoding="utf-8"?>
<ds:datastoreItem xmlns:ds="http://schemas.openxmlformats.org/officeDocument/2006/customXml" ds:itemID="{F49E8A4B-0F16-4509-A280-BDE3AC6C5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753bf3-9c5e-48d7-9c26-aec40496d20f"/>
    <ds:schemaRef ds:uri="83d248ef-06e3-4789-b016-d26617756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E73365-ED36-462E-AB69-1100C43673F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Nandu, Srinivas</dc:creator>
  <keywords/>
  <dc:description/>
  <lastModifiedBy>Vuttla, Rao</lastModifiedBy>
  <revision>1789</revision>
  <dcterms:created xsi:type="dcterms:W3CDTF">2023-09-21T16:08:00.0000000Z</dcterms:created>
  <dcterms:modified xsi:type="dcterms:W3CDTF">2024-04-25T15:41:16.2886622Z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0x010100FD862924E4FEDB4C8C4CF508CB5C0CFE</vt:lpwstr>
  </property>
  <property fmtid="{D5CDD505-2E9C-101B-9397-08002B2CF9AE}" pid="3" name="MediaServiceImageTags">
    <vt:lpwstr/>
  </property>
  <property fmtid="{D5CDD505-2E9C-101B-9397-08002B2CF9AE}" pid="4" name="MSIP_Label_d691d3c8-9621-407e-ab02-c0c3c52d7285_Enabled">
    <vt:lpwstr>true</vt:lpwstr>
  </property>
  <property fmtid="{D5CDD505-2E9C-101B-9397-08002B2CF9AE}" pid="5" name="MSIP_Label_d691d3c8-9621-407e-ab02-c0c3c52d7285_SetDate">
    <vt:lpwstr>2023-11-27T09:04:29Z</vt:lpwstr>
  </property>
  <property fmtid="{D5CDD505-2E9C-101B-9397-08002B2CF9AE}" pid="6" name="MSIP_Label_d691d3c8-9621-407e-ab02-c0c3c52d7285_Method">
    <vt:lpwstr>Privileged</vt:lpwstr>
  </property>
  <property fmtid="{D5CDD505-2E9C-101B-9397-08002B2CF9AE}" pid="7" name="MSIP_Label_d691d3c8-9621-407e-ab02-c0c3c52d7285_Name">
    <vt:lpwstr>General (Do Not Use)</vt:lpwstr>
  </property>
  <property fmtid="{D5CDD505-2E9C-101B-9397-08002B2CF9AE}" pid="8" name="MSIP_Label_d691d3c8-9621-407e-ab02-c0c3c52d7285_SiteId">
    <vt:lpwstr>d14c9c9a-6bb5-430f-99ff-6c2815b3a95e</vt:lpwstr>
  </property>
  <property fmtid="{D5CDD505-2E9C-101B-9397-08002B2CF9AE}" pid="9" name="MSIP_Label_d691d3c8-9621-407e-ab02-c0c3c52d7285_ActionId">
    <vt:lpwstr>e351e904-0569-4be9-a2bb-189ae6f7ee60</vt:lpwstr>
  </property>
  <property fmtid="{D5CDD505-2E9C-101B-9397-08002B2CF9AE}" pid="10" name="MSIP_Label_d691d3c8-9621-407e-ab02-c0c3c52d7285_ContentBits">
    <vt:lpwstr>0</vt:lpwstr>
  </property>
</Properties>
</file>