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00BBE" w14:textId="652A88D9" w:rsidR="00EB3DC8" w:rsidRDefault="1F06DF9F" w:rsidP="009D11AE">
      <w:pPr>
        <w:tabs>
          <w:tab w:val="right" w:pos="9026"/>
        </w:tabs>
        <w:ind w:firstLine="720"/>
      </w:pPr>
      <w:r>
        <w:t xml:space="preserve">     </w:t>
      </w:r>
      <w:r w:rsidR="00EB3DC8">
        <w:tab/>
      </w:r>
    </w:p>
    <w:p w14:paraId="5D8F5469" w14:textId="77777777" w:rsidR="00EB3DC8" w:rsidRDefault="00EB3DC8" w:rsidP="005420F8">
      <w:pPr>
        <w:jc w:val="right"/>
      </w:pPr>
    </w:p>
    <w:p w14:paraId="5EA6188F" w14:textId="77777777" w:rsidR="00EB3DC8" w:rsidRDefault="00EB3DC8" w:rsidP="00EB3DC8"/>
    <w:p w14:paraId="25090CAE" w14:textId="77777777" w:rsidR="00EB3DC8" w:rsidRDefault="00EB3DC8" w:rsidP="00EB3DC8"/>
    <w:p w14:paraId="673823CF" w14:textId="77777777" w:rsidR="00EB3DC8" w:rsidRDefault="00EB3DC8" w:rsidP="00EB3DC8">
      <w:pPr>
        <w:rPr>
          <w:b/>
          <w:color w:val="548DD4"/>
          <w:sz w:val="56"/>
          <w:szCs w:val="56"/>
        </w:rPr>
      </w:pPr>
    </w:p>
    <w:p w14:paraId="023E8C15" w14:textId="770B35AA" w:rsidR="00EB3DC8" w:rsidRPr="00571E37" w:rsidRDefault="002E55E4" w:rsidP="00571E37">
      <w:pPr>
        <w:rPr>
          <w:b/>
          <w:sz w:val="44"/>
          <w:szCs w:val="44"/>
        </w:rPr>
      </w:pPr>
      <w:r w:rsidRPr="002E55E4">
        <w:rPr>
          <w:b/>
          <w:color w:val="548DD4"/>
          <w:sz w:val="56"/>
          <w:szCs w:val="56"/>
        </w:rPr>
        <w:t xml:space="preserve">D03 </w:t>
      </w:r>
      <w:r w:rsidR="00F223C2" w:rsidRPr="56CFD2C6">
        <w:rPr>
          <w:b/>
          <w:bCs/>
          <w:color w:val="548DD4"/>
          <w:sz w:val="56"/>
          <w:szCs w:val="56"/>
        </w:rPr>
        <w:t>GDE0</w:t>
      </w:r>
      <w:r w:rsidR="00BBDCDC" w:rsidRPr="56CFD2C6">
        <w:rPr>
          <w:b/>
          <w:bCs/>
          <w:color w:val="548DD4"/>
          <w:sz w:val="56"/>
          <w:szCs w:val="56"/>
        </w:rPr>
        <w:t>2</w:t>
      </w:r>
      <w:r w:rsidR="00F223C2" w:rsidRPr="00F223C2">
        <w:rPr>
          <w:b/>
          <w:color w:val="548DD4"/>
          <w:sz w:val="56"/>
          <w:szCs w:val="56"/>
        </w:rPr>
        <w:t xml:space="preserve"> </w:t>
      </w:r>
      <w:r w:rsidR="00561B5D">
        <w:rPr>
          <w:b/>
          <w:color w:val="548DD4"/>
          <w:sz w:val="56"/>
          <w:szCs w:val="56"/>
        </w:rPr>
        <w:t xml:space="preserve">location </w:t>
      </w:r>
      <w:r w:rsidRPr="002E55E4">
        <w:rPr>
          <w:b/>
          <w:color w:val="548DD4"/>
          <w:sz w:val="56"/>
          <w:szCs w:val="56"/>
        </w:rPr>
        <w:t>Datahub Solution Technical Specification</w:t>
      </w:r>
    </w:p>
    <w:p w14:paraId="4B85D238" w14:textId="77777777" w:rsidR="00EB3DC8" w:rsidRPr="009734F3" w:rsidRDefault="00EB3DC8" w:rsidP="00EB3DC8">
      <w:pPr>
        <w:rPr>
          <w:sz w:val="28"/>
          <w:szCs w:val="28"/>
        </w:rPr>
      </w:pPr>
    </w:p>
    <w:p w14:paraId="67DE7992" w14:textId="77777777" w:rsidR="00EB3DC8" w:rsidRPr="00013B29" w:rsidRDefault="00EB3DC8" w:rsidP="00EB3DC8">
      <w:pPr>
        <w:pStyle w:val="BodyTextIndent"/>
        <w:ind w:left="0"/>
        <w:rPr>
          <w:rFonts w:cs="Arial"/>
        </w:rPr>
      </w:pPr>
      <w:r>
        <w:rPr>
          <w:rFonts w:cs="Arial"/>
          <w:b/>
          <w:bCs/>
        </w:rPr>
        <w:tab/>
      </w:r>
    </w:p>
    <w:p w14:paraId="439CB467" w14:textId="77777777" w:rsidR="0069218A" w:rsidRDefault="0069218A">
      <w:pPr>
        <w:rPr>
          <w:rFonts w:eastAsiaTheme="minorEastAsia"/>
          <w:caps/>
          <w:spacing w:val="15"/>
          <w:lang w:val="en-US"/>
        </w:rPr>
      </w:pPr>
      <w:bookmarkStart w:id="1" w:name="_Toc124356586"/>
      <w:r>
        <w:br w:type="page"/>
      </w:r>
    </w:p>
    <w:p w14:paraId="63258145" w14:textId="190B7B15" w:rsidR="0069218A" w:rsidRPr="009734F3" w:rsidRDefault="1D61A059" w:rsidP="0069218A">
      <w:pPr>
        <w:pStyle w:val="Heading2"/>
        <w:ind w:left="-9" w:firstLine="0"/>
        <w:rPr>
          <w:caps w:val="0"/>
        </w:rPr>
      </w:pPr>
      <w:bookmarkStart w:id="2" w:name="_Toc162527983"/>
      <w:r>
        <w:rPr>
          <w:caps w:val="0"/>
        </w:rPr>
        <w:lastRenderedPageBreak/>
        <w:t>DOCUMENT CONTROL</w:t>
      </w:r>
      <w:bookmarkEnd w:id="1"/>
      <w:bookmarkEnd w:id="2"/>
    </w:p>
    <w:p w14:paraId="30DD311F" w14:textId="77777777" w:rsidR="0069218A" w:rsidRPr="002F4CD9" w:rsidRDefault="0069218A" w:rsidP="0069218A">
      <w:pPr>
        <w:rPr>
          <w:rFonts w:ascii="Arial" w:hAnsi="Arial" w:cs="Arial"/>
          <w:sz w:val="18"/>
          <w:szCs w:val="18"/>
        </w:rPr>
      </w:pPr>
      <w:r w:rsidRPr="002F4CD9">
        <w:rPr>
          <w:rFonts w:ascii="Arial" w:hAnsi="Arial" w:cs="Arial"/>
          <w:sz w:val="18"/>
          <w:szCs w:val="18"/>
        </w:rPr>
        <w:t>This document will be owned and maintained by the groups and members listed below. All version management and future changes must involve the owners listed below.</w:t>
      </w:r>
    </w:p>
    <w:p w14:paraId="30B2522C" w14:textId="6F74E512" w:rsidR="0069218A" w:rsidRDefault="1ACA39EE" w:rsidP="0069218A">
      <w:pPr>
        <w:pStyle w:val="Heading2"/>
        <w:ind w:left="-9" w:firstLine="0"/>
        <w:rPr>
          <w:caps w:val="0"/>
        </w:rPr>
      </w:pPr>
      <w:bookmarkStart w:id="3" w:name="_Toc124356587"/>
      <w:bookmarkStart w:id="4" w:name="_Toc162527984"/>
      <w:r>
        <w:rPr>
          <w:caps w:val="0"/>
        </w:rPr>
        <w:t xml:space="preserve">AMENDMENT </w:t>
      </w:r>
      <w:r w:rsidR="1D61A059">
        <w:rPr>
          <w:caps w:val="0"/>
        </w:rPr>
        <w:t>HISTORY</w:t>
      </w:r>
      <w:bookmarkEnd w:id="3"/>
      <w:bookmarkEnd w:id="4"/>
    </w:p>
    <w:p w14:paraId="440728A4" w14:textId="77777777" w:rsidR="0069218A" w:rsidRPr="0037668C" w:rsidRDefault="0069218A" w:rsidP="0069218A">
      <w:pPr>
        <w:spacing w:after="0"/>
      </w:pPr>
    </w:p>
    <w:tbl>
      <w:tblPr>
        <w:tblW w:w="9073" w:type="dxa"/>
        <w:tblInd w:w="-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417"/>
        <w:gridCol w:w="2552"/>
        <w:gridCol w:w="4111"/>
      </w:tblGrid>
      <w:tr w:rsidR="005B22B7" w:rsidRPr="008660A2" w14:paraId="4D897FC0" w14:textId="77777777" w:rsidTr="420EAE39">
        <w:trPr>
          <w:trHeight w:val="4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</w:tcPr>
          <w:p w14:paraId="61AF006E" w14:textId="77777777" w:rsidR="0038369B" w:rsidRPr="002F4CD9" w:rsidRDefault="0038369B">
            <w:pPr>
              <w:pStyle w:val="CentredHeader"/>
              <w:jc w:val="both"/>
              <w:rPr>
                <w:rFonts w:ascii="Arial" w:hAnsi="Arial" w:cs="Arial"/>
                <w:color w:val="FFFFFF" w:themeColor="background1"/>
                <w:sz w:val="18"/>
                <w:szCs w:val="18"/>
                <w:lang w:val="en-AU"/>
              </w:rPr>
            </w:pPr>
            <w:r w:rsidRPr="002F4CD9">
              <w:rPr>
                <w:rFonts w:ascii="Arial" w:hAnsi="Arial" w:cs="Arial"/>
                <w:color w:val="FFFFFF" w:themeColor="background1"/>
                <w:sz w:val="18"/>
                <w:szCs w:val="18"/>
                <w:lang w:val="en-AU"/>
              </w:rPr>
              <w:t>Version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</w:tcPr>
          <w:p w14:paraId="11B06889" w14:textId="77777777" w:rsidR="0038369B" w:rsidRPr="002F4CD9" w:rsidRDefault="0038369B">
            <w:pPr>
              <w:spacing w:after="0"/>
              <w:jc w:val="both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F4CD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Date Created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</w:tcPr>
          <w:p w14:paraId="37A70AD0" w14:textId="77777777" w:rsidR="0038369B" w:rsidRPr="002F4CD9" w:rsidRDefault="0038369B">
            <w:pPr>
              <w:spacing w:after="0"/>
              <w:jc w:val="both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F4CD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Created/</w:t>
            </w:r>
          </w:p>
          <w:p w14:paraId="1E56AC80" w14:textId="77777777" w:rsidR="0038369B" w:rsidRPr="002F4CD9" w:rsidRDefault="0038369B">
            <w:pPr>
              <w:spacing w:after="0"/>
              <w:jc w:val="both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F4CD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Amended By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</w:tcPr>
          <w:p w14:paraId="4ED14679" w14:textId="77777777" w:rsidR="0038369B" w:rsidRPr="002F4CD9" w:rsidRDefault="0038369B">
            <w:pPr>
              <w:spacing w:after="0"/>
              <w:jc w:val="both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F4CD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Change Detail</w:t>
            </w:r>
          </w:p>
        </w:tc>
      </w:tr>
      <w:tr w:rsidR="000C69E7" w:rsidRPr="008660A2" w14:paraId="49F00A6C" w14:textId="77777777" w:rsidTr="420EAE39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6C2E4" w14:textId="77777777" w:rsidR="0038369B" w:rsidRPr="002F4CD9" w:rsidRDefault="0038369B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2F4CD9">
              <w:rPr>
                <w:rFonts w:ascii="Arial" w:hAnsi="Arial" w:cs="Arial"/>
                <w:sz w:val="18"/>
                <w:szCs w:val="18"/>
              </w:rPr>
              <w:t>1.0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F6C02" w14:textId="23B34DB5" w:rsidR="0038369B" w:rsidRPr="002F4CD9" w:rsidRDefault="0038369B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F77FF" w14:textId="7BD8FEAF" w:rsidR="0038369B" w:rsidRPr="002F4CD9" w:rsidRDefault="0038369B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2F4CD9">
              <w:rPr>
                <w:rFonts w:ascii="Arial" w:hAnsi="Arial" w:cs="Arial"/>
                <w:sz w:val="18"/>
                <w:szCs w:val="18"/>
              </w:rPr>
              <w:t>Datahub Team (Capgemini)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74A74" w14:textId="39F94040" w:rsidR="0038369B" w:rsidRPr="002F4CD9" w:rsidRDefault="0038369B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F9461F">
              <w:rPr>
                <w:rFonts w:ascii="Arial" w:hAnsi="Arial" w:cs="Arial"/>
                <w:sz w:val="18"/>
                <w:szCs w:val="18"/>
              </w:rPr>
              <w:t>Initial Draft</w:t>
            </w:r>
          </w:p>
        </w:tc>
      </w:tr>
      <w:tr w:rsidR="00967226" w:rsidRPr="008660A2" w14:paraId="7E305AD4" w14:textId="77777777" w:rsidTr="420EAE39">
        <w:trPr>
          <w:ins w:id="5" w:author="Vayle, Yogesh" w:date="2024-01-31T16:22:00Z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07CF" w14:textId="38762DC2" w:rsidR="00967226" w:rsidRPr="002F4CD9" w:rsidRDefault="00967226" w:rsidP="00967226">
            <w:pPr>
              <w:spacing w:after="0"/>
              <w:rPr>
                <w:ins w:id="6" w:author="Vayle, Yogesh" w:date="2024-01-31T16:22:00Z"/>
                <w:rFonts w:ascii="Arial" w:hAnsi="Arial" w:cs="Arial"/>
                <w:sz w:val="18"/>
                <w:szCs w:val="18"/>
              </w:rPr>
            </w:pPr>
            <w:ins w:id="7" w:author="Vayle, Yogesh" w:date="2024-01-31T16:25:00Z">
              <w:r>
                <w:rPr>
                  <w:rFonts w:ascii="Arial" w:hAnsi="Arial" w:cs="Arial"/>
                  <w:sz w:val="18"/>
                  <w:szCs w:val="18"/>
                </w:rPr>
                <w:t>1.1</w:t>
              </w:r>
            </w:ins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B9247" w14:textId="3B59B3F8" w:rsidR="00967226" w:rsidRPr="002F4CD9" w:rsidRDefault="00163305" w:rsidP="00967226">
            <w:pPr>
              <w:spacing w:after="0"/>
              <w:rPr>
                <w:ins w:id="8" w:author="Vayle, Yogesh" w:date="2024-01-31T16:22:00Z"/>
                <w:rFonts w:ascii="Arial" w:hAnsi="Arial" w:cs="Arial"/>
                <w:sz w:val="18"/>
                <w:szCs w:val="18"/>
              </w:rPr>
            </w:pPr>
            <w:ins w:id="9" w:author="Vayle, Yogesh" w:date="2024-01-31T16:25:00Z">
              <w:r>
                <w:rPr>
                  <w:rFonts w:ascii="Arial" w:hAnsi="Arial" w:cs="Arial"/>
                  <w:sz w:val="18"/>
                  <w:szCs w:val="18"/>
                </w:rPr>
                <w:t>31-01-2024</w:t>
              </w:r>
            </w:ins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6DDA" w14:textId="4FD2DD1F" w:rsidR="00967226" w:rsidRPr="002F4CD9" w:rsidRDefault="00967226" w:rsidP="00967226">
            <w:pPr>
              <w:spacing w:after="0"/>
              <w:rPr>
                <w:ins w:id="10" w:author="Vayle, Yogesh" w:date="2024-01-31T16:22:00Z"/>
                <w:rFonts w:ascii="Arial" w:hAnsi="Arial" w:cs="Arial"/>
                <w:sz w:val="18"/>
                <w:szCs w:val="18"/>
              </w:rPr>
            </w:pPr>
            <w:ins w:id="11" w:author="Vayle, Yogesh" w:date="2024-01-31T16:25:00Z">
              <w:r w:rsidRPr="002F4CD9">
                <w:rPr>
                  <w:rFonts w:ascii="Arial" w:hAnsi="Arial" w:cs="Arial"/>
                  <w:sz w:val="18"/>
                  <w:szCs w:val="18"/>
                </w:rPr>
                <w:t>Datahub Team (Capgemini)</w:t>
              </w:r>
            </w:ins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E5003" w14:textId="696AB666" w:rsidR="00967226" w:rsidRPr="00F9461F" w:rsidRDefault="00967226" w:rsidP="00967226">
            <w:pPr>
              <w:spacing w:after="0"/>
              <w:rPr>
                <w:ins w:id="12" w:author="Vayle, Yogesh" w:date="2024-01-31T16:22:00Z"/>
                <w:rFonts w:ascii="Arial" w:hAnsi="Arial" w:cs="Arial"/>
                <w:sz w:val="18"/>
                <w:szCs w:val="18"/>
              </w:rPr>
            </w:pPr>
            <w:ins w:id="13" w:author="Vayle, Yogesh" w:date="2024-01-31T16:25:00Z">
              <w:r>
                <w:rPr>
                  <w:rFonts w:ascii="Arial" w:hAnsi="Arial" w:cs="Arial"/>
                  <w:sz w:val="18"/>
                  <w:szCs w:val="18"/>
                </w:rPr>
                <w:t>Final</w:t>
              </w:r>
              <w:r w:rsidRPr="00F9461F">
                <w:rPr>
                  <w:rFonts w:ascii="Arial" w:hAnsi="Arial" w:cs="Arial"/>
                  <w:sz w:val="18"/>
                  <w:szCs w:val="18"/>
                </w:rPr>
                <w:t xml:space="preserve"> Draft</w:t>
              </w:r>
            </w:ins>
          </w:p>
        </w:tc>
      </w:tr>
      <w:tr w:rsidR="00967226" w:rsidRPr="008660A2" w14:paraId="678E1470" w14:textId="77777777" w:rsidTr="420EAE39">
        <w:trPr>
          <w:ins w:id="14" w:author="Vayle, Yogesh" w:date="2024-01-31T16:22:00Z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96BC2" w14:textId="3E7E48C6" w:rsidR="00967226" w:rsidRPr="002F4CD9" w:rsidRDefault="00762FB9" w:rsidP="00967226">
            <w:pPr>
              <w:spacing w:after="0"/>
              <w:rPr>
                <w:ins w:id="15" w:author="Vayle, Yogesh" w:date="2024-01-31T16:22:00Z"/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A4F5" w14:textId="77777777" w:rsidR="00967226" w:rsidRPr="002F4CD9" w:rsidRDefault="00967226" w:rsidP="00967226">
            <w:pPr>
              <w:spacing w:after="0"/>
              <w:rPr>
                <w:ins w:id="16" w:author="Vayle, Yogesh" w:date="2024-01-31T16:22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FF64F" w14:textId="27A68265" w:rsidR="00967226" w:rsidRPr="002F4CD9" w:rsidRDefault="00762FB9" w:rsidP="00967226">
            <w:pPr>
              <w:spacing w:after="0"/>
              <w:rPr>
                <w:ins w:id="17" w:author="Vayle, Yogesh" w:date="2024-01-31T16:22:00Z"/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Datahub Team (LTIM)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93474" w14:textId="0DEB4754" w:rsidR="00967226" w:rsidRPr="00F9461F" w:rsidRDefault="00762FB9" w:rsidP="00967226">
            <w:pPr>
              <w:spacing w:after="0"/>
              <w:rPr>
                <w:ins w:id="18" w:author="Vayle, Yogesh" w:date="2024-01-31T16:22:00Z"/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Initial Draft</w:t>
            </w:r>
          </w:p>
        </w:tc>
      </w:tr>
    </w:tbl>
    <w:p w14:paraId="7463A657" w14:textId="77777777" w:rsidR="00BC1A3F" w:rsidRDefault="00BC1A3F" w:rsidP="008334D4">
      <w:pPr>
        <w:spacing w:after="0" w:line="240" w:lineRule="auto"/>
      </w:pPr>
      <w:bookmarkStart w:id="19" w:name="_Toc364600157"/>
      <w:bookmarkStart w:id="20" w:name="_Toc364776551"/>
      <w:bookmarkStart w:id="21" w:name="_Toc386879003"/>
      <w:bookmarkStart w:id="22" w:name="_Toc480631470"/>
      <w:bookmarkStart w:id="23" w:name="_Toc480631671"/>
      <w:bookmarkStart w:id="24" w:name="_Toc518182264"/>
      <w:bookmarkStart w:id="25" w:name="_Toc13285168"/>
      <w:bookmarkStart w:id="26" w:name="_Toc30079939"/>
      <w:bookmarkStart w:id="27" w:name="_Toc30595718"/>
      <w:bookmarkStart w:id="28" w:name="_Toc71060151"/>
      <w:bookmarkStart w:id="29" w:name="_Toc117585355"/>
      <w:bookmarkStart w:id="30" w:name="_Toc124356588"/>
    </w:p>
    <w:p w14:paraId="3ED23C71" w14:textId="3CE2F0F7" w:rsidR="00C965E6" w:rsidRPr="009734F3" w:rsidRDefault="00B22729" w:rsidP="003C5735">
      <w:pPr>
        <w:pStyle w:val="Heading2"/>
        <w:ind w:left="-9" w:firstLine="9"/>
        <w:rPr>
          <w:caps w:val="0"/>
        </w:rPr>
      </w:pPr>
      <w:bookmarkStart w:id="31" w:name="_Toc642513047"/>
      <w:bookmarkStart w:id="32" w:name="_Toc162527985"/>
      <w:r>
        <w:rPr>
          <w:caps w:val="0"/>
        </w:rPr>
        <w:t>VERSION APPROVAL</w:t>
      </w:r>
      <w:bookmarkEnd w:id="31"/>
      <w:bookmarkEnd w:id="32"/>
    </w:p>
    <w:p w14:paraId="26E8A7F4" w14:textId="77777777" w:rsidR="00275570" w:rsidRPr="0037668C" w:rsidRDefault="00275570" w:rsidP="00275570">
      <w:pPr>
        <w:spacing w:after="0"/>
      </w:pPr>
    </w:p>
    <w:tbl>
      <w:tblPr>
        <w:tblW w:w="9214" w:type="dxa"/>
        <w:tblInd w:w="-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417"/>
        <w:gridCol w:w="1559"/>
        <w:gridCol w:w="5245"/>
      </w:tblGrid>
      <w:tr w:rsidR="005B22B7" w:rsidRPr="008660A2" w14:paraId="6FE5AD7C" w14:textId="77777777" w:rsidTr="0058461A">
        <w:trPr>
          <w:trHeight w:val="4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</w:tcPr>
          <w:p w14:paraId="467FF749" w14:textId="77777777" w:rsidR="00B97E05" w:rsidRPr="002F4CD9" w:rsidRDefault="00B97E05" w:rsidP="00B54958">
            <w:pPr>
              <w:pStyle w:val="CentredHeader"/>
              <w:jc w:val="both"/>
              <w:rPr>
                <w:rFonts w:ascii="Arial" w:hAnsi="Arial" w:cs="Arial"/>
                <w:color w:val="FFFFFF" w:themeColor="background1"/>
                <w:sz w:val="18"/>
                <w:szCs w:val="18"/>
                <w:lang w:val="en-AU"/>
              </w:rPr>
            </w:pPr>
            <w:r w:rsidRPr="002F4CD9">
              <w:rPr>
                <w:rFonts w:ascii="Arial" w:hAnsi="Arial" w:cs="Arial"/>
                <w:color w:val="FFFFFF" w:themeColor="background1"/>
                <w:sz w:val="18"/>
                <w:szCs w:val="18"/>
                <w:lang w:val="en-AU"/>
              </w:rPr>
              <w:t>Version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</w:tcPr>
          <w:p w14:paraId="363E757A" w14:textId="77777777" w:rsidR="00B97E05" w:rsidRPr="002F4CD9" w:rsidRDefault="00B97E05" w:rsidP="00B54958">
            <w:pPr>
              <w:spacing w:after="0"/>
              <w:jc w:val="both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F4CD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Date Created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</w:tcPr>
          <w:p w14:paraId="0EB47D4A" w14:textId="43AFFFE9" w:rsidR="00B97E05" w:rsidRPr="002F4CD9" w:rsidRDefault="00B97E05" w:rsidP="00B54958">
            <w:pPr>
              <w:spacing w:after="0"/>
              <w:jc w:val="both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B97E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Approved By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</w:tcPr>
          <w:p w14:paraId="0D54D895" w14:textId="7B39ADE5" w:rsidR="00B97E05" w:rsidRPr="002F4CD9" w:rsidRDefault="00B97E05" w:rsidP="00B54958">
            <w:pPr>
              <w:spacing w:after="0"/>
              <w:jc w:val="both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Comments </w:t>
            </w:r>
          </w:p>
        </w:tc>
      </w:tr>
      <w:tr w:rsidR="005008EA" w:rsidRPr="008660A2" w14:paraId="05206D35" w14:textId="77777777" w:rsidTr="0058461A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D4E41" w14:textId="6E2A21A5" w:rsidR="005008EA" w:rsidRPr="002F4CD9" w:rsidRDefault="005008EA" w:rsidP="005008E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ins w:id="33" w:author="Vayle, Yogesh" w:date="2024-01-31T16:23:00Z">
              <w:r>
                <w:rPr>
                  <w:rFonts w:ascii="Arial" w:hAnsi="Arial" w:cs="Arial"/>
                  <w:sz w:val="18"/>
                  <w:szCs w:val="18"/>
                </w:rPr>
                <w:t>1.1</w:t>
              </w:r>
            </w:ins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FF625" w14:textId="6159AC94" w:rsidR="005008EA" w:rsidRPr="002F4CD9" w:rsidRDefault="005008EA" w:rsidP="005008E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ins w:id="34" w:author="Vayle, Yogesh" w:date="2024-01-31T16:23:00Z">
              <w:r>
                <w:rPr>
                  <w:rFonts w:ascii="Arial" w:hAnsi="Arial" w:cs="Arial"/>
                  <w:sz w:val="18"/>
                  <w:szCs w:val="18"/>
                </w:rPr>
                <w:t>31-01-2024</w:t>
              </w:r>
            </w:ins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BDCF" w14:textId="483E8A7F" w:rsidR="005008EA" w:rsidRPr="002F4CD9" w:rsidRDefault="005008EA" w:rsidP="005008E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ins w:id="35" w:author="Vayle, Yogesh" w:date="2024-01-31T16:23:00Z">
              <w:r>
                <w:rPr>
                  <w:rFonts w:ascii="Arial" w:hAnsi="Arial" w:cs="Arial"/>
                  <w:sz w:val="18"/>
                  <w:szCs w:val="18"/>
                </w:rPr>
                <w:t>Sumanta Datta</w:t>
              </w:r>
            </w:ins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89C44" w14:textId="6A45BC0D" w:rsidR="005008EA" w:rsidRPr="002F4CD9" w:rsidRDefault="000C02F7" w:rsidP="005008E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ins w:id="36" w:author="Vayle, Yogesh" w:date="2024-01-31T16:24:00Z">
              <w:r>
                <w:rPr>
                  <w:rFonts w:ascii="Arial" w:hAnsi="Arial" w:cs="Arial"/>
                  <w:sz w:val="18"/>
                  <w:szCs w:val="18"/>
                </w:rPr>
                <w:t>Approved</w:t>
              </w:r>
            </w:ins>
          </w:p>
        </w:tc>
      </w:tr>
      <w:tr w:rsidR="005008EA" w:rsidRPr="008660A2" w14:paraId="60952020" w14:textId="77777777" w:rsidTr="0058461A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A4A8B" w14:textId="77777777" w:rsidR="005008EA" w:rsidRPr="002F4CD9" w:rsidRDefault="005008EA" w:rsidP="005008E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A8A7D" w14:textId="77777777" w:rsidR="005008EA" w:rsidRPr="002F4CD9" w:rsidRDefault="005008EA" w:rsidP="005008E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FCF00" w14:textId="77777777" w:rsidR="005008EA" w:rsidRPr="002F4CD9" w:rsidRDefault="005008EA" w:rsidP="005008E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51AEE" w14:textId="77777777" w:rsidR="005008EA" w:rsidRPr="002F4CD9" w:rsidRDefault="005008EA" w:rsidP="005008E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DEB9E53" w14:textId="77777777" w:rsidR="00275570" w:rsidRDefault="00275570" w:rsidP="00257DD1">
      <w:pPr>
        <w:spacing w:after="0" w:line="240" w:lineRule="auto"/>
      </w:pPr>
    </w:p>
    <w:p w14:paraId="1AA9413A" w14:textId="39EABFEE" w:rsidR="00BC1A3F" w:rsidRDefault="1D61A059" w:rsidP="00BC1A3F">
      <w:pPr>
        <w:pStyle w:val="Heading2"/>
        <w:ind w:left="-9" w:firstLine="0"/>
        <w:rPr>
          <w:caps w:val="0"/>
        </w:rPr>
      </w:pPr>
      <w:bookmarkStart w:id="37" w:name="_Toc162527986"/>
      <w:r>
        <w:rPr>
          <w:caps w:val="0"/>
        </w:rPr>
        <w:t>DISTRIBUTION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7"/>
    </w:p>
    <w:p w14:paraId="2D8FA89C" w14:textId="77777777" w:rsidR="0069218A" w:rsidRPr="009734F3" w:rsidRDefault="0069218A" w:rsidP="0069218A">
      <w:pPr>
        <w:spacing w:after="0"/>
        <w:jc w:val="center"/>
      </w:pPr>
    </w:p>
    <w:tbl>
      <w:tblPr>
        <w:tblW w:w="918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3"/>
        <w:gridCol w:w="6775"/>
      </w:tblGrid>
      <w:tr w:rsidR="006928AE" w:rsidRPr="006B0968" w14:paraId="67D97D7C" w14:textId="77777777" w:rsidTr="000125F8">
        <w:tc>
          <w:tcPr>
            <w:tcW w:w="2413" w:type="dxa"/>
            <w:shd w:val="clear" w:color="auto" w:fill="44546A" w:themeFill="text2"/>
          </w:tcPr>
          <w:p w14:paraId="7B4435D9" w14:textId="77777777" w:rsidR="0069218A" w:rsidRPr="002F4CD9" w:rsidRDefault="0069218A">
            <w:pPr>
              <w:spacing w:after="0"/>
              <w:ind w:left="34" w:hanging="34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F4CD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Recipient</w:t>
            </w:r>
          </w:p>
        </w:tc>
        <w:tc>
          <w:tcPr>
            <w:tcW w:w="6775" w:type="dxa"/>
            <w:shd w:val="clear" w:color="auto" w:fill="44546A" w:themeFill="text2"/>
          </w:tcPr>
          <w:p w14:paraId="02D2B0E9" w14:textId="77777777" w:rsidR="0069218A" w:rsidRPr="002F4CD9" w:rsidRDefault="0069218A">
            <w:pPr>
              <w:spacing w:after="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F4CD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Role</w:t>
            </w:r>
          </w:p>
        </w:tc>
      </w:tr>
      <w:tr w:rsidR="006928AE" w:rsidRPr="006B0968" w14:paraId="1347257E" w14:textId="77777777" w:rsidTr="000125F8">
        <w:tc>
          <w:tcPr>
            <w:tcW w:w="2413" w:type="dxa"/>
          </w:tcPr>
          <w:p w14:paraId="1DAFE9A6" w14:textId="77777777" w:rsidR="0069218A" w:rsidRPr="002F4CD9" w:rsidRDefault="0069218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2F4CD9">
              <w:rPr>
                <w:rFonts w:ascii="Arial" w:hAnsi="Arial" w:cs="Arial"/>
                <w:sz w:val="18"/>
                <w:szCs w:val="18"/>
              </w:rPr>
              <w:t>Javier Romero Blazquez</w:t>
            </w:r>
          </w:p>
        </w:tc>
        <w:tc>
          <w:tcPr>
            <w:tcW w:w="6775" w:type="dxa"/>
          </w:tcPr>
          <w:p w14:paraId="00A3497E" w14:textId="77777777" w:rsidR="0069218A" w:rsidRPr="002F4CD9" w:rsidRDefault="0069218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2F4CD9">
              <w:rPr>
                <w:rFonts w:ascii="Arial" w:hAnsi="Arial" w:cs="Arial"/>
                <w:sz w:val="18"/>
                <w:szCs w:val="18"/>
              </w:rPr>
              <w:t>Head of Data Platforms</w:t>
            </w:r>
          </w:p>
        </w:tc>
      </w:tr>
      <w:tr w:rsidR="006928AE" w:rsidRPr="006B0968" w14:paraId="5642F96A" w14:textId="77777777" w:rsidTr="000125F8">
        <w:tc>
          <w:tcPr>
            <w:tcW w:w="2413" w:type="dxa"/>
          </w:tcPr>
          <w:p w14:paraId="2B760787" w14:textId="77777777" w:rsidR="0069218A" w:rsidRPr="002F4CD9" w:rsidRDefault="0069218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2F4CD9">
              <w:rPr>
                <w:rFonts w:ascii="Arial" w:hAnsi="Arial" w:cs="Arial"/>
                <w:sz w:val="18"/>
                <w:szCs w:val="18"/>
              </w:rPr>
              <w:t>Lalit Kapur</w:t>
            </w:r>
          </w:p>
        </w:tc>
        <w:tc>
          <w:tcPr>
            <w:tcW w:w="6775" w:type="dxa"/>
          </w:tcPr>
          <w:p w14:paraId="6A0B8039" w14:textId="77777777" w:rsidR="0069218A" w:rsidRPr="002F4CD9" w:rsidRDefault="0069218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2F4CD9">
              <w:rPr>
                <w:rFonts w:ascii="Arial" w:hAnsi="Arial" w:cs="Arial"/>
                <w:sz w:val="18"/>
                <w:szCs w:val="18"/>
              </w:rPr>
              <w:t>Data Project Manager</w:t>
            </w:r>
          </w:p>
        </w:tc>
      </w:tr>
      <w:tr w:rsidR="006928AE" w:rsidRPr="006B0968" w14:paraId="78559FE5" w14:textId="77777777" w:rsidTr="000125F8">
        <w:tc>
          <w:tcPr>
            <w:tcW w:w="2413" w:type="dxa"/>
          </w:tcPr>
          <w:p w14:paraId="1BFCDD74" w14:textId="3F60A809" w:rsidR="009868C6" w:rsidRPr="002F4CD9" w:rsidRDefault="009868C6" w:rsidP="009868C6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Ramesh Shah</w:t>
            </w:r>
          </w:p>
        </w:tc>
        <w:tc>
          <w:tcPr>
            <w:tcW w:w="6775" w:type="dxa"/>
          </w:tcPr>
          <w:p w14:paraId="4EC8619D" w14:textId="4D241F93" w:rsidR="009868C6" w:rsidRPr="002F4CD9" w:rsidRDefault="009868C6" w:rsidP="009868C6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9868C6">
              <w:rPr>
                <w:rFonts w:ascii="Arial" w:hAnsi="Arial" w:cs="Arial"/>
                <w:sz w:val="18"/>
                <w:szCs w:val="18"/>
              </w:rPr>
              <w:t>Data Consultant</w:t>
            </w:r>
          </w:p>
        </w:tc>
      </w:tr>
      <w:tr w:rsidR="006928AE" w:rsidRPr="006B0968" w14:paraId="56CF1DDC" w14:textId="77777777" w:rsidTr="000125F8">
        <w:tc>
          <w:tcPr>
            <w:tcW w:w="2413" w:type="dxa"/>
          </w:tcPr>
          <w:p w14:paraId="62672C7A" w14:textId="3D3B4CA5" w:rsidR="009868C6" w:rsidRPr="002F4CD9" w:rsidRDefault="009868C6" w:rsidP="009868C6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2F4CD9">
              <w:rPr>
                <w:rFonts w:ascii="Arial" w:hAnsi="Arial" w:cs="Arial"/>
                <w:sz w:val="18"/>
                <w:szCs w:val="18"/>
              </w:rPr>
              <w:t>Sumanta Dutta</w:t>
            </w:r>
          </w:p>
        </w:tc>
        <w:tc>
          <w:tcPr>
            <w:tcW w:w="6775" w:type="dxa"/>
          </w:tcPr>
          <w:p w14:paraId="2B221D69" w14:textId="219F916C" w:rsidR="009868C6" w:rsidRPr="002F4CD9" w:rsidRDefault="009868C6" w:rsidP="009868C6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Solution Architect</w:t>
            </w:r>
          </w:p>
        </w:tc>
      </w:tr>
    </w:tbl>
    <w:p w14:paraId="62B95D28" w14:textId="3018CBD8" w:rsidR="0069218A" w:rsidRDefault="1D61A059" w:rsidP="3045A2FF">
      <w:pPr>
        <w:pStyle w:val="Heading2"/>
        <w:pBdr>
          <w:right w:val="single" w:sz="24" w:space="5" w:color="D9E2F3" w:themeColor="accent1" w:themeTint="33"/>
        </w:pBdr>
        <w:ind w:left="-9" w:firstLine="0"/>
        <w:rPr>
          <w:caps w:val="0"/>
        </w:rPr>
      </w:pPr>
      <w:bookmarkStart w:id="38" w:name="_Toc480631469"/>
      <w:bookmarkStart w:id="39" w:name="_Toc480631670"/>
      <w:bookmarkStart w:id="40" w:name="_Toc518182263"/>
      <w:bookmarkStart w:id="41" w:name="_Toc13285170"/>
      <w:bookmarkStart w:id="42" w:name="_Toc30079940"/>
      <w:bookmarkStart w:id="43" w:name="_Toc30595719"/>
      <w:bookmarkStart w:id="44" w:name="_Toc71060152"/>
      <w:bookmarkStart w:id="45" w:name="_Toc117585356"/>
      <w:bookmarkStart w:id="46" w:name="_Toc124356589"/>
      <w:bookmarkStart w:id="47" w:name="_Toc162527987"/>
      <w:r>
        <w:rPr>
          <w:caps w:val="0"/>
        </w:rPr>
        <w:t>DOCUMENT SIGN-OFF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p w14:paraId="4250E8EC" w14:textId="2514EEC3" w:rsidR="003C5735" w:rsidRDefault="003C5735" w:rsidP="008C7076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5AA7F3BC" w14:textId="691EEBC7" w:rsidR="008C7076" w:rsidRPr="002F4CD9" w:rsidRDefault="008C7076" w:rsidP="008C7076">
      <w:pPr>
        <w:spacing w:after="0"/>
        <w:jc w:val="both"/>
        <w:rPr>
          <w:rFonts w:ascii="Arial" w:hAnsi="Arial" w:cs="Arial"/>
          <w:sz w:val="18"/>
          <w:szCs w:val="18"/>
        </w:rPr>
      </w:pPr>
      <w:r w:rsidRPr="002F4CD9">
        <w:rPr>
          <w:rFonts w:ascii="Arial" w:hAnsi="Arial" w:cs="Arial"/>
          <w:sz w:val="18"/>
          <w:szCs w:val="18"/>
        </w:rPr>
        <w:t xml:space="preserve">Where relevant this document has been received and reviewed by the following people. </w:t>
      </w:r>
      <w:r w:rsidR="00D473B4">
        <w:rPr>
          <w:rFonts w:ascii="Arial" w:hAnsi="Arial" w:cs="Arial"/>
          <w:sz w:val="18"/>
          <w:szCs w:val="18"/>
        </w:rPr>
        <w:t>Sign-off</w:t>
      </w:r>
      <w:r w:rsidRPr="002F4CD9">
        <w:rPr>
          <w:rFonts w:ascii="Arial" w:hAnsi="Arial" w:cs="Arial"/>
          <w:sz w:val="18"/>
          <w:szCs w:val="18"/>
        </w:rPr>
        <w:t xml:space="preserve"> via email to the solution architect indicates the document has been reviewed and the proposed solution is acceptable for the sections indicated.</w:t>
      </w:r>
    </w:p>
    <w:p w14:paraId="783E6748" w14:textId="77777777" w:rsidR="008C7076" w:rsidRPr="009734F3" w:rsidRDefault="008C7076" w:rsidP="008C7076">
      <w:pPr>
        <w:spacing w:after="0"/>
      </w:pP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97"/>
        <w:gridCol w:w="2098"/>
        <w:gridCol w:w="1417"/>
        <w:gridCol w:w="2552"/>
        <w:gridCol w:w="850"/>
      </w:tblGrid>
      <w:tr w:rsidR="008C7076" w:rsidRPr="006B0968" w14:paraId="51AECDF0" w14:textId="77777777" w:rsidTr="000125F8"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</w:tcPr>
          <w:p w14:paraId="0D0D3C41" w14:textId="77777777" w:rsidR="008C7076" w:rsidRPr="002F4CD9" w:rsidRDefault="008C7076" w:rsidP="00601338">
            <w:pPr>
              <w:tabs>
                <w:tab w:val="left" w:pos="-2621"/>
                <w:tab w:val="left" w:pos="-1901"/>
                <w:tab w:val="left" w:pos="-1181"/>
                <w:tab w:val="left" w:pos="-461"/>
                <w:tab w:val="left" w:pos="259"/>
                <w:tab w:val="left" w:pos="979"/>
                <w:tab w:val="left" w:pos="1699"/>
                <w:tab w:val="left" w:pos="2419"/>
                <w:tab w:val="left" w:pos="3139"/>
                <w:tab w:val="left" w:pos="3859"/>
                <w:tab w:val="left" w:pos="4579"/>
                <w:tab w:val="left" w:pos="5299"/>
                <w:tab w:val="left" w:pos="6019"/>
                <w:tab w:val="left" w:pos="6739"/>
                <w:tab w:val="left" w:pos="7459"/>
                <w:tab w:val="left" w:pos="8179"/>
                <w:tab w:val="left" w:pos="8899"/>
              </w:tabs>
              <w:spacing w:after="0"/>
              <w:ind w:right="6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F4CD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Name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</w:tcPr>
          <w:p w14:paraId="4FCD5045" w14:textId="77777777" w:rsidR="008C7076" w:rsidRPr="002F4CD9" w:rsidRDefault="008C7076" w:rsidP="00601338">
            <w:pPr>
              <w:tabs>
                <w:tab w:val="left" w:pos="-2621"/>
                <w:tab w:val="left" w:pos="-1901"/>
                <w:tab w:val="left" w:pos="-1181"/>
                <w:tab w:val="left" w:pos="-461"/>
                <w:tab w:val="left" w:pos="259"/>
                <w:tab w:val="left" w:pos="979"/>
                <w:tab w:val="left" w:pos="1699"/>
                <w:tab w:val="left" w:pos="2419"/>
                <w:tab w:val="left" w:pos="3139"/>
                <w:tab w:val="left" w:pos="3859"/>
                <w:tab w:val="left" w:pos="4579"/>
                <w:tab w:val="left" w:pos="5299"/>
                <w:tab w:val="left" w:pos="6019"/>
                <w:tab w:val="left" w:pos="6739"/>
                <w:tab w:val="left" w:pos="7459"/>
                <w:tab w:val="left" w:pos="8179"/>
                <w:tab w:val="left" w:pos="8899"/>
              </w:tabs>
              <w:spacing w:after="0"/>
              <w:ind w:right="6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F4CD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Role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</w:tcPr>
          <w:p w14:paraId="128D4BEC" w14:textId="77777777" w:rsidR="008C7076" w:rsidRPr="002F4CD9" w:rsidRDefault="008C7076" w:rsidP="00601338">
            <w:pPr>
              <w:tabs>
                <w:tab w:val="left" w:pos="-2621"/>
                <w:tab w:val="left" w:pos="-1901"/>
                <w:tab w:val="left" w:pos="-1181"/>
                <w:tab w:val="left" w:pos="-461"/>
                <w:tab w:val="left" w:pos="259"/>
                <w:tab w:val="left" w:pos="979"/>
                <w:tab w:val="left" w:pos="1699"/>
                <w:tab w:val="left" w:pos="2419"/>
                <w:tab w:val="left" w:pos="3139"/>
                <w:tab w:val="left" w:pos="3859"/>
                <w:tab w:val="left" w:pos="4579"/>
                <w:tab w:val="left" w:pos="5299"/>
                <w:tab w:val="left" w:pos="6019"/>
                <w:tab w:val="left" w:pos="6739"/>
                <w:tab w:val="left" w:pos="7459"/>
                <w:tab w:val="left" w:pos="8179"/>
                <w:tab w:val="left" w:pos="8899"/>
              </w:tabs>
              <w:spacing w:after="0"/>
              <w:ind w:right="6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F4CD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Date received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</w:tcPr>
          <w:p w14:paraId="51A662F1" w14:textId="77777777" w:rsidR="008C7076" w:rsidRPr="002F4CD9" w:rsidRDefault="008C7076" w:rsidP="00601338">
            <w:pPr>
              <w:tabs>
                <w:tab w:val="left" w:pos="-2621"/>
                <w:tab w:val="left" w:pos="-1901"/>
                <w:tab w:val="left" w:pos="-1181"/>
                <w:tab w:val="left" w:pos="-461"/>
                <w:tab w:val="left" w:pos="259"/>
                <w:tab w:val="left" w:pos="979"/>
                <w:tab w:val="left" w:pos="1699"/>
                <w:tab w:val="left" w:pos="2419"/>
                <w:tab w:val="left" w:pos="3139"/>
                <w:tab w:val="left" w:pos="3859"/>
                <w:tab w:val="left" w:pos="4579"/>
                <w:tab w:val="left" w:pos="5299"/>
                <w:tab w:val="left" w:pos="6019"/>
                <w:tab w:val="left" w:pos="6739"/>
                <w:tab w:val="left" w:pos="7459"/>
                <w:tab w:val="left" w:pos="8179"/>
                <w:tab w:val="left" w:pos="8899"/>
              </w:tabs>
              <w:spacing w:after="0"/>
              <w:ind w:right="6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F4CD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Approving sections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</w:tcPr>
          <w:p w14:paraId="772E98F4" w14:textId="77777777" w:rsidR="008C7076" w:rsidRPr="002F4CD9" w:rsidRDefault="008C7076" w:rsidP="00601338">
            <w:pPr>
              <w:tabs>
                <w:tab w:val="left" w:pos="-2621"/>
                <w:tab w:val="left" w:pos="-1901"/>
                <w:tab w:val="left" w:pos="-1181"/>
                <w:tab w:val="left" w:pos="-461"/>
                <w:tab w:val="left" w:pos="259"/>
                <w:tab w:val="left" w:pos="979"/>
                <w:tab w:val="left" w:pos="1699"/>
                <w:tab w:val="left" w:pos="2419"/>
                <w:tab w:val="left" w:pos="3139"/>
                <w:tab w:val="left" w:pos="3859"/>
                <w:tab w:val="left" w:pos="4579"/>
                <w:tab w:val="left" w:pos="5299"/>
                <w:tab w:val="left" w:pos="6019"/>
                <w:tab w:val="left" w:pos="6739"/>
                <w:tab w:val="left" w:pos="7459"/>
                <w:tab w:val="left" w:pos="8179"/>
                <w:tab w:val="left" w:pos="8899"/>
              </w:tabs>
              <w:spacing w:after="0"/>
              <w:ind w:right="6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F4CD9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Signoff </w:t>
            </w:r>
          </w:p>
        </w:tc>
      </w:tr>
      <w:tr w:rsidR="008C7076" w:rsidRPr="006B0968" w14:paraId="1B3572C0" w14:textId="77777777" w:rsidTr="000125F8"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F4F6C" w14:textId="77777777" w:rsidR="008C7076" w:rsidRPr="002F4CD9" w:rsidRDefault="008C7076" w:rsidP="00601338">
            <w:pPr>
              <w:tabs>
                <w:tab w:val="left" w:pos="-2621"/>
                <w:tab w:val="left" w:pos="-1901"/>
                <w:tab w:val="left" w:pos="-1181"/>
                <w:tab w:val="left" w:pos="-461"/>
                <w:tab w:val="left" w:pos="259"/>
                <w:tab w:val="left" w:pos="979"/>
                <w:tab w:val="left" w:pos="1699"/>
                <w:tab w:val="left" w:pos="2419"/>
                <w:tab w:val="left" w:pos="3139"/>
                <w:tab w:val="left" w:pos="3859"/>
                <w:tab w:val="left" w:pos="4579"/>
                <w:tab w:val="left" w:pos="5299"/>
                <w:tab w:val="left" w:pos="6019"/>
                <w:tab w:val="left" w:pos="6739"/>
                <w:tab w:val="left" w:pos="7459"/>
                <w:tab w:val="left" w:pos="8179"/>
                <w:tab w:val="left" w:pos="8899"/>
              </w:tabs>
              <w:spacing w:after="0"/>
              <w:ind w:right="6"/>
              <w:rPr>
                <w:rFonts w:ascii="Arial" w:hAnsi="Arial" w:cs="Arial"/>
                <w:sz w:val="18"/>
                <w:szCs w:val="18"/>
              </w:rPr>
            </w:pPr>
            <w:r w:rsidRPr="002F4CD9">
              <w:rPr>
                <w:rFonts w:ascii="Arial" w:hAnsi="Arial" w:cs="Arial"/>
                <w:sz w:val="18"/>
                <w:szCs w:val="18"/>
              </w:rPr>
              <w:t>Javier Romero Blazquez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6B6E7" w14:textId="77777777" w:rsidR="008C7076" w:rsidRPr="002F4CD9" w:rsidRDefault="008C7076" w:rsidP="00601338">
            <w:pPr>
              <w:tabs>
                <w:tab w:val="left" w:pos="-2621"/>
                <w:tab w:val="left" w:pos="-1901"/>
                <w:tab w:val="left" w:pos="-1181"/>
                <w:tab w:val="left" w:pos="-461"/>
                <w:tab w:val="left" w:pos="259"/>
                <w:tab w:val="left" w:pos="979"/>
                <w:tab w:val="left" w:pos="1699"/>
                <w:tab w:val="left" w:pos="2419"/>
                <w:tab w:val="left" w:pos="3139"/>
                <w:tab w:val="left" w:pos="3859"/>
                <w:tab w:val="left" w:pos="4579"/>
                <w:tab w:val="left" w:pos="5299"/>
                <w:tab w:val="left" w:pos="6019"/>
                <w:tab w:val="left" w:pos="6739"/>
                <w:tab w:val="left" w:pos="7459"/>
                <w:tab w:val="left" w:pos="8179"/>
                <w:tab w:val="left" w:pos="8899"/>
              </w:tabs>
              <w:spacing w:after="0"/>
              <w:ind w:right="6"/>
              <w:rPr>
                <w:rFonts w:ascii="Arial" w:hAnsi="Arial" w:cs="Arial"/>
                <w:sz w:val="18"/>
                <w:szCs w:val="18"/>
              </w:rPr>
            </w:pPr>
            <w:r w:rsidRPr="002F4CD9">
              <w:rPr>
                <w:rFonts w:ascii="Arial" w:hAnsi="Arial" w:cs="Arial"/>
                <w:sz w:val="18"/>
                <w:szCs w:val="18"/>
              </w:rPr>
              <w:t>Head of Data Platforms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39F7F" w14:textId="77777777" w:rsidR="008C7076" w:rsidRPr="002F4CD9" w:rsidRDefault="008C7076" w:rsidP="00601338">
            <w:pPr>
              <w:tabs>
                <w:tab w:val="left" w:pos="-2621"/>
                <w:tab w:val="left" w:pos="-1901"/>
                <w:tab w:val="left" w:pos="-1181"/>
                <w:tab w:val="left" w:pos="-461"/>
                <w:tab w:val="left" w:pos="259"/>
                <w:tab w:val="left" w:pos="979"/>
                <w:tab w:val="left" w:pos="1699"/>
                <w:tab w:val="left" w:pos="2419"/>
                <w:tab w:val="left" w:pos="3139"/>
                <w:tab w:val="left" w:pos="3859"/>
                <w:tab w:val="left" w:pos="4579"/>
                <w:tab w:val="left" w:pos="5299"/>
                <w:tab w:val="left" w:pos="6019"/>
                <w:tab w:val="left" w:pos="6739"/>
                <w:tab w:val="left" w:pos="7459"/>
                <w:tab w:val="left" w:pos="8179"/>
                <w:tab w:val="left" w:pos="8899"/>
              </w:tabs>
              <w:spacing w:after="0"/>
              <w:ind w:right="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B456" w14:textId="77777777" w:rsidR="008C7076" w:rsidRPr="002F4CD9" w:rsidRDefault="008C7076" w:rsidP="00601338">
            <w:pPr>
              <w:tabs>
                <w:tab w:val="left" w:pos="-2621"/>
                <w:tab w:val="left" w:pos="-1901"/>
                <w:tab w:val="left" w:pos="-1181"/>
                <w:tab w:val="left" w:pos="-461"/>
                <w:tab w:val="left" w:pos="259"/>
                <w:tab w:val="left" w:pos="979"/>
                <w:tab w:val="left" w:pos="1699"/>
                <w:tab w:val="left" w:pos="2419"/>
                <w:tab w:val="left" w:pos="3139"/>
                <w:tab w:val="left" w:pos="3859"/>
                <w:tab w:val="left" w:pos="4579"/>
                <w:tab w:val="left" w:pos="5299"/>
                <w:tab w:val="left" w:pos="6019"/>
                <w:tab w:val="left" w:pos="6739"/>
                <w:tab w:val="left" w:pos="7459"/>
                <w:tab w:val="left" w:pos="8179"/>
                <w:tab w:val="left" w:pos="8899"/>
              </w:tabs>
              <w:spacing w:after="0"/>
              <w:ind w:right="6"/>
              <w:rPr>
                <w:rFonts w:ascii="Arial" w:hAnsi="Arial" w:cs="Arial"/>
                <w:sz w:val="18"/>
                <w:szCs w:val="18"/>
              </w:rPr>
            </w:pPr>
          </w:p>
        </w:tc>
        <w:sdt>
          <w:sdtPr>
            <w:rPr>
              <w:rFonts w:ascii="Arial" w:hAnsi="Arial" w:cs="Arial"/>
              <w:sz w:val="18"/>
              <w:szCs w:val="18"/>
            </w:rPr>
            <w:id w:val="-867675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44521FA" w14:textId="77777777" w:rsidR="008C7076" w:rsidRPr="002F4CD9" w:rsidRDefault="008C7076" w:rsidP="00601338">
                <w:pPr>
                  <w:tabs>
                    <w:tab w:val="left" w:pos="-2621"/>
                    <w:tab w:val="left" w:pos="-1901"/>
                    <w:tab w:val="left" w:pos="-1181"/>
                    <w:tab w:val="left" w:pos="-461"/>
                    <w:tab w:val="left" w:pos="259"/>
                    <w:tab w:val="left" w:pos="979"/>
                    <w:tab w:val="left" w:pos="1699"/>
                    <w:tab w:val="left" w:pos="2419"/>
                    <w:tab w:val="left" w:pos="3139"/>
                    <w:tab w:val="left" w:pos="3859"/>
                    <w:tab w:val="left" w:pos="4579"/>
                    <w:tab w:val="left" w:pos="5299"/>
                    <w:tab w:val="left" w:pos="6019"/>
                    <w:tab w:val="left" w:pos="6739"/>
                    <w:tab w:val="left" w:pos="7459"/>
                    <w:tab w:val="left" w:pos="8179"/>
                    <w:tab w:val="left" w:pos="8899"/>
                  </w:tabs>
                  <w:spacing w:after="0"/>
                  <w:ind w:right="6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8C7076" w:rsidRPr="006B0968" w14:paraId="3C72A06D" w14:textId="77777777" w:rsidTr="000125F8"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FE33" w14:textId="77777777" w:rsidR="008C7076" w:rsidRPr="002F4CD9" w:rsidRDefault="008C7076" w:rsidP="00601338">
            <w:pPr>
              <w:tabs>
                <w:tab w:val="left" w:pos="-2621"/>
                <w:tab w:val="left" w:pos="-1901"/>
                <w:tab w:val="left" w:pos="-1181"/>
                <w:tab w:val="left" w:pos="-461"/>
                <w:tab w:val="left" w:pos="259"/>
                <w:tab w:val="left" w:pos="979"/>
                <w:tab w:val="left" w:pos="1699"/>
                <w:tab w:val="left" w:pos="2419"/>
                <w:tab w:val="left" w:pos="3139"/>
                <w:tab w:val="left" w:pos="3859"/>
                <w:tab w:val="left" w:pos="4579"/>
                <w:tab w:val="left" w:pos="5299"/>
                <w:tab w:val="left" w:pos="6019"/>
                <w:tab w:val="left" w:pos="6739"/>
                <w:tab w:val="left" w:pos="7459"/>
                <w:tab w:val="left" w:pos="8179"/>
                <w:tab w:val="left" w:pos="8899"/>
              </w:tabs>
              <w:spacing w:after="0"/>
              <w:ind w:right="6"/>
              <w:rPr>
                <w:rFonts w:ascii="Arial" w:hAnsi="Arial" w:cs="Arial"/>
                <w:sz w:val="18"/>
                <w:szCs w:val="18"/>
              </w:rPr>
            </w:pPr>
            <w:r w:rsidRPr="002F4CD9">
              <w:rPr>
                <w:rFonts w:ascii="Arial" w:hAnsi="Arial" w:cs="Arial"/>
                <w:sz w:val="18"/>
                <w:szCs w:val="18"/>
              </w:rPr>
              <w:t>Lalit Kapur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7CB30" w14:textId="77777777" w:rsidR="008C7076" w:rsidRPr="002F4CD9" w:rsidRDefault="008C7076" w:rsidP="00601338">
            <w:pPr>
              <w:tabs>
                <w:tab w:val="left" w:pos="-2621"/>
                <w:tab w:val="left" w:pos="-1901"/>
                <w:tab w:val="left" w:pos="-1181"/>
                <w:tab w:val="left" w:pos="-461"/>
                <w:tab w:val="left" w:pos="259"/>
                <w:tab w:val="left" w:pos="979"/>
                <w:tab w:val="left" w:pos="1699"/>
                <w:tab w:val="left" w:pos="2419"/>
                <w:tab w:val="left" w:pos="3139"/>
                <w:tab w:val="left" w:pos="3859"/>
                <w:tab w:val="left" w:pos="4579"/>
                <w:tab w:val="left" w:pos="5299"/>
                <w:tab w:val="left" w:pos="6019"/>
                <w:tab w:val="left" w:pos="6739"/>
                <w:tab w:val="left" w:pos="7459"/>
                <w:tab w:val="left" w:pos="8179"/>
                <w:tab w:val="left" w:pos="8899"/>
              </w:tabs>
              <w:spacing w:after="0"/>
              <w:ind w:right="6"/>
              <w:rPr>
                <w:rFonts w:ascii="Arial" w:hAnsi="Arial" w:cs="Arial"/>
                <w:sz w:val="18"/>
                <w:szCs w:val="18"/>
              </w:rPr>
            </w:pPr>
            <w:r w:rsidRPr="002F4CD9">
              <w:rPr>
                <w:rFonts w:ascii="Arial" w:hAnsi="Arial" w:cs="Arial"/>
                <w:sz w:val="18"/>
                <w:szCs w:val="18"/>
              </w:rPr>
              <w:t>Data Project Manager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AB034" w14:textId="77777777" w:rsidR="008C7076" w:rsidRPr="002F4CD9" w:rsidRDefault="008C7076" w:rsidP="00601338">
            <w:pPr>
              <w:tabs>
                <w:tab w:val="left" w:pos="-2621"/>
                <w:tab w:val="left" w:pos="-1901"/>
                <w:tab w:val="left" w:pos="-1181"/>
                <w:tab w:val="left" w:pos="-461"/>
                <w:tab w:val="left" w:pos="259"/>
                <w:tab w:val="left" w:pos="979"/>
                <w:tab w:val="left" w:pos="1699"/>
                <w:tab w:val="left" w:pos="2419"/>
                <w:tab w:val="left" w:pos="3139"/>
                <w:tab w:val="left" w:pos="3859"/>
                <w:tab w:val="left" w:pos="4579"/>
                <w:tab w:val="left" w:pos="5299"/>
                <w:tab w:val="left" w:pos="6019"/>
                <w:tab w:val="left" w:pos="6739"/>
                <w:tab w:val="left" w:pos="7459"/>
                <w:tab w:val="left" w:pos="8179"/>
                <w:tab w:val="left" w:pos="8899"/>
              </w:tabs>
              <w:spacing w:after="0"/>
              <w:ind w:right="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68479" w14:textId="77777777" w:rsidR="008C7076" w:rsidRPr="002F4CD9" w:rsidRDefault="008C7076" w:rsidP="00601338">
            <w:pPr>
              <w:tabs>
                <w:tab w:val="left" w:pos="-2621"/>
                <w:tab w:val="left" w:pos="-1901"/>
                <w:tab w:val="left" w:pos="-1181"/>
                <w:tab w:val="left" w:pos="-461"/>
                <w:tab w:val="left" w:pos="259"/>
                <w:tab w:val="left" w:pos="979"/>
                <w:tab w:val="left" w:pos="1699"/>
                <w:tab w:val="left" w:pos="2419"/>
                <w:tab w:val="left" w:pos="3139"/>
                <w:tab w:val="left" w:pos="3859"/>
                <w:tab w:val="left" w:pos="4579"/>
                <w:tab w:val="left" w:pos="5299"/>
                <w:tab w:val="left" w:pos="6019"/>
                <w:tab w:val="left" w:pos="6739"/>
                <w:tab w:val="left" w:pos="7459"/>
                <w:tab w:val="left" w:pos="8179"/>
                <w:tab w:val="left" w:pos="8899"/>
              </w:tabs>
              <w:spacing w:after="0"/>
              <w:ind w:right="6"/>
              <w:rPr>
                <w:rFonts w:ascii="Arial" w:hAnsi="Arial" w:cs="Arial"/>
                <w:sz w:val="18"/>
                <w:szCs w:val="18"/>
              </w:rPr>
            </w:pPr>
          </w:p>
        </w:tc>
        <w:sdt>
          <w:sdtPr>
            <w:rPr>
              <w:rFonts w:ascii="Arial" w:hAnsi="Arial" w:cs="Arial"/>
              <w:sz w:val="18"/>
              <w:szCs w:val="18"/>
            </w:rPr>
            <w:id w:val="-748246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C24D7AB" w14:textId="77777777" w:rsidR="008C7076" w:rsidRPr="002F4CD9" w:rsidRDefault="008C7076" w:rsidP="00601338">
                <w:pPr>
                  <w:tabs>
                    <w:tab w:val="left" w:pos="-2621"/>
                    <w:tab w:val="left" w:pos="-1901"/>
                    <w:tab w:val="left" w:pos="-1181"/>
                    <w:tab w:val="left" w:pos="-461"/>
                    <w:tab w:val="left" w:pos="259"/>
                    <w:tab w:val="left" w:pos="979"/>
                    <w:tab w:val="left" w:pos="1699"/>
                    <w:tab w:val="left" w:pos="2419"/>
                    <w:tab w:val="left" w:pos="3139"/>
                    <w:tab w:val="left" w:pos="3859"/>
                    <w:tab w:val="left" w:pos="4579"/>
                    <w:tab w:val="left" w:pos="5299"/>
                    <w:tab w:val="left" w:pos="6019"/>
                    <w:tab w:val="left" w:pos="6739"/>
                    <w:tab w:val="left" w:pos="7459"/>
                    <w:tab w:val="left" w:pos="8179"/>
                    <w:tab w:val="left" w:pos="8899"/>
                  </w:tabs>
                  <w:spacing w:after="0"/>
                  <w:ind w:right="6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1D0238" w:rsidRPr="006B0968" w14:paraId="71AF78D7" w14:textId="77777777" w:rsidTr="000125F8"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0E87E" w14:textId="5914BEF7" w:rsidR="001D0238" w:rsidRPr="002F4CD9" w:rsidRDefault="001D0238" w:rsidP="001D0238">
            <w:pPr>
              <w:tabs>
                <w:tab w:val="left" w:pos="-2621"/>
                <w:tab w:val="left" w:pos="-1901"/>
                <w:tab w:val="left" w:pos="-1181"/>
                <w:tab w:val="left" w:pos="-461"/>
                <w:tab w:val="left" w:pos="259"/>
                <w:tab w:val="left" w:pos="979"/>
                <w:tab w:val="left" w:pos="1699"/>
                <w:tab w:val="left" w:pos="2419"/>
                <w:tab w:val="left" w:pos="3139"/>
                <w:tab w:val="left" w:pos="3859"/>
                <w:tab w:val="left" w:pos="4579"/>
                <w:tab w:val="left" w:pos="5299"/>
                <w:tab w:val="left" w:pos="6019"/>
                <w:tab w:val="left" w:pos="6739"/>
                <w:tab w:val="left" w:pos="7459"/>
                <w:tab w:val="left" w:pos="8179"/>
                <w:tab w:val="left" w:pos="8899"/>
              </w:tabs>
              <w:spacing w:after="0"/>
              <w:ind w:right="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Ramesh Shah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3FF58" w14:textId="50CD84EC" w:rsidR="001D0238" w:rsidRDefault="009868C6" w:rsidP="00601338">
            <w:pPr>
              <w:tabs>
                <w:tab w:val="left" w:pos="-2621"/>
                <w:tab w:val="left" w:pos="-1901"/>
                <w:tab w:val="left" w:pos="-1181"/>
                <w:tab w:val="left" w:pos="-461"/>
                <w:tab w:val="left" w:pos="259"/>
                <w:tab w:val="left" w:pos="979"/>
                <w:tab w:val="left" w:pos="1699"/>
                <w:tab w:val="left" w:pos="2419"/>
                <w:tab w:val="left" w:pos="3139"/>
                <w:tab w:val="left" w:pos="3859"/>
                <w:tab w:val="left" w:pos="4579"/>
                <w:tab w:val="left" w:pos="5299"/>
                <w:tab w:val="left" w:pos="6019"/>
                <w:tab w:val="left" w:pos="6739"/>
                <w:tab w:val="left" w:pos="7459"/>
                <w:tab w:val="left" w:pos="8179"/>
                <w:tab w:val="left" w:pos="8899"/>
              </w:tabs>
              <w:spacing w:after="0"/>
              <w:ind w:right="6"/>
              <w:rPr>
                <w:rFonts w:ascii="Arial" w:hAnsi="Arial" w:cs="Arial"/>
                <w:sz w:val="18"/>
                <w:szCs w:val="18"/>
              </w:rPr>
            </w:pPr>
            <w:r w:rsidRPr="009868C6">
              <w:rPr>
                <w:rFonts w:ascii="Arial" w:hAnsi="Arial" w:cs="Arial"/>
                <w:sz w:val="18"/>
                <w:szCs w:val="18"/>
              </w:rPr>
              <w:t>Data Consultant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79715" w14:textId="77777777" w:rsidR="001D0238" w:rsidRPr="002F4CD9" w:rsidRDefault="001D0238" w:rsidP="61B1D0B9">
            <w:pPr>
              <w:tabs>
                <w:tab w:val="left" w:pos="259"/>
                <w:tab w:val="left" w:pos="979"/>
                <w:tab w:val="left" w:pos="1699"/>
                <w:tab w:val="left" w:pos="2419"/>
                <w:tab w:val="left" w:pos="3139"/>
                <w:tab w:val="left" w:pos="3859"/>
                <w:tab w:val="left" w:pos="4579"/>
                <w:tab w:val="left" w:pos="5299"/>
                <w:tab w:val="left" w:pos="6019"/>
                <w:tab w:val="left" w:pos="6739"/>
                <w:tab w:val="left" w:pos="7459"/>
                <w:tab w:val="left" w:pos="8179"/>
                <w:tab w:val="left" w:pos="8899"/>
              </w:tabs>
              <w:spacing w:after="0"/>
              <w:ind w:right="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BB861" w14:textId="77777777" w:rsidR="001D0238" w:rsidRPr="002F4CD9" w:rsidRDefault="001D0238" w:rsidP="61B1D0B9">
            <w:pPr>
              <w:tabs>
                <w:tab w:val="left" w:pos="259"/>
                <w:tab w:val="left" w:pos="979"/>
                <w:tab w:val="left" w:pos="1699"/>
                <w:tab w:val="left" w:pos="2419"/>
                <w:tab w:val="left" w:pos="3139"/>
                <w:tab w:val="left" w:pos="3859"/>
                <w:tab w:val="left" w:pos="4579"/>
                <w:tab w:val="left" w:pos="5299"/>
                <w:tab w:val="left" w:pos="6019"/>
                <w:tab w:val="left" w:pos="6739"/>
                <w:tab w:val="left" w:pos="7459"/>
                <w:tab w:val="left" w:pos="8179"/>
                <w:tab w:val="left" w:pos="8899"/>
              </w:tabs>
              <w:spacing w:after="0"/>
              <w:ind w:right="6"/>
              <w:rPr>
                <w:rFonts w:ascii="Arial" w:hAnsi="Arial" w:cs="Arial"/>
                <w:sz w:val="18"/>
                <w:szCs w:val="18"/>
              </w:rPr>
            </w:pPr>
          </w:p>
        </w:tc>
        <w:sdt>
          <w:sdtPr>
            <w:rPr>
              <w:rFonts w:ascii="Arial" w:hAnsi="Arial" w:cs="Arial"/>
              <w:sz w:val="18"/>
              <w:szCs w:val="18"/>
            </w:rPr>
            <w:id w:val="9236138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00D1A1B" w14:textId="05F02DB4" w:rsidR="001D0238" w:rsidRDefault="008A176D" w:rsidP="00601338">
                <w:pPr>
                  <w:tabs>
                    <w:tab w:val="left" w:pos="-2621"/>
                    <w:tab w:val="left" w:pos="-1901"/>
                    <w:tab w:val="left" w:pos="-1181"/>
                    <w:tab w:val="left" w:pos="-461"/>
                    <w:tab w:val="left" w:pos="259"/>
                    <w:tab w:val="left" w:pos="979"/>
                    <w:tab w:val="left" w:pos="1699"/>
                    <w:tab w:val="left" w:pos="2419"/>
                    <w:tab w:val="left" w:pos="3139"/>
                    <w:tab w:val="left" w:pos="3859"/>
                    <w:tab w:val="left" w:pos="4579"/>
                    <w:tab w:val="left" w:pos="5299"/>
                    <w:tab w:val="left" w:pos="6019"/>
                    <w:tab w:val="left" w:pos="6739"/>
                    <w:tab w:val="left" w:pos="7459"/>
                    <w:tab w:val="left" w:pos="8179"/>
                    <w:tab w:val="left" w:pos="8899"/>
                  </w:tabs>
                  <w:spacing w:after="0"/>
                  <w:ind w:right="6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8C7076" w:rsidRPr="006B0968" w14:paraId="79E2882D" w14:textId="77777777" w:rsidTr="000125F8"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5642" w14:textId="77777777" w:rsidR="008C7076" w:rsidRPr="002F4CD9" w:rsidRDefault="008C7076" w:rsidP="00601338">
            <w:pPr>
              <w:tabs>
                <w:tab w:val="left" w:pos="-2621"/>
                <w:tab w:val="left" w:pos="-1901"/>
                <w:tab w:val="left" w:pos="-1181"/>
                <w:tab w:val="left" w:pos="-461"/>
                <w:tab w:val="left" w:pos="259"/>
                <w:tab w:val="left" w:pos="979"/>
                <w:tab w:val="left" w:pos="1699"/>
                <w:tab w:val="left" w:pos="2419"/>
                <w:tab w:val="left" w:pos="3139"/>
                <w:tab w:val="left" w:pos="3859"/>
                <w:tab w:val="left" w:pos="4579"/>
                <w:tab w:val="left" w:pos="5299"/>
                <w:tab w:val="left" w:pos="6019"/>
                <w:tab w:val="left" w:pos="6739"/>
                <w:tab w:val="left" w:pos="7459"/>
                <w:tab w:val="left" w:pos="8179"/>
                <w:tab w:val="left" w:pos="8899"/>
              </w:tabs>
              <w:spacing w:after="0"/>
              <w:ind w:right="6"/>
              <w:rPr>
                <w:rFonts w:ascii="Arial" w:hAnsi="Arial" w:cs="Arial"/>
                <w:sz w:val="18"/>
                <w:szCs w:val="18"/>
              </w:rPr>
            </w:pPr>
            <w:r w:rsidRPr="002F4CD9">
              <w:rPr>
                <w:rFonts w:ascii="Arial" w:hAnsi="Arial" w:cs="Arial"/>
                <w:sz w:val="18"/>
                <w:szCs w:val="18"/>
              </w:rPr>
              <w:t>Sumanta Dutta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6E197" w14:textId="77777777" w:rsidR="008C7076" w:rsidRPr="002F4CD9" w:rsidRDefault="008C7076" w:rsidP="00601338">
            <w:pPr>
              <w:tabs>
                <w:tab w:val="left" w:pos="-2621"/>
                <w:tab w:val="left" w:pos="-1901"/>
                <w:tab w:val="left" w:pos="-1181"/>
                <w:tab w:val="left" w:pos="-461"/>
                <w:tab w:val="left" w:pos="259"/>
                <w:tab w:val="left" w:pos="979"/>
                <w:tab w:val="left" w:pos="1699"/>
                <w:tab w:val="left" w:pos="2419"/>
                <w:tab w:val="left" w:pos="3139"/>
                <w:tab w:val="left" w:pos="3859"/>
                <w:tab w:val="left" w:pos="4579"/>
                <w:tab w:val="left" w:pos="5299"/>
                <w:tab w:val="left" w:pos="6019"/>
                <w:tab w:val="left" w:pos="6739"/>
                <w:tab w:val="left" w:pos="7459"/>
                <w:tab w:val="left" w:pos="8179"/>
                <w:tab w:val="left" w:pos="8899"/>
              </w:tabs>
              <w:spacing w:after="0"/>
              <w:ind w:right="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Solution Architect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93FDD" w14:textId="20C35F01" w:rsidR="008C7076" w:rsidRPr="002F4CD9" w:rsidRDefault="005A7433" w:rsidP="61B1D0B9">
            <w:pPr>
              <w:tabs>
                <w:tab w:val="left" w:pos="259"/>
                <w:tab w:val="left" w:pos="979"/>
                <w:tab w:val="left" w:pos="1699"/>
                <w:tab w:val="left" w:pos="2419"/>
                <w:tab w:val="left" w:pos="3139"/>
                <w:tab w:val="left" w:pos="3859"/>
                <w:tab w:val="left" w:pos="4579"/>
                <w:tab w:val="left" w:pos="5299"/>
                <w:tab w:val="left" w:pos="6019"/>
                <w:tab w:val="left" w:pos="6739"/>
                <w:tab w:val="left" w:pos="7459"/>
                <w:tab w:val="left" w:pos="8179"/>
                <w:tab w:val="left" w:pos="8899"/>
              </w:tabs>
              <w:spacing w:after="0"/>
              <w:ind w:right="6"/>
              <w:rPr>
                <w:rFonts w:ascii="Arial" w:hAnsi="Arial" w:cs="Arial"/>
                <w:sz w:val="18"/>
                <w:szCs w:val="18"/>
              </w:rPr>
            </w:pPr>
            <w:ins w:id="48" w:author="Vayle, Yogesh" w:date="2024-01-31T16:26:00Z">
              <w:r>
                <w:rPr>
                  <w:rFonts w:ascii="Arial" w:hAnsi="Arial" w:cs="Arial"/>
                  <w:sz w:val="18"/>
                  <w:szCs w:val="18"/>
                </w:rPr>
                <w:t>31-01-2024</w:t>
              </w:r>
            </w:ins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3CB3E" w14:textId="37A50697" w:rsidR="008C7076" w:rsidRPr="002F4CD9" w:rsidRDefault="00E84072" w:rsidP="61B1D0B9">
            <w:pPr>
              <w:tabs>
                <w:tab w:val="left" w:pos="259"/>
                <w:tab w:val="left" w:pos="979"/>
                <w:tab w:val="left" w:pos="1699"/>
                <w:tab w:val="left" w:pos="2419"/>
                <w:tab w:val="left" w:pos="3139"/>
                <w:tab w:val="left" w:pos="3859"/>
                <w:tab w:val="left" w:pos="4579"/>
                <w:tab w:val="left" w:pos="5299"/>
                <w:tab w:val="left" w:pos="6019"/>
                <w:tab w:val="left" w:pos="6739"/>
                <w:tab w:val="left" w:pos="7459"/>
                <w:tab w:val="left" w:pos="8179"/>
                <w:tab w:val="left" w:pos="8899"/>
              </w:tabs>
              <w:spacing w:after="0"/>
              <w:ind w:right="6"/>
              <w:rPr>
                <w:rFonts w:ascii="Arial" w:hAnsi="Arial" w:cs="Arial"/>
                <w:sz w:val="18"/>
                <w:szCs w:val="18"/>
              </w:rPr>
            </w:pPr>
            <w:ins w:id="49" w:author="Vayle, Yogesh" w:date="2024-01-31T16:26:00Z">
              <w:r>
                <w:rPr>
                  <w:rFonts w:ascii="Arial" w:hAnsi="Arial" w:cs="Arial"/>
                  <w:sz w:val="18"/>
                  <w:szCs w:val="18"/>
                </w:rPr>
                <w:t>Approved</w:t>
              </w:r>
            </w:ins>
          </w:p>
        </w:tc>
        <w:sdt>
          <w:sdtPr>
            <w:rPr>
              <w:rFonts w:ascii="Arial" w:hAnsi="Arial" w:cs="Arial"/>
              <w:sz w:val="18"/>
              <w:szCs w:val="18"/>
            </w:rPr>
            <w:id w:val="17389021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608C7B6" w14:textId="475F7B85" w:rsidR="008C7076" w:rsidRPr="002F4CD9" w:rsidRDefault="005A7433" w:rsidP="00601338">
                <w:pPr>
                  <w:tabs>
                    <w:tab w:val="left" w:pos="-2621"/>
                    <w:tab w:val="left" w:pos="-1901"/>
                    <w:tab w:val="left" w:pos="-1181"/>
                    <w:tab w:val="left" w:pos="-461"/>
                    <w:tab w:val="left" w:pos="259"/>
                    <w:tab w:val="left" w:pos="979"/>
                    <w:tab w:val="left" w:pos="1699"/>
                    <w:tab w:val="left" w:pos="2419"/>
                    <w:tab w:val="left" w:pos="3139"/>
                    <w:tab w:val="left" w:pos="3859"/>
                    <w:tab w:val="left" w:pos="4579"/>
                    <w:tab w:val="left" w:pos="5299"/>
                    <w:tab w:val="left" w:pos="6019"/>
                    <w:tab w:val="left" w:pos="6739"/>
                    <w:tab w:val="left" w:pos="7459"/>
                    <w:tab w:val="left" w:pos="8179"/>
                    <w:tab w:val="left" w:pos="8899"/>
                  </w:tabs>
                  <w:spacing w:after="0"/>
                  <w:ind w:right="6"/>
                  <w:rPr>
                    <w:rFonts w:ascii="Arial" w:hAnsi="Arial" w:cs="Arial"/>
                    <w:sz w:val="18"/>
                    <w:szCs w:val="18"/>
                  </w:rPr>
                </w:pPr>
                <w:ins w:id="50" w:author="Vayle, Yogesh" w:date="2024-01-31T16:25:00Z">
                  <w:r>
                    <w:rPr>
                      <w:rFonts w:ascii="MS Gothic" w:eastAsia="MS Gothic" w:hAnsi="MS Gothic" w:cs="Arial" w:hint="eastAsia"/>
                      <w:sz w:val="18"/>
                      <w:szCs w:val="18"/>
                    </w:rPr>
                    <w:t>☒</w:t>
                  </w:r>
                </w:ins>
                <w:del w:id="51" w:author="Vayle, Yogesh" w:date="2024-01-31T16:25:00Z">
                  <w:r w:rsidR="00F673A7" w:rsidDel="005A7433">
                    <w:rPr>
                      <w:rFonts w:ascii="MS Gothic" w:eastAsia="MS Gothic" w:hAnsi="MS Gothic" w:cs="Arial" w:hint="eastAsia"/>
                      <w:sz w:val="18"/>
                      <w:szCs w:val="18"/>
                    </w:rPr>
                    <w:delText>☐</w:delText>
                  </w:r>
                </w:del>
              </w:p>
            </w:tc>
          </w:sdtContent>
        </w:sdt>
      </w:tr>
    </w:tbl>
    <w:p w14:paraId="028F183E" w14:textId="77777777" w:rsidR="008C7076" w:rsidRDefault="008C7076" w:rsidP="008C7076">
      <w:r>
        <w:br w:type="page"/>
      </w:r>
    </w:p>
    <w:p w14:paraId="218C3DA1" w14:textId="3B487AFD" w:rsidR="00E574D7" w:rsidRPr="00013B29" w:rsidRDefault="00E574D7" w:rsidP="00E574D7">
      <w:pPr>
        <w:pStyle w:val="BodyTextIndent"/>
        <w:ind w:left="0"/>
        <w:rPr>
          <w:rFonts w:cs="Arial"/>
          <w:vanish/>
        </w:rPr>
      </w:pPr>
      <w:bookmarkStart w:id="52" w:name="_Toc408295902"/>
      <w:bookmarkStart w:id="53" w:name="_Toc420384287"/>
      <w:bookmarkStart w:id="54" w:name="_Toc12435659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554564372"/>
        <w:docPartObj>
          <w:docPartGallery w:val="Table of Contents"/>
          <w:docPartUnique/>
        </w:docPartObj>
      </w:sdtPr>
      <w:sdtContent>
        <w:p w14:paraId="1F9A047F" w14:textId="77777777" w:rsidR="00E574D7" w:rsidRDefault="34823AB4" w:rsidP="00E574D7">
          <w:pPr>
            <w:pStyle w:val="TOCHeading"/>
          </w:pPr>
          <w:r>
            <w:t>Contents</w:t>
          </w:r>
        </w:p>
        <w:p w14:paraId="0EC8A9BD" w14:textId="1B525241" w:rsidR="00697CD1" w:rsidRDefault="00CF1B67">
          <w:pPr>
            <w:pStyle w:val="TOC2"/>
            <w:rPr>
              <w:rFonts w:eastAsiaTheme="minorEastAsia"/>
              <w:noProof/>
              <w:kern w:val="2"/>
              <w:lang w:eastAsia="en-IN" w:bidi="ta-IN"/>
              <w14:ligatures w14:val="standardContextual"/>
            </w:rPr>
          </w:pPr>
          <w:r>
            <w:fldChar w:fldCharType="begin"/>
          </w:r>
          <w:r w:rsidR="00E574D7">
            <w:instrText>TOC \o "1-2" \h \z \u</w:instrText>
          </w:r>
          <w:r>
            <w:fldChar w:fldCharType="separate"/>
          </w:r>
          <w:hyperlink w:anchor="_Toc162527983" w:history="1">
            <w:r w:rsidR="00697CD1" w:rsidRPr="0069380D">
              <w:rPr>
                <w:rStyle w:val="Hyperlink"/>
                <w:noProof/>
              </w:rPr>
              <w:t>DOCUMENT CONTROL</w:t>
            </w:r>
            <w:r w:rsidR="00697CD1">
              <w:rPr>
                <w:noProof/>
                <w:webHidden/>
              </w:rPr>
              <w:tab/>
            </w:r>
            <w:r w:rsidR="00697CD1">
              <w:rPr>
                <w:noProof/>
                <w:webHidden/>
              </w:rPr>
              <w:fldChar w:fldCharType="begin"/>
            </w:r>
            <w:r w:rsidR="00697CD1">
              <w:rPr>
                <w:noProof/>
                <w:webHidden/>
              </w:rPr>
              <w:instrText xml:space="preserve"> PAGEREF _Toc162527983 \h </w:instrText>
            </w:r>
            <w:r w:rsidR="00697CD1">
              <w:rPr>
                <w:noProof/>
                <w:webHidden/>
              </w:rPr>
            </w:r>
            <w:r w:rsidR="00697CD1">
              <w:rPr>
                <w:noProof/>
                <w:webHidden/>
              </w:rPr>
              <w:fldChar w:fldCharType="separate"/>
            </w:r>
            <w:r w:rsidR="00697CD1">
              <w:rPr>
                <w:noProof/>
                <w:webHidden/>
              </w:rPr>
              <w:t>2</w:t>
            </w:r>
            <w:r w:rsidR="00697CD1">
              <w:rPr>
                <w:noProof/>
                <w:webHidden/>
              </w:rPr>
              <w:fldChar w:fldCharType="end"/>
            </w:r>
          </w:hyperlink>
        </w:p>
        <w:p w14:paraId="432477E0" w14:textId="3A22B759" w:rsidR="00697CD1" w:rsidRDefault="00000000">
          <w:pPr>
            <w:pStyle w:val="TOC2"/>
            <w:rPr>
              <w:rFonts w:eastAsiaTheme="minorEastAsia"/>
              <w:noProof/>
              <w:kern w:val="2"/>
              <w:lang w:eastAsia="en-IN" w:bidi="ta-IN"/>
              <w14:ligatures w14:val="standardContextual"/>
            </w:rPr>
          </w:pPr>
          <w:hyperlink w:anchor="_Toc162527984" w:history="1">
            <w:r w:rsidR="00697CD1" w:rsidRPr="0069380D">
              <w:rPr>
                <w:rStyle w:val="Hyperlink"/>
                <w:noProof/>
              </w:rPr>
              <w:t>AMENDMENT HISTORY</w:t>
            </w:r>
            <w:r w:rsidR="00697CD1">
              <w:rPr>
                <w:noProof/>
                <w:webHidden/>
              </w:rPr>
              <w:tab/>
            </w:r>
            <w:r w:rsidR="00697CD1">
              <w:rPr>
                <w:noProof/>
                <w:webHidden/>
              </w:rPr>
              <w:fldChar w:fldCharType="begin"/>
            </w:r>
            <w:r w:rsidR="00697CD1">
              <w:rPr>
                <w:noProof/>
                <w:webHidden/>
              </w:rPr>
              <w:instrText xml:space="preserve"> PAGEREF _Toc162527984 \h </w:instrText>
            </w:r>
            <w:r w:rsidR="00697CD1">
              <w:rPr>
                <w:noProof/>
                <w:webHidden/>
              </w:rPr>
            </w:r>
            <w:r w:rsidR="00697CD1">
              <w:rPr>
                <w:noProof/>
                <w:webHidden/>
              </w:rPr>
              <w:fldChar w:fldCharType="separate"/>
            </w:r>
            <w:r w:rsidR="00697CD1">
              <w:rPr>
                <w:noProof/>
                <w:webHidden/>
              </w:rPr>
              <w:t>2</w:t>
            </w:r>
            <w:r w:rsidR="00697CD1">
              <w:rPr>
                <w:noProof/>
                <w:webHidden/>
              </w:rPr>
              <w:fldChar w:fldCharType="end"/>
            </w:r>
          </w:hyperlink>
        </w:p>
        <w:p w14:paraId="69179966" w14:textId="75F4B567" w:rsidR="00697CD1" w:rsidRDefault="00000000">
          <w:pPr>
            <w:pStyle w:val="TOC2"/>
            <w:rPr>
              <w:rFonts w:eastAsiaTheme="minorEastAsia"/>
              <w:noProof/>
              <w:kern w:val="2"/>
              <w:lang w:eastAsia="en-IN" w:bidi="ta-IN"/>
              <w14:ligatures w14:val="standardContextual"/>
            </w:rPr>
          </w:pPr>
          <w:hyperlink w:anchor="_Toc162527985" w:history="1">
            <w:r w:rsidR="00697CD1" w:rsidRPr="0069380D">
              <w:rPr>
                <w:rStyle w:val="Hyperlink"/>
                <w:noProof/>
              </w:rPr>
              <w:t>VERSION APPROVAL</w:t>
            </w:r>
            <w:r w:rsidR="00697CD1">
              <w:rPr>
                <w:noProof/>
                <w:webHidden/>
              </w:rPr>
              <w:tab/>
            </w:r>
            <w:r w:rsidR="00697CD1">
              <w:rPr>
                <w:noProof/>
                <w:webHidden/>
              </w:rPr>
              <w:fldChar w:fldCharType="begin"/>
            </w:r>
            <w:r w:rsidR="00697CD1">
              <w:rPr>
                <w:noProof/>
                <w:webHidden/>
              </w:rPr>
              <w:instrText xml:space="preserve"> PAGEREF _Toc162527985 \h </w:instrText>
            </w:r>
            <w:r w:rsidR="00697CD1">
              <w:rPr>
                <w:noProof/>
                <w:webHidden/>
              </w:rPr>
            </w:r>
            <w:r w:rsidR="00697CD1">
              <w:rPr>
                <w:noProof/>
                <w:webHidden/>
              </w:rPr>
              <w:fldChar w:fldCharType="separate"/>
            </w:r>
            <w:r w:rsidR="00697CD1">
              <w:rPr>
                <w:noProof/>
                <w:webHidden/>
              </w:rPr>
              <w:t>2</w:t>
            </w:r>
            <w:r w:rsidR="00697CD1">
              <w:rPr>
                <w:noProof/>
                <w:webHidden/>
              </w:rPr>
              <w:fldChar w:fldCharType="end"/>
            </w:r>
          </w:hyperlink>
        </w:p>
        <w:p w14:paraId="4964D3C4" w14:textId="03614275" w:rsidR="00697CD1" w:rsidRDefault="00000000">
          <w:pPr>
            <w:pStyle w:val="TOC2"/>
            <w:rPr>
              <w:rFonts w:eastAsiaTheme="minorEastAsia"/>
              <w:noProof/>
              <w:kern w:val="2"/>
              <w:lang w:eastAsia="en-IN" w:bidi="ta-IN"/>
              <w14:ligatures w14:val="standardContextual"/>
            </w:rPr>
          </w:pPr>
          <w:hyperlink w:anchor="_Toc162527986" w:history="1">
            <w:r w:rsidR="00697CD1" w:rsidRPr="0069380D">
              <w:rPr>
                <w:rStyle w:val="Hyperlink"/>
                <w:noProof/>
              </w:rPr>
              <w:t>DISTRIBUTION</w:t>
            </w:r>
            <w:r w:rsidR="00697CD1">
              <w:rPr>
                <w:noProof/>
                <w:webHidden/>
              </w:rPr>
              <w:tab/>
            </w:r>
            <w:r w:rsidR="00697CD1">
              <w:rPr>
                <w:noProof/>
                <w:webHidden/>
              </w:rPr>
              <w:fldChar w:fldCharType="begin"/>
            </w:r>
            <w:r w:rsidR="00697CD1">
              <w:rPr>
                <w:noProof/>
                <w:webHidden/>
              </w:rPr>
              <w:instrText xml:space="preserve"> PAGEREF _Toc162527986 \h </w:instrText>
            </w:r>
            <w:r w:rsidR="00697CD1">
              <w:rPr>
                <w:noProof/>
                <w:webHidden/>
              </w:rPr>
            </w:r>
            <w:r w:rsidR="00697CD1">
              <w:rPr>
                <w:noProof/>
                <w:webHidden/>
              </w:rPr>
              <w:fldChar w:fldCharType="separate"/>
            </w:r>
            <w:r w:rsidR="00697CD1">
              <w:rPr>
                <w:noProof/>
                <w:webHidden/>
              </w:rPr>
              <w:t>2</w:t>
            </w:r>
            <w:r w:rsidR="00697CD1">
              <w:rPr>
                <w:noProof/>
                <w:webHidden/>
              </w:rPr>
              <w:fldChar w:fldCharType="end"/>
            </w:r>
          </w:hyperlink>
        </w:p>
        <w:p w14:paraId="3C1CEDC1" w14:textId="49F92211" w:rsidR="00697CD1" w:rsidRDefault="00000000">
          <w:pPr>
            <w:pStyle w:val="TOC2"/>
            <w:rPr>
              <w:rFonts w:eastAsiaTheme="minorEastAsia"/>
              <w:noProof/>
              <w:kern w:val="2"/>
              <w:lang w:eastAsia="en-IN" w:bidi="ta-IN"/>
              <w14:ligatures w14:val="standardContextual"/>
            </w:rPr>
          </w:pPr>
          <w:hyperlink w:anchor="_Toc162527987" w:history="1">
            <w:r w:rsidR="00697CD1" w:rsidRPr="0069380D">
              <w:rPr>
                <w:rStyle w:val="Hyperlink"/>
                <w:noProof/>
              </w:rPr>
              <w:t>DOCUMENT SIGN-OFF</w:t>
            </w:r>
            <w:r w:rsidR="00697CD1">
              <w:rPr>
                <w:noProof/>
                <w:webHidden/>
              </w:rPr>
              <w:tab/>
            </w:r>
            <w:r w:rsidR="00697CD1">
              <w:rPr>
                <w:noProof/>
                <w:webHidden/>
              </w:rPr>
              <w:fldChar w:fldCharType="begin"/>
            </w:r>
            <w:r w:rsidR="00697CD1">
              <w:rPr>
                <w:noProof/>
                <w:webHidden/>
              </w:rPr>
              <w:instrText xml:space="preserve"> PAGEREF _Toc162527987 \h </w:instrText>
            </w:r>
            <w:r w:rsidR="00697CD1">
              <w:rPr>
                <w:noProof/>
                <w:webHidden/>
              </w:rPr>
            </w:r>
            <w:r w:rsidR="00697CD1">
              <w:rPr>
                <w:noProof/>
                <w:webHidden/>
              </w:rPr>
              <w:fldChar w:fldCharType="separate"/>
            </w:r>
            <w:r w:rsidR="00697CD1">
              <w:rPr>
                <w:noProof/>
                <w:webHidden/>
              </w:rPr>
              <w:t>2</w:t>
            </w:r>
            <w:r w:rsidR="00697CD1">
              <w:rPr>
                <w:noProof/>
                <w:webHidden/>
              </w:rPr>
              <w:fldChar w:fldCharType="end"/>
            </w:r>
          </w:hyperlink>
        </w:p>
        <w:p w14:paraId="3CD9E000" w14:textId="469F2BAA" w:rsidR="00697CD1" w:rsidRDefault="00000000">
          <w:pPr>
            <w:pStyle w:val="TOC1"/>
            <w:rPr>
              <w:rFonts w:eastAsiaTheme="minorEastAsia"/>
              <w:noProof/>
              <w:kern w:val="2"/>
              <w:lang w:eastAsia="en-IN" w:bidi="ta-IN"/>
              <w14:ligatures w14:val="standardContextual"/>
            </w:rPr>
          </w:pPr>
          <w:hyperlink w:anchor="_Toc162527988" w:history="1">
            <w:r w:rsidR="00697CD1" w:rsidRPr="0069380D">
              <w:rPr>
                <w:rStyle w:val="Hyperlink"/>
                <w:noProof/>
              </w:rPr>
              <w:t>1.</w:t>
            </w:r>
            <w:r w:rsidR="00697CD1">
              <w:rPr>
                <w:rFonts w:eastAsiaTheme="minorEastAsia"/>
                <w:noProof/>
                <w:kern w:val="2"/>
                <w:lang w:eastAsia="en-IN" w:bidi="ta-IN"/>
                <w14:ligatures w14:val="standardContextual"/>
              </w:rPr>
              <w:tab/>
            </w:r>
            <w:r w:rsidR="00697CD1" w:rsidRPr="0069380D">
              <w:rPr>
                <w:rStyle w:val="Hyperlink"/>
                <w:noProof/>
              </w:rPr>
              <w:t>DOCUMENT PURPOSE</w:t>
            </w:r>
            <w:r w:rsidR="00697CD1">
              <w:rPr>
                <w:noProof/>
                <w:webHidden/>
              </w:rPr>
              <w:tab/>
            </w:r>
            <w:r w:rsidR="00697CD1">
              <w:rPr>
                <w:noProof/>
                <w:webHidden/>
              </w:rPr>
              <w:fldChar w:fldCharType="begin"/>
            </w:r>
            <w:r w:rsidR="00697CD1">
              <w:rPr>
                <w:noProof/>
                <w:webHidden/>
              </w:rPr>
              <w:instrText xml:space="preserve"> PAGEREF _Toc162527988 \h </w:instrText>
            </w:r>
            <w:r w:rsidR="00697CD1">
              <w:rPr>
                <w:noProof/>
                <w:webHidden/>
              </w:rPr>
            </w:r>
            <w:r w:rsidR="00697CD1">
              <w:rPr>
                <w:noProof/>
                <w:webHidden/>
              </w:rPr>
              <w:fldChar w:fldCharType="separate"/>
            </w:r>
            <w:r w:rsidR="00697CD1">
              <w:rPr>
                <w:noProof/>
                <w:webHidden/>
              </w:rPr>
              <w:t>4</w:t>
            </w:r>
            <w:r w:rsidR="00697CD1">
              <w:rPr>
                <w:noProof/>
                <w:webHidden/>
              </w:rPr>
              <w:fldChar w:fldCharType="end"/>
            </w:r>
          </w:hyperlink>
        </w:p>
        <w:p w14:paraId="0D734681" w14:textId="7A21A4AE" w:rsidR="00697CD1" w:rsidRDefault="00000000">
          <w:pPr>
            <w:pStyle w:val="TOC1"/>
            <w:rPr>
              <w:rFonts w:eastAsiaTheme="minorEastAsia"/>
              <w:noProof/>
              <w:kern w:val="2"/>
              <w:lang w:eastAsia="en-IN" w:bidi="ta-IN"/>
              <w14:ligatures w14:val="standardContextual"/>
            </w:rPr>
          </w:pPr>
          <w:hyperlink w:anchor="_Toc162527989" w:history="1">
            <w:r w:rsidR="00697CD1" w:rsidRPr="0069380D">
              <w:rPr>
                <w:rStyle w:val="Hyperlink"/>
                <w:noProof/>
              </w:rPr>
              <w:t>2.</w:t>
            </w:r>
            <w:r w:rsidR="00697CD1">
              <w:rPr>
                <w:rFonts w:eastAsiaTheme="minorEastAsia"/>
                <w:noProof/>
                <w:kern w:val="2"/>
                <w:lang w:eastAsia="en-IN" w:bidi="ta-IN"/>
                <w14:ligatures w14:val="standardContextual"/>
              </w:rPr>
              <w:tab/>
            </w:r>
            <w:r w:rsidR="00697CD1" w:rsidRPr="0069380D">
              <w:rPr>
                <w:rStyle w:val="Hyperlink"/>
                <w:noProof/>
              </w:rPr>
              <w:t>AUDIENCE</w:t>
            </w:r>
            <w:r w:rsidR="00697CD1">
              <w:rPr>
                <w:noProof/>
                <w:webHidden/>
              </w:rPr>
              <w:tab/>
            </w:r>
            <w:r w:rsidR="00697CD1">
              <w:rPr>
                <w:noProof/>
                <w:webHidden/>
              </w:rPr>
              <w:fldChar w:fldCharType="begin"/>
            </w:r>
            <w:r w:rsidR="00697CD1">
              <w:rPr>
                <w:noProof/>
                <w:webHidden/>
              </w:rPr>
              <w:instrText xml:space="preserve"> PAGEREF _Toc162527989 \h </w:instrText>
            </w:r>
            <w:r w:rsidR="00697CD1">
              <w:rPr>
                <w:noProof/>
                <w:webHidden/>
              </w:rPr>
            </w:r>
            <w:r w:rsidR="00697CD1">
              <w:rPr>
                <w:noProof/>
                <w:webHidden/>
              </w:rPr>
              <w:fldChar w:fldCharType="separate"/>
            </w:r>
            <w:r w:rsidR="00697CD1">
              <w:rPr>
                <w:noProof/>
                <w:webHidden/>
              </w:rPr>
              <w:t>4</w:t>
            </w:r>
            <w:r w:rsidR="00697CD1">
              <w:rPr>
                <w:noProof/>
                <w:webHidden/>
              </w:rPr>
              <w:fldChar w:fldCharType="end"/>
            </w:r>
          </w:hyperlink>
        </w:p>
        <w:p w14:paraId="1A6488ED" w14:textId="059CBF5B" w:rsidR="00697CD1" w:rsidRDefault="00000000">
          <w:pPr>
            <w:pStyle w:val="TOC1"/>
            <w:rPr>
              <w:rFonts w:eastAsiaTheme="minorEastAsia"/>
              <w:noProof/>
              <w:kern w:val="2"/>
              <w:lang w:eastAsia="en-IN" w:bidi="ta-IN"/>
              <w14:ligatures w14:val="standardContextual"/>
            </w:rPr>
          </w:pPr>
          <w:hyperlink w:anchor="_Toc162527990" w:history="1">
            <w:r w:rsidR="00697CD1" w:rsidRPr="0069380D">
              <w:rPr>
                <w:rStyle w:val="Hyperlink"/>
                <w:noProof/>
              </w:rPr>
              <w:t>3.</w:t>
            </w:r>
            <w:r w:rsidR="00697CD1">
              <w:rPr>
                <w:rFonts w:eastAsiaTheme="minorEastAsia"/>
                <w:noProof/>
                <w:kern w:val="2"/>
                <w:lang w:eastAsia="en-IN" w:bidi="ta-IN"/>
                <w14:ligatures w14:val="standardContextual"/>
              </w:rPr>
              <w:tab/>
            </w:r>
            <w:r w:rsidR="00697CD1" w:rsidRPr="0069380D">
              <w:rPr>
                <w:rStyle w:val="Hyperlink"/>
                <w:noProof/>
              </w:rPr>
              <w:t>PROJECT REFERERNCE DOCUMENTATION</w:t>
            </w:r>
            <w:r w:rsidR="00697CD1">
              <w:rPr>
                <w:noProof/>
                <w:webHidden/>
              </w:rPr>
              <w:tab/>
            </w:r>
            <w:r w:rsidR="00697CD1">
              <w:rPr>
                <w:noProof/>
                <w:webHidden/>
              </w:rPr>
              <w:fldChar w:fldCharType="begin"/>
            </w:r>
            <w:r w:rsidR="00697CD1">
              <w:rPr>
                <w:noProof/>
                <w:webHidden/>
              </w:rPr>
              <w:instrText xml:space="preserve"> PAGEREF _Toc162527990 \h </w:instrText>
            </w:r>
            <w:r w:rsidR="00697CD1">
              <w:rPr>
                <w:noProof/>
                <w:webHidden/>
              </w:rPr>
            </w:r>
            <w:r w:rsidR="00697CD1">
              <w:rPr>
                <w:noProof/>
                <w:webHidden/>
              </w:rPr>
              <w:fldChar w:fldCharType="separate"/>
            </w:r>
            <w:r w:rsidR="00697CD1">
              <w:rPr>
                <w:noProof/>
                <w:webHidden/>
              </w:rPr>
              <w:t>4</w:t>
            </w:r>
            <w:r w:rsidR="00697CD1">
              <w:rPr>
                <w:noProof/>
                <w:webHidden/>
              </w:rPr>
              <w:fldChar w:fldCharType="end"/>
            </w:r>
          </w:hyperlink>
        </w:p>
        <w:p w14:paraId="1DE59935" w14:textId="1DCFA0CC" w:rsidR="00697CD1" w:rsidRDefault="00000000">
          <w:pPr>
            <w:pStyle w:val="TOC1"/>
            <w:rPr>
              <w:rFonts w:eastAsiaTheme="minorEastAsia"/>
              <w:noProof/>
              <w:kern w:val="2"/>
              <w:lang w:eastAsia="en-IN" w:bidi="ta-IN"/>
              <w14:ligatures w14:val="standardContextual"/>
            </w:rPr>
          </w:pPr>
          <w:hyperlink w:anchor="_Toc162527991" w:history="1">
            <w:r w:rsidR="00697CD1" w:rsidRPr="0069380D">
              <w:rPr>
                <w:rStyle w:val="Hyperlink"/>
                <w:noProof/>
              </w:rPr>
              <w:t>4.</w:t>
            </w:r>
            <w:r w:rsidR="00697CD1">
              <w:rPr>
                <w:rFonts w:eastAsiaTheme="minorEastAsia"/>
                <w:noProof/>
                <w:kern w:val="2"/>
                <w:lang w:eastAsia="en-IN" w:bidi="ta-IN"/>
                <w14:ligatures w14:val="standardContextual"/>
              </w:rPr>
              <w:tab/>
            </w:r>
            <w:r w:rsidR="00697CD1" w:rsidRPr="0069380D">
              <w:rPr>
                <w:rStyle w:val="Hyperlink"/>
                <w:noProof/>
              </w:rPr>
              <w:t>OBJECTS/COMPONENTS DETAIL</w:t>
            </w:r>
            <w:r w:rsidR="00697CD1">
              <w:rPr>
                <w:noProof/>
                <w:webHidden/>
              </w:rPr>
              <w:tab/>
            </w:r>
            <w:r w:rsidR="00697CD1">
              <w:rPr>
                <w:noProof/>
                <w:webHidden/>
              </w:rPr>
              <w:fldChar w:fldCharType="begin"/>
            </w:r>
            <w:r w:rsidR="00697CD1">
              <w:rPr>
                <w:noProof/>
                <w:webHidden/>
              </w:rPr>
              <w:instrText xml:space="preserve"> PAGEREF _Toc162527991 \h </w:instrText>
            </w:r>
            <w:r w:rsidR="00697CD1">
              <w:rPr>
                <w:noProof/>
                <w:webHidden/>
              </w:rPr>
            </w:r>
            <w:r w:rsidR="00697CD1">
              <w:rPr>
                <w:noProof/>
                <w:webHidden/>
              </w:rPr>
              <w:fldChar w:fldCharType="separate"/>
            </w:r>
            <w:r w:rsidR="00697CD1">
              <w:rPr>
                <w:noProof/>
                <w:webHidden/>
              </w:rPr>
              <w:t>5</w:t>
            </w:r>
            <w:r w:rsidR="00697CD1">
              <w:rPr>
                <w:noProof/>
                <w:webHidden/>
              </w:rPr>
              <w:fldChar w:fldCharType="end"/>
            </w:r>
          </w:hyperlink>
        </w:p>
        <w:p w14:paraId="0C334712" w14:textId="13C3CC69" w:rsidR="00697CD1" w:rsidRDefault="00000000">
          <w:pPr>
            <w:pStyle w:val="TOC2"/>
            <w:rPr>
              <w:rFonts w:eastAsiaTheme="minorEastAsia"/>
              <w:noProof/>
              <w:kern w:val="2"/>
              <w:lang w:eastAsia="en-IN" w:bidi="ta-IN"/>
              <w14:ligatures w14:val="standardContextual"/>
            </w:rPr>
          </w:pPr>
          <w:hyperlink w:anchor="_Toc162527992" w:history="1">
            <w:r w:rsidR="00697CD1" w:rsidRPr="0069380D">
              <w:rPr>
                <w:rStyle w:val="Hyperlink"/>
                <w:noProof/>
              </w:rPr>
              <w:t>4.1.</w:t>
            </w:r>
            <w:r w:rsidR="00697CD1">
              <w:rPr>
                <w:rFonts w:eastAsiaTheme="minorEastAsia"/>
                <w:noProof/>
                <w:kern w:val="2"/>
                <w:lang w:eastAsia="en-IN" w:bidi="ta-IN"/>
                <w14:ligatures w14:val="standardContextual"/>
              </w:rPr>
              <w:tab/>
            </w:r>
            <w:r w:rsidR="00697CD1" w:rsidRPr="0069380D">
              <w:rPr>
                <w:rStyle w:val="Hyperlink"/>
                <w:noProof/>
              </w:rPr>
              <w:t>ENTITY DETAILS</w:t>
            </w:r>
            <w:r w:rsidR="00697CD1">
              <w:rPr>
                <w:noProof/>
                <w:webHidden/>
              </w:rPr>
              <w:tab/>
            </w:r>
            <w:r w:rsidR="00697CD1">
              <w:rPr>
                <w:noProof/>
                <w:webHidden/>
              </w:rPr>
              <w:fldChar w:fldCharType="begin"/>
            </w:r>
            <w:r w:rsidR="00697CD1">
              <w:rPr>
                <w:noProof/>
                <w:webHidden/>
              </w:rPr>
              <w:instrText xml:space="preserve"> PAGEREF _Toc162527992 \h </w:instrText>
            </w:r>
            <w:r w:rsidR="00697CD1">
              <w:rPr>
                <w:noProof/>
                <w:webHidden/>
              </w:rPr>
            </w:r>
            <w:r w:rsidR="00697CD1">
              <w:rPr>
                <w:noProof/>
                <w:webHidden/>
              </w:rPr>
              <w:fldChar w:fldCharType="separate"/>
            </w:r>
            <w:r w:rsidR="00697CD1">
              <w:rPr>
                <w:noProof/>
                <w:webHidden/>
              </w:rPr>
              <w:t>5</w:t>
            </w:r>
            <w:r w:rsidR="00697CD1">
              <w:rPr>
                <w:noProof/>
                <w:webHidden/>
              </w:rPr>
              <w:fldChar w:fldCharType="end"/>
            </w:r>
          </w:hyperlink>
        </w:p>
        <w:p w14:paraId="263A3596" w14:textId="50760652" w:rsidR="00697CD1" w:rsidRDefault="00000000">
          <w:pPr>
            <w:pStyle w:val="TOC2"/>
            <w:rPr>
              <w:rFonts w:eastAsiaTheme="minorEastAsia"/>
              <w:noProof/>
              <w:kern w:val="2"/>
              <w:lang w:eastAsia="en-IN" w:bidi="ta-IN"/>
              <w14:ligatures w14:val="standardContextual"/>
            </w:rPr>
          </w:pPr>
          <w:hyperlink w:anchor="_Toc162527993" w:history="1">
            <w:r w:rsidR="00697CD1" w:rsidRPr="0069380D">
              <w:rPr>
                <w:rStyle w:val="Hyperlink"/>
                <w:noProof/>
              </w:rPr>
              <w:t>4.2.</w:t>
            </w:r>
            <w:r w:rsidR="00697CD1">
              <w:rPr>
                <w:rFonts w:eastAsiaTheme="minorEastAsia"/>
                <w:noProof/>
                <w:kern w:val="2"/>
                <w:lang w:eastAsia="en-IN" w:bidi="ta-IN"/>
                <w14:ligatures w14:val="standardContextual"/>
              </w:rPr>
              <w:tab/>
            </w:r>
            <w:r w:rsidR="00697CD1" w:rsidRPr="0069380D">
              <w:rPr>
                <w:rStyle w:val="Hyperlink"/>
                <w:noProof/>
              </w:rPr>
              <w:t>SQL COMPONENTS</w:t>
            </w:r>
            <w:r w:rsidR="00697CD1">
              <w:rPr>
                <w:noProof/>
                <w:webHidden/>
              </w:rPr>
              <w:tab/>
            </w:r>
            <w:r w:rsidR="00697CD1">
              <w:rPr>
                <w:noProof/>
                <w:webHidden/>
              </w:rPr>
              <w:fldChar w:fldCharType="begin"/>
            </w:r>
            <w:r w:rsidR="00697CD1">
              <w:rPr>
                <w:noProof/>
                <w:webHidden/>
              </w:rPr>
              <w:instrText xml:space="preserve"> PAGEREF _Toc162527993 \h </w:instrText>
            </w:r>
            <w:r w:rsidR="00697CD1">
              <w:rPr>
                <w:noProof/>
                <w:webHidden/>
              </w:rPr>
            </w:r>
            <w:r w:rsidR="00697CD1">
              <w:rPr>
                <w:noProof/>
                <w:webHidden/>
              </w:rPr>
              <w:fldChar w:fldCharType="separate"/>
            </w:r>
            <w:r w:rsidR="00697CD1">
              <w:rPr>
                <w:noProof/>
                <w:webHidden/>
              </w:rPr>
              <w:t>5</w:t>
            </w:r>
            <w:r w:rsidR="00697CD1">
              <w:rPr>
                <w:noProof/>
                <w:webHidden/>
              </w:rPr>
              <w:fldChar w:fldCharType="end"/>
            </w:r>
          </w:hyperlink>
        </w:p>
        <w:p w14:paraId="2226903D" w14:textId="3C7CC719" w:rsidR="00697CD1" w:rsidRDefault="00000000">
          <w:pPr>
            <w:pStyle w:val="TOC2"/>
            <w:rPr>
              <w:rFonts w:eastAsiaTheme="minorEastAsia"/>
              <w:noProof/>
              <w:kern w:val="2"/>
              <w:lang w:eastAsia="en-IN" w:bidi="ta-IN"/>
              <w14:ligatures w14:val="standardContextual"/>
            </w:rPr>
          </w:pPr>
          <w:hyperlink w:anchor="_Toc162527994" w:history="1">
            <w:r w:rsidR="00697CD1" w:rsidRPr="0069380D">
              <w:rPr>
                <w:rStyle w:val="Hyperlink"/>
                <w:noProof/>
              </w:rPr>
              <w:t>4.3.</w:t>
            </w:r>
            <w:r w:rsidR="00697CD1">
              <w:rPr>
                <w:rFonts w:eastAsiaTheme="minorEastAsia"/>
                <w:noProof/>
                <w:kern w:val="2"/>
                <w:lang w:eastAsia="en-IN" w:bidi="ta-IN"/>
                <w14:ligatures w14:val="standardContextual"/>
              </w:rPr>
              <w:tab/>
            </w:r>
            <w:r w:rsidR="00697CD1" w:rsidRPr="0069380D">
              <w:rPr>
                <w:rStyle w:val="Hyperlink"/>
                <w:noProof/>
              </w:rPr>
              <w:t>VALUE MAP</w:t>
            </w:r>
            <w:r w:rsidR="00697CD1">
              <w:rPr>
                <w:noProof/>
                <w:webHidden/>
              </w:rPr>
              <w:tab/>
            </w:r>
            <w:r w:rsidR="00697CD1">
              <w:rPr>
                <w:noProof/>
                <w:webHidden/>
              </w:rPr>
              <w:fldChar w:fldCharType="begin"/>
            </w:r>
            <w:r w:rsidR="00697CD1">
              <w:rPr>
                <w:noProof/>
                <w:webHidden/>
              </w:rPr>
              <w:instrText xml:space="preserve"> PAGEREF _Toc162527994 \h </w:instrText>
            </w:r>
            <w:r w:rsidR="00697CD1">
              <w:rPr>
                <w:noProof/>
                <w:webHidden/>
              </w:rPr>
            </w:r>
            <w:r w:rsidR="00697CD1">
              <w:rPr>
                <w:noProof/>
                <w:webHidden/>
              </w:rPr>
              <w:fldChar w:fldCharType="separate"/>
            </w:r>
            <w:r w:rsidR="00697CD1">
              <w:rPr>
                <w:noProof/>
                <w:webHidden/>
              </w:rPr>
              <w:t>7</w:t>
            </w:r>
            <w:r w:rsidR="00697CD1">
              <w:rPr>
                <w:noProof/>
                <w:webHidden/>
              </w:rPr>
              <w:fldChar w:fldCharType="end"/>
            </w:r>
          </w:hyperlink>
        </w:p>
        <w:p w14:paraId="3C783858" w14:textId="76E46712" w:rsidR="00697CD1" w:rsidRDefault="00000000">
          <w:pPr>
            <w:pStyle w:val="TOC1"/>
            <w:rPr>
              <w:rFonts w:eastAsiaTheme="minorEastAsia"/>
              <w:noProof/>
              <w:kern w:val="2"/>
              <w:lang w:eastAsia="en-IN" w:bidi="ta-IN"/>
              <w14:ligatures w14:val="standardContextual"/>
            </w:rPr>
          </w:pPr>
          <w:hyperlink w:anchor="_Toc162527995" w:history="1">
            <w:r w:rsidR="00697CD1" w:rsidRPr="0069380D">
              <w:rPr>
                <w:rStyle w:val="Hyperlink"/>
                <w:noProof/>
              </w:rPr>
              <w:t>5.</w:t>
            </w:r>
            <w:r w:rsidR="00697CD1">
              <w:rPr>
                <w:rFonts w:eastAsiaTheme="minorEastAsia"/>
                <w:noProof/>
                <w:kern w:val="2"/>
                <w:lang w:eastAsia="en-IN" w:bidi="ta-IN"/>
                <w14:ligatures w14:val="standardContextual"/>
              </w:rPr>
              <w:tab/>
            </w:r>
            <w:r w:rsidR="00697CD1" w:rsidRPr="0069380D">
              <w:rPr>
                <w:rStyle w:val="Hyperlink"/>
                <w:noProof/>
              </w:rPr>
              <w:t>DATA VOLUME AND SCHEDULE FREQUENCY</w:t>
            </w:r>
            <w:r w:rsidR="00697CD1">
              <w:rPr>
                <w:noProof/>
                <w:webHidden/>
              </w:rPr>
              <w:tab/>
            </w:r>
            <w:r w:rsidR="00697CD1">
              <w:rPr>
                <w:noProof/>
                <w:webHidden/>
              </w:rPr>
              <w:fldChar w:fldCharType="begin"/>
            </w:r>
            <w:r w:rsidR="00697CD1">
              <w:rPr>
                <w:noProof/>
                <w:webHidden/>
              </w:rPr>
              <w:instrText xml:space="preserve"> PAGEREF _Toc162527995 \h </w:instrText>
            </w:r>
            <w:r w:rsidR="00697CD1">
              <w:rPr>
                <w:noProof/>
                <w:webHidden/>
              </w:rPr>
            </w:r>
            <w:r w:rsidR="00697CD1">
              <w:rPr>
                <w:noProof/>
                <w:webHidden/>
              </w:rPr>
              <w:fldChar w:fldCharType="separate"/>
            </w:r>
            <w:r w:rsidR="00697CD1">
              <w:rPr>
                <w:noProof/>
                <w:webHidden/>
              </w:rPr>
              <w:t>8</w:t>
            </w:r>
            <w:r w:rsidR="00697CD1">
              <w:rPr>
                <w:noProof/>
                <w:webHidden/>
              </w:rPr>
              <w:fldChar w:fldCharType="end"/>
            </w:r>
          </w:hyperlink>
        </w:p>
        <w:p w14:paraId="6B166D0B" w14:textId="4E05734D" w:rsidR="00697CD1" w:rsidRDefault="00000000">
          <w:pPr>
            <w:pStyle w:val="TOC2"/>
            <w:rPr>
              <w:rFonts w:eastAsiaTheme="minorEastAsia"/>
              <w:noProof/>
              <w:kern w:val="2"/>
              <w:lang w:eastAsia="en-IN" w:bidi="ta-IN"/>
              <w14:ligatures w14:val="standardContextual"/>
            </w:rPr>
          </w:pPr>
          <w:hyperlink w:anchor="_Toc162527996" w:history="1">
            <w:r w:rsidR="00697CD1" w:rsidRPr="0069380D">
              <w:rPr>
                <w:rStyle w:val="Hyperlink"/>
                <w:noProof/>
              </w:rPr>
              <w:t>5.1.</w:t>
            </w:r>
            <w:r w:rsidR="00697CD1">
              <w:rPr>
                <w:rFonts w:eastAsiaTheme="minorEastAsia"/>
                <w:noProof/>
                <w:kern w:val="2"/>
                <w:lang w:eastAsia="en-IN" w:bidi="ta-IN"/>
                <w14:ligatures w14:val="standardContextual"/>
              </w:rPr>
              <w:tab/>
            </w:r>
            <w:r w:rsidR="00697CD1" w:rsidRPr="0069380D">
              <w:rPr>
                <w:rStyle w:val="Hyperlink"/>
                <w:noProof/>
              </w:rPr>
              <w:t>DATA VOLUME</w:t>
            </w:r>
            <w:r w:rsidR="00697CD1">
              <w:rPr>
                <w:noProof/>
                <w:webHidden/>
              </w:rPr>
              <w:tab/>
            </w:r>
            <w:r w:rsidR="00697CD1">
              <w:rPr>
                <w:noProof/>
                <w:webHidden/>
              </w:rPr>
              <w:fldChar w:fldCharType="begin"/>
            </w:r>
            <w:r w:rsidR="00697CD1">
              <w:rPr>
                <w:noProof/>
                <w:webHidden/>
              </w:rPr>
              <w:instrText xml:space="preserve"> PAGEREF _Toc162527996 \h </w:instrText>
            </w:r>
            <w:r w:rsidR="00697CD1">
              <w:rPr>
                <w:noProof/>
                <w:webHidden/>
              </w:rPr>
            </w:r>
            <w:r w:rsidR="00697CD1">
              <w:rPr>
                <w:noProof/>
                <w:webHidden/>
              </w:rPr>
              <w:fldChar w:fldCharType="separate"/>
            </w:r>
            <w:r w:rsidR="00697CD1">
              <w:rPr>
                <w:noProof/>
                <w:webHidden/>
              </w:rPr>
              <w:t>8</w:t>
            </w:r>
            <w:r w:rsidR="00697CD1">
              <w:rPr>
                <w:noProof/>
                <w:webHidden/>
              </w:rPr>
              <w:fldChar w:fldCharType="end"/>
            </w:r>
          </w:hyperlink>
        </w:p>
        <w:p w14:paraId="56624079" w14:textId="4A11DD0A" w:rsidR="00697CD1" w:rsidRDefault="00000000">
          <w:pPr>
            <w:pStyle w:val="TOC2"/>
            <w:rPr>
              <w:rFonts w:eastAsiaTheme="minorEastAsia"/>
              <w:noProof/>
              <w:kern w:val="2"/>
              <w:lang w:eastAsia="en-IN" w:bidi="ta-IN"/>
              <w14:ligatures w14:val="standardContextual"/>
            </w:rPr>
          </w:pPr>
          <w:hyperlink w:anchor="_Toc162527997" w:history="1">
            <w:r w:rsidR="00697CD1" w:rsidRPr="0069380D">
              <w:rPr>
                <w:rStyle w:val="Hyperlink"/>
                <w:noProof/>
              </w:rPr>
              <w:t>5.2.</w:t>
            </w:r>
            <w:r w:rsidR="00697CD1">
              <w:rPr>
                <w:rFonts w:eastAsiaTheme="minorEastAsia"/>
                <w:noProof/>
                <w:kern w:val="2"/>
                <w:lang w:eastAsia="en-IN" w:bidi="ta-IN"/>
                <w14:ligatures w14:val="standardContextual"/>
              </w:rPr>
              <w:tab/>
            </w:r>
            <w:r w:rsidR="00697CD1" w:rsidRPr="0069380D">
              <w:rPr>
                <w:rStyle w:val="Hyperlink"/>
                <w:noProof/>
              </w:rPr>
              <w:t>SCHEDULE FREQUENCY (Common)</w:t>
            </w:r>
            <w:r w:rsidR="00697CD1">
              <w:rPr>
                <w:noProof/>
                <w:webHidden/>
              </w:rPr>
              <w:tab/>
            </w:r>
            <w:r w:rsidR="00697CD1">
              <w:rPr>
                <w:noProof/>
                <w:webHidden/>
              </w:rPr>
              <w:fldChar w:fldCharType="begin"/>
            </w:r>
            <w:r w:rsidR="00697CD1">
              <w:rPr>
                <w:noProof/>
                <w:webHidden/>
              </w:rPr>
              <w:instrText xml:space="preserve"> PAGEREF _Toc162527997 \h </w:instrText>
            </w:r>
            <w:r w:rsidR="00697CD1">
              <w:rPr>
                <w:noProof/>
                <w:webHidden/>
              </w:rPr>
            </w:r>
            <w:r w:rsidR="00697CD1">
              <w:rPr>
                <w:noProof/>
                <w:webHidden/>
              </w:rPr>
              <w:fldChar w:fldCharType="separate"/>
            </w:r>
            <w:r w:rsidR="00697CD1">
              <w:rPr>
                <w:noProof/>
                <w:webHidden/>
              </w:rPr>
              <w:t>8</w:t>
            </w:r>
            <w:r w:rsidR="00697CD1">
              <w:rPr>
                <w:noProof/>
                <w:webHidden/>
              </w:rPr>
              <w:fldChar w:fldCharType="end"/>
            </w:r>
          </w:hyperlink>
        </w:p>
        <w:p w14:paraId="12503701" w14:textId="5A75740C" w:rsidR="00697CD1" w:rsidRDefault="00000000">
          <w:pPr>
            <w:pStyle w:val="TOC1"/>
            <w:rPr>
              <w:rFonts w:eastAsiaTheme="minorEastAsia"/>
              <w:noProof/>
              <w:kern w:val="2"/>
              <w:lang w:eastAsia="en-IN" w:bidi="ta-IN"/>
              <w14:ligatures w14:val="standardContextual"/>
            </w:rPr>
          </w:pPr>
          <w:hyperlink w:anchor="_Toc162527998" w:history="1">
            <w:r w:rsidR="00697CD1" w:rsidRPr="0069380D">
              <w:rPr>
                <w:rStyle w:val="Hyperlink"/>
                <w:noProof/>
              </w:rPr>
              <w:t>6.</w:t>
            </w:r>
            <w:r w:rsidR="00697CD1">
              <w:rPr>
                <w:rFonts w:eastAsiaTheme="minorEastAsia"/>
                <w:noProof/>
                <w:kern w:val="2"/>
                <w:lang w:eastAsia="en-IN" w:bidi="ta-IN"/>
                <w14:ligatures w14:val="standardContextual"/>
              </w:rPr>
              <w:tab/>
            </w:r>
            <w:r w:rsidR="00697CD1" w:rsidRPr="0069380D">
              <w:rPr>
                <w:rStyle w:val="Hyperlink"/>
                <w:noProof/>
              </w:rPr>
              <w:t>PURGE AND RETENTION POLICY</w:t>
            </w:r>
            <w:r w:rsidR="00697CD1">
              <w:rPr>
                <w:noProof/>
                <w:webHidden/>
              </w:rPr>
              <w:tab/>
            </w:r>
            <w:r w:rsidR="00697CD1">
              <w:rPr>
                <w:noProof/>
                <w:webHidden/>
              </w:rPr>
              <w:fldChar w:fldCharType="begin"/>
            </w:r>
            <w:r w:rsidR="00697CD1">
              <w:rPr>
                <w:noProof/>
                <w:webHidden/>
              </w:rPr>
              <w:instrText xml:space="preserve"> PAGEREF _Toc162527998 \h </w:instrText>
            </w:r>
            <w:r w:rsidR="00697CD1">
              <w:rPr>
                <w:noProof/>
                <w:webHidden/>
              </w:rPr>
            </w:r>
            <w:r w:rsidR="00697CD1">
              <w:rPr>
                <w:noProof/>
                <w:webHidden/>
              </w:rPr>
              <w:fldChar w:fldCharType="separate"/>
            </w:r>
            <w:r w:rsidR="00697CD1">
              <w:rPr>
                <w:noProof/>
                <w:webHidden/>
              </w:rPr>
              <w:t>8</w:t>
            </w:r>
            <w:r w:rsidR="00697CD1">
              <w:rPr>
                <w:noProof/>
                <w:webHidden/>
              </w:rPr>
              <w:fldChar w:fldCharType="end"/>
            </w:r>
          </w:hyperlink>
        </w:p>
        <w:p w14:paraId="3DFFE44A" w14:textId="2A5ADB0F" w:rsidR="00601338" w:rsidRDefault="00CF1B67" w:rsidP="00B64147">
          <w:pPr>
            <w:pStyle w:val="TOC1"/>
            <w:rPr>
              <w:rStyle w:val="Hyperlink"/>
              <w:noProof/>
              <w:lang w:eastAsia="en-IN"/>
            </w:rPr>
          </w:pPr>
          <w:r>
            <w:fldChar w:fldCharType="end"/>
          </w:r>
        </w:p>
      </w:sdtContent>
    </w:sdt>
    <w:p w14:paraId="7CE63E48" w14:textId="1CE5C7B9" w:rsidR="00E574D7" w:rsidRDefault="00E574D7" w:rsidP="00B64147">
      <w:pPr>
        <w:pStyle w:val="TOC1"/>
        <w:rPr>
          <w:rStyle w:val="Hyperlink"/>
          <w:noProof/>
          <w:lang w:val="en-US"/>
        </w:rPr>
      </w:pPr>
    </w:p>
    <w:p w14:paraId="27F04A71" w14:textId="77777777" w:rsidR="00E574D7" w:rsidRDefault="00E574D7" w:rsidP="00B64147">
      <w:pPr>
        <w:pStyle w:val="TOC1"/>
        <w:rPr>
          <w:rStyle w:val="Hyperlink"/>
          <w:rFonts w:asciiTheme="majorHAnsi" w:eastAsiaTheme="majorEastAsia" w:hAnsiTheme="majorHAnsi" w:cstheme="majorBidi"/>
          <w:sz w:val="32"/>
          <w:szCs w:val="32"/>
          <w:lang w:val="en-US" w:eastAsia="ja-JP"/>
        </w:rPr>
      </w:pPr>
    </w:p>
    <w:p w14:paraId="4864954F" w14:textId="77777777" w:rsidR="00E574D7" w:rsidRDefault="00E574D7" w:rsidP="00E574D7"/>
    <w:p w14:paraId="1FB20992" w14:textId="55C0E3BF" w:rsidR="00E574D7" w:rsidRDefault="00E574D7">
      <w:pPr>
        <w:rPr>
          <w:rFonts w:eastAsiaTheme="majorEastAsia"/>
          <w:b/>
          <w:bCs/>
          <w:color w:val="2F5496" w:themeColor="accent1" w:themeShade="BF"/>
        </w:rPr>
      </w:pPr>
      <w:r>
        <w:rPr>
          <w:rFonts w:eastAsiaTheme="majorEastAsia"/>
          <w:b/>
          <w:bCs/>
          <w:color w:val="2F5496" w:themeColor="accent1" w:themeShade="BF"/>
        </w:rPr>
        <w:br w:type="page"/>
      </w:r>
    </w:p>
    <w:p w14:paraId="1DFBE879" w14:textId="6D63E566" w:rsidR="00817DBC" w:rsidRPr="00586D48" w:rsidRDefault="782AD660" w:rsidP="00B53F97">
      <w:pPr>
        <w:pStyle w:val="Heading1"/>
        <w:numPr>
          <w:ilvl w:val="0"/>
          <w:numId w:val="4"/>
        </w:numPr>
        <w:rPr>
          <w:rFonts w:asciiTheme="minorHAnsi" w:hAnsiTheme="minorHAnsi" w:cstheme="minorBidi"/>
          <w:sz w:val="22"/>
          <w:szCs w:val="22"/>
        </w:rPr>
      </w:pPr>
      <w:bookmarkStart w:id="55" w:name="_Toc162527988"/>
      <w:r w:rsidRPr="00586D48">
        <w:rPr>
          <w:rFonts w:asciiTheme="minorHAnsi" w:hAnsiTheme="minorHAnsi" w:cstheme="minorBidi"/>
          <w:sz w:val="22"/>
          <w:szCs w:val="22"/>
        </w:rPr>
        <w:lastRenderedPageBreak/>
        <w:t>DOCUMENT PURPOSE</w:t>
      </w:r>
      <w:bookmarkEnd w:id="55"/>
    </w:p>
    <w:p w14:paraId="42F372E9" w14:textId="144F6369" w:rsidR="00817DBC" w:rsidRDefault="00817DBC" w:rsidP="00936DC5">
      <w:pPr>
        <w:spacing w:after="0"/>
        <w:rPr>
          <w:rFonts w:ascii="Arial" w:hAnsi="Arial" w:cs="Arial"/>
          <w:sz w:val="18"/>
          <w:szCs w:val="18"/>
        </w:rPr>
      </w:pPr>
    </w:p>
    <w:p w14:paraId="094873F5" w14:textId="754339C1" w:rsidR="4DEBAE42" w:rsidRPr="00F13B7B" w:rsidRDefault="00CE27B1" w:rsidP="3100D581">
      <w:pPr>
        <w:spacing w:after="0" w:line="240" w:lineRule="auto"/>
        <w:ind w:left="426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T</w:t>
      </w:r>
      <w:r w:rsidR="4DEBAE42" w:rsidRPr="00F13B7B">
        <w:rPr>
          <w:rFonts w:ascii="Arial" w:eastAsia="Arial" w:hAnsi="Arial" w:cs="Arial"/>
          <w:sz w:val="18"/>
          <w:szCs w:val="18"/>
        </w:rPr>
        <w:t>his document contains technical details for location Entity.</w:t>
      </w:r>
    </w:p>
    <w:p w14:paraId="35F3C04A" w14:textId="2F6BBBDB" w:rsidR="3100D581" w:rsidRPr="00F13B7B" w:rsidRDefault="3100D581" w:rsidP="3100D581">
      <w:pPr>
        <w:spacing w:after="0" w:line="240" w:lineRule="auto"/>
        <w:ind w:left="426"/>
        <w:jc w:val="both"/>
        <w:rPr>
          <w:rFonts w:ascii="Arial" w:eastAsia="Arial" w:hAnsi="Arial" w:cs="Arial"/>
          <w:sz w:val="18"/>
          <w:szCs w:val="18"/>
        </w:rPr>
      </w:pPr>
    </w:p>
    <w:p w14:paraId="72CC026D" w14:textId="37507E7F" w:rsidR="7354CFDE" w:rsidRPr="00F13B7B" w:rsidRDefault="7354CFDE" w:rsidP="66CBE8AC">
      <w:pPr>
        <w:spacing w:after="0" w:line="240" w:lineRule="auto"/>
        <w:ind w:left="426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F13B7B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>In Scope</w:t>
      </w:r>
      <w:r w:rsidRPr="00F13B7B">
        <w:rPr>
          <w:rFonts w:ascii="Arial" w:eastAsia="Arial" w:hAnsi="Arial" w:cs="Arial"/>
          <w:color w:val="000000" w:themeColor="text1"/>
          <w:sz w:val="18"/>
          <w:szCs w:val="18"/>
        </w:rPr>
        <w:t>:</w:t>
      </w:r>
    </w:p>
    <w:p w14:paraId="4CEBC3EF" w14:textId="4904D738" w:rsidR="7354CFDE" w:rsidRPr="00F13B7B" w:rsidRDefault="7354CFDE" w:rsidP="00B53F97">
      <w:pPr>
        <w:pStyle w:val="ListParagraph"/>
        <w:numPr>
          <w:ilvl w:val="0"/>
          <w:numId w:val="2"/>
        </w:numPr>
        <w:spacing w:before="0" w:after="0"/>
        <w:ind w:left="782" w:hanging="357"/>
        <w:jc w:val="both"/>
        <w:rPr>
          <w:rFonts w:ascii="Arial" w:eastAsia="Arial" w:hAnsi="Arial" w:cs="Arial"/>
          <w:color w:val="000000" w:themeColor="text1"/>
          <w:sz w:val="18"/>
          <w:szCs w:val="18"/>
          <w:lang w:val="en-IN"/>
        </w:rPr>
      </w:pPr>
      <w:r w:rsidRPr="00F13B7B">
        <w:rPr>
          <w:rFonts w:ascii="Arial" w:eastAsia="Arial" w:hAnsi="Arial" w:cs="Arial"/>
          <w:color w:val="000000" w:themeColor="text1"/>
          <w:sz w:val="18"/>
          <w:szCs w:val="18"/>
        </w:rPr>
        <w:t>Entity Details</w:t>
      </w:r>
    </w:p>
    <w:p w14:paraId="36081505" w14:textId="5C0A4562" w:rsidR="7354CFDE" w:rsidRPr="00F13B7B" w:rsidRDefault="7354CFDE" w:rsidP="00B53F97">
      <w:pPr>
        <w:pStyle w:val="ListParagraph"/>
        <w:numPr>
          <w:ilvl w:val="0"/>
          <w:numId w:val="2"/>
        </w:numPr>
        <w:spacing w:before="0" w:after="0"/>
        <w:ind w:left="782" w:hanging="357"/>
        <w:jc w:val="both"/>
        <w:rPr>
          <w:rFonts w:ascii="Arial" w:eastAsia="Arial" w:hAnsi="Arial" w:cs="Arial"/>
          <w:color w:val="000000" w:themeColor="text1"/>
          <w:sz w:val="18"/>
          <w:szCs w:val="18"/>
          <w:lang w:val="en-IN"/>
        </w:rPr>
      </w:pPr>
      <w:r w:rsidRPr="00F13B7B">
        <w:rPr>
          <w:rFonts w:ascii="Arial" w:eastAsia="Arial" w:hAnsi="Arial" w:cs="Arial"/>
          <w:color w:val="000000" w:themeColor="text1"/>
          <w:sz w:val="18"/>
          <w:szCs w:val="18"/>
        </w:rPr>
        <w:t>Various following components used to build:</w:t>
      </w:r>
    </w:p>
    <w:p w14:paraId="587BA029" w14:textId="401FBAB4" w:rsidR="7354CFDE" w:rsidRPr="00F13B7B" w:rsidRDefault="7354CFDE" w:rsidP="00B53F97">
      <w:pPr>
        <w:pStyle w:val="ListParagraph"/>
        <w:numPr>
          <w:ilvl w:val="1"/>
          <w:numId w:val="2"/>
        </w:numPr>
        <w:spacing w:before="0" w:after="0"/>
        <w:jc w:val="both"/>
        <w:rPr>
          <w:rFonts w:ascii="Arial" w:eastAsia="Arial" w:hAnsi="Arial" w:cs="Arial"/>
          <w:color w:val="000000" w:themeColor="text1"/>
          <w:sz w:val="18"/>
          <w:szCs w:val="18"/>
          <w:lang w:val="en-IN"/>
        </w:rPr>
      </w:pPr>
      <w:r w:rsidRPr="00F13B7B">
        <w:rPr>
          <w:rFonts w:ascii="Arial" w:eastAsia="Arial" w:hAnsi="Arial" w:cs="Arial"/>
          <w:color w:val="000000" w:themeColor="text1"/>
          <w:sz w:val="18"/>
          <w:szCs w:val="18"/>
        </w:rPr>
        <w:t>ADB</w:t>
      </w:r>
    </w:p>
    <w:p w14:paraId="13119967" w14:textId="38EAA6E1" w:rsidR="7354CFDE" w:rsidRPr="00F13B7B" w:rsidRDefault="7354CFDE" w:rsidP="00B53F97">
      <w:pPr>
        <w:pStyle w:val="ListParagraph"/>
        <w:numPr>
          <w:ilvl w:val="1"/>
          <w:numId w:val="2"/>
        </w:numPr>
        <w:spacing w:before="0" w:after="0"/>
        <w:jc w:val="both"/>
        <w:rPr>
          <w:rFonts w:ascii="Arial" w:eastAsia="Arial" w:hAnsi="Arial" w:cs="Arial"/>
          <w:color w:val="000000" w:themeColor="text1"/>
          <w:sz w:val="18"/>
          <w:szCs w:val="18"/>
          <w:lang w:val="en-IN"/>
        </w:rPr>
      </w:pPr>
      <w:r w:rsidRPr="00F13B7B">
        <w:rPr>
          <w:rFonts w:ascii="Arial" w:eastAsia="Arial" w:hAnsi="Arial" w:cs="Arial"/>
          <w:color w:val="000000" w:themeColor="text1"/>
          <w:sz w:val="18"/>
          <w:szCs w:val="18"/>
        </w:rPr>
        <w:t>ADF</w:t>
      </w:r>
    </w:p>
    <w:p w14:paraId="4DA8F3E1" w14:textId="550A300B" w:rsidR="7354CFDE" w:rsidRPr="00F13B7B" w:rsidRDefault="7354CFDE" w:rsidP="00B53F97">
      <w:pPr>
        <w:pStyle w:val="ListParagraph"/>
        <w:numPr>
          <w:ilvl w:val="1"/>
          <w:numId w:val="2"/>
        </w:numPr>
        <w:spacing w:before="0" w:after="0"/>
        <w:jc w:val="both"/>
        <w:rPr>
          <w:rFonts w:ascii="Arial" w:eastAsia="Arial" w:hAnsi="Arial" w:cs="Arial"/>
          <w:color w:val="000000" w:themeColor="text1"/>
          <w:sz w:val="18"/>
          <w:szCs w:val="18"/>
          <w:lang w:val="en-IN"/>
        </w:rPr>
      </w:pPr>
      <w:r w:rsidRPr="00F13B7B">
        <w:rPr>
          <w:rFonts w:ascii="Arial" w:eastAsia="Arial" w:hAnsi="Arial" w:cs="Arial"/>
          <w:color w:val="000000" w:themeColor="text1"/>
          <w:sz w:val="18"/>
          <w:szCs w:val="18"/>
        </w:rPr>
        <w:t>Linked Services</w:t>
      </w:r>
    </w:p>
    <w:p w14:paraId="54390B46" w14:textId="057BFB6E" w:rsidR="7354CFDE" w:rsidRPr="00F13B7B" w:rsidRDefault="7354CFDE" w:rsidP="00B53F97">
      <w:pPr>
        <w:pStyle w:val="ListParagraph"/>
        <w:numPr>
          <w:ilvl w:val="1"/>
          <w:numId w:val="2"/>
        </w:numPr>
        <w:spacing w:before="0" w:after="0"/>
        <w:jc w:val="both"/>
        <w:rPr>
          <w:rFonts w:ascii="Arial" w:eastAsia="Arial" w:hAnsi="Arial" w:cs="Arial"/>
          <w:color w:val="000000" w:themeColor="text1"/>
          <w:sz w:val="18"/>
          <w:szCs w:val="18"/>
          <w:lang w:val="en-IN"/>
        </w:rPr>
      </w:pPr>
      <w:r w:rsidRPr="00F13B7B">
        <w:rPr>
          <w:rFonts w:ascii="Arial" w:eastAsia="Arial" w:hAnsi="Arial" w:cs="Arial"/>
          <w:color w:val="000000" w:themeColor="text1"/>
          <w:sz w:val="18"/>
          <w:szCs w:val="18"/>
        </w:rPr>
        <w:t>SQL Tables, Procedures, Views</w:t>
      </w:r>
    </w:p>
    <w:p w14:paraId="68509104" w14:textId="1C5BD92F" w:rsidR="7354CFDE" w:rsidRPr="00F13B7B" w:rsidRDefault="7354CFDE" w:rsidP="00B53F97">
      <w:pPr>
        <w:pStyle w:val="ListParagraph"/>
        <w:numPr>
          <w:ilvl w:val="1"/>
          <w:numId w:val="2"/>
        </w:numPr>
        <w:spacing w:before="0" w:after="0"/>
        <w:jc w:val="both"/>
        <w:rPr>
          <w:rFonts w:ascii="Arial" w:eastAsia="Arial" w:hAnsi="Arial" w:cs="Arial"/>
          <w:color w:val="000000" w:themeColor="text1"/>
          <w:sz w:val="18"/>
          <w:szCs w:val="18"/>
          <w:lang w:val="en-IN"/>
        </w:rPr>
      </w:pPr>
      <w:r w:rsidRPr="00F13B7B">
        <w:rPr>
          <w:rFonts w:ascii="Arial" w:eastAsia="Arial" w:hAnsi="Arial" w:cs="Arial"/>
          <w:color w:val="000000" w:themeColor="text1"/>
          <w:sz w:val="18"/>
          <w:szCs w:val="18"/>
        </w:rPr>
        <w:t>Value Map Table</w:t>
      </w:r>
    </w:p>
    <w:p w14:paraId="34801CDC" w14:textId="3530078A" w:rsidR="7354CFDE" w:rsidRPr="00F13B7B" w:rsidRDefault="7354CFDE" w:rsidP="00B53F97">
      <w:pPr>
        <w:pStyle w:val="ListParagraph"/>
        <w:numPr>
          <w:ilvl w:val="0"/>
          <w:numId w:val="2"/>
        </w:numPr>
        <w:spacing w:before="0" w:after="0"/>
        <w:jc w:val="both"/>
        <w:rPr>
          <w:rFonts w:ascii="Arial" w:eastAsia="Arial" w:hAnsi="Arial" w:cs="Arial"/>
          <w:color w:val="000000" w:themeColor="text1"/>
          <w:sz w:val="18"/>
          <w:szCs w:val="18"/>
          <w:lang w:val="en-IN"/>
        </w:rPr>
      </w:pPr>
      <w:r w:rsidRPr="00F13B7B">
        <w:rPr>
          <w:rFonts w:ascii="Arial" w:eastAsia="Arial" w:hAnsi="Arial" w:cs="Arial"/>
          <w:color w:val="000000" w:themeColor="text1"/>
          <w:sz w:val="18"/>
          <w:szCs w:val="18"/>
        </w:rPr>
        <w:t>Data Volume and Schedule frequency</w:t>
      </w:r>
    </w:p>
    <w:p w14:paraId="56F99254" w14:textId="594B860E" w:rsidR="7354CFDE" w:rsidRPr="00F13B7B" w:rsidRDefault="7354CFDE" w:rsidP="00B53F97">
      <w:pPr>
        <w:pStyle w:val="ListParagraph"/>
        <w:numPr>
          <w:ilvl w:val="0"/>
          <w:numId w:val="2"/>
        </w:numPr>
        <w:spacing w:before="0" w:after="0"/>
        <w:jc w:val="both"/>
        <w:rPr>
          <w:rFonts w:ascii="Arial" w:eastAsia="Arial" w:hAnsi="Arial" w:cs="Arial"/>
          <w:color w:val="000000" w:themeColor="text1"/>
          <w:sz w:val="18"/>
          <w:szCs w:val="18"/>
          <w:lang w:val="en-IN"/>
        </w:rPr>
      </w:pPr>
      <w:r w:rsidRPr="00F13B7B">
        <w:rPr>
          <w:rFonts w:ascii="Arial" w:eastAsia="Arial" w:hAnsi="Arial" w:cs="Arial"/>
          <w:color w:val="000000" w:themeColor="text1"/>
          <w:sz w:val="18"/>
          <w:szCs w:val="18"/>
        </w:rPr>
        <w:t>Purge and retention Policies</w:t>
      </w:r>
    </w:p>
    <w:p w14:paraId="7D1E2712" w14:textId="35F1DB35" w:rsidR="7354CFDE" w:rsidRPr="00F13B7B" w:rsidRDefault="7354CFDE" w:rsidP="00B53F97">
      <w:pPr>
        <w:pStyle w:val="ListParagraph"/>
        <w:numPr>
          <w:ilvl w:val="0"/>
          <w:numId w:val="2"/>
        </w:numPr>
        <w:spacing w:before="0" w:after="0"/>
        <w:jc w:val="both"/>
        <w:rPr>
          <w:rFonts w:ascii="Arial" w:eastAsia="Arial" w:hAnsi="Arial" w:cs="Arial"/>
          <w:color w:val="000000" w:themeColor="text1"/>
          <w:sz w:val="18"/>
          <w:szCs w:val="18"/>
          <w:lang w:val="en-IN"/>
        </w:rPr>
      </w:pPr>
      <w:r w:rsidRPr="00F13B7B">
        <w:rPr>
          <w:rFonts w:ascii="Arial" w:eastAsia="Arial" w:hAnsi="Arial" w:cs="Arial"/>
          <w:color w:val="000000" w:themeColor="text1"/>
          <w:sz w:val="18"/>
          <w:szCs w:val="18"/>
        </w:rPr>
        <w:t>Logic app implementation for sending automated mail in case of errors.</w:t>
      </w:r>
    </w:p>
    <w:p w14:paraId="2F699628" w14:textId="68EC5144" w:rsidR="66CBE8AC" w:rsidRDefault="66CBE8AC" w:rsidP="66CBE8AC">
      <w:pPr>
        <w:spacing w:after="0" w:line="240" w:lineRule="auto"/>
        <w:ind w:left="426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48D28574" w14:textId="6089770D" w:rsidR="7354CFDE" w:rsidRPr="00F13B7B" w:rsidRDefault="7354CFDE" w:rsidP="66CBE8AC">
      <w:pPr>
        <w:spacing w:after="0" w:line="240" w:lineRule="auto"/>
        <w:ind w:left="426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F13B7B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>Out scope</w:t>
      </w:r>
      <w:r w:rsidRPr="00F13B7B">
        <w:rPr>
          <w:rFonts w:ascii="Arial" w:eastAsia="Arial" w:hAnsi="Arial" w:cs="Arial"/>
          <w:color w:val="000000" w:themeColor="text1"/>
          <w:sz w:val="18"/>
          <w:szCs w:val="18"/>
        </w:rPr>
        <w:t xml:space="preserve">: </w:t>
      </w:r>
    </w:p>
    <w:p w14:paraId="5A1F91E3" w14:textId="51D3CEAB" w:rsidR="7354CFDE" w:rsidRPr="00F13B7B" w:rsidRDefault="7354CFDE" w:rsidP="00B53F97">
      <w:pPr>
        <w:pStyle w:val="ListParagraph"/>
        <w:numPr>
          <w:ilvl w:val="0"/>
          <w:numId w:val="2"/>
        </w:numPr>
        <w:spacing w:before="0" w:after="0"/>
        <w:jc w:val="both"/>
        <w:rPr>
          <w:rFonts w:ascii="Arial" w:eastAsia="Arial" w:hAnsi="Arial" w:cs="Arial"/>
          <w:color w:val="000000" w:themeColor="text1"/>
          <w:sz w:val="18"/>
          <w:szCs w:val="18"/>
          <w:lang w:val="en-IN"/>
        </w:rPr>
      </w:pPr>
      <w:r w:rsidRPr="00F13B7B">
        <w:rPr>
          <w:rFonts w:ascii="Arial" w:eastAsia="Arial" w:hAnsi="Arial" w:cs="Arial"/>
          <w:color w:val="000000" w:themeColor="text1"/>
          <w:sz w:val="18"/>
          <w:szCs w:val="18"/>
        </w:rPr>
        <w:t>Functional or any other details</w:t>
      </w:r>
    </w:p>
    <w:p w14:paraId="2437C463" w14:textId="4F2C012B" w:rsidR="7354CFDE" w:rsidRPr="00F13B7B" w:rsidRDefault="7354CFDE" w:rsidP="00B53F97">
      <w:pPr>
        <w:pStyle w:val="ListParagraph"/>
        <w:numPr>
          <w:ilvl w:val="0"/>
          <w:numId w:val="2"/>
        </w:numPr>
        <w:spacing w:before="0" w:after="0"/>
        <w:jc w:val="both"/>
        <w:rPr>
          <w:rFonts w:ascii="Arial" w:eastAsia="Arial" w:hAnsi="Arial" w:cs="Arial"/>
          <w:color w:val="000000" w:themeColor="text1"/>
          <w:sz w:val="18"/>
          <w:szCs w:val="18"/>
          <w:lang w:val="en-IN"/>
        </w:rPr>
      </w:pPr>
      <w:r w:rsidRPr="00F13B7B">
        <w:rPr>
          <w:rFonts w:ascii="Arial" w:eastAsia="Arial" w:hAnsi="Arial" w:cs="Arial"/>
          <w:color w:val="000000" w:themeColor="text1"/>
          <w:sz w:val="18"/>
          <w:szCs w:val="18"/>
        </w:rPr>
        <w:t xml:space="preserve">training of ADB, ADF, SQL technology </w:t>
      </w:r>
    </w:p>
    <w:p w14:paraId="417C6448" w14:textId="7F499531" w:rsidR="7354CFDE" w:rsidRPr="00F13B7B" w:rsidRDefault="7354CFDE" w:rsidP="00B53F97">
      <w:pPr>
        <w:pStyle w:val="ListParagraph"/>
        <w:numPr>
          <w:ilvl w:val="0"/>
          <w:numId w:val="2"/>
        </w:numPr>
        <w:spacing w:before="0" w:after="0"/>
        <w:jc w:val="both"/>
        <w:rPr>
          <w:rFonts w:ascii="Arial" w:eastAsia="Arial" w:hAnsi="Arial" w:cs="Arial"/>
          <w:color w:val="000000" w:themeColor="text1"/>
          <w:sz w:val="18"/>
          <w:szCs w:val="18"/>
          <w:lang w:val="en-IN"/>
        </w:rPr>
      </w:pPr>
      <w:r w:rsidRPr="00F13B7B">
        <w:rPr>
          <w:rFonts w:ascii="Arial" w:eastAsia="Arial" w:hAnsi="Arial" w:cs="Arial"/>
          <w:color w:val="000000" w:themeColor="text1"/>
          <w:sz w:val="18"/>
          <w:szCs w:val="18"/>
        </w:rPr>
        <w:t>MX accelerator implementation</w:t>
      </w:r>
    </w:p>
    <w:p w14:paraId="42F58260" w14:textId="1C612312" w:rsidR="66CBE8AC" w:rsidRDefault="66CBE8AC" w:rsidP="66CBE8AC">
      <w:pPr>
        <w:spacing w:after="0" w:line="240" w:lineRule="auto"/>
        <w:ind w:left="426"/>
        <w:jc w:val="both"/>
        <w:rPr>
          <w:rFonts w:ascii="Arial" w:eastAsia="Arial" w:hAnsi="Arial" w:cs="Arial"/>
          <w:sz w:val="18"/>
          <w:szCs w:val="18"/>
          <w:u w:val="single"/>
        </w:rPr>
      </w:pPr>
    </w:p>
    <w:p w14:paraId="45778D54" w14:textId="7315FA2B" w:rsidR="3100D581" w:rsidRDefault="3100D581" w:rsidP="3100D581">
      <w:pPr>
        <w:spacing w:after="0"/>
        <w:ind w:left="426"/>
        <w:jc w:val="both"/>
        <w:rPr>
          <w:rFonts w:ascii="Arial" w:hAnsi="Arial" w:cs="Arial"/>
          <w:sz w:val="18"/>
          <w:szCs w:val="18"/>
        </w:rPr>
      </w:pPr>
    </w:p>
    <w:p w14:paraId="7E2F1A3D" w14:textId="77777777" w:rsidR="00F61295" w:rsidRDefault="00F61295" w:rsidP="0065408B">
      <w:pPr>
        <w:spacing w:after="0"/>
        <w:ind w:left="426"/>
        <w:rPr>
          <w:rFonts w:ascii="Arial" w:hAnsi="Arial" w:cs="Arial"/>
          <w:b/>
          <w:bCs/>
          <w:sz w:val="18"/>
          <w:szCs w:val="18"/>
          <w:lang w:val="en-GB"/>
        </w:rPr>
      </w:pPr>
    </w:p>
    <w:p w14:paraId="20D76664" w14:textId="500D072B" w:rsidR="00AA282F" w:rsidRPr="00586D48" w:rsidRDefault="3D4F9EE0" w:rsidP="00B53F97">
      <w:pPr>
        <w:pStyle w:val="Heading1"/>
        <w:numPr>
          <w:ilvl w:val="0"/>
          <w:numId w:val="4"/>
        </w:numPr>
        <w:spacing w:before="0" w:line="240" w:lineRule="auto"/>
        <w:ind w:left="357" w:hanging="357"/>
        <w:rPr>
          <w:rFonts w:asciiTheme="minorHAnsi" w:hAnsiTheme="minorHAnsi" w:cstheme="minorBidi"/>
          <w:sz w:val="22"/>
          <w:szCs w:val="22"/>
        </w:rPr>
      </w:pPr>
      <w:bookmarkStart w:id="56" w:name="_Toc162527989"/>
      <w:bookmarkStart w:id="57" w:name="_Hlk130811259"/>
      <w:r w:rsidRPr="00586D48">
        <w:rPr>
          <w:rFonts w:asciiTheme="minorHAnsi" w:hAnsiTheme="minorHAnsi" w:cstheme="minorBidi"/>
          <w:sz w:val="22"/>
          <w:szCs w:val="22"/>
        </w:rPr>
        <w:t>AUDIENCE</w:t>
      </w:r>
      <w:bookmarkEnd w:id="56"/>
    </w:p>
    <w:p w14:paraId="51A1754C" w14:textId="77777777" w:rsidR="00CF4878" w:rsidRDefault="00CF4878" w:rsidP="000048F1">
      <w:pPr>
        <w:spacing w:after="0" w:line="240" w:lineRule="auto"/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2976"/>
        <w:gridCol w:w="5954"/>
      </w:tblGrid>
      <w:tr w:rsidR="00CF4878" w:rsidRPr="00CD3999" w14:paraId="54AAA566" w14:textId="77777777" w:rsidTr="00742A46">
        <w:trPr>
          <w:trHeight w:val="227"/>
        </w:trPr>
        <w:tc>
          <w:tcPr>
            <w:tcW w:w="2976" w:type="dxa"/>
            <w:shd w:val="clear" w:color="auto" w:fill="D5DCE4" w:themeFill="text2" w:themeFillTint="33"/>
          </w:tcPr>
          <w:p w14:paraId="2E2EBB0A" w14:textId="77777777" w:rsidR="00CF4878" w:rsidRPr="00CD3999" w:rsidRDefault="00CF4878" w:rsidP="00517DCF">
            <w:pPr>
              <w:spacing w:before="0"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D3999">
              <w:rPr>
                <w:rFonts w:ascii="Arial" w:hAnsi="Arial" w:cs="Arial"/>
                <w:b/>
                <w:bCs/>
                <w:sz w:val="18"/>
                <w:szCs w:val="18"/>
              </w:rPr>
              <w:t>Group / Team / Stakeholder</w:t>
            </w:r>
          </w:p>
        </w:tc>
        <w:tc>
          <w:tcPr>
            <w:tcW w:w="5954" w:type="dxa"/>
            <w:shd w:val="clear" w:color="auto" w:fill="D5DCE4" w:themeFill="text2" w:themeFillTint="33"/>
          </w:tcPr>
          <w:p w14:paraId="51CA3045" w14:textId="77777777" w:rsidR="00CF4878" w:rsidRPr="00CD3999" w:rsidRDefault="00CF4878" w:rsidP="00517DCF">
            <w:pPr>
              <w:spacing w:before="0"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D3999">
              <w:rPr>
                <w:rFonts w:ascii="Arial" w:hAnsi="Arial" w:cs="Arial"/>
                <w:b/>
                <w:bCs/>
                <w:sz w:val="18"/>
                <w:szCs w:val="18"/>
              </w:rPr>
              <w:t>Focus Area</w:t>
            </w:r>
          </w:p>
        </w:tc>
      </w:tr>
      <w:tr w:rsidR="00CF4878" w:rsidRPr="00A359BB" w14:paraId="10526C4D" w14:textId="77777777" w:rsidTr="00742A46">
        <w:trPr>
          <w:trHeight w:val="227"/>
        </w:trPr>
        <w:tc>
          <w:tcPr>
            <w:tcW w:w="2976" w:type="dxa"/>
          </w:tcPr>
          <w:p w14:paraId="31982E32" w14:textId="77777777" w:rsidR="00CF4878" w:rsidRPr="00A359BB" w:rsidRDefault="00CF4878" w:rsidP="00D2016A"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359BB">
              <w:rPr>
                <w:rFonts w:ascii="Arial" w:hAnsi="Arial" w:cs="Arial"/>
                <w:sz w:val="18"/>
                <w:szCs w:val="18"/>
              </w:rPr>
              <w:t>Technical Design Authority</w:t>
            </w:r>
          </w:p>
        </w:tc>
        <w:tc>
          <w:tcPr>
            <w:tcW w:w="5954" w:type="dxa"/>
          </w:tcPr>
          <w:p w14:paraId="3630FC79" w14:textId="77777777" w:rsidR="00CF4878" w:rsidRPr="00A359BB" w:rsidRDefault="00CF4878" w:rsidP="00517DCF"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359BB">
              <w:rPr>
                <w:rFonts w:ascii="Arial" w:hAnsi="Arial" w:cs="Arial"/>
                <w:sz w:val="18"/>
                <w:szCs w:val="18"/>
              </w:rPr>
              <w:t>Help validate the solution’s integrity and to ensure it is aligned to the Imperial Brands architecture principles</w:t>
            </w:r>
          </w:p>
        </w:tc>
      </w:tr>
      <w:tr w:rsidR="00CF4878" w:rsidRPr="00A359BB" w14:paraId="27437FD3" w14:textId="77777777" w:rsidTr="00742A46">
        <w:trPr>
          <w:trHeight w:val="227"/>
        </w:trPr>
        <w:tc>
          <w:tcPr>
            <w:tcW w:w="2976" w:type="dxa"/>
          </w:tcPr>
          <w:p w14:paraId="45117E3E" w14:textId="77777777" w:rsidR="00CF4878" w:rsidRPr="00A359BB" w:rsidRDefault="00CF4878" w:rsidP="00D2016A"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359BB">
              <w:rPr>
                <w:rFonts w:ascii="Arial" w:hAnsi="Arial" w:cs="Arial"/>
                <w:sz w:val="18"/>
                <w:szCs w:val="18"/>
              </w:rPr>
              <w:t>Engineering Team</w:t>
            </w:r>
          </w:p>
        </w:tc>
        <w:tc>
          <w:tcPr>
            <w:tcW w:w="5954" w:type="dxa"/>
          </w:tcPr>
          <w:p w14:paraId="649E482B" w14:textId="1E19E328" w:rsidR="00CF4878" w:rsidRPr="00A359BB" w:rsidRDefault="00CF4878" w:rsidP="0011439A"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359BB">
              <w:rPr>
                <w:rFonts w:ascii="Arial" w:hAnsi="Arial" w:cs="Arial"/>
                <w:sz w:val="18"/>
                <w:szCs w:val="18"/>
              </w:rPr>
              <w:t>Obtain direction as to the specific capabilities to be implemented using the defined components.</w:t>
            </w:r>
            <w:r w:rsidR="0011439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359BB">
              <w:rPr>
                <w:rFonts w:ascii="Arial" w:hAnsi="Arial" w:cs="Arial"/>
                <w:sz w:val="18"/>
                <w:szCs w:val="18"/>
              </w:rPr>
              <w:t>Understand how the various components defined within the solution interact.</w:t>
            </w:r>
          </w:p>
        </w:tc>
      </w:tr>
      <w:tr w:rsidR="00CF4878" w:rsidRPr="00A359BB" w14:paraId="1F245E5D" w14:textId="77777777" w:rsidTr="00742A46">
        <w:trPr>
          <w:trHeight w:val="227"/>
        </w:trPr>
        <w:tc>
          <w:tcPr>
            <w:tcW w:w="2976" w:type="dxa"/>
          </w:tcPr>
          <w:p w14:paraId="638B9233" w14:textId="6D58E97E" w:rsidR="00CF4878" w:rsidRPr="00A359BB" w:rsidRDefault="00D2016A" w:rsidP="00D2016A"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Support team</w:t>
            </w:r>
          </w:p>
        </w:tc>
        <w:tc>
          <w:tcPr>
            <w:tcW w:w="5954" w:type="dxa"/>
          </w:tcPr>
          <w:p w14:paraId="7C74927A" w14:textId="6B59F24C" w:rsidR="00CF4878" w:rsidRPr="00A359BB" w:rsidRDefault="00CF4878" w:rsidP="00517DCF"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359BB">
              <w:rPr>
                <w:rFonts w:ascii="Arial" w:hAnsi="Arial" w:cs="Arial"/>
                <w:sz w:val="18"/>
                <w:szCs w:val="18"/>
              </w:rPr>
              <w:t xml:space="preserve">Help the team assess </w:t>
            </w:r>
            <w:r w:rsidR="00BF00F6">
              <w:rPr>
                <w:rFonts w:ascii="Arial" w:hAnsi="Arial" w:cs="Arial"/>
                <w:sz w:val="18"/>
                <w:szCs w:val="18"/>
              </w:rPr>
              <w:t>solution. Various components, work instructions to handle the issues</w:t>
            </w:r>
            <w:r w:rsidRPr="00A359BB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CF4878" w:rsidRPr="00A359BB" w14:paraId="5FBD9C5A" w14:textId="77777777" w:rsidTr="00742A46">
        <w:trPr>
          <w:trHeight w:val="227"/>
        </w:trPr>
        <w:tc>
          <w:tcPr>
            <w:tcW w:w="2976" w:type="dxa"/>
          </w:tcPr>
          <w:p w14:paraId="6880D499" w14:textId="77777777" w:rsidR="00CF4878" w:rsidRPr="00A359BB" w:rsidRDefault="00CF4878" w:rsidP="00D2016A"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359BB">
              <w:rPr>
                <w:rFonts w:ascii="Arial" w:hAnsi="Arial" w:cs="Arial"/>
                <w:sz w:val="18"/>
                <w:szCs w:val="18"/>
              </w:rPr>
              <w:t>Other resources responsible for the architecture function within IB or interested third parties, i.e.</w:t>
            </w:r>
          </w:p>
          <w:p w14:paraId="3BFB113E" w14:textId="7F65DB55" w:rsidR="00CF4878" w:rsidRPr="00A359BB" w:rsidRDefault="00CF4878" w:rsidP="00B53F97">
            <w:pPr>
              <w:pStyle w:val="ListParagraph"/>
              <w:numPr>
                <w:ilvl w:val="0"/>
                <w:numId w:val="5"/>
              </w:numPr>
              <w:spacing w:before="0" w:after="0"/>
              <w:ind w:left="0"/>
              <w:rPr>
                <w:rFonts w:ascii="Arial" w:hAnsi="Arial" w:cs="Arial"/>
                <w:sz w:val="18"/>
                <w:szCs w:val="18"/>
              </w:rPr>
            </w:pPr>
            <w:r w:rsidRPr="00742A46">
              <w:rPr>
                <w:rFonts w:ascii="Arial" w:hAnsi="Arial" w:cs="Arial"/>
                <w:sz w:val="18"/>
                <w:szCs w:val="18"/>
              </w:rPr>
              <w:t>Integration Architects</w:t>
            </w:r>
            <w:r w:rsidR="00742A46" w:rsidRPr="00742A46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742A46">
              <w:rPr>
                <w:rFonts w:ascii="Arial" w:hAnsi="Arial" w:cs="Arial"/>
                <w:sz w:val="18"/>
                <w:szCs w:val="18"/>
              </w:rPr>
              <w:t>Data Architects</w:t>
            </w:r>
            <w:r w:rsidR="00742A46" w:rsidRPr="00742A46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742A46">
              <w:rPr>
                <w:rFonts w:ascii="Arial" w:hAnsi="Arial" w:cs="Arial"/>
                <w:sz w:val="18"/>
                <w:szCs w:val="18"/>
              </w:rPr>
              <w:t>Enterprise Architects</w:t>
            </w:r>
            <w:r w:rsidR="00742A46" w:rsidRPr="00742A46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742A46">
              <w:rPr>
                <w:rFonts w:ascii="Arial" w:hAnsi="Arial" w:cs="Arial"/>
                <w:sz w:val="18"/>
                <w:szCs w:val="18"/>
              </w:rPr>
              <w:t>System Architects</w:t>
            </w:r>
            <w:r w:rsidR="00742A46" w:rsidRPr="00742A46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742A46">
              <w:rPr>
                <w:rFonts w:ascii="Arial" w:hAnsi="Arial" w:cs="Arial"/>
                <w:sz w:val="18"/>
                <w:szCs w:val="18"/>
              </w:rPr>
              <w:t>Application Architects</w:t>
            </w:r>
            <w:r w:rsidR="00742A46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A359BB">
              <w:rPr>
                <w:rFonts w:ascii="Arial" w:hAnsi="Arial" w:cs="Arial"/>
                <w:sz w:val="18"/>
                <w:szCs w:val="18"/>
              </w:rPr>
              <w:t>Business Architects</w:t>
            </w:r>
          </w:p>
        </w:tc>
        <w:tc>
          <w:tcPr>
            <w:tcW w:w="5954" w:type="dxa"/>
          </w:tcPr>
          <w:p w14:paraId="29D15BDB" w14:textId="6A380645" w:rsidR="00CF4878" w:rsidRPr="00A359BB" w:rsidRDefault="00CF4878" w:rsidP="00517DCF"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359BB">
              <w:rPr>
                <w:rFonts w:ascii="Arial" w:hAnsi="Arial" w:cs="Arial"/>
                <w:sz w:val="18"/>
                <w:szCs w:val="18"/>
              </w:rPr>
              <w:t>Responsible for ensuring that the end-to-end to solution addresses the functional and non-functional requirements is feasible given the constraints under which the solution will have to operate.</w:t>
            </w:r>
          </w:p>
        </w:tc>
      </w:tr>
    </w:tbl>
    <w:p w14:paraId="2099250A" w14:textId="77777777" w:rsidR="00CF4878" w:rsidRPr="00CF4878" w:rsidRDefault="00CF4878" w:rsidP="00CF4878"/>
    <w:p w14:paraId="457465C8" w14:textId="027FD543" w:rsidR="00534E0F" w:rsidRPr="00586D48" w:rsidRDefault="64DF3661" w:rsidP="00B53F97">
      <w:pPr>
        <w:pStyle w:val="Heading1"/>
        <w:numPr>
          <w:ilvl w:val="0"/>
          <w:numId w:val="4"/>
        </w:numPr>
        <w:spacing w:before="0" w:line="240" w:lineRule="auto"/>
        <w:ind w:left="357" w:hanging="357"/>
        <w:rPr>
          <w:rFonts w:asciiTheme="minorHAnsi" w:hAnsiTheme="minorHAnsi" w:cstheme="minorBidi"/>
          <w:sz w:val="22"/>
          <w:szCs w:val="22"/>
        </w:rPr>
      </w:pPr>
      <w:bookmarkStart w:id="58" w:name="_Toc162527990"/>
      <w:r w:rsidRPr="00586D48">
        <w:rPr>
          <w:rFonts w:asciiTheme="minorHAnsi" w:hAnsiTheme="minorHAnsi" w:cstheme="minorBidi"/>
          <w:sz w:val="22"/>
          <w:szCs w:val="22"/>
        </w:rPr>
        <w:t>PROJECT REFERERNCE DOCUMENTATION</w:t>
      </w:r>
      <w:bookmarkEnd w:id="57"/>
      <w:bookmarkEnd w:id="58"/>
    </w:p>
    <w:bookmarkEnd w:id="52"/>
    <w:bookmarkEnd w:id="53"/>
    <w:bookmarkEnd w:id="54"/>
    <w:p w14:paraId="70D4ED00" w14:textId="77777777" w:rsidR="00014678" w:rsidRDefault="00014678" w:rsidP="00014678">
      <w:pPr>
        <w:spacing w:after="0" w:line="240" w:lineRule="auto"/>
        <w:ind w:firstLine="357"/>
        <w:jc w:val="both"/>
        <w:rPr>
          <w:rFonts w:ascii="Arial" w:hAnsi="Arial" w:cs="Arial"/>
          <w:sz w:val="18"/>
          <w:szCs w:val="18"/>
        </w:rPr>
      </w:pPr>
    </w:p>
    <w:p w14:paraId="74E0D8B6" w14:textId="49A5986A" w:rsidR="0083437A" w:rsidRDefault="0069218A" w:rsidP="0083437A">
      <w:pPr>
        <w:ind w:firstLine="36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Following </w:t>
      </w:r>
      <w:r w:rsidR="008C3E7D">
        <w:rPr>
          <w:rFonts w:ascii="Arial" w:hAnsi="Arial" w:cs="Arial"/>
          <w:sz w:val="18"/>
          <w:szCs w:val="18"/>
        </w:rPr>
        <w:t>are</w:t>
      </w:r>
      <w:r>
        <w:rPr>
          <w:rFonts w:ascii="Arial" w:hAnsi="Arial" w:cs="Arial"/>
          <w:sz w:val="18"/>
          <w:szCs w:val="18"/>
        </w:rPr>
        <w:t xml:space="preserve"> reference documents </w:t>
      </w:r>
      <w:r w:rsidR="008C3E7D">
        <w:rPr>
          <w:rFonts w:ascii="Arial" w:hAnsi="Arial" w:cs="Arial"/>
          <w:sz w:val="18"/>
          <w:szCs w:val="18"/>
        </w:rPr>
        <w:t xml:space="preserve">can be referred in </w:t>
      </w:r>
      <w:r w:rsidR="0083437A">
        <w:rPr>
          <w:rFonts w:ascii="Arial" w:hAnsi="Arial" w:cs="Arial"/>
          <w:sz w:val="18"/>
          <w:szCs w:val="18"/>
        </w:rPr>
        <w:t>combination</w:t>
      </w:r>
      <w:r w:rsidR="008C3E7D">
        <w:rPr>
          <w:rFonts w:ascii="Arial" w:hAnsi="Arial" w:cs="Arial"/>
          <w:sz w:val="18"/>
          <w:szCs w:val="18"/>
        </w:rPr>
        <w:t xml:space="preserve"> with this technical design document.</w:t>
      </w:r>
    </w:p>
    <w:tbl>
      <w:tblPr>
        <w:tblW w:w="895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1588"/>
        <w:gridCol w:w="2977"/>
        <w:gridCol w:w="3827"/>
      </w:tblGrid>
      <w:tr w:rsidR="0069218A" w:rsidRPr="00DF3791" w14:paraId="34B6155B" w14:textId="77777777" w:rsidTr="66CBE8AC">
        <w:trPr>
          <w:trHeight w:val="20"/>
        </w:trPr>
        <w:tc>
          <w:tcPr>
            <w:tcW w:w="567" w:type="dxa"/>
            <w:shd w:val="clear" w:color="auto" w:fill="44546A" w:themeFill="text2"/>
          </w:tcPr>
          <w:p w14:paraId="2D5C98E3" w14:textId="2BD8A07F" w:rsidR="0069218A" w:rsidRPr="00DF3791" w:rsidRDefault="0069218A" w:rsidP="0003067D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F3791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ID</w:t>
            </w:r>
          </w:p>
        </w:tc>
        <w:tc>
          <w:tcPr>
            <w:tcW w:w="1588" w:type="dxa"/>
            <w:shd w:val="clear" w:color="auto" w:fill="44546A" w:themeFill="text2"/>
          </w:tcPr>
          <w:p w14:paraId="5461F69C" w14:textId="77777777" w:rsidR="0069218A" w:rsidRPr="00DF3791" w:rsidRDefault="0069218A" w:rsidP="00CD46D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F3791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Document Type</w:t>
            </w:r>
          </w:p>
        </w:tc>
        <w:tc>
          <w:tcPr>
            <w:tcW w:w="2977" w:type="dxa"/>
            <w:shd w:val="clear" w:color="auto" w:fill="44546A" w:themeFill="text2"/>
          </w:tcPr>
          <w:p w14:paraId="4D3E96B6" w14:textId="77777777" w:rsidR="0069218A" w:rsidRPr="00DF3791" w:rsidRDefault="0069218A" w:rsidP="00CD46D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F3791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Document Name</w:t>
            </w:r>
          </w:p>
        </w:tc>
        <w:tc>
          <w:tcPr>
            <w:tcW w:w="3827" w:type="dxa"/>
            <w:shd w:val="clear" w:color="auto" w:fill="44546A" w:themeFill="text2"/>
          </w:tcPr>
          <w:p w14:paraId="7528AE5D" w14:textId="77777777" w:rsidR="0069218A" w:rsidRPr="00DF3791" w:rsidRDefault="0069218A" w:rsidP="00CD46D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F3791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URL</w:t>
            </w:r>
          </w:p>
        </w:tc>
      </w:tr>
      <w:tr w:rsidR="0069218A" w:rsidRPr="00DF3791" w14:paraId="6FF4A3B7" w14:textId="77777777" w:rsidTr="66CBE8AC">
        <w:trPr>
          <w:trHeight w:val="20"/>
        </w:trPr>
        <w:tc>
          <w:tcPr>
            <w:tcW w:w="567" w:type="dxa"/>
          </w:tcPr>
          <w:p w14:paraId="3552EE92" w14:textId="32D59227" w:rsidR="0069218A" w:rsidRPr="00DF3791" w:rsidRDefault="00AA7D1E" w:rsidP="0003067D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F3791">
              <w:rPr>
                <w:rFonts w:ascii="Arial" w:hAnsi="Arial" w:cs="Arial"/>
                <w:sz w:val="16"/>
                <w:szCs w:val="16"/>
              </w:rPr>
              <w:t>A0</w:t>
            </w:r>
            <w:r w:rsidR="0069218A" w:rsidRPr="00DF3791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588" w:type="dxa"/>
          </w:tcPr>
          <w:p w14:paraId="49972963" w14:textId="6DEC94CE" w:rsidR="0069218A" w:rsidRPr="00DF3791" w:rsidRDefault="001C7334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F3791">
              <w:rPr>
                <w:rFonts w:ascii="Arial" w:hAnsi="Arial" w:cs="Arial"/>
                <w:sz w:val="16"/>
                <w:szCs w:val="16"/>
              </w:rPr>
              <w:t xml:space="preserve">Data Catalogue </w:t>
            </w:r>
          </w:p>
        </w:tc>
        <w:tc>
          <w:tcPr>
            <w:tcW w:w="2977" w:type="dxa"/>
          </w:tcPr>
          <w:p w14:paraId="471B8658" w14:textId="72B07F14" w:rsidR="0069218A" w:rsidRPr="00DF3791" w:rsidRDefault="0069218A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F3791">
              <w:rPr>
                <w:rFonts w:ascii="Arial" w:hAnsi="Arial" w:cs="Arial"/>
                <w:sz w:val="16"/>
                <w:szCs w:val="16"/>
              </w:rPr>
              <w:t>A</w:t>
            </w:r>
            <w:r w:rsidR="00BB0ECE" w:rsidRPr="00DF3791">
              <w:rPr>
                <w:rFonts w:ascii="Arial" w:hAnsi="Arial" w:cs="Arial"/>
                <w:sz w:val="16"/>
                <w:szCs w:val="16"/>
              </w:rPr>
              <w:t xml:space="preserve"> A02 E2E GSC Data Model Requirement</w:t>
            </w:r>
          </w:p>
        </w:tc>
        <w:tc>
          <w:tcPr>
            <w:tcW w:w="3827" w:type="dxa"/>
          </w:tcPr>
          <w:p w14:paraId="05FDAD79" w14:textId="3F4044B6" w:rsidR="0069218A" w:rsidRPr="00DF3791" w:rsidRDefault="00000000">
            <w:pPr>
              <w:spacing w:after="0"/>
              <w:rPr>
                <w:rFonts w:ascii="Arial" w:hAnsi="Arial" w:cs="Arial"/>
                <w:color w:val="0000FF"/>
                <w:sz w:val="16"/>
                <w:szCs w:val="16"/>
                <w:u w:val="single"/>
              </w:rPr>
            </w:pPr>
            <w:hyperlink r:id="rId11" w:history="1">
              <w:r w:rsidR="001C7334" w:rsidRPr="00DF3791">
                <w:rPr>
                  <w:rStyle w:val="Hyperlink"/>
                  <w:rFonts w:ascii="Arial" w:hAnsi="Arial" w:cs="Arial"/>
                  <w:sz w:val="16"/>
                  <w:szCs w:val="16"/>
                </w:rPr>
                <w:t>A02 E2E GSC Data Model Requirement.xlsm</w:t>
              </w:r>
            </w:hyperlink>
          </w:p>
        </w:tc>
      </w:tr>
      <w:tr w:rsidR="0069218A" w:rsidRPr="00DF3791" w14:paraId="27286149" w14:textId="77777777" w:rsidTr="66CBE8AC">
        <w:trPr>
          <w:trHeight w:val="20"/>
        </w:trPr>
        <w:tc>
          <w:tcPr>
            <w:tcW w:w="567" w:type="dxa"/>
          </w:tcPr>
          <w:p w14:paraId="4226C25E" w14:textId="64F55176" w:rsidR="0069218A" w:rsidRPr="00DF3791" w:rsidRDefault="00AA7D1E" w:rsidP="0003067D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F3791">
              <w:rPr>
                <w:rFonts w:ascii="Arial" w:hAnsi="Arial" w:cs="Arial"/>
                <w:sz w:val="16"/>
                <w:szCs w:val="16"/>
              </w:rPr>
              <w:t>D01</w:t>
            </w:r>
          </w:p>
        </w:tc>
        <w:tc>
          <w:tcPr>
            <w:tcW w:w="1588" w:type="dxa"/>
          </w:tcPr>
          <w:p w14:paraId="63FB6869" w14:textId="77777777" w:rsidR="0069218A" w:rsidRPr="00DF3791" w:rsidRDefault="0069218A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F3791">
              <w:rPr>
                <w:rFonts w:ascii="Arial" w:hAnsi="Arial" w:cs="Arial"/>
                <w:sz w:val="16"/>
                <w:szCs w:val="16"/>
              </w:rPr>
              <w:t>Solution Design</w:t>
            </w:r>
          </w:p>
        </w:tc>
        <w:tc>
          <w:tcPr>
            <w:tcW w:w="2977" w:type="dxa"/>
          </w:tcPr>
          <w:p w14:paraId="3EE1834C" w14:textId="77777777" w:rsidR="0069218A" w:rsidRPr="00DF3791" w:rsidRDefault="0069218A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F3791">
              <w:rPr>
                <w:rFonts w:ascii="Arial" w:hAnsi="Arial" w:cs="Arial"/>
                <w:sz w:val="16"/>
                <w:szCs w:val="16"/>
              </w:rPr>
              <w:t>D.01 Solution Design Document</w:t>
            </w:r>
          </w:p>
        </w:tc>
        <w:tc>
          <w:tcPr>
            <w:tcW w:w="3827" w:type="dxa"/>
          </w:tcPr>
          <w:p w14:paraId="6C76DDD0" w14:textId="19D5C80F" w:rsidR="0069218A" w:rsidRPr="00DF3791" w:rsidRDefault="00000000">
            <w:pPr>
              <w:spacing w:after="0"/>
              <w:rPr>
                <w:rFonts w:ascii="Arial" w:hAnsi="Arial" w:cs="Arial"/>
                <w:color w:val="0000FF"/>
                <w:sz w:val="16"/>
                <w:szCs w:val="16"/>
              </w:rPr>
            </w:pPr>
            <w:hyperlink r:id="rId12">
              <w:r w:rsidR="2163EEDF" w:rsidRPr="00DF3791">
                <w:rPr>
                  <w:rStyle w:val="Hyperlink"/>
                  <w:rFonts w:ascii="Arial" w:hAnsi="Arial" w:cs="Arial"/>
                  <w:sz w:val="16"/>
                  <w:szCs w:val="16"/>
                </w:rPr>
                <w:t>D01 Data Hub Solution Design .docx</w:t>
              </w:r>
            </w:hyperlink>
          </w:p>
        </w:tc>
      </w:tr>
      <w:tr w:rsidR="651928BC" w:rsidRPr="00DF3791" w14:paraId="0F044F03" w14:textId="77777777" w:rsidTr="66CBE8AC">
        <w:trPr>
          <w:trHeight w:val="20"/>
        </w:trPr>
        <w:tc>
          <w:tcPr>
            <w:tcW w:w="567" w:type="dxa"/>
          </w:tcPr>
          <w:p w14:paraId="2BB84841" w14:textId="719E85E6" w:rsidR="651928BC" w:rsidRPr="00DF3791" w:rsidRDefault="651928BC" w:rsidP="651928BC">
            <w:p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F379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D03</w:t>
            </w:r>
          </w:p>
        </w:tc>
        <w:tc>
          <w:tcPr>
            <w:tcW w:w="1588" w:type="dxa"/>
          </w:tcPr>
          <w:p w14:paraId="0C43051E" w14:textId="17DDD7D6" w:rsidR="651928BC" w:rsidRPr="00DF3791" w:rsidRDefault="651928BC" w:rsidP="651928BC">
            <w:p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F379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SCP common component</w:t>
            </w:r>
          </w:p>
        </w:tc>
        <w:tc>
          <w:tcPr>
            <w:tcW w:w="2977" w:type="dxa"/>
          </w:tcPr>
          <w:p w14:paraId="0ED7229D" w14:textId="082D2AF4" w:rsidR="651928BC" w:rsidRPr="00DF3791" w:rsidRDefault="651928BC" w:rsidP="651928BC">
            <w:p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DF379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D03 Datahub Solution Technical Specification - Common Components</w:t>
            </w:r>
          </w:p>
        </w:tc>
        <w:tc>
          <w:tcPr>
            <w:tcW w:w="3827" w:type="dxa"/>
          </w:tcPr>
          <w:p w14:paraId="2EF69A91" w14:textId="4B1EEEC0" w:rsidR="651928BC" w:rsidRPr="00DF3791" w:rsidRDefault="00000000" w:rsidP="651928BC">
            <w:pPr>
              <w:spacing w:after="0"/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</w:pPr>
            <w:hyperlink r:id="rId13">
              <w:r w:rsidR="651928BC" w:rsidRPr="00DF3791">
                <w:rPr>
                  <w:rStyle w:val="Hyperlink"/>
                  <w:rFonts w:ascii="Arial" w:eastAsia="Arial" w:hAnsi="Arial" w:cs="Arial"/>
                  <w:sz w:val="16"/>
                  <w:szCs w:val="16"/>
                </w:rPr>
                <w:t>D03 Datahub Solution Technical Specification - Common Components.docx</w:t>
              </w:r>
            </w:hyperlink>
          </w:p>
        </w:tc>
      </w:tr>
      <w:tr w:rsidR="00DE4065" w:rsidRPr="00DF3791" w14:paraId="2AD15A60" w14:textId="77777777" w:rsidTr="66CBE8AC">
        <w:trPr>
          <w:trHeight w:val="20"/>
        </w:trPr>
        <w:tc>
          <w:tcPr>
            <w:tcW w:w="567" w:type="dxa"/>
          </w:tcPr>
          <w:p w14:paraId="18263B2B" w14:textId="7BF62670" w:rsidR="00DE4065" w:rsidRPr="00DF3791" w:rsidRDefault="00DE4065" w:rsidP="0003067D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F3791">
              <w:rPr>
                <w:rFonts w:ascii="Arial" w:hAnsi="Arial" w:cs="Arial"/>
                <w:sz w:val="16"/>
                <w:szCs w:val="16"/>
              </w:rPr>
              <w:t>D05</w:t>
            </w:r>
          </w:p>
        </w:tc>
        <w:tc>
          <w:tcPr>
            <w:tcW w:w="1588" w:type="dxa"/>
          </w:tcPr>
          <w:p w14:paraId="0DB88F01" w14:textId="5E052F1C" w:rsidR="00DE4065" w:rsidRPr="00DF3791" w:rsidRDefault="00D1409B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F3791">
              <w:rPr>
                <w:rFonts w:ascii="Arial" w:hAnsi="Arial" w:cs="Arial"/>
                <w:sz w:val="16"/>
                <w:szCs w:val="16"/>
              </w:rPr>
              <w:t>Requirement</w:t>
            </w:r>
          </w:p>
        </w:tc>
        <w:tc>
          <w:tcPr>
            <w:tcW w:w="2977" w:type="dxa"/>
          </w:tcPr>
          <w:p w14:paraId="7C52DD8B" w14:textId="1E82A365" w:rsidR="00DE4065" w:rsidRPr="00DF3791" w:rsidRDefault="00D1409B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F3791">
              <w:rPr>
                <w:rFonts w:ascii="Arial" w:hAnsi="Arial" w:cs="Arial"/>
                <w:sz w:val="16"/>
                <w:szCs w:val="16"/>
              </w:rPr>
              <w:t>D05 GDE02 LOCATION</w:t>
            </w:r>
          </w:p>
        </w:tc>
        <w:tc>
          <w:tcPr>
            <w:tcW w:w="3827" w:type="dxa"/>
          </w:tcPr>
          <w:p w14:paraId="120A28F1" w14:textId="59E9ACC9" w:rsidR="00DE4065" w:rsidRPr="00DF3791" w:rsidRDefault="00000000">
            <w:pPr>
              <w:spacing w:after="0"/>
              <w:rPr>
                <w:rFonts w:ascii="Arial" w:hAnsi="Arial" w:cs="Arial"/>
                <w:color w:val="0000FF"/>
                <w:sz w:val="16"/>
                <w:szCs w:val="16"/>
              </w:rPr>
            </w:pPr>
            <w:hyperlink r:id="rId14" w:history="1">
              <w:r w:rsidR="0028151E" w:rsidRPr="00DF3791">
                <w:rPr>
                  <w:rStyle w:val="Hyperlink"/>
                  <w:rFonts w:ascii="Arial" w:hAnsi="Arial" w:cs="Arial"/>
                  <w:sz w:val="16"/>
                  <w:szCs w:val="16"/>
                </w:rPr>
                <w:t>D05 GDE02 LOCATION.xlsx</w:t>
              </w:r>
            </w:hyperlink>
          </w:p>
        </w:tc>
      </w:tr>
      <w:tr w:rsidR="00DE4065" w:rsidRPr="00DF3791" w14:paraId="4DC2FB18" w14:textId="77777777" w:rsidTr="66CBE8AC">
        <w:trPr>
          <w:trHeight w:val="20"/>
        </w:trPr>
        <w:tc>
          <w:tcPr>
            <w:tcW w:w="567" w:type="dxa"/>
          </w:tcPr>
          <w:p w14:paraId="6C8B278A" w14:textId="7D7C8FE8" w:rsidR="00DE4065" w:rsidRPr="00DF3791" w:rsidRDefault="00DE4065" w:rsidP="0003067D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F3791">
              <w:rPr>
                <w:rFonts w:ascii="Arial" w:hAnsi="Arial" w:cs="Arial"/>
                <w:sz w:val="16"/>
                <w:szCs w:val="16"/>
              </w:rPr>
              <w:t>D10</w:t>
            </w:r>
          </w:p>
        </w:tc>
        <w:tc>
          <w:tcPr>
            <w:tcW w:w="1588" w:type="dxa"/>
          </w:tcPr>
          <w:p w14:paraId="3178BD2A" w14:textId="599BAF5A" w:rsidR="00DE4065" w:rsidRPr="00DF3791" w:rsidRDefault="000D0BB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F3791">
              <w:rPr>
                <w:rFonts w:ascii="Arial" w:hAnsi="Arial" w:cs="Arial"/>
                <w:sz w:val="16"/>
                <w:szCs w:val="16"/>
              </w:rPr>
              <w:t>Solution Design and Tech Spec</w:t>
            </w:r>
          </w:p>
        </w:tc>
        <w:tc>
          <w:tcPr>
            <w:tcW w:w="2977" w:type="dxa"/>
          </w:tcPr>
          <w:p w14:paraId="7FFDC627" w14:textId="24BDB6FC" w:rsidR="00DE4065" w:rsidRPr="00DF3791" w:rsidRDefault="000D0BB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F3791">
              <w:rPr>
                <w:rFonts w:ascii="Arial" w:hAnsi="Arial" w:cs="Arial"/>
                <w:sz w:val="16"/>
                <w:szCs w:val="16"/>
              </w:rPr>
              <w:t>D10 GDE02 LOCATION - E2E Solution Design and Tech Spec</w:t>
            </w:r>
          </w:p>
        </w:tc>
        <w:tc>
          <w:tcPr>
            <w:tcW w:w="3827" w:type="dxa"/>
          </w:tcPr>
          <w:p w14:paraId="45A7B476" w14:textId="5FEF8B58" w:rsidR="00DE4065" w:rsidRPr="00DF3791" w:rsidRDefault="00000000">
            <w:pPr>
              <w:spacing w:after="0"/>
              <w:rPr>
                <w:rFonts w:ascii="Arial" w:hAnsi="Arial" w:cs="Arial"/>
                <w:color w:val="0000FF"/>
                <w:sz w:val="16"/>
                <w:szCs w:val="16"/>
              </w:rPr>
            </w:pPr>
            <w:hyperlink r:id="rId15" w:history="1">
              <w:r w:rsidR="00620C02" w:rsidRPr="00DF3791">
                <w:rPr>
                  <w:rStyle w:val="Hyperlink"/>
                  <w:rFonts w:ascii="Arial" w:hAnsi="Arial" w:cs="Arial"/>
                  <w:sz w:val="16"/>
                  <w:szCs w:val="16"/>
                </w:rPr>
                <w:t>D10 GDE02 LOCATION - E2E Solution Design and Tech Spec.docx</w:t>
              </w:r>
            </w:hyperlink>
          </w:p>
        </w:tc>
      </w:tr>
      <w:tr w:rsidR="00C419D0" w:rsidRPr="00DF3791" w14:paraId="076C4551" w14:textId="77777777" w:rsidTr="66CBE8AC">
        <w:trPr>
          <w:trHeight w:val="20"/>
        </w:trPr>
        <w:tc>
          <w:tcPr>
            <w:tcW w:w="567" w:type="dxa"/>
          </w:tcPr>
          <w:p w14:paraId="19FEA42F" w14:textId="1C9B5823" w:rsidR="00C419D0" w:rsidRPr="00DF3791" w:rsidRDefault="003F38B1" w:rsidP="0003067D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9C20D4">
              <w:rPr>
                <w:rFonts w:ascii="Arial" w:hAnsi="Arial" w:cs="Arial"/>
                <w:b/>
                <w:bCs/>
                <w:sz w:val="16"/>
                <w:szCs w:val="16"/>
              </w:rPr>
              <w:t>V1.2 START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="00C419D0">
              <w:rPr>
                <w:rFonts w:ascii="Arial" w:hAnsi="Arial" w:cs="Arial"/>
                <w:sz w:val="16"/>
                <w:szCs w:val="16"/>
              </w:rPr>
              <w:t>D11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="009C20D4" w:rsidRPr="009C20D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V1.2 </w:t>
            </w:r>
            <w:r w:rsidRPr="009C20D4">
              <w:rPr>
                <w:rFonts w:ascii="Arial" w:hAnsi="Arial" w:cs="Arial"/>
                <w:b/>
                <w:bCs/>
                <w:sz w:val="16"/>
                <w:szCs w:val="16"/>
              </w:rPr>
              <w:t>END</w:t>
            </w:r>
          </w:p>
        </w:tc>
        <w:tc>
          <w:tcPr>
            <w:tcW w:w="1588" w:type="dxa"/>
          </w:tcPr>
          <w:p w14:paraId="58ED71F2" w14:textId="5B4FB9F8" w:rsidR="00C419D0" w:rsidRPr="00DF3791" w:rsidRDefault="003F38B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9C20D4">
              <w:rPr>
                <w:rFonts w:ascii="Arial" w:hAnsi="Arial" w:cs="Arial"/>
                <w:b/>
                <w:bCs/>
                <w:sz w:val="16"/>
                <w:szCs w:val="16"/>
              </w:rPr>
              <w:t>V1.2 START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="00FF5A8D">
              <w:rPr>
                <w:rFonts w:ascii="Arial" w:hAnsi="Arial" w:cs="Arial"/>
                <w:sz w:val="16"/>
                <w:szCs w:val="16"/>
              </w:rPr>
              <w:t xml:space="preserve">Integration </w:t>
            </w:r>
            <w:r w:rsidR="00884088">
              <w:rPr>
                <w:rFonts w:ascii="Arial" w:hAnsi="Arial" w:cs="Arial"/>
                <w:sz w:val="16"/>
                <w:szCs w:val="16"/>
              </w:rPr>
              <w:t>Technical specifications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="009C20D4" w:rsidRPr="009C20D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V1.2 </w:t>
            </w:r>
            <w:r w:rsidRPr="009C20D4">
              <w:rPr>
                <w:rFonts w:ascii="Arial" w:hAnsi="Arial" w:cs="Arial"/>
                <w:b/>
                <w:bCs/>
                <w:sz w:val="16"/>
                <w:szCs w:val="16"/>
              </w:rPr>
              <w:t>END</w:t>
            </w:r>
          </w:p>
        </w:tc>
        <w:tc>
          <w:tcPr>
            <w:tcW w:w="2977" w:type="dxa"/>
          </w:tcPr>
          <w:p w14:paraId="283926B5" w14:textId="201C961E" w:rsidR="00C419D0" w:rsidRPr="00DF3791" w:rsidRDefault="0088518D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9C20D4">
              <w:rPr>
                <w:rFonts w:ascii="Arial" w:hAnsi="Arial" w:cs="Arial"/>
                <w:b/>
                <w:bCs/>
                <w:sz w:val="16"/>
                <w:szCs w:val="16"/>
              </w:rPr>
              <w:t>V1.2 START</w:t>
            </w:r>
            <w:r w:rsidR="001914B6"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="00884088" w:rsidRPr="00884088">
              <w:rPr>
                <w:rFonts w:ascii="Arial" w:hAnsi="Arial" w:cs="Arial"/>
                <w:sz w:val="16"/>
                <w:szCs w:val="16"/>
              </w:rPr>
              <w:t>D11 GDE02 LOCATION- E2E Solution Design and Tech Spec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="001914B6">
              <w:rPr>
                <w:rFonts w:ascii="Arial" w:hAnsi="Arial" w:cs="Arial"/>
                <w:sz w:val="16"/>
                <w:szCs w:val="16"/>
              </w:rPr>
              <w:br/>
            </w:r>
            <w:r w:rsidR="009C20D4" w:rsidRPr="009C20D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V1.2 </w:t>
            </w:r>
            <w:r w:rsidR="001914B6" w:rsidRPr="009C20D4">
              <w:rPr>
                <w:rFonts w:ascii="Arial" w:hAnsi="Arial" w:cs="Arial"/>
                <w:b/>
                <w:bCs/>
                <w:sz w:val="16"/>
                <w:szCs w:val="16"/>
              </w:rPr>
              <w:t>END</w:t>
            </w:r>
          </w:p>
        </w:tc>
        <w:tc>
          <w:tcPr>
            <w:tcW w:w="3827" w:type="dxa"/>
          </w:tcPr>
          <w:p w14:paraId="338EC6C5" w14:textId="6334772B" w:rsidR="00C419D0" w:rsidRDefault="0060013B" w:rsidP="003F38B1">
            <w:r w:rsidRPr="009C20D4">
              <w:rPr>
                <w:b/>
                <w:bCs/>
              </w:rPr>
              <w:t>V1.2 START</w:t>
            </w:r>
            <w:r>
              <w:br/>
            </w:r>
            <w:r>
              <w:br/>
            </w:r>
            <w:hyperlink r:id="rId16" w:history="1">
              <w:r w:rsidR="003F38B1">
                <w:rPr>
                  <w:rStyle w:val="Hyperlink"/>
                </w:rPr>
                <w:t>D11 GDE02 LOCATION- E2E Solution Design and Tech Spec.docx</w:t>
              </w:r>
            </w:hyperlink>
            <w:r>
              <w:br/>
            </w:r>
            <w:r w:rsidR="009C20D4" w:rsidRPr="009C20D4">
              <w:rPr>
                <w:b/>
                <w:bCs/>
              </w:rPr>
              <w:t xml:space="preserve">V1.2 </w:t>
            </w:r>
            <w:r w:rsidRPr="009C20D4">
              <w:rPr>
                <w:b/>
                <w:bCs/>
              </w:rPr>
              <w:t>END</w:t>
            </w:r>
          </w:p>
        </w:tc>
      </w:tr>
      <w:tr w:rsidR="00F13B7B" w:rsidRPr="00DF3791" w14:paraId="0E4210F9" w14:textId="77777777" w:rsidTr="66CBE8AC">
        <w:trPr>
          <w:trHeight w:val="20"/>
        </w:trPr>
        <w:tc>
          <w:tcPr>
            <w:tcW w:w="567" w:type="dxa"/>
          </w:tcPr>
          <w:p w14:paraId="58AAE7EE" w14:textId="77777777" w:rsidR="00F13B7B" w:rsidRPr="00DF3791" w:rsidRDefault="00F13B7B" w:rsidP="00F13B7B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88" w:type="dxa"/>
          </w:tcPr>
          <w:p w14:paraId="2F90815C" w14:textId="783E89EA" w:rsidR="00F13B7B" w:rsidRPr="00DF3791" w:rsidRDefault="00F13B7B" w:rsidP="00F13B7B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F3791">
              <w:rPr>
                <w:rFonts w:ascii="Arial" w:eastAsia="Arial" w:hAnsi="Arial" w:cs="Arial"/>
                <w:color w:val="000000" w:themeColor="text1"/>
                <w:sz w:val="16"/>
                <w:szCs w:val="16"/>
                <w:u w:val="single"/>
              </w:rPr>
              <w:t>MX Documentation</w:t>
            </w:r>
          </w:p>
        </w:tc>
        <w:tc>
          <w:tcPr>
            <w:tcW w:w="2977" w:type="dxa"/>
          </w:tcPr>
          <w:p w14:paraId="2DC82DE2" w14:textId="77777777" w:rsidR="00F13B7B" w:rsidRPr="00DF3791" w:rsidRDefault="00000000" w:rsidP="00F13B7B">
            <w:pPr>
              <w:pStyle w:val="ListParagraph"/>
              <w:numPr>
                <w:ilvl w:val="0"/>
                <w:numId w:val="3"/>
              </w:numPr>
              <w:spacing w:before="0" w:after="0"/>
              <w:ind w:left="466" w:hanging="425"/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</w:rPr>
            </w:pPr>
            <w:hyperlink r:id="rId17">
              <w:r w:rsidR="00F13B7B" w:rsidRPr="00DF3791">
                <w:rPr>
                  <w:rStyle w:val="Hyperlink"/>
                  <w:rFonts w:ascii="Arial" w:eastAsia="Arial" w:hAnsi="Arial" w:cs="Arial"/>
                  <w:color w:val="000000" w:themeColor="text1"/>
                  <w:sz w:val="16"/>
                  <w:szCs w:val="16"/>
                </w:rPr>
                <w:t>Azure MX Ingest User Guide.docx</w:t>
              </w:r>
            </w:hyperlink>
          </w:p>
          <w:p w14:paraId="55BF6F7A" w14:textId="2734C076" w:rsidR="00F13B7B" w:rsidRPr="00DF3791" w:rsidRDefault="00000000" w:rsidP="00F13B7B">
            <w:pPr>
              <w:pStyle w:val="ListParagraph"/>
              <w:numPr>
                <w:ilvl w:val="0"/>
                <w:numId w:val="3"/>
              </w:numPr>
              <w:spacing w:before="0" w:after="0"/>
              <w:ind w:left="466" w:hanging="425"/>
              <w:rPr>
                <w:rFonts w:ascii="Arial" w:hAnsi="Arial" w:cs="Arial"/>
                <w:sz w:val="16"/>
                <w:szCs w:val="16"/>
              </w:rPr>
            </w:pPr>
            <w:hyperlink r:id="rId18">
              <w:r w:rsidR="00F13B7B" w:rsidRPr="00DF3791">
                <w:rPr>
                  <w:rStyle w:val="Hyperlink"/>
                  <w:rFonts w:ascii="Arial" w:eastAsia="Arial" w:hAnsi="Arial" w:cs="Arial"/>
                  <w:color w:val="000000" w:themeColor="text1"/>
                  <w:sz w:val="16"/>
                  <w:szCs w:val="16"/>
                </w:rPr>
                <w:t>MX Transform User Guide_version1.2.docx</w:t>
              </w:r>
            </w:hyperlink>
          </w:p>
        </w:tc>
        <w:tc>
          <w:tcPr>
            <w:tcW w:w="3827" w:type="dxa"/>
          </w:tcPr>
          <w:p w14:paraId="760519B7" w14:textId="2AF33A86" w:rsidR="00494E3D" w:rsidRPr="009C20D4" w:rsidRDefault="00494E3D" w:rsidP="00F13B7B">
            <w:pPr>
              <w:spacing w:after="0"/>
              <w:rPr>
                <w:b/>
                <w:bCs/>
              </w:rPr>
            </w:pPr>
            <w:r w:rsidRPr="009C20D4">
              <w:rPr>
                <w:b/>
                <w:bCs/>
              </w:rPr>
              <w:t xml:space="preserve">V1.2 </w:t>
            </w:r>
            <w:proofErr w:type="gramStart"/>
            <w:r w:rsidR="00CA1A95" w:rsidRPr="009C20D4">
              <w:rPr>
                <w:b/>
                <w:bCs/>
              </w:rPr>
              <w:t>START</w:t>
            </w:r>
            <w:proofErr w:type="gramEnd"/>
          </w:p>
          <w:p w14:paraId="2C2478FB" w14:textId="7C3215D5" w:rsidR="00F13B7B" w:rsidRPr="00DF3791" w:rsidRDefault="00000000" w:rsidP="00F13B7B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hyperlink r:id="rId19">
              <w:r w:rsidR="00F13B7B" w:rsidRPr="00DF3791">
                <w:rPr>
                  <w:rStyle w:val="Hyperlink"/>
                  <w:rFonts w:ascii="Arial" w:eastAsia="Arial" w:hAnsi="Arial" w:cs="Arial"/>
                  <w:sz w:val="16"/>
                  <w:szCs w:val="16"/>
                </w:rPr>
                <w:t>Documents</w:t>
              </w:r>
            </w:hyperlink>
            <w:r w:rsidR="00494E3D">
              <w:rPr>
                <w:rStyle w:val="Hyperlink"/>
                <w:rFonts w:ascii="Arial" w:eastAsia="Arial" w:hAnsi="Arial" w:cs="Arial"/>
                <w:sz w:val="16"/>
                <w:szCs w:val="16"/>
              </w:rPr>
              <w:br/>
            </w:r>
            <w:r w:rsidR="00494E3D">
              <w:rPr>
                <w:rStyle w:val="Hyperlink"/>
                <w:rFonts w:eastAsia="Arial"/>
              </w:rPr>
              <w:br/>
            </w:r>
            <w:r w:rsidR="009C20D4" w:rsidRPr="009C20D4">
              <w:rPr>
                <w:b/>
                <w:bCs/>
              </w:rPr>
              <w:t xml:space="preserve">V1.2 </w:t>
            </w:r>
            <w:r w:rsidR="00494E3D" w:rsidRPr="009C20D4">
              <w:rPr>
                <w:b/>
                <w:bCs/>
              </w:rPr>
              <w:t>END</w:t>
            </w:r>
          </w:p>
        </w:tc>
      </w:tr>
      <w:tr w:rsidR="00F13B7B" w:rsidRPr="00DF3791" w14:paraId="241B897A" w14:textId="77777777" w:rsidTr="66CBE8AC">
        <w:trPr>
          <w:trHeight w:val="20"/>
        </w:trPr>
        <w:tc>
          <w:tcPr>
            <w:tcW w:w="567" w:type="dxa"/>
          </w:tcPr>
          <w:p w14:paraId="5E06F59D" w14:textId="77777777" w:rsidR="00F13B7B" w:rsidRPr="00DF3791" w:rsidRDefault="00F13B7B" w:rsidP="00F13B7B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88" w:type="dxa"/>
          </w:tcPr>
          <w:p w14:paraId="4C096F5C" w14:textId="09C7FDFD" w:rsidR="00F13B7B" w:rsidRPr="00DF3791" w:rsidRDefault="00F13B7B" w:rsidP="00F13B7B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F3791">
              <w:rPr>
                <w:rFonts w:ascii="Arial" w:eastAsia="Arial" w:hAnsi="Arial" w:cs="Arial"/>
                <w:color w:val="000000" w:themeColor="text1"/>
                <w:sz w:val="16"/>
                <w:szCs w:val="16"/>
                <w:u w:val="single"/>
              </w:rPr>
              <w:t>Key Design Decision</w:t>
            </w:r>
          </w:p>
        </w:tc>
        <w:tc>
          <w:tcPr>
            <w:tcW w:w="2977" w:type="dxa"/>
          </w:tcPr>
          <w:p w14:paraId="210208C5" w14:textId="58677693" w:rsidR="00F13B7B" w:rsidRPr="00DF3791" w:rsidRDefault="00F13B7B" w:rsidP="00F13B7B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F3791">
              <w:rPr>
                <w:rFonts w:ascii="Arial" w:eastAsia="Arial" w:hAnsi="Arial" w:cs="Arial"/>
                <w:color w:val="000000" w:themeColor="text1"/>
                <w:sz w:val="16"/>
                <w:szCs w:val="16"/>
                <w:u w:val="single"/>
              </w:rPr>
              <w:t xml:space="preserve">KDD-01 GSC </w:t>
            </w:r>
            <w:proofErr w:type="spellStart"/>
            <w:r w:rsidRPr="00DF3791">
              <w:rPr>
                <w:rFonts w:ascii="Arial" w:eastAsia="Arial" w:hAnsi="Arial" w:cs="Arial"/>
                <w:color w:val="000000" w:themeColor="text1"/>
                <w:sz w:val="16"/>
                <w:szCs w:val="16"/>
                <w:u w:val="single"/>
              </w:rPr>
              <w:t>DataHub</w:t>
            </w:r>
            <w:proofErr w:type="spellEnd"/>
            <w:r w:rsidRPr="00DF3791">
              <w:rPr>
                <w:rFonts w:ascii="Arial" w:eastAsia="Arial" w:hAnsi="Arial" w:cs="Arial"/>
                <w:color w:val="000000" w:themeColor="text1"/>
                <w:sz w:val="16"/>
                <w:szCs w:val="16"/>
                <w:u w:val="single"/>
              </w:rPr>
              <w:t xml:space="preserve"> Standards</w:t>
            </w:r>
          </w:p>
        </w:tc>
        <w:tc>
          <w:tcPr>
            <w:tcW w:w="3827" w:type="dxa"/>
          </w:tcPr>
          <w:p w14:paraId="66173A11" w14:textId="143CD0ED" w:rsidR="00F13B7B" w:rsidRPr="00DF3791" w:rsidRDefault="00000000" w:rsidP="00F13B7B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hyperlink r:id="rId20">
              <w:r w:rsidR="00F13B7B" w:rsidRPr="00DF3791">
                <w:rPr>
                  <w:rStyle w:val="Hyperlink"/>
                  <w:rFonts w:ascii="Arial" w:eastAsia="Arial" w:hAnsi="Arial" w:cs="Arial"/>
                  <w:sz w:val="16"/>
                  <w:szCs w:val="16"/>
                </w:rPr>
                <w:t xml:space="preserve">KDD-01 GSC </w:t>
              </w:r>
              <w:proofErr w:type="spellStart"/>
              <w:r w:rsidR="00F13B7B" w:rsidRPr="00DF3791">
                <w:rPr>
                  <w:rStyle w:val="Hyperlink"/>
                  <w:rFonts w:ascii="Arial" w:eastAsia="Arial" w:hAnsi="Arial" w:cs="Arial"/>
                  <w:sz w:val="16"/>
                  <w:szCs w:val="16"/>
                </w:rPr>
                <w:t>DataHub</w:t>
              </w:r>
              <w:proofErr w:type="spellEnd"/>
              <w:r w:rsidR="00F13B7B" w:rsidRPr="00DF3791">
                <w:rPr>
                  <w:rStyle w:val="Hyperlink"/>
                  <w:rFonts w:ascii="Arial" w:eastAsia="Arial" w:hAnsi="Arial" w:cs="Arial"/>
                  <w:sz w:val="16"/>
                  <w:szCs w:val="16"/>
                </w:rPr>
                <w:t xml:space="preserve"> Standards.doc</w:t>
              </w:r>
            </w:hyperlink>
          </w:p>
        </w:tc>
      </w:tr>
    </w:tbl>
    <w:p w14:paraId="4846DCB1" w14:textId="77777777" w:rsidR="00C90B56" w:rsidRDefault="00C90B56" w:rsidP="006A5580">
      <w:pPr>
        <w:pStyle w:val="ListParagraph"/>
        <w:spacing w:before="0"/>
        <w:ind w:left="360"/>
        <w:rPr>
          <w:sz w:val="22"/>
          <w:szCs w:val="22"/>
        </w:rPr>
      </w:pPr>
    </w:p>
    <w:p w14:paraId="0C685DA3" w14:textId="13B956E2" w:rsidR="00081250" w:rsidRPr="00586D48" w:rsidRDefault="167A9C26" w:rsidP="00B53F97">
      <w:pPr>
        <w:pStyle w:val="Heading1"/>
        <w:numPr>
          <w:ilvl w:val="0"/>
          <w:numId w:val="4"/>
        </w:numPr>
        <w:spacing w:before="0" w:line="240" w:lineRule="auto"/>
        <w:ind w:left="357" w:hanging="357"/>
        <w:rPr>
          <w:rFonts w:asciiTheme="minorHAnsi" w:hAnsiTheme="minorHAnsi" w:cstheme="minorBidi"/>
          <w:sz w:val="22"/>
          <w:szCs w:val="22"/>
        </w:rPr>
      </w:pPr>
      <w:bookmarkStart w:id="59" w:name="_Toc162527991"/>
      <w:r w:rsidRPr="00C90B56">
        <w:rPr>
          <w:rFonts w:asciiTheme="minorHAnsi" w:hAnsiTheme="minorHAnsi" w:cstheme="minorBidi"/>
          <w:sz w:val="22"/>
          <w:szCs w:val="22"/>
        </w:rPr>
        <w:t>OBJECT</w:t>
      </w:r>
      <w:r w:rsidR="032D7BB7" w:rsidRPr="00586D48">
        <w:rPr>
          <w:rFonts w:asciiTheme="minorHAnsi" w:hAnsiTheme="minorHAnsi" w:cstheme="minorBidi"/>
          <w:sz w:val="22"/>
          <w:szCs w:val="22"/>
        </w:rPr>
        <w:t>S</w:t>
      </w:r>
      <w:r w:rsidR="2280698B" w:rsidRPr="00586D48">
        <w:rPr>
          <w:rFonts w:asciiTheme="minorHAnsi" w:hAnsiTheme="minorHAnsi" w:cstheme="minorBidi"/>
          <w:sz w:val="22"/>
          <w:szCs w:val="22"/>
        </w:rPr>
        <w:t>/COMPONENTS</w:t>
      </w:r>
      <w:r w:rsidRPr="00586D48">
        <w:rPr>
          <w:rFonts w:asciiTheme="minorHAnsi" w:hAnsiTheme="minorHAnsi" w:cstheme="minorBidi"/>
          <w:sz w:val="22"/>
          <w:szCs w:val="22"/>
        </w:rPr>
        <w:t xml:space="preserve"> DETAIL</w:t>
      </w:r>
      <w:bookmarkEnd w:id="59"/>
    </w:p>
    <w:p w14:paraId="4B09B818" w14:textId="0824BFBB" w:rsidR="007A6559" w:rsidRDefault="2D1B15A4" w:rsidP="00B53F97">
      <w:pPr>
        <w:pStyle w:val="Heading2"/>
        <w:numPr>
          <w:ilvl w:val="1"/>
          <w:numId w:val="4"/>
        </w:numPr>
        <w:tabs>
          <w:tab w:val="num" w:pos="360"/>
        </w:tabs>
        <w:rPr>
          <w:sz w:val="20"/>
          <w:szCs w:val="20"/>
        </w:rPr>
      </w:pPr>
      <w:bookmarkStart w:id="60" w:name="_Toc162527992"/>
      <w:r w:rsidRPr="66CBE8AC">
        <w:rPr>
          <w:sz w:val="20"/>
          <w:szCs w:val="20"/>
        </w:rPr>
        <w:t xml:space="preserve">ENTITY </w:t>
      </w:r>
      <w:r w:rsidR="5ECD8831" w:rsidRPr="66CBE8AC">
        <w:rPr>
          <w:sz w:val="20"/>
          <w:szCs w:val="20"/>
        </w:rPr>
        <w:t>DETAILS</w:t>
      </w:r>
      <w:bookmarkEnd w:id="60"/>
    </w:p>
    <w:p w14:paraId="0AB48905" w14:textId="77777777" w:rsidR="001C67BA" w:rsidRPr="001C67BA" w:rsidRDefault="001C67BA" w:rsidP="001C67BA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libri" w:eastAsia="Calibri" w:hAnsi="Calibri" w:cs="Calibri"/>
          <w:color w:val="000000" w:themeColor="text1"/>
          <w:sz w:val="20"/>
          <w:szCs w:val="20"/>
          <w:lang w:val="en-US" w:eastAsia="en-US"/>
        </w:rPr>
      </w:pPr>
      <w:r w:rsidRPr="001C67BA">
        <w:rPr>
          <w:rFonts w:ascii="Calibri" w:eastAsia="Calibri" w:hAnsi="Calibri" w:cs="Calibri"/>
          <w:color w:val="000000" w:themeColor="text1"/>
          <w:sz w:val="20"/>
          <w:szCs w:val="20"/>
          <w:lang w:val="en-US" w:eastAsia="en-US"/>
        </w:rPr>
        <w:t xml:space="preserve">LOCATION: Defines </w:t>
      </w:r>
      <w:commentRangeStart w:id="61"/>
      <w:commentRangeStart w:id="62"/>
      <w:r w:rsidRPr="001C67BA">
        <w:rPr>
          <w:rFonts w:ascii="Calibri" w:eastAsia="Calibri" w:hAnsi="Calibri" w:cs="Calibri"/>
          <w:color w:val="000000" w:themeColor="text1"/>
          <w:sz w:val="20"/>
          <w:szCs w:val="20"/>
          <w:lang w:val="en-US" w:eastAsia="en-US"/>
        </w:rPr>
        <w:t xml:space="preserve">Plant, DC, Depot, </w:t>
      </w:r>
      <w:commentRangeEnd w:id="61"/>
      <w:r w:rsidRPr="001C67BA">
        <w:rPr>
          <w:rFonts w:ascii="Calibri" w:eastAsia="Calibri" w:hAnsi="Calibri" w:cs="Calibri"/>
          <w:color w:val="000000" w:themeColor="text1"/>
          <w:sz w:val="20"/>
          <w:szCs w:val="20"/>
          <w:lang w:val="en-US" w:eastAsia="en-US"/>
        </w:rPr>
        <w:commentReference w:id="61"/>
      </w:r>
      <w:commentRangeEnd w:id="62"/>
      <w:r w:rsidRPr="001C67BA">
        <w:rPr>
          <w:rFonts w:ascii="Calibri" w:eastAsia="Calibri" w:hAnsi="Calibri" w:cs="Calibri"/>
          <w:color w:val="000000" w:themeColor="text1"/>
          <w:sz w:val="20"/>
          <w:szCs w:val="20"/>
          <w:lang w:val="en-US" w:eastAsia="en-US"/>
        </w:rPr>
        <w:commentReference w:id="62"/>
      </w:r>
      <w:r w:rsidRPr="001C67BA">
        <w:rPr>
          <w:rFonts w:ascii="Calibri" w:eastAsia="Calibri" w:hAnsi="Calibri" w:cs="Calibri"/>
          <w:color w:val="000000" w:themeColor="text1"/>
          <w:sz w:val="20"/>
          <w:szCs w:val="20"/>
          <w:lang w:val="en-US" w:eastAsia="en-US"/>
        </w:rPr>
        <w:t>and Vendor/Supplier Location for generating demand predictions/</w:t>
      </w:r>
      <w:commentRangeStart w:id="63"/>
      <w:commentRangeStart w:id="64"/>
      <w:r w:rsidRPr="001C67BA">
        <w:rPr>
          <w:rFonts w:ascii="Calibri" w:eastAsia="Calibri" w:hAnsi="Calibri" w:cs="Calibri"/>
          <w:color w:val="000000" w:themeColor="text1"/>
          <w:sz w:val="20"/>
          <w:szCs w:val="20"/>
          <w:lang w:val="en-US" w:eastAsia="en-US"/>
        </w:rPr>
        <w:t xml:space="preserve">supply </w:t>
      </w:r>
      <w:commentRangeEnd w:id="63"/>
      <w:r w:rsidRPr="001C67BA">
        <w:rPr>
          <w:rFonts w:ascii="Calibri" w:eastAsia="Calibri" w:hAnsi="Calibri" w:cs="Calibri"/>
          <w:color w:val="000000" w:themeColor="text1"/>
          <w:sz w:val="20"/>
          <w:szCs w:val="20"/>
          <w:lang w:val="en-US" w:eastAsia="en-US"/>
        </w:rPr>
        <w:commentReference w:id="63"/>
      </w:r>
      <w:commentRangeEnd w:id="64"/>
      <w:r w:rsidRPr="001C67BA">
        <w:rPr>
          <w:rFonts w:ascii="Calibri" w:eastAsia="Calibri" w:hAnsi="Calibri" w:cs="Calibri"/>
          <w:color w:val="000000" w:themeColor="text1"/>
          <w:sz w:val="20"/>
          <w:szCs w:val="20"/>
        </w:rPr>
        <w:commentReference w:id="64"/>
      </w:r>
      <w:r w:rsidRPr="001C67BA">
        <w:rPr>
          <w:rFonts w:ascii="Calibri" w:eastAsia="Calibri" w:hAnsi="Calibri" w:cs="Calibri"/>
          <w:color w:val="000000" w:themeColor="text1"/>
          <w:sz w:val="20"/>
          <w:szCs w:val="20"/>
          <w:lang w:val="en-US" w:eastAsia="en-US"/>
        </w:rPr>
        <w:t>planning. </w:t>
      </w:r>
    </w:p>
    <w:p w14:paraId="4AF93A9D" w14:textId="77777777" w:rsidR="001C67BA" w:rsidRPr="001C67BA" w:rsidRDefault="001C67BA" w:rsidP="001C67BA">
      <w:pPr>
        <w:pStyle w:val="paragraph"/>
        <w:ind w:left="360"/>
        <w:jc w:val="both"/>
        <w:textAlignment w:val="baseline"/>
        <w:rPr>
          <w:rFonts w:ascii="Calibri" w:eastAsia="Calibri" w:hAnsi="Calibri" w:cs="Calibri"/>
          <w:color w:val="000000" w:themeColor="text1"/>
          <w:sz w:val="20"/>
          <w:szCs w:val="20"/>
          <w:lang w:val="en-US" w:eastAsia="en-US"/>
        </w:rPr>
      </w:pPr>
      <w:r w:rsidRPr="001C67BA">
        <w:rPr>
          <w:rFonts w:ascii="Calibri" w:eastAsia="Calibri" w:hAnsi="Calibri" w:cs="Calibri"/>
          <w:color w:val="000000" w:themeColor="text1"/>
          <w:sz w:val="20"/>
          <w:szCs w:val="20"/>
          <w:lang w:val="en-US" w:eastAsia="en-US"/>
        </w:rPr>
        <w:t xml:space="preserve">The Location entity in Blue Yonder serves as a fundamental building block for managing the physical and logical aspects of a supply chain. It represents specific geographic or organizational points where inventory, products, and supply chain activities are located. These locations can be warehouses, distribution </w:t>
      </w:r>
      <w:proofErr w:type="spellStart"/>
      <w:r w:rsidRPr="001C67BA">
        <w:rPr>
          <w:rFonts w:ascii="Calibri" w:eastAsia="Calibri" w:hAnsi="Calibri" w:cs="Calibri"/>
          <w:color w:val="000000" w:themeColor="text1"/>
          <w:sz w:val="20"/>
          <w:szCs w:val="20"/>
          <w:lang w:val="en-US" w:eastAsia="en-US"/>
        </w:rPr>
        <w:t>centres</w:t>
      </w:r>
      <w:proofErr w:type="spellEnd"/>
      <w:r w:rsidRPr="001C67BA">
        <w:rPr>
          <w:rFonts w:ascii="Calibri" w:eastAsia="Calibri" w:hAnsi="Calibri" w:cs="Calibri"/>
          <w:color w:val="000000" w:themeColor="text1"/>
          <w:sz w:val="20"/>
          <w:szCs w:val="20"/>
          <w:lang w:val="en-US" w:eastAsia="en-US"/>
        </w:rPr>
        <w:t>, retail stores, manufacturing facilities, or any other place relevant to the supply chain.</w:t>
      </w:r>
    </w:p>
    <w:p w14:paraId="2C9F3BDB" w14:textId="77777777" w:rsidR="00AA3834" w:rsidRPr="00594711" w:rsidRDefault="00AA3834" w:rsidP="000851EB">
      <w:pPr>
        <w:spacing w:after="0"/>
        <w:ind w:firstLine="357"/>
        <w:rPr>
          <w:b/>
          <w:bCs/>
          <w:sz w:val="18"/>
          <w:szCs w:val="18"/>
          <w:lang w:val="en-US"/>
        </w:rPr>
      </w:pPr>
    </w:p>
    <w:tbl>
      <w:tblPr>
        <w:tblW w:w="895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3"/>
        <w:gridCol w:w="2403"/>
        <w:gridCol w:w="981"/>
        <w:gridCol w:w="981"/>
        <w:gridCol w:w="423"/>
        <w:gridCol w:w="483"/>
        <w:gridCol w:w="483"/>
        <w:gridCol w:w="483"/>
        <w:gridCol w:w="423"/>
        <w:gridCol w:w="423"/>
        <w:gridCol w:w="423"/>
      </w:tblGrid>
      <w:tr w:rsidR="001F1FD5" w:rsidRPr="001F1FD5" w14:paraId="1ED5BE6F" w14:textId="77777777" w:rsidTr="008A17CC">
        <w:trPr>
          <w:cantSplit/>
          <w:trHeight w:val="1186"/>
          <w:tblHeader/>
        </w:trPr>
        <w:tc>
          <w:tcPr>
            <w:tcW w:w="1453" w:type="dxa"/>
            <w:shd w:val="clear" w:color="auto" w:fill="44546A" w:themeFill="text2"/>
            <w:noWrap/>
            <w:textDirection w:val="btLr"/>
            <w:vAlign w:val="center"/>
            <w:hideMark/>
          </w:tcPr>
          <w:p w14:paraId="10E5C837" w14:textId="5FA332D8" w:rsidR="007A6559" w:rsidRPr="001F1FD5" w:rsidRDefault="00960D02" w:rsidP="00210508">
            <w:pPr>
              <w:spacing w:after="0" w:line="240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</w:pPr>
            <w:r w:rsidRPr="001F1FD5"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  <w:t>Source S</w:t>
            </w:r>
            <w:r w:rsidR="007A6559" w:rsidRPr="001F1FD5"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  <w:t>ystem</w:t>
            </w:r>
          </w:p>
        </w:tc>
        <w:tc>
          <w:tcPr>
            <w:tcW w:w="2403" w:type="dxa"/>
            <w:shd w:val="clear" w:color="auto" w:fill="44546A" w:themeFill="text2"/>
            <w:noWrap/>
            <w:textDirection w:val="btLr"/>
            <w:vAlign w:val="center"/>
            <w:hideMark/>
          </w:tcPr>
          <w:p w14:paraId="2D0DE0A3" w14:textId="420A63B9" w:rsidR="007A6559" w:rsidRPr="001F1FD5" w:rsidRDefault="007A6559" w:rsidP="00210508">
            <w:pPr>
              <w:spacing w:after="0" w:line="240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</w:pPr>
            <w:r w:rsidRPr="001F1FD5"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  <w:t>Dataset</w:t>
            </w:r>
            <w:r w:rsidR="00960D02" w:rsidRPr="001F1FD5"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  <w:t xml:space="preserve"> </w:t>
            </w:r>
            <w:r w:rsidRPr="001F1FD5"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  <w:t>name</w:t>
            </w:r>
          </w:p>
        </w:tc>
        <w:tc>
          <w:tcPr>
            <w:tcW w:w="981" w:type="dxa"/>
            <w:shd w:val="clear" w:color="auto" w:fill="44546A" w:themeFill="text2"/>
            <w:noWrap/>
            <w:textDirection w:val="btLr"/>
            <w:vAlign w:val="center"/>
            <w:hideMark/>
          </w:tcPr>
          <w:p w14:paraId="086F9380" w14:textId="77777777" w:rsidR="007A6559" w:rsidRPr="001F1FD5" w:rsidRDefault="007A6559" w:rsidP="00210508">
            <w:pPr>
              <w:spacing w:after="0" w:line="240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</w:pPr>
            <w:r w:rsidRPr="001F1FD5"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  <w:t>Source</w:t>
            </w:r>
          </w:p>
        </w:tc>
        <w:tc>
          <w:tcPr>
            <w:tcW w:w="981" w:type="dxa"/>
            <w:shd w:val="clear" w:color="auto" w:fill="44546A" w:themeFill="text2"/>
            <w:noWrap/>
            <w:textDirection w:val="btLr"/>
            <w:vAlign w:val="center"/>
            <w:hideMark/>
          </w:tcPr>
          <w:p w14:paraId="3B7A5783" w14:textId="77777777" w:rsidR="007A6559" w:rsidRPr="001F1FD5" w:rsidRDefault="007A6559" w:rsidP="00210508">
            <w:pPr>
              <w:spacing w:after="0" w:line="240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</w:pPr>
            <w:r w:rsidRPr="001F1FD5"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  <w:t>Target</w:t>
            </w:r>
          </w:p>
        </w:tc>
        <w:tc>
          <w:tcPr>
            <w:tcW w:w="423" w:type="dxa"/>
            <w:shd w:val="clear" w:color="auto" w:fill="44546A" w:themeFill="text2"/>
            <w:noWrap/>
            <w:textDirection w:val="btLr"/>
            <w:hideMark/>
          </w:tcPr>
          <w:p w14:paraId="5F7C1767" w14:textId="77777777" w:rsidR="007A6559" w:rsidRPr="001F1FD5" w:rsidRDefault="007A6559" w:rsidP="0028073C">
            <w:pPr>
              <w:spacing w:after="0" w:line="240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</w:pPr>
            <w:r w:rsidRPr="001F1FD5"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  <w:t>Frequency</w:t>
            </w:r>
          </w:p>
        </w:tc>
        <w:tc>
          <w:tcPr>
            <w:tcW w:w="483" w:type="dxa"/>
            <w:shd w:val="clear" w:color="auto" w:fill="44546A" w:themeFill="text2"/>
            <w:noWrap/>
            <w:textDirection w:val="btLr"/>
            <w:hideMark/>
          </w:tcPr>
          <w:p w14:paraId="369AA9F4" w14:textId="77777777" w:rsidR="007A6559" w:rsidRPr="001F1FD5" w:rsidRDefault="007A6559" w:rsidP="0028073C">
            <w:pPr>
              <w:spacing w:after="0" w:line="240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</w:pPr>
            <w:r w:rsidRPr="001F1FD5"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  <w:t>Landing</w:t>
            </w:r>
          </w:p>
        </w:tc>
        <w:tc>
          <w:tcPr>
            <w:tcW w:w="483" w:type="dxa"/>
            <w:shd w:val="clear" w:color="auto" w:fill="44546A" w:themeFill="text2"/>
            <w:noWrap/>
            <w:textDirection w:val="btLr"/>
            <w:hideMark/>
          </w:tcPr>
          <w:p w14:paraId="6676BFD1" w14:textId="77777777" w:rsidR="007A6559" w:rsidRPr="001F1FD5" w:rsidRDefault="007A6559" w:rsidP="0028073C">
            <w:pPr>
              <w:spacing w:after="0" w:line="240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</w:pPr>
            <w:r w:rsidRPr="001F1FD5"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  <w:t>Silver</w:t>
            </w:r>
          </w:p>
        </w:tc>
        <w:tc>
          <w:tcPr>
            <w:tcW w:w="483" w:type="dxa"/>
            <w:shd w:val="clear" w:color="auto" w:fill="44546A" w:themeFill="text2"/>
            <w:noWrap/>
            <w:textDirection w:val="btLr"/>
            <w:hideMark/>
          </w:tcPr>
          <w:p w14:paraId="74A9AE62" w14:textId="77777777" w:rsidR="007A6559" w:rsidRPr="001F1FD5" w:rsidRDefault="007A6559" w:rsidP="0028073C">
            <w:pPr>
              <w:spacing w:after="0" w:line="240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</w:pPr>
            <w:r w:rsidRPr="001F1FD5"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  <w:t>Bronze</w:t>
            </w:r>
          </w:p>
        </w:tc>
        <w:tc>
          <w:tcPr>
            <w:tcW w:w="423" w:type="dxa"/>
            <w:shd w:val="clear" w:color="auto" w:fill="44546A" w:themeFill="text2"/>
            <w:noWrap/>
            <w:textDirection w:val="btLr"/>
            <w:hideMark/>
          </w:tcPr>
          <w:p w14:paraId="2C93D04D" w14:textId="77777777" w:rsidR="007A6559" w:rsidRPr="001F1FD5" w:rsidRDefault="007A6559" w:rsidP="0028073C">
            <w:pPr>
              <w:spacing w:after="0" w:line="240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</w:pPr>
            <w:r w:rsidRPr="001F1FD5"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  <w:t>Gold</w:t>
            </w:r>
          </w:p>
        </w:tc>
        <w:tc>
          <w:tcPr>
            <w:tcW w:w="423" w:type="dxa"/>
            <w:shd w:val="clear" w:color="auto" w:fill="44546A" w:themeFill="text2"/>
            <w:noWrap/>
            <w:textDirection w:val="btLr"/>
            <w:hideMark/>
          </w:tcPr>
          <w:p w14:paraId="3DAAE6A0" w14:textId="77777777" w:rsidR="007A6559" w:rsidRPr="001F1FD5" w:rsidRDefault="007A6559" w:rsidP="0028073C">
            <w:pPr>
              <w:spacing w:after="0" w:line="240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</w:pPr>
            <w:r w:rsidRPr="001F1FD5"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  <w:t>Provision</w:t>
            </w:r>
          </w:p>
        </w:tc>
        <w:tc>
          <w:tcPr>
            <w:tcW w:w="423" w:type="dxa"/>
            <w:shd w:val="clear" w:color="auto" w:fill="44546A" w:themeFill="text2"/>
            <w:noWrap/>
            <w:textDirection w:val="btLr"/>
            <w:hideMark/>
          </w:tcPr>
          <w:p w14:paraId="605E5AFE" w14:textId="49DE45AE" w:rsidR="007A6559" w:rsidRPr="001F1FD5" w:rsidRDefault="0039138E" w:rsidP="0028073C">
            <w:pPr>
              <w:spacing w:after="0" w:line="240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</w:pPr>
            <w:r w:rsidRPr="001F1FD5"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eastAsia="en-IN"/>
              </w:rPr>
              <w:t>BY</w:t>
            </w:r>
          </w:p>
        </w:tc>
      </w:tr>
      <w:tr w:rsidR="0039138E" w:rsidRPr="00F0150B" w14:paraId="21244C68" w14:textId="77777777" w:rsidTr="00DC707E">
        <w:trPr>
          <w:trHeight w:val="227"/>
        </w:trPr>
        <w:tc>
          <w:tcPr>
            <w:tcW w:w="1453" w:type="dxa"/>
            <w:shd w:val="clear" w:color="auto" w:fill="auto"/>
            <w:noWrap/>
            <w:hideMark/>
          </w:tcPr>
          <w:p w14:paraId="08F75AFB" w14:textId="13DB2C09" w:rsidR="0039138E" w:rsidRPr="00012CEF" w:rsidRDefault="2B9A3BFF" w:rsidP="00DC707E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eastAsia="en-IN"/>
              </w:rPr>
            </w:pPr>
            <w:r w:rsidRPr="00012CEF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MASTER</w:t>
            </w:r>
          </w:p>
        </w:tc>
        <w:tc>
          <w:tcPr>
            <w:tcW w:w="2403" w:type="dxa"/>
            <w:shd w:val="clear" w:color="auto" w:fill="auto"/>
            <w:noWrap/>
            <w:hideMark/>
          </w:tcPr>
          <w:p w14:paraId="40BE6D09" w14:textId="700FA86E" w:rsidR="0039138E" w:rsidRPr="00012CEF" w:rsidRDefault="00AE7B8D" w:rsidP="00DC70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981" w:type="dxa"/>
            <w:shd w:val="clear" w:color="auto" w:fill="auto"/>
            <w:noWrap/>
            <w:hideMark/>
          </w:tcPr>
          <w:p w14:paraId="6469BC5F" w14:textId="06CA8F1C" w:rsidR="0039138E" w:rsidRPr="00012CEF" w:rsidRDefault="00F80259" w:rsidP="00DC70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012CE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MDM</w:t>
            </w:r>
          </w:p>
        </w:tc>
        <w:tc>
          <w:tcPr>
            <w:tcW w:w="981" w:type="dxa"/>
            <w:shd w:val="clear" w:color="auto" w:fill="auto"/>
            <w:noWrap/>
            <w:hideMark/>
          </w:tcPr>
          <w:p w14:paraId="476C7B01" w14:textId="50FF2360" w:rsidR="0039138E" w:rsidRPr="00012CEF" w:rsidRDefault="0039138E" w:rsidP="00DC70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012CE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BY</w:t>
            </w:r>
          </w:p>
        </w:tc>
        <w:tc>
          <w:tcPr>
            <w:tcW w:w="423" w:type="dxa"/>
            <w:shd w:val="clear" w:color="auto" w:fill="auto"/>
            <w:noWrap/>
          </w:tcPr>
          <w:p w14:paraId="27B79DD2" w14:textId="29A3E5FA" w:rsidR="0039138E" w:rsidRPr="00012CEF" w:rsidRDefault="004E6CE1" w:rsidP="00DC70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012CE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D</w:t>
            </w:r>
          </w:p>
        </w:tc>
        <w:tc>
          <w:tcPr>
            <w:tcW w:w="483" w:type="dxa"/>
            <w:shd w:val="clear" w:color="auto" w:fill="auto"/>
            <w:noWrap/>
            <w:hideMark/>
          </w:tcPr>
          <w:p w14:paraId="4A2E4D91" w14:textId="77777777" w:rsidR="0039138E" w:rsidRPr="00012CEF" w:rsidRDefault="0039138E" w:rsidP="00DC70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012CE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Y</w:t>
            </w:r>
          </w:p>
        </w:tc>
        <w:tc>
          <w:tcPr>
            <w:tcW w:w="483" w:type="dxa"/>
            <w:shd w:val="clear" w:color="auto" w:fill="auto"/>
            <w:noWrap/>
            <w:hideMark/>
          </w:tcPr>
          <w:p w14:paraId="6D628A11" w14:textId="77777777" w:rsidR="0039138E" w:rsidRPr="00012CEF" w:rsidRDefault="0039138E" w:rsidP="00DC70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012CE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Y</w:t>
            </w:r>
          </w:p>
        </w:tc>
        <w:tc>
          <w:tcPr>
            <w:tcW w:w="483" w:type="dxa"/>
            <w:shd w:val="clear" w:color="auto" w:fill="auto"/>
            <w:noWrap/>
            <w:hideMark/>
          </w:tcPr>
          <w:p w14:paraId="78579892" w14:textId="77777777" w:rsidR="0039138E" w:rsidRPr="00012CEF" w:rsidRDefault="0039138E" w:rsidP="00DC70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012CE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Y</w:t>
            </w:r>
          </w:p>
        </w:tc>
        <w:tc>
          <w:tcPr>
            <w:tcW w:w="423" w:type="dxa"/>
            <w:shd w:val="clear" w:color="auto" w:fill="auto"/>
            <w:noWrap/>
            <w:hideMark/>
          </w:tcPr>
          <w:p w14:paraId="5385168B" w14:textId="77777777" w:rsidR="0039138E" w:rsidRPr="00012CEF" w:rsidRDefault="0039138E" w:rsidP="00DC70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012CE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Y</w:t>
            </w:r>
          </w:p>
        </w:tc>
        <w:tc>
          <w:tcPr>
            <w:tcW w:w="423" w:type="dxa"/>
            <w:shd w:val="clear" w:color="auto" w:fill="auto"/>
            <w:noWrap/>
            <w:hideMark/>
          </w:tcPr>
          <w:p w14:paraId="33BEB5ED" w14:textId="77777777" w:rsidR="0039138E" w:rsidRPr="00012CEF" w:rsidRDefault="0039138E" w:rsidP="00DC70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012CE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Y</w:t>
            </w:r>
          </w:p>
        </w:tc>
        <w:tc>
          <w:tcPr>
            <w:tcW w:w="423" w:type="dxa"/>
            <w:shd w:val="clear" w:color="auto" w:fill="auto"/>
            <w:noWrap/>
            <w:hideMark/>
          </w:tcPr>
          <w:p w14:paraId="3656205C" w14:textId="77777777" w:rsidR="0039138E" w:rsidRPr="00012CEF" w:rsidRDefault="0039138E" w:rsidP="00DC70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012CE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Y</w:t>
            </w:r>
          </w:p>
        </w:tc>
      </w:tr>
    </w:tbl>
    <w:p w14:paraId="4A921A64" w14:textId="164C76E5" w:rsidR="00106A28" w:rsidRDefault="00106A28" w:rsidP="00106A28"/>
    <w:p w14:paraId="77395E7E" w14:textId="1A199C8A" w:rsidR="003C49A7" w:rsidRPr="00A50931" w:rsidRDefault="6275C9AB" w:rsidP="00B53F97">
      <w:pPr>
        <w:pStyle w:val="Heading2"/>
        <w:numPr>
          <w:ilvl w:val="1"/>
          <w:numId w:val="4"/>
        </w:numPr>
        <w:tabs>
          <w:tab w:val="num" w:pos="360"/>
        </w:tabs>
        <w:rPr>
          <w:sz w:val="20"/>
          <w:szCs w:val="20"/>
        </w:rPr>
      </w:pPr>
      <w:bookmarkStart w:id="65" w:name="_Toc162527993"/>
      <w:r w:rsidRPr="3045A2FF">
        <w:rPr>
          <w:sz w:val="20"/>
          <w:szCs w:val="20"/>
        </w:rPr>
        <w:t>SQL COMPONENT</w:t>
      </w:r>
      <w:r w:rsidR="0F95D893" w:rsidRPr="3045A2FF">
        <w:rPr>
          <w:sz w:val="20"/>
          <w:szCs w:val="20"/>
        </w:rPr>
        <w:t>S</w:t>
      </w:r>
      <w:bookmarkEnd w:id="65"/>
    </w:p>
    <w:p w14:paraId="6693F77F" w14:textId="6977CFE3" w:rsidR="00090498" w:rsidRDefault="007064C4" w:rsidP="00B53F97">
      <w:pPr>
        <w:pStyle w:val="Heading3"/>
        <w:numPr>
          <w:ilvl w:val="2"/>
          <w:numId w:val="4"/>
        </w:numPr>
        <w:pBdr>
          <w:top w:val="single" w:sz="6" w:space="3" w:color="4472C4" w:themeColor="accent1"/>
        </w:pBdr>
        <w:spacing w:before="120"/>
        <w:ind w:left="1134" w:hanging="709"/>
        <w:rPr>
          <w:sz w:val="20"/>
          <w:szCs w:val="20"/>
        </w:rPr>
      </w:pPr>
      <w:r>
        <w:rPr>
          <w:sz w:val="20"/>
          <w:szCs w:val="20"/>
        </w:rPr>
        <w:t>TABLES</w:t>
      </w:r>
    </w:p>
    <w:p w14:paraId="4EE0ECD1" w14:textId="5EBA48EC" w:rsidR="005854EA" w:rsidRDefault="074A99F6" w:rsidP="66CBE8AC">
      <w:pPr>
        <w:spacing w:after="0" w:line="240" w:lineRule="auto"/>
        <w:ind w:left="72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66CBE8AC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 xml:space="preserve">following metadata and ADB tables are populated for location Entity. </w:t>
      </w:r>
    </w:p>
    <w:p w14:paraId="5DB70563" w14:textId="0A5A5E8A" w:rsidR="005854EA" w:rsidRDefault="074A99F6" w:rsidP="66CBE8AC">
      <w:pPr>
        <w:spacing w:after="0" w:line="240" w:lineRule="auto"/>
        <w:ind w:left="72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66CBE8AC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US"/>
        </w:rPr>
        <w:t xml:space="preserve">Note: Table definition and description are added in </w:t>
      </w:r>
      <w:hyperlink r:id="rId25">
        <w:r w:rsidRPr="66CBE8AC">
          <w:rPr>
            <w:rStyle w:val="Hyperlink"/>
            <w:rFonts w:ascii="Calibri" w:eastAsia="Calibri" w:hAnsi="Calibri" w:cs="Calibri"/>
            <w:b/>
            <w:bCs/>
            <w:sz w:val="20"/>
            <w:szCs w:val="20"/>
            <w:lang w:val="en-US"/>
          </w:rPr>
          <w:t>D03 SCP common component document</w:t>
        </w:r>
      </w:hyperlink>
      <w:r w:rsidRPr="66CBE8AC">
        <w:rPr>
          <w:rFonts w:ascii="Calibri" w:eastAsia="Calibri" w:hAnsi="Calibri" w:cs="Calibri"/>
          <w:b/>
          <w:bCs/>
          <w:color w:val="D13438"/>
          <w:sz w:val="20"/>
          <w:szCs w:val="20"/>
          <w:u w:val="single"/>
          <w:lang w:val="en-US"/>
        </w:rPr>
        <w:t xml:space="preserve">. </w:t>
      </w:r>
      <w:r w:rsidRPr="66CBE8AC"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</w:p>
    <w:p w14:paraId="21344A5F" w14:textId="35C0DACD" w:rsidR="005854EA" w:rsidRDefault="005854EA" w:rsidP="66CBE8AC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6346B1DE" w14:textId="4C068BE0" w:rsidR="005D1DB5" w:rsidRDefault="006D2FBF" w:rsidP="00B53F97">
      <w:pPr>
        <w:pStyle w:val="Heading3"/>
        <w:numPr>
          <w:ilvl w:val="2"/>
          <w:numId w:val="6"/>
        </w:numPr>
        <w:spacing w:before="120"/>
        <w:ind w:left="851"/>
        <w:rPr>
          <w:sz w:val="20"/>
          <w:szCs w:val="20"/>
        </w:rPr>
      </w:pPr>
      <w:r>
        <w:rPr>
          <w:sz w:val="20"/>
          <w:szCs w:val="20"/>
        </w:rPr>
        <w:t>METADATA</w:t>
      </w:r>
      <w:r w:rsidR="008978C5">
        <w:rPr>
          <w:sz w:val="20"/>
          <w:szCs w:val="20"/>
        </w:rPr>
        <w:t xml:space="preserve"> </w:t>
      </w:r>
      <w:r w:rsidR="005D1DB5" w:rsidRPr="009D11AE">
        <w:rPr>
          <w:sz w:val="20"/>
          <w:szCs w:val="20"/>
        </w:rPr>
        <w:t>TABLES</w:t>
      </w:r>
    </w:p>
    <w:p w14:paraId="237B8730" w14:textId="77777777" w:rsidR="005D1DB5" w:rsidRDefault="005D1DB5" w:rsidP="00831F29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tbl>
      <w:tblPr>
        <w:tblpPr w:leftFromText="180" w:rightFromText="180" w:vertAnchor="text" w:horzAnchor="page" w:tblpX="1850" w:tblpY="-49"/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7654"/>
      </w:tblGrid>
      <w:tr w:rsidR="00174CF6" w:rsidRPr="00022427" w14:paraId="64E47A37" w14:textId="77777777" w:rsidTr="3100D581">
        <w:trPr>
          <w:trHeight w:val="113"/>
        </w:trPr>
        <w:tc>
          <w:tcPr>
            <w:tcW w:w="988" w:type="dxa"/>
            <w:shd w:val="clear" w:color="auto" w:fill="D9E2F3" w:themeFill="accent1" w:themeFillTint="33"/>
            <w:noWrap/>
            <w:hideMark/>
          </w:tcPr>
          <w:p w14:paraId="1F27FE46" w14:textId="77777777" w:rsidR="00174CF6" w:rsidRPr="00022427" w:rsidRDefault="00174CF6" w:rsidP="00D52F14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02242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Name</w:t>
            </w:r>
          </w:p>
        </w:tc>
        <w:tc>
          <w:tcPr>
            <w:tcW w:w="7654" w:type="dxa"/>
            <w:shd w:val="clear" w:color="auto" w:fill="auto"/>
            <w:noWrap/>
          </w:tcPr>
          <w:p w14:paraId="5C5285D1" w14:textId="77777777" w:rsidR="00174CF6" w:rsidRPr="00022427" w:rsidRDefault="00174CF6" w:rsidP="00D52F14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02242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OrchestrationSourceObjectMetadataMapping</w:t>
            </w:r>
            <w:proofErr w:type="spellEnd"/>
          </w:p>
        </w:tc>
      </w:tr>
      <w:tr w:rsidR="00174CF6" w:rsidRPr="002019DD" w14:paraId="09EA3BB5" w14:textId="77777777" w:rsidTr="3100D581">
        <w:trPr>
          <w:trHeight w:val="113"/>
        </w:trPr>
        <w:tc>
          <w:tcPr>
            <w:tcW w:w="988" w:type="dxa"/>
            <w:shd w:val="clear" w:color="auto" w:fill="D9E2F3" w:themeFill="accent1" w:themeFillTint="33"/>
            <w:noWrap/>
          </w:tcPr>
          <w:p w14:paraId="2C318146" w14:textId="77777777" w:rsidR="00174CF6" w:rsidRPr="00022427" w:rsidRDefault="00174CF6" w:rsidP="00D52F14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Columns</w:t>
            </w:r>
          </w:p>
        </w:tc>
        <w:tc>
          <w:tcPr>
            <w:tcW w:w="7654" w:type="dxa"/>
            <w:shd w:val="clear" w:color="auto" w:fill="auto"/>
            <w:noWrap/>
          </w:tcPr>
          <w:tbl>
            <w:tblPr>
              <w:tblStyle w:val="TableGrid"/>
              <w:tblW w:w="7230" w:type="dxa"/>
              <w:tblLayout w:type="fixed"/>
              <w:tblLook w:val="04A0" w:firstRow="1" w:lastRow="0" w:firstColumn="1" w:lastColumn="0" w:noHBand="0" w:noVBand="1"/>
            </w:tblPr>
            <w:tblGrid>
              <w:gridCol w:w="3711"/>
              <w:gridCol w:w="3519"/>
            </w:tblGrid>
            <w:tr w:rsidR="00174CF6" w:rsidRPr="00C24011" w14:paraId="04269AA5" w14:textId="77777777" w:rsidTr="00463932">
              <w:trPr>
                <w:trHeight w:val="170"/>
              </w:trPr>
              <w:tc>
                <w:tcPr>
                  <w:tcW w:w="3711" w:type="dxa"/>
                  <w:shd w:val="clear" w:color="auto" w:fill="B4C6E7" w:themeFill="accent1" w:themeFillTint="66"/>
                </w:tcPr>
                <w:p w14:paraId="0239267C" w14:textId="77777777" w:rsidR="00174CF6" w:rsidRPr="00C24011" w:rsidRDefault="00174CF6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eastAsia="Times New Roman" w:cstheme="minorHAnsi"/>
                      <w:b/>
                      <w:color w:val="000000"/>
                      <w:sz w:val="16"/>
                      <w:szCs w:val="16"/>
                      <w:lang w:eastAsia="en-IN"/>
                    </w:rPr>
                  </w:pPr>
                  <w:r w:rsidRPr="00C24011">
                    <w:rPr>
                      <w:rFonts w:eastAsia="Times New Roman" w:cstheme="minorHAnsi"/>
                      <w:b/>
                      <w:color w:val="000000"/>
                      <w:sz w:val="16"/>
                      <w:szCs w:val="16"/>
                      <w:lang w:eastAsia="en-IN"/>
                    </w:rPr>
                    <w:t>Columns</w:t>
                  </w:r>
                </w:p>
              </w:tc>
              <w:tc>
                <w:tcPr>
                  <w:tcW w:w="3519" w:type="dxa"/>
                  <w:shd w:val="clear" w:color="auto" w:fill="B4C6E7" w:themeFill="accent1" w:themeFillTint="66"/>
                </w:tcPr>
                <w:p w14:paraId="66346C2B" w14:textId="27AB5526" w:rsidR="00174CF6" w:rsidRPr="00C24011" w:rsidRDefault="001134FA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eastAsia="Times New Roman" w:cstheme="minorHAnsi"/>
                      <w:b/>
                      <w:color w:val="000000"/>
                      <w:sz w:val="16"/>
                      <w:szCs w:val="16"/>
                      <w:lang w:eastAsia="en-IN"/>
                    </w:rPr>
                  </w:pPr>
                  <w:r w:rsidRPr="00C24011">
                    <w:rPr>
                      <w:rFonts w:eastAsia="Times New Roman" w:cstheme="minorHAnsi"/>
                      <w:b/>
                      <w:color w:val="000000"/>
                      <w:sz w:val="16"/>
                      <w:szCs w:val="16"/>
                      <w:lang w:eastAsia="en-IN"/>
                    </w:rPr>
                    <w:t>Actual Values</w:t>
                  </w:r>
                </w:p>
              </w:tc>
            </w:tr>
            <w:tr w:rsidR="00174CF6" w:rsidRPr="00C24011" w14:paraId="5EE0BE7F" w14:textId="77777777" w:rsidTr="00463932">
              <w:trPr>
                <w:trHeight w:val="170"/>
              </w:trPr>
              <w:tc>
                <w:tcPr>
                  <w:tcW w:w="3711" w:type="dxa"/>
                </w:tcPr>
                <w:p w14:paraId="58076A6E" w14:textId="77777777" w:rsidR="00174CF6" w:rsidRPr="00C24011" w:rsidRDefault="00174CF6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eastAsia="Times New Roman" w:cstheme="minorHAnsi"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C24011">
                    <w:rPr>
                      <w:rFonts w:eastAsia="Times New Roman" w:cstheme="minorHAnsi"/>
                      <w:color w:val="000000"/>
                      <w:sz w:val="16"/>
                      <w:szCs w:val="16"/>
                      <w:lang w:eastAsia="en-IN"/>
                    </w:rPr>
                    <w:t>OrchestrationSourceObjectMetadataMapping_ID</w:t>
                  </w:r>
                  <w:proofErr w:type="spellEnd"/>
                </w:p>
              </w:tc>
              <w:tc>
                <w:tcPr>
                  <w:tcW w:w="3519" w:type="dxa"/>
                </w:tcPr>
                <w:p w14:paraId="7F5444CF" w14:textId="1F49901D" w:rsidR="00174CF6" w:rsidRPr="005E77ED" w:rsidRDefault="09C1C8D2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Consolas" w:hAnsi="Consolas" w:cs="Consolas"/>
                      <w:color w:val="000000" w:themeColor="text1"/>
                      <w:sz w:val="16"/>
                      <w:szCs w:val="16"/>
                      <w:lang w:eastAsia="en-IN"/>
                    </w:rPr>
                  </w:pPr>
                  <w:r w:rsidRPr="3FC0EF1C">
                    <w:rPr>
                      <w:rFonts w:ascii="Consolas" w:hAnsi="Consolas" w:cs="Consolas"/>
                      <w:color w:val="000000" w:themeColor="text1"/>
                      <w:sz w:val="16"/>
                      <w:szCs w:val="16"/>
                    </w:rPr>
                    <w:t>87</w:t>
                  </w:r>
                </w:p>
              </w:tc>
            </w:tr>
            <w:tr w:rsidR="00174CF6" w:rsidRPr="00C24011" w14:paraId="4ECF61D3" w14:textId="77777777" w:rsidTr="00463932">
              <w:trPr>
                <w:trHeight w:val="170"/>
              </w:trPr>
              <w:tc>
                <w:tcPr>
                  <w:tcW w:w="3711" w:type="dxa"/>
                </w:tcPr>
                <w:p w14:paraId="6EF8ED5E" w14:textId="77777777" w:rsidR="00174CF6" w:rsidRPr="00C24011" w:rsidRDefault="00174CF6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eastAsia="Times New Roman" w:cstheme="minorHAnsi"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C24011">
                    <w:rPr>
                      <w:rFonts w:eastAsia="Times New Roman" w:cstheme="minorHAnsi"/>
                      <w:color w:val="000000"/>
                      <w:sz w:val="16"/>
                      <w:szCs w:val="16"/>
                      <w:lang w:eastAsia="en-IN"/>
                    </w:rPr>
                    <w:t>OrchestrationMetadata_ID</w:t>
                  </w:r>
                  <w:proofErr w:type="spellEnd"/>
                </w:p>
              </w:tc>
              <w:tc>
                <w:tcPr>
                  <w:tcW w:w="3519" w:type="dxa"/>
                </w:tcPr>
                <w:p w14:paraId="33DA0A71" w14:textId="288DAD8D" w:rsidR="00174CF6" w:rsidRPr="00C24011" w:rsidRDefault="00746891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eastAsia="Times New Roman" w:cstheme="minorHAnsi"/>
                      <w:color w:val="000000"/>
                      <w:sz w:val="16"/>
                      <w:szCs w:val="16"/>
                      <w:lang w:eastAsia="en-IN"/>
                    </w:rPr>
                  </w:pPr>
                  <w:r>
                    <w:rPr>
                      <w:rFonts w:eastAsia="Times New Roman" w:cstheme="minorHAnsi"/>
                      <w:color w:val="000000"/>
                      <w:sz w:val="16"/>
                      <w:szCs w:val="16"/>
                      <w:lang w:eastAsia="en-IN"/>
                    </w:rPr>
                    <w:t>102</w:t>
                  </w:r>
                </w:p>
              </w:tc>
            </w:tr>
            <w:tr w:rsidR="00174CF6" w:rsidRPr="00C24011" w14:paraId="78268343" w14:textId="77777777" w:rsidTr="00463932">
              <w:trPr>
                <w:trHeight w:val="170"/>
              </w:trPr>
              <w:tc>
                <w:tcPr>
                  <w:tcW w:w="3711" w:type="dxa"/>
                </w:tcPr>
                <w:p w14:paraId="04E8AE27" w14:textId="77777777" w:rsidR="00174CF6" w:rsidRPr="00C24011" w:rsidRDefault="00174CF6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eastAsia="Times New Roman" w:cstheme="minorHAnsi"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C24011">
                    <w:rPr>
                      <w:rFonts w:eastAsia="Times New Roman" w:cstheme="minorHAnsi"/>
                      <w:color w:val="000000"/>
                      <w:sz w:val="16"/>
                      <w:szCs w:val="16"/>
                      <w:lang w:eastAsia="en-IN"/>
                    </w:rPr>
                    <w:t>SourceObjectMetadata_ID</w:t>
                  </w:r>
                  <w:proofErr w:type="spellEnd"/>
                </w:p>
              </w:tc>
              <w:tc>
                <w:tcPr>
                  <w:tcW w:w="3519" w:type="dxa"/>
                </w:tcPr>
                <w:p w14:paraId="26968985" w14:textId="41E30FC3" w:rsidR="00174CF6" w:rsidRPr="00FF0F0C" w:rsidRDefault="512151FD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eastAsia="Times New Roman"/>
                      <w:color w:val="000000"/>
                      <w:sz w:val="16"/>
                      <w:szCs w:val="16"/>
                      <w:highlight w:val="yellow"/>
                      <w:lang w:eastAsia="en-IN"/>
                    </w:rPr>
                  </w:pPr>
                  <w:r w:rsidRPr="00840E8A">
                    <w:rPr>
                      <w:rFonts w:eastAsia="Times New Roman"/>
                      <w:color w:val="000000" w:themeColor="text1"/>
                      <w:sz w:val="16"/>
                      <w:szCs w:val="16"/>
                      <w:lang w:eastAsia="en-IN"/>
                    </w:rPr>
                    <w:t>35075D2E-5AA8-4AA5-BDA4-EB5051E3DAFA</w:t>
                  </w:r>
                </w:p>
              </w:tc>
            </w:tr>
            <w:tr w:rsidR="00174CF6" w:rsidRPr="00C24011" w14:paraId="25394B4D" w14:textId="77777777" w:rsidTr="00463932">
              <w:trPr>
                <w:trHeight w:val="170"/>
              </w:trPr>
              <w:tc>
                <w:tcPr>
                  <w:tcW w:w="3711" w:type="dxa"/>
                </w:tcPr>
                <w:p w14:paraId="78869A45" w14:textId="77777777" w:rsidR="00174CF6" w:rsidRPr="00C24011" w:rsidRDefault="00174CF6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eastAsia="Times New Roman" w:cstheme="minorHAnsi"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C24011">
                    <w:rPr>
                      <w:rFonts w:eastAsia="Times New Roman" w:cstheme="minorHAnsi"/>
                      <w:color w:val="000000"/>
                      <w:sz w:val="16"/>
                      <w:szCs w:val="16"/>
                      <w:lang w:eastAsia="en-IN"/>
                    </w:rPr>
                    <w:t>IsEnabled</w:t>
                  </w:r>
                  <w:proofErr w:type="spellEnd"/>
                </w:p>
              </w:tc>
              <w:tc>
                <w:tcPr>
                  <w:tcW w:w="3519" w:type="dxa"/>
                </w:tcPr>
                <w:p w14:paraId="51D9A26F" w14:textId="162B864A" w:rsidR="00174CF6" w:rsidRPr="00C24011" w:rsidRDefault="008F1215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eastAsia="Times New Roman" w:cstheme="minorHAnsi"/>
                      <w:color w:val="000000"/>
                      <w:sz w:val="16"/>
                      <w:szCs w:val="16"/>
                      <w:lang w:eastAsia="en-IN"/>
                    </w:rPr>
                  </w:pPr>
                  <w:r w:rsidRPr="00C24011">
                    <w:rPr>
                      <w:rFonts w:eastAsia="Times New Roman" w:cstheme="minorHAnsi"/>
                      <w:color w:val="000000"/>
                      <w:sz w:val="16"/>
                      <w:szCs w:val="16"/>
                      <w:lang w:eastAsia="en-IN"/>
                    </w:rPr>
                    <w:t>Y</w:t>
                  </w:r>
                </w:p>
              </w:tc>
            </w:tr>
          </w:tbl>
          <w:p w14:paraId="220A8DAF" w14:textId="77777777" w:rsidR="00174CF6" w:rsidRPr="00022427" w:rsidRDefault="00174CF6" w:rsidP="00D52F14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</w:p>
        </w:tc>
      </w:tr>
    </w:tbl>
    <w:p w14:paraId="3E16C2A8" w14:textId="77777777" w:rsidR="00174CF6" w:rsidRPr="00022427" w:rsidRDefault="00174CF6" w:rsidP="00174CF6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tbl>
      <w:tblPr>
        <w:tblpPr w:leftFromText="180" w:rightFromText="180" w:vertAnchor="text" w:horzAnchor="page" w:tblpX="1850" w:tblpY="-49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8079"/>
      </w:tblGrid>
      <w:tr w:rsidR="00174CF6" w:rsidRPr="00022427" w14:paraId="46F4CB40" w14:textId="77777777" w:rsidTr="3100D581">
        <w:trPr>
          <w:trHeight w:val="113"/>
        </w:trPr>
        <w:tc>
          <w:tcPr>
            <w:tcW w:w="988" w:type="dxa"/>
            <w:shd w:val="clear" w:color="auto" w:fill="D9E2F3" w:themeFill="accent1" w:themeFillTint="33"/>
            <w:noWrap/>
            <w:hideMark/>
          </w:tcPr>
          <w:p w14:paraId="0A366C1E" w14:textId="77777777" w:rsidR="00174CF6" w:rsidRPr="00022427" w:rsidRDefault="00174CF6" w:rsidP="00D52F14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02242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Name</w:t>
            </w:r>
          </w:p>
        </w:tc>
        <w:tc>
          <w:tcPr>
            <w:tcW w:w="8079" w:type="dxa"/>
            <w:shd w:val="clear" w:color="auto" w:fill="auto"/>
            <w:noWrap/>
          </w:tcPr>
          <w:p w14:paraId="64DE8081" w14:textId="77777777" w:rsidR="00174CF6" w:rsidRPr="00022427" w:rsidRDefault="00174CF6" w:rsidP="00D52F14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02242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ScheduleGroup</w:t>
            </w:r>
            <w:proofErr w:type="spellEnd"/>
          </w:p>
        </w:tc>
      </w:tr>
      <w:tr w:rsidR="00174CF6" w:rsidRPr="002019DD" w14:paraId="5845031F" w14:textId="77777777" w:rsidTr="3100D581">
        <w:trPr>
          <w:trHeight w:val="113"/>
        </w:trPr>
        <w:tc>
          <w:tcPr>
            <w:tcW w:w="988" w:type="dxa"/>
            <w:shd w:val="clear" w:color="auto" w:fill="D9E2F3" w:themeFill="accent1" w:themeFillTint="33"/>
            <w:noWrap/>
          </w:tcPr>
          <w:p w14:paraId="38262FCA" w14:textId="77777777" w:rsidR="00174CF6" w:rsidRPr="00022427" w:rsidRDefault="00174CF6" w:rsidP="00D52F14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Columns</w:t>
            </w:r>
          </w:p>
        </w:tc>
        <w:tc>
          <w:tcPr>
            <w:tcW w:w="8079" w:type="dxa"/>
            <w:shd w:val="clear" w:color="auto" w:fill="auto"/>
            <w:noWrap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60"/>
              <w:gridCol w:w="1691"/>
            </w:tblGrid>
            <w:tr w:rsidR="001134FA" w:rsidRPr="00C24011" w14:paraId="70B774FF" w14:textId="77777777" w:rsidTr="00463932">
              <w:trPr>
                <w:trHeight w:val="20"/>
              </w:trPr>
              <w:tc>
                <w:tcPr>
                  <w:tcW w:w="2160" w:type="dxa"/>
                  <w:shd w:val="clear" w:color="auto" w:fill="B4C6E7" w:themeFill="accent1" w:themeFillTint="66"/>
                </w:tcPr>
                <w:p w14:paraId="2C04348C" w14:textId="77777777" w:rsidR="001134FA" w:rsidRPr="00C24011" w:rsidRDefault="001134FA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/>
                      <w:color w:val="000000"/>
                      <w:sz w:val="16"/>
                      <w:szCs w:val="16"/>
                      <w:lang w:eastAsia="en-IN"/>
                    </w:rPr>
                  </w:pPr>
                  <w:r w:rsidRPr="00C24011">
                    <w:rPr>
                      <w:rFonts w:ascii="Arial" w:eastAsia="Times New Roman" w:hAnsi="Arial" w:cs="Arial"/>
                      <w:b/>
                      <w:color w:val="000000"/>
                      <w:sz w:val="16"/>
                      <w:szCs w:val="16"/>
                      <w:lang w:eastAsia="en-IN"/>
                    </w:rPr>
                    <w:t>Columns</w:t>
                  </w:r>
                </w:p>
              </w:tc>
              <w:tc>
                <w:tcPr>
                  <w:tcW w:w="1691" w:type="dxa"/>
                  <w:shd w:val="clear" w:color="auto" w:fill="B4C6E7" w:themeFill="accent1" w:themeFillTint="66"/>
                </w:tcPr>
                <w:p w14:paraId="3860A25F" w14:textId="66DD4697" w:rsidR="001134FA" w:rsidRPr="00C24011" w:rsidRDefault="364CB3C2" w:rsidP="0059556F">
                  <w:pPr>
                    <w:framePr w:hSpace="180" w:wrap="around" w:vAnchor="text" w:hAnchor="page" w:x="1850" w:y="-49"/>
                    <w:spacing w:before="0" w:after="0" w:line="240" w:lineRule="auto"/>
                  </w:pPr>
                  <w:r w:rsidRPr="3100D581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sz w:val="16"/>
                      <w:szCs w:val="16"/>
                      <w:lang w:eastAsia="en-IN"/>
                    </w:rPr>
                    <w:t>Actual Value</w:t>
                  </w:r>
                </w:p>
              </w:tc>
            </w:tr>
            <w:tr w:rsidR="001134FA" w:rsidRPr="00C24011" w14:paraId="07C08DCC" w14:textId="77777777" w:rsidTr="00463932">
              <w:trPr>
                <w:trHeight w:val="20"/>
              </w:trPr>
              <w:tc>
                <w:tcPr>
                  <w:tcW w:w="2160" w:type="dxa"/>
                </w:tcPr>
                <w:p w14:paraId="491052BF" w14:textId="77777777" w:rsidR="001134FA" w:rsidRPr="00C24011" w:rsidRDefault="001134FA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C24011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ScheduleGroup_ID</w:t>
                  </w:r>
                  <w:proofErr w:type="spellEnd"/>
                </w:p>
              </w:tc>
              <w:tc>
                <w:tcPr>
                  <w:tcW w:w="1691" w:type="dxa"/>
                </w:tcPr>
                <w:p w14:paraId="124349D3" w14:textId="4626453A" w:rsidR="001134FA" w:rsidRPr="00C24011" w:rsidRDefault="53BFD96A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r w:rsidRPr="3100D581">
                    <w:rPr>
                      <w:rFonts w:ascii="Arial" w:eastAsia="Times New Roman" w:hAnsi="Arial" w:cs="Arial"/>
                      <w:color w:val="000000" w:themeColor="text1"/>
                      <w:sz w:val="16"/>
                      <w:szCs w:val="16"/>
                      <w:lang w:eastAsia="en-IN"/>
                    </w:rPr>
                    <w:t>8</w:t>
                  </w:r>
                </w:p>
              </w:tc>
            </w:tr>
            <w:tr w:rsidR="3100D581" w14:paraId="19274096" w14:textId="77777777" w:rsidTr="00463932">
              <w:trPr>
                <w:trHeight w:val="20"/>
              </w:trPr>
              <w:tc>
                <w:tcPr>
                  <w:tcW w:w="2160" w:type="dxa"/>
                </w:tcPr>
                <w:p w14:paraId="48F4FE62" w14:textId="24AD31BB" w:rsidR="3100D581" w:rsidRDefault="3100D581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</w:rPr>
                  </w:pP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lang w:val="en-IN"/>
                    </w:rPr>
                    <w:t>ScheduleGroupName</w:t>
                  </w:r>
                  <w:proofErr w:type="spellEnd"/>
                </w:p>
              </w:tc>
              <w:tc>
                <w:tcPr>
                  <w:tcW w:w="1691" w:type="dxa"/>
                </w:tcPr>
                <w:p w14:paraId="1E20A9C7" w14:textId="4E10EC48" w:rsidR="3100D581" w:rsidRDefault="3100D581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</w:rPr>
                  </w:pPr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  <w:lang w:val="en-IN"/>
                    </w:rPr>
                    <w:t>BY Daily feed</w:t>
                  </w:r>
                </w:p>
              </w:tc>
            </w:tr>
            <w:tr w:rsidR="001134FA" w:rsidRPr="00C24011" w14:paraId="0F47D1F8" w14:textId="77777777" w:rsidTr="00463932">
              <w:trPr>
                <w:trHeight w:val="20"/>
              </w:trPr>
              <w:tc>
                <w:tcPr>
                  <w:tcW w:w="2160" w:type="dxa"/>
                </w:tcPr>
                <w:p w14:paraId="07903491" w14:textId="07FA0CF7" w:rsidR="3100D581" w:rsidRDefault="3100D581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</w:rPr>
                  </w:pP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  <w:lang w:val="en-IN"/>
                    </w:rPr>
                    <w:t>System_id</w:t>
                  </w:r>
                  <w:proofErr w:type="spellEnd"/>
                </w:p>
              </w:tc>
              <w:tc>
                <w:tcPr>
                  <w:tcW w:w="1691" w:type="dxa"/>
                </w:tcPr>
                <w:p w14:paraId="1344B460" w14:textId="67BDCE05" w:rsidR="3100D581" w:rsidRDefault="3100D581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</w:rPr>
                  </w:pPr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  <w:lang w:val="en-IN"/>
                    </w:rPr>
                    <w:t>2</w:t>
                  </w:r>
                </w:p>
              </w:tc>
            </w:tr>
          </w:tbl>
          <w:p w14:paraId="514ED4C2" w14:textId="77777777" w:rsidR="00174CF6" w:rsidRPr="00022427" w:rsidRDefault="00174CF6" w:rsidP="00D52F14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</w:p>
        </w:tc>
      </w:tr>
    </w:tbl>
    <w:p w14:paraId="37A04172" w14:textId="77777777" w:rsidR="002262DF" w:rsidRPr="00022427" w:rsidRDefault="002262DF" w:rsidP="00174CF6">
      <w:pPr>
        <w:spacing w:after="0"/>
        <w:rPr>
          <w:rFonts w:ascii="Arial" w:hAnsi="Arial" w:cs="Arial"/>
          <w:b/>
          <w:bCs/>
          <w:sz w:val="18"/>
          <w:szCs w:val="18"/>
        </w:rPr>
      </w:pPr>
    </w:p>
    <w:tbl>
      <w:tblPr>
        <w:tblpPr w:leftFromText="180" w:rightFromText="180" w:vertAnchor="text" w:horzAnchor="page" w:tblpX="1850" w:tblpY="-49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8079"/>
      </w:tblGrid>
      <w:tr w:rsidR="00174CF6" w:rsidRPr="00022427" w14:paraId="179F6EC1" w14:textId="77777777" w:rsidTr="00124736">
        <w:trPr>
          <w:trHeight w:val="113"/>
        </w:trPr>
        <w:tc>
          <w:tcPr>
            <w:tcW w:w="988" w:type="dxa"/>
            <w:shd w:val="clear" w:color="auto" w:fill="D9E2F3" w:themeFill="accent1" w:themeFillTint="33"/>
            <w:noWrap/>
            <w:hideMark/>
          </w:tcPr>
          <w:p w14:paraId="19FB8583" w14:textId="77777777" w:rsidR="00174CF6" w:rsidRPr="00022427" w:rsidRDefault="00174CF6" w:rsidP="00D52F14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02242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Name</w:t>
            </w:r>
          </w:p>
        </w:tc>
        <w:tc>
          <w:tcPr>
            <w:tcW w:w="8079" w:type="dxa"/>
            <w:shd w:val="clear" w:color="auto" w:fill="auto"/>
            <w:noWrap/>
          </w:tcPr>
          <w:p w14:paraId="613DB6EC" w14:textId="77777777" w:rsidR="00174CF6" w:rsidRPr="00022427" w:rsidRDefault="00174CF6" w:rsidP="00D52F14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02242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ScheduleGroupMetadata</w:t>
            </w:r>
            <w:proofErr w:type="spellEnd"/>
          </w:p>
        </w:tc>
      </w:tr>
      <w:tr w:rsidR="00174CF6" w:rsidRPr="002019DD" w14:paraId="31548216" w14:textId="77777777" w:rsidTr="00124736">
        <w:trPr>
          <w:trHeight w:val="113"/>
        </w:trPr>
        <w:tc>
          <w:tcPr>
            <w:tcW w:w="988" w:type="dxa"/>
            <w:shd w:val="clear" w:color="auto" w:fill="D9E2F3" w:themeFill="accent1" w:themeFillTint="33"/>
            <w:noWrap/>
          </w:tcPr>
          <w:p w14:paraId="5A688E9F" w14:textId="77777777" w:rsidR="00174CF6" w:rsidRPr="00022427" w:rsidRDefault="00174CF6" w:rsidP="00D52F14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Columns</w:t>
            </w:r>
          </w:p>
        </w:tc>
        <w:tc>
          <w:tcPr>
            <w:tcW w:w="8079" w:type="dxa"/>
            <w:shd w:val="clear" w:color="auto" w:fill="auto"/>
            <w:noWrap/>
          </w:tcPr>
          <w:tbl>
            <w:tblPr>
              <w:tblStyle w:val="TableGrid"/>
              <w:tblW w:w="6666" w:type="dxa"/>
              <w:tblLook w:val="04A0" w:firstRow="1" w:lastRow="0" w:firstColumn="1" w:lastColumn="0" w:noHBand="0" w:noVBand="1"/>
            </w:tblPr>
            <w:tblGrid>
              <w:gridCol w:w="2498"/>
              <w:gridCol w:w="4168"/>
            </w:tblGrid>
            <w:tr w:rsidR="001C67BA" w:rsidRPr="00C24011" w14:paraId="41D7F2A9" w14:textId="77777777" w:rsidTr="001C67BA">
              <w:tc>
                <w:tcPr>
                  <w:tcW w:w="2498" w:type="dxa"/>
                  <w:shd w:val="clear" w:color="auto" w:fill="B4C6E7" w:themeFill="accent1" w:themeFillTint="66"/>
                </w:tcPr>
                <w:p w14:paraId="78343F8D" w14:textId="77777777" w:rsidR="001C67BA" w:rsidRPr="00C24011" w:rsidRDefault="001C67BA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/>
                      <w:color w:val="000000"/>
                      <w:sz w:val="16"/>
                      <w:szCs w:val="16"/>
                      <w:lang w:eastAsia="en-IN"/>
                    </w:rPr>
                  </w:pPr>
                  <w:r w:rsidRPr="00C24011">
                    <w:rPr>
                      <w:rFonts w:ascii="Arial" w:eastAsia="Times New Roman" w:hAnsi="Arial" w:cs="Arial"/>
                      <w:b/>
                      <w:color w:val="000000"/>
                      <w:sz w:val="16"/>
                      <w:szCs w:val="16"/>
                      <w:lang w:eastAsia="en-IN"/>
                    </w:rPr>
                    <w:t>Columns</w:t>
                  </w:r>
                </w:p>
              </w:tc>
              <w:tc>
                <w:tcPr>
                  <w:tcW w:w="4168" w:type="dxa"/>
                  <w:shd w:val="clear" w:color="auto" w:fill="B4C6E7" w:themeFill="accent1" w:themeFillTint="66"/>
                </w:tcPr>
                <w:p w14:paraId="7BD1FCB0" w14:textId="11CC6E25" w:rsidR="001C67BA" w:rsidRPr="00C24011" w:rsidRDefault="001C67BA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/>
                      <w:color w:val="000000"/>
                      <w:sz w:val="16"/>
                      <w:szCs w:val="16"/>
                      <w:lang w:eastAsia="en-IN"/>
                    </w:rPr>
                  </w:pPr>
                  <w:r w:rsidRPr="00C24011">
                    <w:rPr>
                      <w:rFonts w:ascii="Arial" w:eastAsia="Times New Roman" w:hAnsi="Arial" w:cs="Arial"/>
                      <w:b/>
                      <w:color w:val="000000"/>
                      <w:sz w:val="16"/>
                      <w:szCs w:val="16"/>
                      <w:lang w:eastAsia="en-IN"/>
                    </w:rPr>
                    <w:t>Actual Value</w:t>
                  </w:r>
                </w:p>
              </w:tc>
            </w:tr>
            <w:tr w:rsidR="001C67BA" w:rsidRPr="00C24011" w14:paraId="7F606598" w14:textId="77777777" w:rsidTr="001C67BA">
              <w:tc>
                <w:tcPr>
                  <w:tcW w:w="2498" w:type="dxa"/>
                </w:tcPr>
                <w:p w14:paraId="148507A7" w14:textId="77777777" w:rsidR="001C67BA" w:rsidRPr="00C24011" w:rsidRDefault="001C67BA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C24011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ScheduleGroupMetadata_ID</w:t>
                  </w:r>
                  <w:proofErr w:type="spellEnd"/>
                </w:p>
              </w:tc>
              <w:tc>
                <w:tcPr>
                  <w:tcW w:w="4168" w:type="dxa"/>
                </w:tcPr>
                <w:p w14:paraId="1D090DBA" w14:textId="05B1162F" w:rsidR="001C67BA" w:rsidRPr="00C24011" w:rsidRDefault="001C67BA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104</w:t>
                  </w:r>
                </w:p>
              </w:tc>
            </w:tr>
            <w:tr w:rsidR="001C67BA" w:rsidRPr="00C24011" w14:paraId="46908336" w14:textId="77777777" w:rsidTr="001C67BA">
              <w:tc>
                <w:tcPr>
                  <w:tcW w:w="2498" w:type="dxa"/>
                </w:tcPr>
                <w:p w14:paraId="30266DEF" w14:textId="77777777" w:rsidR="001C67BA" w:rsidRPr="00C24011" w:rsidRDefault="001C67BA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C24011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ScheduleGroup_ID</w:t>
                  </w:r>
                  <w:proofErr w:type="spellEnd"/>
                </w:p>
              </w:tc>
              <w:tc>
                <w:tcPr>
                  <w:tcW w:w="4168" w:type="dxa"/>
                </w:tcPr>
                <w:p w14:paraId="3105CCDA" w14:textId="62E0D7D8" w:rsidR="001C67BA" w:rsidRPr="00C24011" w:rsidRDefault="001C67BA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8</w:t>
                  </w:r>
                </w:p>
              </w:tc>
            </w:tr>
            <w:tr w:rsidR="001C67BA" w:rsidRPr="00C24011" w14:paraId="1CC39130" w14:textId="77777777" w:rsidTr="001C67BA">
              <w:tc>
                <w:tcPr>
                  <w:tcW w:w="2498" w:type="dxa"/>
                </w:tcPr>
                <w:p w14:paraId="31069B6A" w14:textId="77777777" w:rsidR="001C67BA" w:rsidRPr="00C24011" w:rsidRDefault="001C67BA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C24011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OrchestrationMetadata_ID</w:t>
                  </w:r>
                  <w:proofErr w:type="spellEnd"/>
                </w:p>
              </w:tc>
              <w:tc>
                <w:tcPr>
                  <w:tcW w:w="4168" w:type="dxa"/>
                </w:tcPr>
                <w:p w14:paraId="3A95B813" w14:textId="4851EF9F" w:rsidR="001C67BA" w:rsidRPr="00C24011" w:rsidRDefault="001C67BA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102</w:t>
                  </w:r>
                </w:p>
              </w:tc>
            </w:tr>
            <w:tr w:rsidR="001C67BA" w:rsidRPr="00C24011" w14:paraId="09935F8D" w14:textId="77777777" w:rsidTr="001C67BA">
              <w:tc>
                <w:tcPr>
                  <w:tcW w:w="2498" w:type="dxa"/>
                </w:tcPr>
                <w:p w14:paraId="15A5A193" w14:textId="77777777" w:rsidR="001C67BA" w:rsidRPr="00C24011" w:rsidRDefault="001C67BA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C24011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IsEnabled</w:t>
                  </w:r>
                  <w:proofErr w:type="spellEnd"/>
                </w:p>
              </w:tc>
              <w:tc>
                <w:tcPr>
                  <w:tcW w:w="4168" w:type="dxa"/>
                </w:tcPr>
                <w:p w14:paraId="08A052C1" w14:textId="1D310C9A" w:rsidR="001C67BA" w:rsidRPr="00C24011" w:rsidRDefault="001C67BA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1</w:t>
                  </w:r>
                </w:p>
              </w:tc>
            </w:tr>
          </w:tbl>
          <w:p w14:paraId="75C568DB" w14:textId="77777777" w:rsidR="00174CF6" w:rsidRPr="00022427" w:rsidRDefault="00174CF6" w:rsidP="00D52F14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</w:p>
        </w:tc>
      </w:tr>
    </w:tbl>
    <w:p w14:paraId="673377F6" w14:textId="77777777" w:rsidR="008B5CBE" w:rsidRDefault="008B5CBE" w:rsidP="008B5CBE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lastRenderedPageBreak/>
        <w:t>V1.2 START.</w:t>
      </w:r>
    </w:p>
    <w:p w14:paraId="3C8E06E3" w14:textId="77777777" w:rsidR="008B5CBE" w:rsidRDefault="008B5CBE" w:rsidP="008B5CBE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tbl>
      <w:tblPr>
        <w:tblpPr w:leftFromText="180" w:rightFromText="180" w:vertAnchor="text" w:horzAnchor="page" w:tblpX="1850" w:tblpY="-49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2"/>
        <w:gridCol w:w="8284"/>
      </w:tblGrid>
      <w:tr w:rsidR="008B5CBE" w:rsidRPr="00022427" w14:paraId="1621D69A" w14:textId="77777777" w:rsidTr="006F7FC9">
        <w:trPr>
          <w:trHeight w:val="113"/>
        </w:trPr>
        <w:tc>
          <w:tcPr>
            <w:tcW w:w="406" w:type="pct"/>
            <w:shd w:val="clear" w:color="auto" w:fill="D9E2F3" w:themeFill="accent1" w:themeFillTint="33"/>
            <w:noWrap/>
            <w:hideMark/>
          </w:tcPr>
          <w:p w14:paraId="2FAB093C" w14:textId="77777777" w:rsidR="008B5CBE" w:rsidRPr="00022427" w:rsidRDefault="008B5CBE" w:rsidP="006F7FC9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02242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Name</w:t>
            </w:r>
          </w:p>
        </w:tc>
        <w:tc>
          <w:tcPr>
            <w:tcW w:w="4594" w:type="pct"/>
            <w:shd w:val="clear" w:color="auto" w:fill="auto"/>
            <w:noWrap/>
          </w:tcPr>
          <w:p w14:paraId="4F8E034F" w14:textId="77777777" w:rsidR="008B5CBE" w:rsidRPr="00022427" w:rsidRDefault="008B5CBE" w:rsidP="006F7FC9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AA196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orchestration_metadata</w:t>
            </w:r>
            <w:proofErr w:type="spellEnd"/>
          </w:p>
        </w:tc>
      </w:tr>
      <w:tr w:rsidR="008B5CBE" w:rsidRPr="002019DD" w14:paraId="5258ADBF" w14:textId="77777777" w:rsidTr="006F7FC9">
        <w:trPr>
          <w:trHeight w:val="113"/>
        </w:trPr>
        <w:tc>
          <w:tcPr>
            <w:tcW w:w="406" w:type="pct"/>
            <w:shd w:val="clear" w:color="auto" w:fill="D9E2F3" w:themeFill="accent1" w:themeFillTint="33"/>
            <w:noWrap/>
          </w:tcPr>
          <w:p w14:paraId="2B3290D0" w14:textId="77777777" w:rsidR="008B5CBE" w:rsidRPr="00022427" w:rsidRDefault="008B5CBE" w:rsidP="006F7FC9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Columns</w:t>
            </w:r>
          </w:p>
        </w:tc>
        <w:tc>
          <w:tcPr>
            <w:tcW w:w="4594" w:type="pct"/>
            <w:shd w:val="clear" w:color="auto" w:fill="auto"/>
            <w:noWrap/>
          </w:tcPr>
          <w:tbl>
            <w:tblPr>
              <w:tblStyle w:val="TableGrid"/>
              <w:tblW w:w="7962" w:type="dxa"/>
              <w:tblLayout w:type="fixed"/>
              <w:tblLook w:val="04A0" w:firstRow="1" w:lastRow="0" w:firstColumn="1" w:lastColumn="0" w:noHBand="0" w:noVBand="1"/>
            </w:tblPr>
            <w:tblGrid>
              <w:gridCol w:w="1977"/>
              <w:gridCol w:w="5985"/>
            </w:tblGrid>
            <w:tr w:rsidR="008B5CBE" w:rsidRPr="00C24011" w14:paraId="23B9D588" w14:textId="77777777" w:rsidTr="006F7FC9">
              <w:trPr>
                <w:trHeight w:val="20"/>
              </w:trPr>
              <w:tc>
                <w:tcPr>
                  <w:tcW w:w="1977" w:type="dxa"/>
                  <w:shd w:val="clear" w:color="auto" w:fill="B4C6E7" w:themeFill="accent1" w:themeFillTint="66"/>
                </w:tcPr>
                <w:p w14:paraId="4DEA3E40" w14:textId="77777777" w:rsidR="008B5CBE" w:rsidRPr="003E0C38" w:rsidRDefault="008B5CBE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</w:pPr>
                  <w:r w:rsidRPr="003E0C38"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  <w:t>Columns</w:t>
                  </w:r>
                </w:p>
              </w:tc>
              <w:tc>
                <w:tcPr>
                  <w:tcW w:w="5985" w:type="dxa"/>
                  <w:shd w:val="clear" w:color="auto" w:fill="B4C6E7" w:themeFill="accent1" w:themeFillTint="66"/>
                </w:tcPr>
                <w:p w14:paraId="2E62EA0E" w14:textId="77777777" w:rsidR="008B5CBE" w:rsidRPr="003E0C38" w:rsidRDefault="008B5CBE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</w:pPr>
                  <w:r w:rsidRPr="003E0C38"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  <w:t>Actual Value</w:t>
                  </w:r>
                </w:p>
              </w:tc>
            </w:tr>
            <w:tr w:rsidR="008B5CBE" w:rsidRPr="00C24011" w14:paraId="6597E745" w14:textId="77777777" w:rsidTr="006F7FC9">
              <w:trPr>
                <w:trHeight w:val="20"/>
              </w:trPr>
              <w:tc>
                <w:tcPr>
                  <w:tcW w:w="1977" w:type="dxa"/>
                </w:tcPr>
                <w:p w14:paraId="2B418FF5" w14:textId="77777777" w:rsidR="008B5CBE" w:rsidRPr="003E0C38" w:rsidRDefault="008B5CBE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</w:pPr>
                  <w:r w:rsidRPr="003E0C38"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  <w:t>id</w:t>
                  </w:r>
                </w:p>
              </w:tc>
              <w:tc>
                <w:tcPr>
                  <w:tcW w:w="5985" w:type="dxa"/>
                </w:tcPr>
                <w:p w14:paraId="0D3C83C5" w14:textId="77777777" w:rsidR="008B5CBE" w:rsidRPr="003E0C38" w:rsidRDefault="008B5CBE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</w:pPr>
                  <w:r w:rsidRPr="003E0C38"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  <w:t>102</w:t>
                  </w:r>
                </w:p>
              </w:tc>
            </w:tr>
            <w:tr w:rsidR="008B5CBE" w14:paraId="682702AC" w14:textId="77777777" w:rsidTr="006F7FC9">
              <w:trPr>
                <w:trHeight w:val="20"/>
              </w:trPr>
              <w:tc>
                <w:tcPr>
                  <w:tcW w:w="1977" w:type="dxa"/>
                </w:tcPr>
                <w:p w14:paraId="0F901F95" w14:textId="77777777" w:rsidR="008B5CBE" w:rsidRPr="003E0C38" w:rsidRDefault="008B5CBE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3E0C38"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  <w:t>src_system</w:t>
                  </w:r>
                  <w:proofErr w:type="spellEnd"/>
                </w:p>
              </w:tc>
              <w:tc>
                <w:tcPr>
                  <w:tcW w:w="5985" w:type="dxa"/>
                </w:tcPr>
                <w:p w14:paraId="27183E9E" w14:textId="77777777" w:rsidR="008B5CBE" w:rsidRPr="003E0C38" w:rsidRDefault="008B5CBE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3E0C38"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  <w:t>Master_Data</w:t>
                  </w:r>
                  <w:proofErr w:type="spellEnd"/>
                </w:p>
              </w:tc>
            </w:tr>
            <w:tr w:rsidR="008B5CBE" w:rsidRPr="00C24011" w14:paraId="5586F933" w14:textId="77777777" w:rsidTr="006F7FC9">
              <w:trPr>
                <w:trHeight w:val="20"/>
              </w:trPr>
              <w:tc>
                <w:tcPr>
                  <w:tcW w:w="1977" w:type="dxa"/>
                </w:tcPr>
                <w:p w14:paraId="3B9E6111" w14:textId="77777777" w:rsidR="008B5CBE" w:rsidRPr="003E0C38" w:rsidRDefault="008B5CBE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3E0C38"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  <w:t>Source_data_set</w:t>
                  </w:r>
                  <w:proofErr w:type="spellEnd"/>
                </w:p>
              </w:tc>
              <w:tc>
                <w:tcPr>
                  <w:tcW w:w="5985" w:type="dxa"/>
                </w:tcPr>
                <w:p w14:paraId="45FEA82F" w14:textId="77777777" w:rsidR="008B5CBE" w:rsidRPr="003E0C38" w:rsidRDefault="008B5CBE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</w:pPr>
                  <w:r w:rsidRPr="003E0C38"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  <w:t>Location</w:t>
                  </w:r>
                </w:p>
              </w:tc>
            </w:tr>
            <w:tr w:rsidR="008B5CBE" w:rsidRPr="00C24011" w14:paraId="44A80D6D" w14:textId="77777777" w:rsidTr="006F7FC9">
              <w:trPr>
                <w:trHeight w:val="20"/>
              </w:trPr>
              <w:tc>
                <w:tcPr>
                  <w:tcW w:w="1977" w:type="dxa"/>
                </w:tcPr>
                <w:p w14:paraId="36130979" w14:textId="77777777" w:rsidR="008B5CBE" w:rsidRPr="003E0C38" w:rsidRDefault="008B5CBE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3E0C38"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  <w:t>Function_id_list</w:t>
                  </w:r>
                  <w:proofErr w:type="spellEnd"/>
                </w:p>
              </w:tc>
              <w:tc>
                <w:tcPr>
                  <w:tcW w:w="5985" w:type="dxa"/>
                </w:tcPr>
                <w:p w14:paraId="135F28AC" w14:textId="77777777" w:rsidR="008B5CBE" w:rsidRPr="003E0C38" w:rsidRDefault="008B5CBE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</w:pPr>
                  <w:r w:rsidRPr="003E0C38"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  <w:t>4000921,4000922,4000948,40009230,4000949,4000945,4000943,4000950,4000946,4000944,4000951,4000947</w:t>
                  </w:r>
                </w:p>
              </w:tc>
            </w:tr>
            <w:tr w:rsidR="008B5CBE" w:rsidRPr="00C24011" w14:paraId="0D5B6495" w14:textId="77777777" w:rsidTr="006F7FC9">
              <w:trPr>
                <w:trHeight w:val="20"/>
              </w:trPr>
              <w:tc>
                <w:tcPr>
                  <w:tcW w:w="1977" w:type="dxa"/>
                </w:tcPr>
                <w:p w14:paraId="7E17D840" w14:textId="77777777" w:rsidR="008B5CBE" w:rsidRPr="003E0C38" w:rsidRDefault="008B5CBE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3E0C38"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  <w:t>Is_enabled</w:t>
                  </w:r>
                  <w:proofErr w:type="spellEnd"/>
                </w:p>
              </w:tc>
              <w:tc>
                <w:tcPr>
                  <w:tcW w:w="5985" w:type="dxa"/>
                </w:tcPr>
                <w:p w14:paraId="73CFFE4A" w14:textId="77777777" w:rsidR="008B5CBE" w:rsidRPr="003E0C38" w:rsidRDefault="008B5CBE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</w:pPr>
                  <w:r w:rsidRPr="003E0C38"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  <w:t>1</w:t>
                  </w:r>
                </w:p>
              </w:tc>
            </w:tr>
            <w:tr w:rsidR="008B5CBE" w:rsidRPr="00C24011" w14:paraId="72E6FB32" w14:textId="77777777" w:rsidTr="006F7FC9">
              <w:trPr>
                <w:trHeight w:val="20"/>
              </w:trPr>
              <w:tc>
                <w:tcPr>
                  <w:tcW w:w="1977" w:type="dxa"/>
                </w:tcPr>
                <w:p w14:paraId="062E59CF" w14:textId="77777777" w:rsidR="008B5CBE" w:rsidRPr="003E0C38" w:rsidRDefault="008B5CBE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3E0C38"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  <w:t>Order_exec</w:t>
                  </w:r>
                  <w:proofErr w:type="spellEnd"/>
                </w:p>
              </w:tc>
              <w:tc>
                <w:tcPr>
                  <w:tcW w:w="5985" w:type="dxa"/>
                </w:tcPr>
                <w:p w14:paraId="3B381E16" w14:textId="77777777" w:rsidR="008B5CBE" w:rsidRPr="003E0C38" w:rsidRDefault="008B5CBE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</w:pPr>
                  <w:r w:rsidRPr="003E0C38"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  <w:t>5</w:t>
                  </w:r>
                </w:p>
              </w:tc>
            </w:tr>
            <w:tr w:rsidR="008B5CBE" w:rsidRPr="00C24011" w14:paraId="765051BE" w14:textId="77777777" w:rsidTr="006F7FC9">
              <w:trPr>
                <w:trHeight w:val="20"/>
              </w:trPr>
              <w:tc>
                <w:tcPr>
                  <w:tcW w:w="1977" w:type="dxa"/>
                </w:tcPr>
                <w:p w14:paraId="223F98C3" w14:textId="77777777" w:rsidR="008B5CBE" w:rsidRPr="003E0C38" w:rsidRDefault="008B5CBE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3E0C38"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  <w:t>Parent_orchestration_metadata_id</w:t>
                  </w:r>
                  <w:proofErr w:type="spellEnd"/>
                </w:p>
              </w:tc>
              <w:tc>
                <w:tcPr>
                  <w:tcW w:w="5985" w:type="dxa"/>
                </w:tcPr>
                <w:p w14:paraId="7CD44462" w14:textId="77777777" w:rsidR="008B5CBE" w:rsidRPr="003E0C38" w:rsidRDefault="008B5CBE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</w:pPr>
                  <w:r w:rsidRPr="003E0C38"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  <w:t>NULL</w:t>
                  </w:r>
                </w:p>
              </w:tc>
            </w:tr>
            <w:tr w:rsidR="008B5CBE" w:rsidRPr="00C24011" w14:paraId="203A516A" w14:textId="77777777" w:rsidTr="006F7FC9">
              <w:trPr>
                <w:trHeight w:val="20"/>
              </w:trPr>
              <w:tc>
                <w:tcPr>
                  <w:tcW w:w="1977" w:type="dxa"/>
                </w:tcPr>
                <w:p w14:paraId="025CE6D4" w14:textId="77777777" w:rsidR="008B5CBE" w:rsidRPr="003E0C38" w:rsidRDefault="008B5CBE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3E0C38"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  <w:t>Is_landing_file_mandatory</w:t>
                  </w:r>
                  <w:proofErr w:type="spellEnd"/>
                </w:p>
              </w:tc>
              <w:tc>
                <w:tcPr>
                  <w:tcW w:w="5985" w:type="dxa"/>
                </w:tcPr>
                <w:p w14:paraId="41100FC8" w14:textId="77777777" w:rsidR="008B5CBE" w:rsidRPr="003E0C38" w:rsidRDefault="008B5CBE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</w:pPr>
                  <w:r w:rsidRPr="003E0C38"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  <w:t>0</w:t>
                  </w:r>
                </w:p>
              </w:tc>
            </w:tr>
            <w:tr w:rsidR="008B5CBE" w:rsidRPr="00C24011" w14:paraId="041F9BD5" w14:textId="77777777" w:rsidTr="006F7FC9">
              <w:trPr>
                <w:trHeight w:val="20"/>
              </w:trPr>
              <w:tc>
                <w:tcPr>
                  <w:tcW w:w="1977" w:type="dxa"/>
                </w:tcPr>
                <w:p w14:paraId="78520D3F" w14:textId="77777777" w:rsidR="008B5CBE" w:rsidRPr="003E0C38" w:rsidRDefault="008B5CBE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3E0C38"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  <w:t>Is_landing_required</w:t>
                  </w:r>
                  <w:proofErr w:type="spellEnd"/>
                </w:p>
              </w:tc>
              <w:tc>
                <w:tcPr>
                  <w:tcW w:w="5985" w:type="dxa"/>
                </w:tcPr>
                <w:p w14:paraId="7ED31D7F" w14:textId="77777777" w:rsidR="008B5CBE" w:rsidRPr="003E0C38" w:rsidRDefault="008B5CBE" w:rsidP="0059556F">
                  <w:pPr>
                    <w:framePr w:hSpace="180" w:wrap="around" w:vAnchor="text" w:hAnchor="page" w:x="1850" w:y="-49"/>
                    <w:spacing w:before="0" w:after="0" w:line="240" w:lineRule="auto"/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</w:pPr>
                  <w:r w:rsidRPr="003E0C38">
                    <w:rPr>
                      <w:rFonts w:ascii="Arial" w:eastAsia="Times New Roman" w:hAnsi="Arial" w:cs="Arial"/>
                      <w:bCs/>
                      <w:color w:val="000000"/>
                      <w:sz w:val="16"/>
                      <w:szCs w:val="16"/>
                      <w:lang w:eastAsia="en-IN"/>
                    </w:rPr>
                    <w:t>1</w:t>
                  </w:r>
                </w:p>
              </w:tc>
            </w:tr>
          </w:tbl>
          <w:p w14:paraId="4BA9F63F" w14:textId="77777777" w:rsidR="008B5CBE" w:rsidRPr="00022427" w:rsidRDefault="008B5CBE" w:rsidP="006F7FC9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</w:p>
        </w:tc>
      </w:tr>
    </w:tbl>
    <w:p w14:paraId="2F0E5094" w14:textId="77777777" w:rsidR="008B5CBE" w:rsidRDefault="008B5CBE" w:rsidP="008B5CBE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V1.2 END</w:t>
      </w:r>
    </w:p>
    <w:p w14:paraId="72614379" w14:textId="77777777" w:rsidR="002565AD" w:rsidRDefault="002565AD" w:rsidP="00831F29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6AB2E755" w14:textId="77777777" w:rsidR="00A92833" w:rsidRDefault="00A92833" w:rsidP="00831F29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tbl>
      <w:tblPr>
        <w:tblpPr w:leftFromText="180" w:rightFromText="180" w:vertAnchor="text" w:horzAnchor="page" w:tblpX="1840" w:tblpY="-49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8079"/>
      </w:tblGrid>
      <w:tr w:rsidR="00685532" w:rsidRPr="00022427" w14:paraId="763B5689" w14:textId="77777777" w:rsidTr="44130B59">
        <w:trPr>
          <w:trHeight w:val="113"/>
        </w:trPr>
        <w:tc>
          <w:tcPr>
            <w:tcW w:w="988" w:type="dxa"/>
            <w:shd w:val="clear" w:color="auto" w:fill="D9E2F3" w:themeFill="accent1" w:themeFillTint="33"/>
            <w:noWrap/>
            <w:hideMark/>
          </w:tcPr>
          <w:p w14:paraId="0EC2326A" w14:textId="77777777" w:rsidR="00685532" w:rsidRPr="00022427" w:rsidRDefault="00685532" w:rsidP="001A54DD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02242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Name</w:t>
            </w:r>
          </w:p>
        </w:tc>
        <w:tc>
          <w:tcPr>
            <w:tcW w:w="8079" w:type="dxa"/>
            <w:shd w:val="clear" w:color="auto" w:fill="auto"/>
            <w:noWrap/>
          </w:tcPr>
          <w:p w14:paraId="4B14C0F5" w14:textId="1662DC56" w:rsidR="00685532" w:rsidRPr="00022427" w:rsidRDefault="00685532" w:rsidP="001A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mx_trf_function</w:t>
            </w:r>
            <w:proofErr w:type="spellEnd"/>
          </w:p>
        </w:tc>
      </w:tr>
      <w:tr w:rsidR="00685532" w:rsidRPr="00022427" w14:paraId="372D6A0B" w14:textId="77777777" w:rsidTr="44130B59">
        <w:trPr>
          <w:trHeight w:val="2603"/>
        </w:trPr>
        <w:tc>
          <w:tcPr>
            <w:tcW w:w="988" w:type="dxa"/>
            <w:shd w:val="clear" w:color="auto" w:fill="D9E2F3" w:themeFill="accent1" w:themeFillTint="33"/>
            <w:noWrap/>
          </w:tcPr>
          <w:p w14:paraId="5D73B64F" w14:textId="77777777" w:rsidR="00685532" w:rsidRPr="00022427" w:rsidRDefault="00685532" w:rsidP="001A54DD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Columns</w:t>
            </w:r>
          </w:p>
        </w:tc>
        <w:tc>
          <w:tcPr>
            <w:tcW w:w="8079" w:type="dxa"/>
            <w:shd w:val="clear" w:color="auto" w:fill="auto"/>
            <w:noWrap/>
          </w:tcPr>
          <w:p w14:paraId="5F190145" w14:textId="77777777" w:rsidR="00DB18B0" w:rsidRPr="00F80259" w:rsidRDefault="00DB18B0" w:rsidP="001A54DD">
            <w:pPr>
              <w:tabs>
                <w:tab w:val="left" w:pos="5100"/>
              </w:tabs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  <w:r w:rsidRPr="00F80259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  <w:tab/>
            </w:r>
          </w:p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7"/>
              <w:gridCol w:w="5860"/>
            </w:tblGrid>
            <w:tr w:rsidR="267803FF" w14:paraId="715F9D97" w14:textId="77777777" w:rsidTr="008C423F">
              <w:trPr>
                <w:trHeight w:val="261"/>
              </w:trPr>
              <w:tc>
                <w:tcPr>
                  <w:tcW w:w="1140" w:type="dxa"/>
                  <w:shd w:val="clear" w:color="auto" w:fill="B4C6E7" w:themeFill="accent1" w:themeFillTint="66"/>
                  <w:noWrap/>
                  <w:vAlign w:val="center"/>
                  <w:hideMark/>
                </w:tcPr>
                <w:p w14:paraId="083E22E1" w14:textId="19E7FDC3" w:rsidR="267803FF" w:rsidRDefault="267803FF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Calibri" w:eastAsia="Calibri" w:hAnsi="Calibri" w:cs="Calibri"/>
                      <w:color w:val="000000" w:themeColor="text1"/>
                      <w:sz w:val="20"/>
                      <w:szCs w:val="20"/>
                    </w:rPr>
                  </w:pPr>
                  <w:proofErr w:type="spellStart"/>
                  <w:r w:rsidRPr="267803FF">
                    <w:rPr>
                      <w:rFonts w:ascii="Calibri" w:eastAsia="Calibri" w:hAnsi="Calibri" w:cs="Calibr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function_id</w:t>
                  </w:r>
                  <w:proofErr w:type="spellEnd"/>
                </w:p>
              </w:tc>
              <w:tc>
                <w:tcPr>
                  <w:tcW w:w="5860" w:type="dxa"/>
                  <w:shd w:val="clear" w:color="auto" w:fill="B4C6E7" w:themeFill="accent1" w:themeFillTint="66"/>
                  <w:noWrap/>
                  <w:vAlign w:val="center"/>
                  <w:hideMark/>
                </w:tcPr>
                <w:p w14:paraId="082EAB56" w14:textId="21B78BB4" w:rsidR="267803FF" w:rsidRDefault="267803FF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Calibri" w:eastAsia="Calibri" w:hAnsi="Calibri" w:cs="Calibri"/>
                      <w:color w:val="000000" w:themeColor="text1"/>
                      <w:sz w:val="20"/>
                      <w:szCs w:val="20"/>
                    </w:rPr>
                  </w:pPr>
                  <w:proofErr w:type="spellStart"/>
                  <w:r w:rsidRPr="267803FF">
                    <w:rPr>
                      <w:rFonts w:ascii="Calibri" w:eastAsia="Calibri" w:hAnsi="Calibri" w:cs="Calibr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function_name</w:t>
                  </w:r>
                  <w:proofErr w:type="spellEnd"/>
                </w:p>
                <w:p w14:paraId="32434DFA" w14:textId="4B7B4DDE" w:rsidR="267803FF" w:rsidRDefault="267803FF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Calibri" w:eastAsia="Calibri" w:hAnsi="Calibri" w:cs="Calibri"/>
                      <w:color w:val="000000" w:themeColor="text1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5E77ED" w:rsidRPr="00F80259" w14:paraId="2EF69B9C" w14:textId="77777777" w:rsidTr="00436B92">
              <w:trPr>
                <w:trHeight w:val="170"/>
              </w:trPr>
              <w:tc>
                <w:tcPr>
                  <w:tcW w:w="1140" w:type="dxa"/>
                  <w:shd w:val="clear" w:color="auto" w:fill="auto"/>
                  <w:noWrap/>
                  <w:vAlign w:val="center"/>
                  <w:hideMark/>
                </w:tcPr>
                <w:p w14:paraId="082164D2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4000921</w:t>
                  </w:r>
                </w:p>
              </w:tc>
              <w:tc>
                <w:tcPr>
                  <w:tcW w:w="5860" w:type="dxa"/>
                  <w:shd w:val="clear" w:color="auto" w:fill="auto"/>
                  <w:noWrap/>
                  <w:vAlign w:val="center"/>
                  <w:hideMark/>
                </w:tcPr>
                <w:p w14:paraId="0425889D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BY_Location_MDM_landing_to_Bronze</w:t>
                  </w:r>
                  <w:proofErr w:type="spellEnd"/>
                </w:p>
              </w:tc>
            </w:tr>
            <w:tr w:rsidR="005E77ED" w:rsidRPr="00F80259" w14:paraId="0617BF77" w14:textId="77777777" w:rsidTr="00436B92">
              <w:trPr>
                <w:trHeight w:val="170"/>
              </w:trPr>
              <w:tc>
                <w:tcPr>
                  <w:tcW w:w="1140" w:type="dxa"/>
                  <w:shd w:val="clear" w:color="auto" w:fill="auto"/>
                  <w:noWrap/>
                  <w:vAlign w:val="center"/>
                  <w:hideMark/>
                </w:tcPr>
                <w:p w14:paraId="45BC7D2D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4000922</w:t>
                  </w:r>
                </w:p>
              </w:tc>
              <w:tc>
                <w:tcPr>
                  <w:tcW w:w="5860" w:type="dxa"/>
                  <w:shd w:val="clear" w:color="auto" w:fill="auto"/>
                  <w:noWrap/>
                  <w:vAlign w:val="center"/>
                  <w:hideMark/>
                </w:tcPr>
                <w:p w14:paraId="6B1B018F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BY_Location_MDM_Bronze_to_Bronze</w:t>
                  </w:r>
                  <w:proofErr w:type="spellEnd"/>
                </w:p>
              </w:tc>
            </w:tr>
            <w:tr w:rsidR="005E77ED" w:rsidRPr="00F80259" w14:paraId="3C45359F" w14:textId="77777777" w:rsidTr="00436B92">
              <w:trPr>
                <w:trHeight w:val="170"/>
              </w:trPr>
              <w:tc>
                <w:tcPr>
                  <w:tcW w:w="1140" w:type="dxa"/>
                  <w:shd w:val="clear" w:color="auto" w:fill="auto"/>
                  <w:noWrap/>
                  <w:vAlign w:val="center"/>
                  <w:hideMark/>
                </w:tcPr>
                <w:p w14:paraId="5818FD17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4000943</w:t>
                  </w:r>
                </w:p>
              </w:tc>
              <w:tc>
                <w:tcPr>
                  <w:tcW w:w="5860" w:type="dxa"/>
                  <w:shd w:val="clear" w:color="auto" w:fill="auto"/>
                  <w:noWrap/>
                  <w:vAlign w:val="center"/>
                  <w:hideMark/>
                </w:tcPr>
                <w:p w14:paraId="51B2326C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BY_Location_MDM_Silver_to_Gold</w:t>
                  </w:r>
                  <w:proofErr w:type="spellEnd"/>
                </w:p>
              </w:tc>
            </w:tr>
            <w:tr w:rsidR="005E77ED" w:rsidRPr="00F80259" w14:paraId="0039B9DF" w14:textId="77777777" w:rsidTr="00436B92">
              <w:trPr>
                <w:trHeight w:val="170"/>
              </w:trPr>
              <w:tc>
                <w:tcPr>
                  <w:tcW w:w="1140" w:type="dxa"/>
                  <w:shd w:val="clear" w:color="auto" w:fill="auto"/>
                  <w:noWrap/>
                  <w:vAlign w:val="center"/>
                  <w:hideMark/>
                </w:tcPr>
                <w:p w14:paraId="4626ED2D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4000944</w:t>
                  </w:r>
                </w:p>
              </w:tc>
              <w:tc>
                <w:tcPr>
                  <w:tcW w:w="5860" w:type="dxa"/>
                  <w:shd w:val="clear" w:color="auto" w:fill="auto"/>
                  <w:noWrap/>
                  <w:vAlign w:val="center"/>
                  <w:hideMark/>
                </w:tcPr>
                <w:p w14:paraId="5E65BE13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BY_Location_MDM_Gold_to_Provision</w:t>
                  </w:r>
                  <w:proofErr w:type="spellEnd"/>
                </w:p>
              </w:tc>
            </w:tr>
            <w:tr w:rsidR="005E77ED" w:rsidRPr="00F80259" w14:paraId="4DB508BD" w14:textId="77777777" w:rsidTr="00436B92">
              <w:trPr>
                <w:trHeight w:val="170"/>
              </w:trPr>
              <w:tc>
                <w:tcPr>
                  <w:tcW w:w="1140" w:type="dxa"/>
                  <w:shd w:val="clear" w:color="auto" w:fill="auto"/>
                  <w:noWrap/>
                  <w:vAlign w:val="center"/>
                  <w:hideMark/>
                </w:tcPr>
                <w:p w14:paraId="419C40C1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4000945</w:t>
                  </w:r>
                </w:p>
              </w:tc>
              <w:tc>
                <w:tcPr>
                  <w:tcW w:w="5860" w:type="dxa"/>
                  <w:shd w:val="clear" w:color="auto" w:fill="auto"/>
                  <w:noWrap/>
                  <w:vAlign w:val="center"/>
                  <w:hideMark/>
                </w:tcPr>
                <w:p w14:paraId="226D146B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BY_Location_MDM_Silver_dataparamload</w:t>
                  </w:r>
                  <w:proofErr w:type="spellEnd"/>
                </w:p>
              </w:tc>
            </w:tr>
            <w:tr w:rsidR="005E77ED" w:rsidRPr="00F80259" w14:paraId="29B9DC0D" w14:textId="77777777" w:rsidTr="00436B92">
              <w:trPr>
                <w:trHeight w:val="170"/>
              </w:trPr>
              <w:tc>
                <w:tcPr>
                  <w:tcW w:w="1140" w:type="dxa"/>
                  <w:shd w:val="clear" w:color="auto" w:fill="auto"/>
                  <w:noWrap/>
                  <w:vAlign w:val="center"/>
                  <w:hideMark/>
                </w:tcPr>
                <w:p w14:paraId="351D1985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4000946</w:t>
                  </w:r>
                </w:p>
              </w:tc>
              <w:tc>
                <w:tcPr>
                  <w:tcW w:w="5860" w:type="dxa"/>
                  <w:shd w:val="clear" w:color="auto" w:fill="auto"/>
                  <w:noWrap/>
                  <w:vAlign w:val="center"/>
                  <w:hideMark/>
                </w:tcPr>
                <w:p w14:paraId="3868DB82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BY_Location_MDM_Gold_dataparamload</w:t>
                  </w:r>
                  <w:proofErr w:type="spellEnd"/>
                </w:p>
              </w:tc>
            </w:tr>
            <w:tr w:rsidR="005E77ED" w:rsidRPr="00F80259" w14:paraId="4619723C" w14:textId="77777777" w:rsidTr="00436B92">
              <w:trPr>
                <w:trHeight w:val="170"/>
              </w:trPr>
              <w:tc>
                <w:tcPr>
                  <w:tcW w:w="1140" w:type="dxa"/>
                  <w:shd w:val="clear" w:color="auto" w:fill="auto"/>
                  <w:noWrap/>
                  <w:vAlign w:val="center"/>
                  <w:hideMark/>
                </w:tcPr>
                <w:p w14:paraId="5A3B9FAF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4000947</w:t>
                  </w:r>
                </w:p>
              </w:tc>
              <w:tc>
                <w:tcPr>
                  <w:tcW w:w="5860" w:type="dxa"/>
                  <w:shd w:val="clear" w:color="auto" w:fill="auto"/>
                  <w:noWrap/>
                  <w:vAlign w:val="center"/>
                  <w:hideMark/>
                </w:tcPr>
                <w:p w14:paraId="3C69E8EC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BY_Location_MDM_Provision_dataparamload</w:t>
                  </w:r>
                  <w:proofErr w:type="spellEnd"/>
                </w:p>
              </w:tc>
            </w:tr>
            <w:tr w:rsidR="005E77ED" w:rsidRPr="00F80259" w14:paraId="5F70CD61" w14:textId="77777777" w:rsidTr="00436B92">
              <w:trPr>
                <w:trHeight w:val="170"/>
              </w:trPr>
              <w:tc>
                <w:tcPr>
                  <w:tcW w:w="1140" w:type="dxa"/>
                  <w:shd w:val="clear" w:color="auto" w:fill="auto"/>
                  <w:noWrap/>
                  <w:vAlign w:val="center"/>
                  <w:hideMark/>
                </w:tcPr>
                <w:p w14:paraId="59405318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4000948</w:t>
                  </w:r>
                </w:p>
              </w:tc>
              <w:tc>
                <w:tcPr>
                  <w:tcW w:w="5860" w:type="dxa"/>
                  <w:shd w:val="clear" w:color="auto" w:fill="auto"/>
                  <w:noWrap/>
                  <w:vAlign w:val="center"/>
                  <w:hideMark/>
                </w:tcPr>
                <w:p w14:paraId="13C09DC2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BY_location_Bronze_Recon</w:t>
                  </w:r>
                  <w:proofErr w:type="spellEnd"/>
                </w:p>
              </w:tc>
            </w:tr>
            <w:tr w:rsidR="005E77ED" w:rsidRPr="00F80259" w14:paraId="12E9521C" w14:textId="77777777" w:rsidTr="00436B92">
              <w:trPr>
                <w:trHeight w:val="170"/>
              </w:trPr>
              <w:tc>
                <w:tcPr>
                  <w:tcW w:w="1140" w:type="dxa"/>
                  <w:shd w:val="clear" w:color="auto" w:fill="auto"/>
                  <w:noWrap/>
                  <w:vAlign w:val="center"/>
                  <w:hideMark/>
                </w:tcPr>
                <w:p w14:paraId="0583DB08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4000949</w:t>
                  </w:r>
                </w:p>
              </w:tc>
              <w:tc>
                <w:tcPr>
                  <w:tcW w:w="5860" w:type="dxa"/>
                  <w:shd w:val="clear" w:color="auto" w:fill="auto"/>
                  <w:noWrap/>
                  <w:vAlign w:val="center"/>
                  <w:hideMark/>
                </w:tcPr>
                <w:p w14:paraId="2E767EC0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BY_location_Silver_Recon</w:t>
                  </w:r>
                  <w:proofErr w:type="spellEnd"/>
                </w:p>
              </w:tc>
            </w:tr>
            <w:tr w:rsidR="005E77ED" w:rsidRPr="00F80259" w14:paraId="020DBAD6" w14:textId="77777777" w:rsidTr="00436B92">
              <w:trPr>
                <w:trHeight w:val="170"/>
              </w:trPr>
              <w:tc>
                <w:tcPr>
                  <w:tcW w:w="1140" w:type="dxa"/>
                  <w:shd w:val="clear" w:color="auto" w:fill="auto"/>
                  <w:noWrap/>
                  <w:vAlign w:val="center"/>
                  <w:hideMark/>
                </w:tcPr>
                <w:p w14:paraId="1BFFC528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4000950</w:t>
                  </w:r>
                </w:p>
              </w:tc>
              <w:tc>
                <w:tcPr>
                  <w:tcW w:w="5860" w:type="dxa"/>
                  <w:shd w:val="clear" w:color="auto" w:fill="auto"/>
                  <w:noWrap/>
                  <w:vAlign w:val="center"/>
                  <w:hideMark/>
                </w:tcPr>
                <w:p w14:paraId="3E3B3FDC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BY_location_Gold_Recon</w:t>
                  </w:r>
                  <w:proofErr w:type="spellEnd"/>
                </w:p>
              </w:tc>
            </w:tr>
            <w:tr w:rsidR="005E77ED" w:rsidRPr="00F80259" w14:paraId="418892D6" w14:textId="77777777" w:rsidTr="00436B92">
              <w:trPr>
                <w:trHeight w:val="170"/>
              </w:trPr>
              <w:tc>
                <w:tcPr>
                  <w:tcW w:w="1140" w:type="dxa"/>
                  <w:shd w:val="clear" w:color="auto" w:fill="auto"/>
                  <w:noWrap/>
                  <w:vAlign w:val="center"/>
                  <w:hideMark/>
                </w:tcPr>
                <w:p w14:paraId="63C54409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4000951</w:t>
                  </w:r>
                </w:p>
              </w:tc>
              <w:tc>
                <w:tcPr>
                  <w:tcW w:w="5860" w:type="dxa"/>
                  <w:shd w:val="clear" w:color="auto" w:fill="auto"/>
                  <w:noWrap/>
                  <w:vAlign w:val="center"/>
                  <w:hideMark/>
                </w:tcPr>
                <w:p w14:paraId="21CFF221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BY_location_Provision_Recon</w:t>
                  </w:r>
                  <w:proofErr w:type="spellEnd"/>
                </w:p>
              </w:tc>
            </w:tr>
            <w:tr w:rsidR="005E77ED" w:rsidRPr="00F80259" w14:paraId="356C1A0D" w14:textId="77777777" w:rsidTr="00436B92">
              <w:trPr>
                <w:trHeight w:val="170"/>
              </w:trPr>
              <w:tc>
                <w:tcPr>
                  <w:tcW w:w="1140" w:type="dxa"/>
                  <w:shd w:val="clear" w:color="auto" w:fill="auto"/>
                  <w:noWrap/>
                  <w:vAlign w:val="center"/>
                  <w:hideMark/>
                </w:tcPr>
                <w:p w14:paraId="2F75F415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40009230</w:t>
                  </w:r>
                </w:p>
              </w:tc>
              <w:tc>
                <w:tcPr>
                  <w:tcW w:w="5860" w:type="dxa"/>
                  <w:shd w:val="clear" w:color="auto" w:fill="auto"/>
                  <w:noWrap/>
                  <w:vAlign w:val="center"/>
                  <w:hideMark/>
                </w:tcPr>
                <w:p w14:paraId="5B21A963" w14:textId="77777777" w:rsidR="005E77ED" w:rsidRPr="00A2711B" w:rsidRDefault="005E77ED" w:rsidP="0059556F">
                  <w:pPr>
                    <w:framePr w:hSpace="180" w:wrap="around" w:vAnchor="text" w:hAnchor="page" w:x="1840" w:y="-49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</w:pPr>
                  <w:proofErr w:type="spellStart"/>
                  <w:r w:rsidRPr="00A2711B">
                    <w:rPr>
                      <w:rFonts w:ascii="Arial" w:eastAsia="Times New Roman" w:hAnsi="Arial" w:cs="Arial"/>
                      <w:color w:val="000000"/>
                      <w:sz w:val="16"/>
                      <w:szCs w:val="16"/>
                      <w:lang w:eastAsia="en-IN"/>
                    </w:rPr>
                    <w:t>BY_Location_MDM_Bronze_to_Silver</w:t>
                  </w:r>
                  <w:proofErr w:type="spellEnd"/>
                </w:p>
              </w:tc>
            </w:tr>
          </w:tbl>
          <w:p w14:paraId="67AEC7A1" w14:textId="77777777" w:rsidR="00685532" w:rsidRPr="00F80259" w:rsidRDefault="00685532" w:rsidP="001A54DD">
            <w:pPr>
              <w:tabs>
                <w:tab w:val="left" w:pos="5100"/>
              </w:tabs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</w:p>
        </w:tc>
      </w:tr>
      <w:tr w:rsidR="00685532" w:rsidRPr="00022427" w14:paraId="2C86B999" w14:textId="77777777" w:rsidTr="44130B59">
        <w:trPr>
          <w:trHeight w:val="113"/>
        </w:trPr>
        <w:tc>
          <w:tcPr>
            <w:tcW w:w="988" w:type="dxa"/>
            <w:shd w:val="clear" w:color="auto" w:fill="D9E2F3" w:themeFill="accent1" w:themeFillTint="33"/>
            <w:noWrap/>
            <w:hideMark/>
          </w:tcPr>
          <w:p w14:paraId="6449F9D1" w14:textId="77777777" w:rsidR="00685532" w:rsidRPr="00022427" w:rsidRDefault="00685532" w:rsidP="001A54DD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02242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Purpose</w:t>
            </w:r>
          </w:p>
        </w:tc>
        <w:tc>
          <w:tcPr>
            <w:tcW w:w="8079" w:type="dxa"/>
            <w:shd w:val="clear" w:color="auto" w:fill="auto"/>
            <w:noWrap/>
          </w:tcPr>
          <w:p w14:paraId="716B0078" w14:textId="18C8BEB1" w:rsidR="00DB18B0" w:rsidRPr="00F80259" w:rsidRDefault="00DB18B0" w:rsidP="44130B59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</w:pPr>
            <w:proofErr w:type="spellStart"/>
            <w:r w:rsidRPr="44130B5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  <w:t>Function_</w:t>
            </w:r>
            <w:r w:rsidR="00546BD3" w:rsidRPr="44130B5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  <w:t>id’s</w:t>
            </w:r>
            <w:proofErr w:type="spellEnd"/>
            <w:r w:rsidR="00546BD3" w:rsidRPr="44130B5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  <w:t xml:space="preserve"> </w:t>
            </w:r>
            <w:r w:rsidR="6B938D6F" w:rsidRPr="44130B5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  <w:t>4000921, 4000922, 40009230, 4000943, 4000944,</w:t>
            </w:r>
          </w:p>
          <w:p w14:paraId="39971BC9" w14:textId="494022AD" w:rsidR="00DB18B0" w:rsidRPr="00F80259" w:rsidRDefault="00746891" w:rsidP="44130B5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  <w:r w:rsidRPr="44130B59">
              <w:rPr>
                <w:sz w:val="16"/>
                <w:szCs w:val="16"/>
              </w:rPr>
              <w:t>4000945</w:t>
            </w:r>
            <w:r w:rsidR="00546BD3" w:rsidRPr="44130B5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  <w:t xml:space="preserve">, </w:t>
            </w:r>
            <w:r w:rsidRPr="44130B59">
              <w:rPr>
                <w:sz w:val="16"/>
                <w:szCs w:val="16"/>
              </w:rPr>
              <w:t xml:space="preserve">4000946 </w:t>
            </w:r>
            <w:r w:rsidRPr="44130B5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  <w:t xml:space="preserve">and </w:t>
            </w:r>
            <w:r w:rsidRPr="44130B59">
              <w:rPr>
                <w:sz w:val="16"/>
                <w:szCs w:val="16"/>
              </w:rPr>
              <w:t>4000947</w:t>
            </w:r>
            <w:r w:rsidR="525002B2" w:rsidRPr="44130B59">
              <w:rPr>
                <w:sz w:val="16"/>
                <w:szCs w:val="16"/>
              </w:rPr>
              <w:t>, 4000948</w:t>
            </w:r>
            <w:r w:rsidR="525002B2" w:rsidRPr="44130B5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  <w:t xml:space="preserve">, </w:t>
            </w:r>
            <w:r w:rsidR="525002B2" w:rsidRPr="44130B59">
              <w:rPr>
                <w:sz w:val="16"/>
                <w:szCs w:val="16"/>
              </w:rPr>
              <w:t>4000949</w:t>
            </w:r>
            <w:r w:rsidR="525002B2" w:rsidRPr="44130B5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  <w:t xml:space="preserve">, </w:t>
            </w:r>
            <w:r w:rsidR="525002B2" w:rsidRPr="44130B59">
              <w:rPr>
                <w:sz w:val="16"/>
                <w:szCs w:val="16"/>
              </w:rPr>
              <w:t xml:space="preserve">4000950 </w:t>
            </w:r>
            <w:r w:rsidR="525002B2" w:rsidRPr="44130B5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  <w:t xml:space="preserve">and </w:t>
            </w:r>
            <w:r w:rsidR="525002B2" w:rsidRPr="44130B59">
              <w:rPr>
                <w:sz w:val="16"/>
                <w:szCs w:val="16"/>
              </w:rPr>
              <w:t>4000951</w:t>
            </w:r>
            <w:r w:rsidR="7EE67349" w:rsidRPr="44130B59">
              <w:rPr>
                <w:sz w:val="16"/>
                <w:szCs w:val="16"/>
              </w:rPr>
              <w:t xml:space="preserve"> </w:t>
            </w:r>
            <w:r w:rsidR="00DB18B0" w:rsidRPr="44130B5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  <w:t xml:space="preserve">are used in </w:t>
            </w:r>
            <w:proofErr w:type="spellStart"/>
            <w:r w:rsidR="00DB18B0" w:rsidRPr="44130B5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  <w:t>mx_trf_function</w:t>
            </w:r>
            <w:proofErr w:type="spellEnd"/>
            <w:r w:rsidR="00DB18B0" w:rsidRPr="44130B5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  <w:t xml:space="preserve"> and </w:t>
            </w:r>
            <w:proofErr w:type="spellStart"/>
            <w:r w:rsidR="00DB18B0" w:rsidRPr="44130B5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  <w:t>trf_execution_detail</w:t>
            </w:r>
            <w:proofErr w:type="spellEnd"/>
            <w:r w:rsidR="00DB18B0" w:rsidRPr="44130B5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  <w:t xml:space="preserve"> table for processing of data from bronze to Provision zone.</w:t>
            </w:r>
          </w:p>
          <w:p w14:paraId="7511B2F3" w14:textId="2B2B886D" w:rsidR="00DB18B0" w:rsidRPr="00F80259" w:rsidRDefault="78C8EA86" w:rsidP="267803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  <w:r w:rsidRPr="267803FF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  <w:t xml:space="preserve">Functionoid's 40009230, 4000943 are used for SCD </w:t>
            </w:r>
            <w:proofErr w:type="spellStart"/>
            <w:r w:rsidRPr="267803FF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  <w:t>lagic</w:t>
            </w:r>
            <w:proofErr w:type="spellEnd"/>
            <w:r w:rsidRPr="267803FF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  <w:t>.</w:t>
            </w:r>
          </w:p>
          <w:p w14:paraId="17B4BFCD" w14:textId="2420376D" w:rsidR="64160B4E" w:rsidRDefault="78C8EA86" w:rsidP="676BE62E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</w:pPr>
            <w:r w:rsidRPr="267803FF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  <w:t>Functionoid's</w:t>
            </w:r>
            <w:r w:rsidR="64160B4E" w:rsidRPr="44130B5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  <w:t xml:space="preserve"> </w:t>
            </w:r>
            <w:r w:rsidR="64160B4E" w:rsidRPr="44130B59">
              <w:rPr>
                <w:sz w:val="16"/>
                <w:szCs w:val="16"/>
              </w:rPr>
              <w:t>4000945</w:t>
            </w:r>
            <w:r w:rsidR="64160B4E" w:rsidRPr="44130B5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  <w:t xml:space="preserve">, </w:t>
            </w:r>
            <w:r w:rsidR="64160B4E" w:rsidRPr="44130B59">
              <w:rPr>
                <w:sz w:val="16"/>
                <w:szCs w:val="16"/>
              </w:rPr>
              <w:t xml:space="preserve">4000946 </w:t>
            </w:r>
            <w:r w:rsidR="64160B4E" w:rsidRPr="44130B5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n-IN"/>
              </w:rPr>
              <w:t xml:space="preserve">and </w:t>
            </w:r>
            <w:r w:rsidR="64160B4E" w:rsidRPr="44130B59">
              <w:rPr>
                <w:sz w:val="16"/>
                <w:szCs w:val="16"/>
              </w:rPr>
              <w:t xml:space="preserve">4000947 used for param </w:t>
            </w:r>
            <w:proofErr w:type="gramStart"/>
            <w:r w:rsidR="64160B4E" w:rsidRPr="44130B59">
              <w:rPr>
                <w:sz w:val="16"/>
                <w:szCs w:val="16"/>
              </w:rPr>
              <w:t xml:space="preserve">table </w:t>
            </w:r>
            <w:r w:rsidR="09C0DC83" w:rsidRPr="44130B59">
              <w:rPr>
                <w:sz w:val="16"/>
                <w:szCs w:val="16"/>
              </w:rPr>
              <w:t>.</w:t>
            </w:r>
            <w:proofErr w:type="gramEnd"/>
          </w:p>
          <w:p w14:paraId="758AF3D3" w14:textId="34F80D70" w:rsidR="44130B59" w:rsidRDefault="44130B59" w:rsidP="44130B59">
            <w:pPr>
              <w:spacing w:after="0" w:line="240" w:lineRule="auto"/>
              <w:jc w:val="both"/>
              <w:rPr>
                <w:sz w:val="16"/>
                <w:szCs w:val="16"/>
              </w:rPr>
            </w:pPr>
          </w:p>
          <w:p w14:paraId="0501AE41" w14:textId="284E7047" w:rsidR="00685532" w:rsidRPr="00F80259" w:rsidRDefault="00DB18B0" w:rsidP="001A54D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  <w:proofErr w:type="spellStart"/>
            <w:r w:rsidRPr="00F80259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  <w:t>Function_id’s</w:t>
            </w:r>
            <w:proofErr w:type="spellEnd"/>
            <w:r w:rsidRPr="00F80259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  <w:t xml:space="preserve"> </w:t>
            </w:r>
            <w:r w:rsidR="00746891" w:rsidRPr="00F80259">
              <w:rPr>
                <w:sz w:val="16"/>
                <w:szCs w:val="16"/>
              </w:rPr>
              <w:t>4000948</w:t>
            </w:r>
            <w:r w:rsidR="00546BD3" w:rsidRPr="00F80259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  <w:t xml:space="preserve">, </w:t>
            </w:r>
            <w:r w:rsidR="00746891" w:rsidRPr="00F80259">
              <w:rPr>
                <w:sz w:val="16"/>
                <w:szCs w:val="16"/>
              </w:rPr>
              <w:t>4000949</w:t>
            </w:r>
            <w:r w:rsidR="007C5A3B" w:rsidRPr="00F80259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  <w:t>,</w:t>
            </w:r>
            <w:r w:rsidR="00B66319" w:rsidRPr="00F80259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  <w:t xml:space="preserve"> </w:t>
            </w:r>
            <w:r w:rsidR="00746891" w:rsidRPr="00F80259">
              <w:rPr>
                <w:sz w:val="16"/>
                <w:szCs w:val="16"/>
              </w:rPr>
              <w:t xml:space="preserve">4000950 </w:t>
            </w:r>
            <w:r w:rsidRPr="00F80259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  <w:t xml:space="preserve">and </w:t>
            </w:r>
            <w:r w:rsidR="00746891" w:rsidRPr="00F80259">
              <w:rPr>
                <w:sz w:val="16"/>
                <w:szCs w:val="16"/>
              </w:rPr>
              <w:t xml:space="preserve">4000951 </w:t>
            </w:r>
            <w:r w:rsidRPr="00F80259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  <w:t xml:space="preserve">are used in </w:t>
            </w:r>
            <w:proofErr w:type="spellStart"/>
            <w:r w:rsidRPr="00F80259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  <w:t>mx_trf_function</w:t>
            </w:r>
            <w:proofErr w:type="spellEnd"/>
            <w:r w:rsidRPr="00F80259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  <w:t xml:space="preserve"> and </w:t>
            </w:r>
            <w:proofErr w:type="spellStart"/>
            <w:r w:rsidRPr="00F80259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  <w:t>trf_execution_detail</w:t>
            </w:r>
            <w:proofErr w:type="spellEnd"/>
            <w:r w:rsidRPr="00F80259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  <w:t xml:space="preserve"> table for Data reconciliation.</w:t>
            </w:r>
          </w:p>
        </w:tc>
      </w:tr>
    </w:tbl>
    <w:p w14:paraId="3A529F9E" w14:textId="77777777" w:rsidR="002565AD" w:rsidRDefault="002565AD" w:rsidP="00831F29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34E18300" w14:textId="77777777" w:rsidR="00EB3C1F" w:rsidRDefault="00EB3C1F" w:rsidP="00EB3C1F">
      <w:pPr>
        <w:tabs>
          <w:tab w:val="left" w:pos="950"/>
        </w:tabs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1850" w:tblpY="-49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8079"/>
      </w:tblGrid>
      <w:tr w:rsidR="00EB3C1F" w:rsidRPr="00022427" w14:paraId="583C7B6B" w14:textId="77777777" w:rsidTr="3100D581">
        <w:trPr>
          <w:trHeight w:val="113"/>
        </w:trPr>
        <w:tc>
          <w:tcPr>
            <w:tcW w:w="988" w:type="dxa"/>
            <w:shd w:val="clear" w:color="auto" w:fill="D9E2F3" w:themeFill="accent1" w:themeFillTint="33"/>
            <w:noWrap/>
            <w:hideMark/>
          </w:tcPr>
          <w:p w14:paraId="4A6B788E" w14:textId="77777777" w:rsidR="00EB3C1F" w:rsidRPr="00022427" w:rsidRDefault="00EB3C1F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02242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Name</w:t>
            </w:r>
          </w:p>
        </w:tc>
        <w:tc>
          <w:tcPr>
            <w:tcW w:w="8079" w:type="dxa"/>
            <w:shd w:val="clear" w:color="auto" w:fill="auto"/>
            <w:noWrap/>
          </w:tcPr>
          <w:p w14:paraId="17FCCC76" w14:textId="4D8689E5" w:rsidR="00EB3C1F" w:rsidRPr="00022427" w:rsidRDefault="6C9ABB7A" w:rsidP="3100D5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3100D581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en-IN"/>
              </w:rPr>
              <w:t>mx_trf_execution_details</w:t>
            </w:r>
            <w:proofErr w:type="spellEnd"/>
          </w:p>
        </w:tc>
      </w:tr>
      <w:tr w:rsidR="00EB3C1F" w:rsidRPr="00022427" w14:paraId="43172130" w14:textId="77777777" w:rsidTr="3100D581">
        <w:trPr>
          <w:trHeight w:val="113"/>
        </w:trPr>
        <w:tc>
          <w:tcPr>
            <w:tcW w:w="988" w:type="dxa"/>
            <w:shd w:val="clear" w:color="auto" w:fill="D9E2F3" w:themeFill="accent1" w:themeFillTint="33"/>
            <w:noWrap/>
          </w:tcPr>
          <w:p w14:paraId="0B5F9856" w14:textId="2AD0620B" w:rsidR="3100D581" w:rsidRDefault="3100D581" w:rsidP="3100D581">
            <w:pPr>
              <w:spacing w:after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3100D581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Columns</w:t>
            </w:r>
          </w:p>
        </w:tc>
        <w:tc>
          <w:tcPr>
            <w:tcW w:w="8079" w:type="dxa"/>
            <w:shd w:val="clear" w:color="auto" w:fill="auto"/>
            <w:noWrap/>
          </w:tcPr>
          <w:p w14:paraId="5BA00FA8" w14:textId="061D3180" w:rsidR="3100D581" w:rsidRDefault="3100D581" w:rsidP="3100D581">
            <w:pPr>
              <w:tabs>
                <w:tab w:val="left" w:pos="5100"/>
              </w:tabs>
              <w:spacing w:after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3100D581">
              <w:rPr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 xml:space="preserve">Refer common </w:t>
            </w:r>
            <w:proofErr w:type="spellStart"/>
            <w:r w:rsidRPr="3100D581">
              <w:rPr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componet</w:t>
            </w:r>
            <w:proofErr w:type="spellEnd"/>
            <w:r w:rsidRPr="3100D581">
              <w:rPr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 xml:space="preserve"> file for detail</w:t>
            </w:r>
          </w:p>
        </w:tc>
      </w:tr>
    </w:tbl>
    <w:p w14:paraId="45B39CDF" w14:textId="77777777" w:rsidR="002565AD" w:rsidRDefault="002565AD" w:rsidP="00EB3C1F">
      <w:pPr>
        <w:tabs>
          <w:tab w:val="left" w:pos="950"/>
        </w:tabs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tbl>
      <w:tblPr>
        <w:tblW w:w="8930" w:type="dxa"/>
        <w:tblInd w:w="4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"/>
        <w:gridCol w:w="7968"/>
      </w:tblGrid>
      <w:tr w:rsidR="3100D581" w14:paraId="5BCCFB49" w14:textId="77777777" w:rsidTr="00A8472A">
        <w:trPr>
          <w:trHeight w:val="105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tcMar>
              <w:left w:w="105" w:type="dxa"/>
              <w:right w:w="105" w:type="dxa"/>
            </w:tcMar>
          </w:tcPr>
          <w:p w14:paraId="36822FBF" w14:textId="3B9EFF6B" w:rsidR="3100D581" w:rsidRDefault="3100D581" w:rsidP="3100D581">
            <w:pPr>
              <w:spacing w:after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3100D581">
              <w:rPr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Name</w:t>
            </w:r>
          </w:p>
        </w:tc>
        <w:tc>
          <w:tcPr>
            <w:tcW w:w="7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E798073" w14:textId="024DE6FC" w:rsidR="3100D581" w:rsidRDefault="3100D581" w:rsidP="3100D581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3100D581">
              <w:rPr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by_transfer_config</w:t>
            </w:r>
            <w:proofErr w:type="spellEnd"/>
          </w:p>
        </w:tc>
      </w:tr>
      <w:tr w:rsidR="3100D581" w14:paraId="2DDFF73F" w14:textId="77777777" w:rsidTr="00A8472A">
        <w:trPr>
          <w:trHeight w:val="105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tcMar>
              <w:left w:w="105" w:type="dxa"/>
              <w:right w:w="105" w:type="dxa"/>
            </w:tcMar>
          </w:tcPr>
          <w:p w14:paraId="126F4958" w14:textId="460A6099" w:rsidR="3100D581" w:rsidRDefault="3100D581" w:rsidP="3100D581">
            <w:pPr>
              <w:spacing w:after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3100D581">
              <w:rPr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Columns</w:t>
            </w:r>
          </w:p>
        </w:tc>
        <w:tc>
          <w:tcPr>
            <w:tcW w:w="7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7843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65"/>
              <w:gridCol w:w="5278"/>
            </w:tblGrid>
            <w:tr w:rsidR="3100D581" w14:paraId="44986DC8" w14:textId="77777777" w:rsidTr="00A8472A">
              <w:trPr>
                <w:trHeight w:val="20"/>
              </w:trPr>
              <w:tc>
                <w:tcPr>
                  <w:tcW w:w="25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4C6E7"/>
                  <w:tcMar>
                    <w:left w:w="105" w:type="dxa"/>
                    <w:right w:w="105" w:type="dxa"/>
                  </w:tcMar>
                  <w:vAlign w:val="bottom"/>
                </w:tcPr>
                <w:p w14:paraId="2C663BBD" w14:textId="72D9F8B0" w:rsidR="3100D581" w:rsidRPr="00BC5F5F" w:rsidRDefault="3100D581" w:rsidP="3100D581">
                  <w:pPr>
                    <w:spacing w:after="0" w:line="240" w:lineRule="auto"/>
                    <w:rPr>
                      <w:rFonts w:ascii="Calibri" w:eastAsia="Calibri" w:hAnsi="Calibri" w:cs="Calibr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  <w:r w:rsidRPr="00BC5F5F">
                    <w:rPr>
                      <w:rFonts w:ascii="Calibri" w:eastAsia="Calibri" w:hAnsi="Calibri" w:cs="Calibr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Column name</w:t>
                  </w:r>
                </w:p>
              </w:tc>
              <w:tc>
                <w:tcPr>
                  <w:tcW w:w="527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4C6E7"/>
                  <w:tcMar>
                    <w:left w:w="105" w:type="dxa"/>
                    <w:right w:w="105" w:type="dxa"/>
                  </w:tcMar>
                  <w:vAlign w:val="bottom"/>
                </w:tcPr>
                <w:p w14:paraId="6EAA4B31" w14:textId="72572C86" w:rsidR="3100D581" w:rsidRPr="00BC5F5F" w:rsidRDefault="3100D581" w:rsidP="3100D581">
                  <w:pPr>
                    <w:spacing w:after="0" w:line="240" w:lineRule="auto"/>
                    <w:rPr>
                      <w:rFonts w:ascii="Calibri" w:eastAsia="Calibri" w:hAnsi="Calibri" w:cs="Calibr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</w:pPr>
                  <w:r w:rsidRPr="00BC5F5F">
                    <w:rPr>
                      <w:rFonts w:ascii="Calibri" w:eastAsia="Calibri" w:hAnsi="Calibri" w:cs="Calibr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</w:rPr>
                    <w:t>Value</w:t>
                  </w:r>
                </w:p>
              </w:tc>
            </w:tr>
            <w:tr w:rsidR="3100D581" w14:paraId="347F49FF" w14:textId="77777777" w:rsidTr="00A8472A">
              <w:trPr>
                <w:trHeight w:val="20"/>
              </w:trPr>
              <w:tc>
                <w:tcPr>
                  <w:tcW w:w="25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543812EF" w14:textId="11468829" w:rsidR="3100D581" w:rsidRDefault="3100D581" w:rsidP="3100D581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</w:rPr>
                  </w:pP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dataset_name</w:t>
                  </w:r>
                  <w:proofErr w:type="spellEnd"/>
                </w:p>
              </w:tc>
              <w:tc>
                <w:tcPr>
                  <w:tcW w:w="527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01D1971F" w14:textId="52DF8F56" w:rsidR="31A63710" w:rsidRDefault="31A63710" w:rsidP="3100D581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</w:rPr>
                  </w:pP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Location_BY</w:t>
                  </w:r>
                  <w:proofErr w:type="spellEnd"/>
                </w:p>
              </w:tc>
            </w:tr>
            <w:tr w:rsidR="3100D581" w14:paraId="56846C4D" w14:textId="77777777" w:rsidTr="00A8472A">
              <w:trPr>
                <w:trHeight w:val="20"/>
              </w:trPr>
              <w:tc>
                <w:tcPr>
                  <w:tcW w:w="25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0D291C14" w14:textId="21DEBC9A" w:rsidR="3100D581" w:rsidRDefault="3100D581" w:rsidP="3100D581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</w:rPr>
                  </w:pPr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frequency</w:t>
                  </w:r>
                </w:p>
              </w:tc>
              <w:tc>
                <w:tcPr>
                  <w:tcW w:w="527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4CF727A6" w14:textId="360C9CE6" w:rsidR="3100D581" w:rsidRDefault="3100D581" w:rsidP="3100D581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</w:rPr>
                  </w:pPr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daily</w:t>
                  </w:r>
                </w:p>
              </w:tc>
            </w:tr>
            <w:tr w:rsidR="3100D581" w14:paraId="76B6BD28" w14:textId="77777777" w:rsidTr="00A8472A">
              <w:trPr>
                <w:trHeight w:val="20"/>
              </w:trPr>
              <w:tc>
                <w:tcPr>
                  <w:tcW w:w="25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5905610A" w14:textId="6BE76C10" w:rsidR="3100D581" w:rsidRDefault="3100D581" w:rsidP="3100D581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</w:rPr>
                  </w:pP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temp_file_path</w:t>
                  </w:r>
                  <w:proofErr w:type="spellEnd"/>
                </w:p>
              </w:tc>
              <w:tc>
                <w:tcPr>
                  <w:tcW w:w="527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3930701E" w14:textId="4B334BAD" w:rsidR="3100D581" w:rsidRDefault="3100D581" w:rsidP="3100D581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</w:rPr>
                  </w:pPr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/</w:t>
                  </w: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mnt</w:t>
                  </w:r>
                  <w:proofErr w:type="spellEnd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/</w:t>
                  </w: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iobdatagold</w:t>
                  </w:r>
                  <w:proofErr w:type="spellEnd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/</w:t>
                  </w: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BY_provision_temp</w:t>
                  </w:r>
                  <w:proofErr w:type="spellEnd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/</w:t>
                  </w:r>
                  <w:r w:rsidR="42A1DFA8"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location</w:t>
                  </w:r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/</w:t>
                  </w:r>
                </w:p>
              </w:tc>
            </w:tr>
            <w:tr w:rsidR="3100D581" w14:paraId="2BDC7718" w14:textId="77777777" w:rsidTr="00A8472A">
              <w:trPr>
                <w:trHeight w:val="20"/>
              </w:trPr>
              <w:tc>
                <w:tcPr>
                  <w:tcW w:w="25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5D8E1A50" w14:textId="23C6E11F" w:rsidR="3100D581" w:rsidRDefault="3100D581" w:rsidP="3100D581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</w:rPr>
                  </w:pP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prov_file_path</w:t>
                  </w:r>
                  <w:proofErr w:type="spellEnd"/>
                </w:p>
              </w:tc>
              <w:tc>
                <w:tcPr>
                  <w:tcW w:w="527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3910C984" w14:textId="5F05EFB2" w:rsidR="3100D581" w:rsidRDefault="3100D581" w:rsidP="3100D581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</w:pP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blueyonder</w:t>
                  </w:r>
                  <w:proofErr w:type="spellEnd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/</w:t>
                  </w: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master_data</w:t>
                  </w:r>
                  <w:proofErr w:type="spellEnd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/export/</w:t>
                  </w:r>
                  <w:r w:rsidR="1E506D5C"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location</w:t>
                  </w:r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/daily/</w:t>
                  </w:r>
                </w:p>
              </w:tc>
            </w:tr>
            <w:tr w:rsidR="3100D581" w14:paraId="36F4D5D7" w14:textId="77777777" w:rsidTr="00A8472A">
              <w:trPr>
                <w:trHeight w:val="20"/>
              </w:trPr>
              <w:tc>
                <w:tcPr>
                  <w:tcW w:w="25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4166B362" w14:textId="2DDDA977" w:rsidR="3100D581" w:rsidRDefault="3100D581" w:rsidP="3100D581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</w:rPr>
                  </w:pP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by_file_path</w:t>
                  </w:r>
                  <w:proofErr w:type="spellEnd"/>
                </w:p>
              </w:tc>
              <w:tc>
                <w:tcPr>
                  <w:tcW w:w="527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7C72ADB7" w14:textId="0C505768" w:rsidR="3100D581" w:rsidRDefault="3100D581" w:rsidP="3100D581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</w:rPr>
                  </w:pPr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inbox</w:t>
                  </w:r>
                </w:p>
              </w:tc>
            </w:tr>
            <w:tr w:rsidR="3100D581" w14:paraId="5DC5E782" w14:textId="77777777" w:rsidTr="00A8472A">
              <w:trPr>
                <w:trHeight w:val="20"/>
              </w:trPr>
              <w:tc>
                <w:tcPr>
                  <w:tcW w:w="25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36059FF7" w14:textId="361CFB9E" w:rsidR="3100D581" w:rsidRDefault="3100D581" w:rsidP="3100D581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</w:rPr>
                  </w:pP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archive_file_path</w:t>
                  </w:r>
                  <w:proofErr w:type="spellEnd"/>
                </w:p>
              </w:tc>
              <w:tc>
                <w:tcPr>
                  <w:tcW w:w="527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4E97D6C7" w14:textId="26FA315A" w:rsidR="3100D581" w:rsidRDefault="3100D581" w:rsidP="3100D581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</w:rPr>
                  </w:pP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blueyonder</w:t>
                  </w:r>
                  <w:proofErr w:type="spellEnd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/</w:t>
                  </w: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master_data</w:t>
                  </w:r>
                  <w:proofErr w:type="spellEnd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/archive/</w:t>
                  </w:r>
                  <w:r w:rsidR="1FECA125"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location</w:t>
                  </w:r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/daily/</w:t>
                  </w:r>
                </w:p>
              </w:tc>
            </w:tr>
            <w:tr w:rsidR="3100D581" w14:paraId="1ABD57E3" w14:textId="77777777" w:rsidTr="00A8472A">
              <w:trPr>
                <w:trHeight w:val="20"/>
              </w:trPr>
              <w:tc>
                <w:tcPr>
                  <w:tcW w:w="25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65F02CBB" w14:textId="4DBECA43" w:rsidR="3100D581" w:rsidRDefault="3100D581" w:rsidP="3100D581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</w:rPr>
                  </w:pP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enable_flag</w:t>
                  </w:r>
                  <w:proofErr w:type="spellEnd"/>
                </w:p>
              </w:tc>
              <w:tc>
                <w:tcPr>
                  <w:tcW w:w="527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4658214A" w14:textId="53961BB8" w:rsidR="3100D581" w:rsidRDefault="00C06E0B" w:rsidP="3100D581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Y</w:t>
                  </w:r>
                </w:p>
              </w:tc>
            </w:tr>
            <w:tr w:rsidR="3100D581" w14:paraId="20A4B4D0" w14:textId="77777777" w:rsidTr="00A8472A">
              <w:trPr>
                <w:trHeight w:val="20"/>
              </w:trPr>
              <w:tc>
                <w:tcPr>
                  <w:tcW w:w="25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63A8EA45" w14:textId="3A729F49" w:rsidR="3100D581" w:rsidRDefault="3100D581" w:rsidP="3100D581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</w:rPr>
                  </w:pP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schedule_id</w:t>
                  </w:r>
                  <w:proofErr w:type="spellEnd"/>
                </w:p>
              </w:tc>
              <w:tc>
                <w:tcPr>
                  <w:tcW w:w="527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72941901" w14:textId="281B9A58" w:rsidR="3100D581" w:rsidRDefault="3100D581" w:rsidP="3100D581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</w:rPr>
                  </w:pPr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8</w:t>
                  </w:r>
                </w:p>
              </w:tc>
            </w:tr>
            <w:tr w:rsidR="3100D581" w14:paraId="7ACBF581" w14:textId="77777777" w:rsidTr="00A8472A">
              <w:trPr>
                <w:trHeight w:val="20"/>
              </w:trPr>
              <w:tc>
                <w:tcPr>
                  <w:tcW w:w="25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6477643D" w14:textId="5C01EBA3" w:rsidR="3100D581" w:rsidRDefault="3100D581" w:rsidP="3100D581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</w:rPr>
                  </w:pP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FileNamePrefix</w:t>
                  </w:r>
                  <w:proofErr w:type="spellEnd"/>
                </w:p>
              </w:tc>
              <w:tc>
                <w:tcPr>
                  <w:tcW w:w="527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4930CF48" w14:textId="01F26995" w:rsidR="7866B45C" w:rsidRDefault="7866B45C" w:rsidP="3100D581">
                  <w:pPr>
                    <w:spacing w:after="0" w:line="240" w:lineRule="auto"/>
                  </w:pPr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locations</w:t>
                  </w:r>
                </w:p>
              </w:tc>
            </w:tr>
            <w:tr w:rsidR="3100D581" w14:paraId="0DCC87B0" w14:textId="77777777" w:rsidTr="00A8472A">
              <w:trPr>
                <w:trHeight w:val="20"/>
              </w:trPr>
              <w:tc>
                <w:tcPr>
                  <w:tcW w:w="256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7632DB59" w14:textId="5EFFEE6B" w:rsidR="3100D581" w:rsidRDefault="3100D581" w:rsidP="3100D581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</w:rPr>
                  </w:pP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landing_archive_file_path</w:t>
                  </w:r>
                  <w:proofErr w:type="spellEnd"/>
                </w:p>
              </w:tc>
              <w:tc>
                <w:tcPr>
                  <w:tcW w:w="527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14:paraId="5C1C4FCD" w14:textId="33A772CC" w:rsidR="3100D581" w:rsidRDefault="3100D581" w:rsidP="3100D581">
                  <w:pPr>
                    <w:spacing w:after="0" w:line="240" w:lineRule="auto"/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</w:pPr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/</w:t>
                  </w: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mnt</w:t>
                  </w:r>
                  <w:proofErr w:type="spellEnd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/</w:t>
                  </w: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iobdatalanding</w:t>
                  </w:r>
                  <w:proofErr w:type="spellEnd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/</w:t>
                  </w: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mdm</w:t>
                  </w:r>
                  <w:proofErr w:type="spellEnd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/</w:t>
                  </w:r>
                  <w:proofErr w:type="spellStart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master_data</w:t>
                  </w:r>
                  <w:proofErr w:type="spellEnd"/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/</w:t>
                  </w:r>
                  <w:r w:rsidR="59F99138"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location</w:t>
                  </w:r>
                  <w:r w:rsidRPr="3100D581">
                    <w:rPr>
                      <w:rFonts w:ascii="Arial" w:eastAsia="Arial" w:hAnsi="Arial" w:cs="Arial"/>
                      <w:color w:val="000000" w:themeColor="text1"/>
                      <w:sz w:val="18"/>
                      <w:szCs w:val="18"/>
                      <w:u w:val="single"/>
                    </w:rPr>
                    <w:t>/</w:t>
                  </w:r>
                </w:p>
              </w:tc>
            </w:tr>
          </w:tbl>
          <w:p w14:paraId="60D46B9D" w14:textId="7A95B928" w:rsidR="3100D581" w:rsidRDefault="3100D581" w:rsidP="00E5178D">
            <w:pPr>
              <w:tabs>
                <w:tab w:val="left" w:pos="5100"/>
              </w:tabs>
              <w:spacing w:after="0" w:line="24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  <w:p w14:paraId="22815529" w14:textId="1DE4204D" w:rsidR="3100D581" w:rsidRDefault="3100D581" w:rsidP="3100D581">
            <w:pPr>
              <w:tabs>
                <w:tab w:val="left" w:pos="5100"/>
              </w:tabs>
              <w:spacing w:after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3100D581" w14:paraId="26D590A2" w14:textId="77777777" w:rsidTr="00E5178D">
        <w:trPr>
          <w:trHeight w:val="300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5ADEEFD" w14:textId="49D97D30" w:rsidR="3100D581" w:rsidRDefault="3100D581" w:rsidP="3100D581">
            <w:pPr>
              <w:spacing w:after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3100D581">
              <w:rPr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lastRenderedPageBreak/>
              <w:t>Purpose</w:t>
            </w:r>
          </w:p>
        </w:tc>
        <w:tc>
          <w:tcPr>
            <w:tcW w:w="7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4893147" w14:textId="123E1D88" w:rsidR="3CEDFDD0" w:rsidRDefault="3CEDFDD0" w:rsidP="3100D581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3100D581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We are using this table for file rename and 100 mb spite file we are taking info</w:t>
            </w:r>
            <w:r w:rsidR="5E1FBD59" w:rsidRPr="3100D581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</w:t>
            </w:r>
            <w:r w:rsidRPr="3100D581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mation from this table in pipeline.</w:t>
            </w:r>
          </w:p>
        </w:tc>
      </w:tr>
    </w:tbl>
    <w:p w14:paraId="0A32B83B" w14:textId="04FE3840" w:rsidR="3100D581" w:rsidRDefault="3100D581" w:rsidP="3100D581">
      <w:pPr>
        <w:tabs>
          <w:tab w:val="left" w:pos="950"/>
        </w:tabs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6D94DE66" w14:textId="39C98809" w:rsidR="00646466" w:rsidRDefault="00646466" w:rsidP="00B53F97">
      <w:pPr>
        <w:pStyle w:val="Heading3"/>
        <w:numPr>
          <w:ilvl w:val="2"/>
          <w:numId w:val="6"/>
        </w:numPr>
        <w:spacing w:before="120"/>
        <w:ind w:left="851"/>
        <w:rPr>
          <w:sz w:val="20"/>
          <w:szCs w:val="20"/>
        </w:rPr>
      </w:pPr>
      <w:r>
        <w:rPr>
          <w:sz w:val="20"/>
          <w:szCs w:val="20"/>
        </w:rPr>
        <w:t xml:space="preserve">ADB DETLA </w:t>
      </w:r>
      <w:r w:rsidRPr="009D11AE">
        <w:rPr>
          <w:sz w:val="20"/>
          <w:szCs w:val="20"/>
        </w:rPr>
        <w:t>TABLES</w:t>
      </w:r>
    </w:p>
    <w:p w14:paraId="16559DD6" w14:textId="77777777" w:rsidR="00646466" w:rsidRDefault="00646466" w:rsidP="005E77ED">
      <w:pPr>
        <w:rPr>
          <w:rFonts w:ascii="Arial" w:hAnsi="Arial" w:cs="Arial"/>
          <w:b/>
          <w:bCs/>
          <w:sz w:val="18"/>
          <w:szCs w:val="1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0"/>
        <w:gridCol w:w="1907"/>
        <w:gridCol w:w="1000"/>
        <w:gridCol w:w="5319"/>
      </w:tblGrid>
      <w:tr w:rsidR="006928AE" w:rsidRPr="005402EF" w14:paraId="46E589F9" w14:textId="08D1363B" w:rsidTr="00C06E0B">
        <w:trPr>
          <w:trHeight w:val="360"/>
        </w:trPr>
        <w:tc>
          <w:tcPr>
            <w:tcW w:w="448" w:type="pct"/>
            <w:shd w:val="clear" w:color="auto" w:fill="B4C6E7" w:themeFill="accent1" w:themeFillTint="66"/>
          </w:tcPr>
          <w:p w14:paraId="422DC477" w14:textId="77777777" w:rsidR="00F13C69" w:rsidRPr="005402EF" w:rsidRDefault="00F13C69" w:rsidP="0038286D">
            <w:pPr>
              <w:spacing w:before="0" w:after="0" w:line="240" w:lineRule="auto"/>
              <w:rPr>
                <w:rFonts w:ascii="Arial" w:eastAsia="Times New Roman" w:hAnsi="Arial" w:cs="Arial"/>
                <w:b/>
                <w:bCs/>
                <w:color w:val="181818"/>
                <w:sz w:val="16"/>
                <w:szCs w:val="16"/>
              </w:rPr>
            </w:pPr>
            <w:r w:rsidRPr="005402EF">
              <w:rPr>
                <w:rFonts w:ascii="Arial" w:eastAsia="Times New Roman" w:hAnsi="Arial" w:cs="Arial"/>
                <w:b/>
                <w:bCs/>
                <w:color w:val="181818"/>
                <w:sz w:val="16"/>
                <w:szCs w:val="16"/>
              </w:rPr>
              <w:t>Zone</w:t>
            </w:r>
          </w:p>
        </w:tc>
        <w:tc>
          <w:tcPr>
            <w:tcW w:w="1119" w:type="pct"/>
            <w:shd w:val="clear" w:color="auto" w:fill="B4C6E7" w:themeFill="accent1" w:themeFillTint="66"/>
          </w:tcPr>
          <w:p w14:paraId="70D6E324" w14:textId="77777777" w:rsidR="00F13C69" w:rsidRPr="005402EF" w:rsidRDefault="00F13C69" w:rsidP="0038286D">
            <w:pPr>
              <w:spacing w:before="0" w:after="0" w:line="240" w:lineRule="auto"/>
              <w:rPr>
                <w:rFonts w:ascii="Arial" w:eastAsia="Times New Roman" w:hAnsi="Arial" w:cs="Arial"/>
                <w:b/>
                <w:bCs/>
                <w:color w:val="181818"/>
                <w:sz w:val="16"/>
                <w:szCs w:val="16"/>
              </w:rPr>
            </w:pPr>
            <w:r w:rsidRPr="005402EF">
              <w:rPr>
                <w:rFonts w:ascii="Arial" w:eastAsia="Times New Roman" w:hAnsi="Arial" w:cs="Arial"/>
                <w:b/>
                <w:bCs/>
                <w:color w:val="181818"/>
                <w:sz w:val="16"/>
                <w:szCs w:val="16"/>
              </w:rPr>
              <w:t>Schema Name</w:t>
            </w:r>
          </w:p>
        </w:tc>
        <w:tc>
          <w:tcPr>
            <w:tcW w:w="531" w:type="pct"/>
            <w:shd w:val="clear" w:color="auto" w:fill="B4C6E7" w:themeFill="accent1" w:themeFillTint="66"/>
          </w:tcPr>
          <w:p w14:paraId="7ED4DB14" w14:textId="20341173" w:rsidR="00F13C69" w:rsidRPr="005402EF" w:rsidRDefault="00F13C69" w:rsidP="0038286D">
            <w:pPr>
              <w:spacing w:before="0" w:after="0" w:line="240" w:lineRule="auto"/>
              <w:rPr>
                <w:rFonts w:ascii="Arial" w:eastAsia="Times New Roman" w:hAnsi="Arial" w:cs="Arial"/>
                <w:b/>
                <w:bCs/>
                <w:color w:val="181818"/>
                <w:sz w:val="16"/>
                <w:szCs w:val="16"/>
              </w:rPr>
            </w:pPr>
            <w:r w:rsidRPr="005402EF">
              <w:rPr>
                <w:rFonts w:ascii="Arial" w:eastAsia="Times New Roman" w:hAnsi="Arial" w:cs="Arial"/>
                <w:b/>
                <w:bCs/>
                <w:color w:val="181818"/>
                <w:sz w:val="16"/>
                <w:szCs w:val="16"/>
              </w:rPr>
              <w:t>Delta table Name</w:t>
            </w:r>
          </w:p>
        </w:tc>
        <w:tc>
          <w:tcPr>
            <w:tcW w:w="2902" w:type="pct"/>
            <w:shd w:val="clear" w:color="auto" w:fill="B4C6E7" w:themeFill="accent1" w:themeFillTint="66"/>
          </w:tcPr>
          <w:p w14:paraId="5D1A1ABF" w14:textId="09403F3E" w:rsidR="00F13C69" w:rsidRPr="005402EF" w:rsidRDefault="00F13C69" w:rsidP="0038286D">
            <w:pPr>
              <w:spacing w:before="0" w:after="0" w:line="240" w:lineRule="auto"/>
              <w:rPr>
                <w:rFonts w:ascii="Arial" w:eastAsia="Times New Roman" w:hAnsi="Arial" w:cs="Arial"/>
                <w:b/>
                <w:bCs/>
                <w:color w:val="181818"/>
                <w:sz w:val="16"/>
                <w:szCs w:val="16"/>
              </w:rPr>
            </w:pPr>
            <w:r w:rsidRPr="005402EF">
              <w:rPr>
                <w:rFonts w:ascii="Arial" w:eastAsia="Times New Roman" w:hAnsi="Arial" w:cs="Arial"/>
                <w:b/>
                <w:bCs/>
                <w:color w:val="181818"/>
                <w:sz w:val="16"/>
                <w:szCs w:val="16"/>
              </w:rPr>
              <w:t xml:space="preserve">ADLS Path </w:t>
            </w:r>
          </w:p>
        </w:tc>
      </w:tr>
      <w:tr w:rsidR="00F13C69" w:rsidRPr="005402EF" w14:paraId="1EAF7C79" w14:textId="4C59D9D4" w:rsidTr="00C06E0B">
        <w:tc>
          <w:tcPr>
            <w:tcW w:w="448" w:type="pct"/>
          </w:tcPr>
          <w:p w14:paraId="6EEAEB19" w14:textId="701C2DC8" w:rsidR="00F13C69" w:rsidRPr="005402EF" w:rsidRDefault="00F13C69" w:rsidP="0038286D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402EF">
              <w:rPr>
                <w:rFonts w:ascii="Arial" w:hAnsi="Arial" w:cs="Arial"/>
                <w:sz w:val="16"/>
                <w:szCs w:val="16"/>
              </w:rPr>
              <w:t>Bronze</w:t>
            </w:r>
          </w:p>
        </w:tc>
        <w:tc>
          <w:tcPr>
            <w:tcW w:w="1119" w:type="pct"/>
          </w:tcPr>
          <w:p w14:paraId="454A0F86" w14:textId="5DE52E02" w:rsidR="00F13C69" w:rsidRPr="005402EF" w:rsidRDefault="00F13C69" w:rsidP="0038286D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mdm_master_bronze</w:t>
            </w:r>
            <w:proofErr w:type="spellEnd"/>
          </w:p>
        </w:tc>
        <w:tc>
          <w:tcPr>
            <w:tcW w:w="531" w:type="pct"/>
          </w:tcPr>
          <w:p w14:paraId="454261D2" w14:textId="0612F675" w:rsidR="00F13C69" w:rsidRPr="005402EF" w:rsidRDefault="00F13C69" w:rsidP="0038286D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402EF">
              <w:rPr>
                <w:rFonts w:ascii="Arial" w:hAnsi="Arial" w:cs="Arial"/>
                <w:sz w:val="16"/>
                <w:szCs w:val="16"/>
              </w:rPr>
              <w:t>location</w:t>
            </w:r>
          </w:p>
        </w:tc>
        <w:tc>
          <w:tcPr>
            <w:tcW w:w="2902" w:type="pct"/>
          </w:tcPr>
          <w:p w14:paraId="2E06732F" w14:textId="6D7B8965" w:rsidR="00F13C69" w:rsidRPr="005402EF" w:rsidRDefault="00B87AF7" w:rsidP="0038286D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dbfs</w:t>
            </w:r>
            <w:proofErr w:type="spellEnd"/>
            <w:r w:rsidRPr="005402EF">
              <w:rPr>
                <w:rFonts w:ascii="Arial" w:hAnsi="Arial" w:cs="Arial"/>
                <w:sz w:val="16"/>
                <w:szCs w:val="16"/>
              </w:rPr>
              <w:t>:/</w:t>
            </w: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mnt</w:t>
            </w:r>
            <w:proofErr w:type="spellEnd"/>
            <w:r w:rsidRPr="005402EF"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iobdatabronze</w:t>
            </w:r>
            <w:proofErr w:type="spellEnd"/>
            <w:r w:rsidRPr="005402EF"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mdm</w:t>
            </w:r>
            <w:proofErr w:type="spellEnd"/>
            <w:r w:rsidRPr="005402EF"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master_data</w:t>
            </w:r>
            <w:proofErr w:type="spellEnd"/>
            <w:r w:rsidRPr="005402EF">
              <w:rPr>
                <w:rFonts w:ascii="Arial" w:hAnsi="Arial" w:cs="Arial"/>
                <w:sz w:val="16"/>
                <w:szCs w:val="16"/>
              </w:rPr>
              <w:t>/data/location</w:t>
            </w:r>
          </w:p>
        </w:tc>
      </w:tr>
      <w:tr w:rsidR="00F13C69" w:rsidRPr="005402EF" w14:paraId="6A6CF4C2" w14:textId="6AA2C50D" w:rsidTr="00C06E0B">
        <w:tc>
          <w:tcPr>
            <w:tcW w:w="448" w:type="pct"/>
          </w:tcPr>
          <w:p w14:paraId="4D46F6DD" w14:textId="15124E6A" w:rsidR="00F13C69" w:rsidRPr="005402EF" w:rsidRDefault="4A1E9094" w:rsidP="0038286D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402EF">
              <w:rPr>
                <w:rFonts w:ascii="Arial" w:hAnsi="Arial" w:cs="Arial"/>
                <w:sz w:val="16"/>
                <w:szCs w:val="16"/>
              </w:rPr>
              <w:t>Bronze</w:t>
            </w:r>
            <w:r w:rsidR="003178DA" w:rsidRPr="005402EF">
              <w:rPr>
                <w:rFonts w:ascii="Arial" w:hAnsi="Arial" w:cs="Arial"/>
                <w:sz w:val="16"/>
                <w:szCs w:val="16"/>
              </w:rPr>
              <w:t xml:space="preserve"> Error</w:t>
            </w:r>
          </w:p>
        </w:tc>
        <w:tc>
          <w:tcPr>
            <w:tcW w:w="1119" w:type="pct"/>
          </w:tcPr>
          <w:p w14:paraId="36794C03" w14:textId="0076740C" w:rsidR="00F13C69" w:rsidRPr="005402EF" w:rsidRDefault="4A1E9094" w:rsidP="0038286D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mdm_master_bronze_error</w:t>
            </w:r>
            <w:proofErr w:type="spellEnd"/>
          </w:p>
        </w:tc>
        <w:tc>
          <w:tcPr>
            <w:tcW w:w="531" w:type="pct"/>
          </w:tcPr>
          <w:p w14:paraId="6665CCC1" w14:textId="2DBE8F44" w:rsidR="00F13C69" w:rsidRPr="005402EF" w:rsidRDefault="4A1E9094" w:rsidP="0038286D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402EF">
              <w:rPr>
                <w:rFonts w:ascii="Arial" w:hAnsi="Arial" w:cs="Arial"/>
                <w:sz w:val="16"/>
                <w:szCs w:val="16"/>
              </w:rPr>
              <w:t>location</w:t>
            </w:r>
          </w:p>
        </w:tc>
        <w:tc>
          <w:tcPr>
            <w:tcW w:w="2902" w:type="pct"/>
          </w:tcPr>
          <w:p w14:paraId="016E6F2D" w14:textId="62530A21" w:rsidR="00F13C69" w:rsidRPr="005402EF" w:rsidRDefault="4A1E9094" w:rsidP="0038286D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dbfs</w:t>
            </w:r>
            <w:proofErr w:type="spellEnd"/>
            <w:r w:rsidRPr="005402EF">
              <w:rPr>
                <w:rFonts w:ascii="Arial" w:hAnsi="Arial" w:cs="Arial"/>
                <w:sz w:val="16"/>
                <w:szCs w:val="16"/>
              </w:rPr>
              <w:t>:/</w:t>
            </w: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mnt</w:t>
            </w:r>
            <w:proofErr w:type="spellEnd"/>
            <w:r w:rsidRPr="005402EF"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iobdatabronze</w:t>
            </w:r>
            <w:proofErr w:type="spellEnd"/>
            <w:r w:rsidRPr="005402EF"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mdm</w:t>
            </w:r>
            <w:proofErr w:type="spellEnd"/>
            <w:r w:rsidRPr="005402EF"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master_data</w:t>
            </w:r>
            <w:proofErr w:type="spellEnd"/>
            <w:r w:rsidRPr="005402EF">
              <w:rPr>
                <w:rFonts w:ascii="Arial" w:hAnsi="Arial" w:cs="Arial"/>
                <w:sz w:val="16"/>
                <w:szCs w:val="16"/>
              </w:rPr>
              <w:t>/error/location</w:t>
            </w:r>
          </w:p>
        </w:tc>
      </w:tr>
      <w:tr w:rsidR="00F13C69" w:rsidRPr="005402EF" w14:paraId="6A551C84" w14:textId="7B2B3A8E" w:rsidTr="00C06E0B">
        <w:tc>
          <w:tcPr>
            <w:tcW w:w="448" w:type="pct"/>
          </w:tcPr>
          <w:p w14:paraId="70F69ED9" w14:textId="5D702156" w:rsidR="00F13C69" w:rsidRPr="005402EF" w:rsidRDefault="4A1E9094" w:rsidP="0038286D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402EF">
              <w:rPr>
                <w:rFonts w:ascii="Arial" w:hAnsi="Arial" w:cs="Arial"/>
                <w:sz w:val="16"/>
                <w:szCs w:val="16"/>
              </w:rPr>
              <w:t>Silver</w:t>
            </w:r>
          </w:p>
        </w:tc>
        <w:tc>
          <w:tcPr>
            <w:tcW w:w="1119" w:type="pct"/>
          </w:tcPr>
          <w:p w14:paraId="4038EC02" w14:textId="5D28B861" w:rsidR="00F13C69" w:rsidRPr="005402EF" w:rsidRDefault="6F49E85B" w:rsidP="0038286D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mdm_master_silver</w:t>
            </w:r>
            <w:proofErr w:type="spellEnd"/>
          </w:p>
        </w:tc>
        <w:tc>
          <w:tcPr>
            <w:tcW w:w="531" w:type="pct"/>
          </w:tcPr>
          <w:p w14:paraId="62C2E842" w14:textId="145B074A" w:rsidR="00F13C69" w:rsidRPr="005402EF" w:rsidRDefault="4A1E9094" w:rsidP="0038286D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402EF">
              <w:rPr>
                <w:rFonts w:ascii="Arial" w:hAnsi="Arial" w:cs="Arial"/>
                <w:sz w:val="16"/>
                <w:szCs w:val="16"/>
              </w:rPr>
              <w:t>location</w:t>
            </w:r>
          </w:p>
        </w:tc>
        <w:tc>
          <w:tcPr>
            <w:tcW w:w="2902" w:type="pct"/>
          </w:tcPr>
          <w:p w14:paraId="44726328" w14:textId="615422F3" w:rsidR="00F13C69" w:rsidRPr="005402EF" w:rsidRDefault="4A1E9094" w:rsidP="0038286D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dbfs</w:t>
            </w:r>
            <w:proofErr w:type="spellEnd"/>
            <w:r w:rsidRPr="005402EF">
              <w:rPr>
                <w:rFonts w:ascii="Arial" w:hAnsi="Arial" w:cs="Arial"/>
                <w:sz w:val="16"/>
                <w:szCs w:val="16"/>
              </w:rPr>
              <w:t>:/</w:t>
            </w: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mnt</w:t>
            </w:r>
            <w:proofErr w:type="spellEnd"/>
            <w:r w:rsidRPr="005402EF"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iobdatasilver</w:t>
            </w:r>
            <w:proofErr w:type="spellEnd"/>
            <w:r w:rsidRPr="005402EF"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mdm</w:t>
            </w:r>
            <w:proofErr w:type="spellEnd"/>
            <w:r w:rsidRPr="005402EF"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master_data</w:t>
            </w:r>
            <w:proofErr w:type="spellEnd"/>
            <w:r w:rsidRPr="005402EF">
              <w:rPr>
                <w:rFonts w:ascii="Arial" w:hAnsi="Arial" w:cs="Arial"/>
                <w:sz w:val="16"/>
                <w:szCs w:val="16"/>
              </w:rPr>
              <w:t>/data/location</w:t>
            </w:r>
          </w:p>
        </w:tc>
      </w:tr>
      <w:tr w:rsidR="00F13C69" w:rsidRPr="005402EF" w14:paraId="38140E22" w14:textId="184FF60B" w:rsidTr="00C06E0B">
        <w:tc>
          <w:tcPr>
            <w:tcW w:w="448" w:type="pct"/>
          </w:tcPr>
          <w:p w14:paraId="5E33ED69" w14:textId="257E35F0" w:rsidR="00F13C69" w:rsidRPr="005402EF" w:rsidRDefault="4A1E9094" w:rsidP="0038286D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402EF">
              <w:rPr>
                <w:rFonts w:ascii="Arial" w:hAnsi="Arial" w:cs="Arial"/>
                <w:sz w:val="16"/>
                <w:szCs w:val="16"/>
              </w:rPr>
              <w:t>Gold</w:t>
            </w:r>
          </w:p>
        </w:tc>
        <w:tc>
          <w:tcPr>
            <w:tcW w:w="1119" w:type="pct"/>
          </w:tcPr>
          <w:p w14:paraId="0927BFD9" w14:textId="37B93AEF" w:rsidR="00F13C69" w:rsidRPr="005402EF" w:rsidRDefault="6F49E85B" w:rsidP="0038286D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gsc_datahub_gold</w:t>
            </w:r>
            <w:proofErr w:type="spellEnd"/>
          </w:p>
        </w:tc>
        <w:tc>
          <w:tcPr>
            <w:tcW w:w="531" w:type="pct"/>
          </w:tcPr>
          <w:p w14:paraId="54F78E1F" w14:textId="727C539D" w:rsidR="00F13C69" w:rsidRPr="005402EF" w:rsidRDefault="3909381A" w:rsidP="0038286D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dim_</w:t>
            </w:r>
            <w:r w:rsidR="6F49E85B" w:rsidRPr="005402EF">
              <w:rPr>
                <w:rFonts w:ascii="Arial" w:hAnsi="Arial" w:cs="Arial"/>
                <w:sz w:val="16"/>
                <w:szCs w:val="16"/>
              </w:rPr>
              <w:t>location</w:t>
            </w:r>
            <w:proofErr w:type="spellEnd"/>
          </w:p>
        </w:tc>
        <w:tc>
          <w:tcPr>
            <w:tcW w:w="2902" w:type="pct"/>
          </w:tcPr>
          <w:p w14:paraId="4E9ECB7A" w14:textId="19616F73" w:rsidR="00F13C69" w:rsidRPr="005402EF" w:rsidRDefault="4A1E9094" w:rsidP="0038286D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dbfs</w:t>
            </w:r>
            <w:proofErr w:type="spellEnd"/>
            <w:r w:rsidRPr="005402EF">
              <w:rPr>
                <w:rFonts w:ascii="Arial" w:hAnsi="Arial" w:cs="Arial"/>
                <w:sz w:val="16"/>
                <w:szCs w:val="16"/>
              </w:rPr>
              <w:t>:/</w:t>
            </w: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mnt</w:t>
            </w:r>
            <w:proofErr w:type="spellEnd"/>
            <w:r w:rsidRPr="005402EF"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iobdatagold</w:t>
            </w:r>
            <w:proofErr w:type="spellEnd"/>
            <w:r w:rsidRPr="005402EF">
              <w:rPr>
                <w:rFonts w:ascii="Arial" w:hAnsi="Arial" w:cs="Arial"/>
                <w:sz w:val="16"/>
                <w:szCs w:val="16"/>
              </w:rPr>
              <w:t>/shared/dimension/</w:t>
            </w:r>
            <w:proofErr w:type="spellStart"/>
            <w:r w:rsidRPr="005402EF">
              <w:rPr>
                <w:rFonts w:ascii="Arial" w:hAnsi="Arial" w:cs="Arial"/>
                <w:sz w:val="16"/>
                <w:szCs w:val="16"/>
              </w:rPr>
              <w:t>dim_location</w:t>
            </w:r>
            <w:proofErr w:type="spellEnd"/>
          </w:p>
        </w:tc>
      </w:tr>
      <w:tr w:rsidR="0038286D" w:rsidRPr="005402EF" w14:paraId="152E2188" w14:textId="77777777" w:rsidTr="00C06E0B">
        <w:tc>
          <w:tcPr>
            <w:tcW w:w="448" w:type="pct"/>
          </w:tcPr>
          <w:p w14:paraId="347F945B" w14:textId="2D860259" w:rsidR="0038286D" w:rsidRPr="005402EF" w:rsidRDefault="0038286D" w:rsidP="0038286D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402EF">
              <w:rPr>
                <w:rFonts w:ascii="Arial" w:hAnsi="Arial" w:cs="Arial"/>
                <w:sz w:val="16"/>
                <w:szCs w:val="16"/>
              </w:rPr>
              <w:t>Provision</w:t>
            </w:r>
          </w:p>
        </w:tc>
        <w:tc>
          <w:tcPr>
            <w:tcW w:w="1119" w:type="pct"/>
          </w:tcPr>
          <w:p w14:paraId="1D6B4758" w14:textId="1040B984" w:rsidR="0038286D" w:rsidRPr="005402EF" w:rsidRDefault="0038286D" w:rsidP="0038286D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402EF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531" w:type="pct"/>
          </w:tcPr>
          <w:p w14:paraId="379CBE1B" w14:textId="3EC2B456" w:rsidR="0038286D" w:rsidRPr="005402EF" w:rsidRDefault="0038286D" w:rsidP="0038286D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402EF"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2902" w:type="pct"/>
            <w:shd w:val="clear" w:color="auto" w:fill="FFFFFF" w:themeFill="background1"/>
          </w:tcPr>
          <w:p w14:paraId="393280CD" w14:textId="2515F4C0" w:rsidR="0038286D" w:rsidRPr="005402EF" w:rsidRDefault="401A2C75" w:rsidP="008F56CA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402EF">
              <w:rPr>
                <w:rFonts w:ascii="Arial" w:hAnsi="Arial" w:cs="Arial"/>
                <w:sz w:val="16"/>
                <w:szCs w:val="16"/>
              </w:rPr>
              <w:t>dbfs:/mnt/iobdataprovision</w:t>
            </w:r>
            <w:r w:rsidR="61008A49" w:rsidRPr="005402EF">
              <w:rPr>
                <w:rFonts w:ascii="Arial" w:hAnsi="Arial" w:cs="Arial"/>
                <w:sz w:val="16"/>
                <w:szCs w:val="16"/>
              </w:rPr>
              <w:t>/</w:t>
            </w:r>
            <w:hyperlink r:id="rId26">
              <w:r w:rsidR="42AA3015" w:rsidRPr="005402EF">
                <w:rPr>
                  <w:rFonts w:ascii="Arial" w:hAnsi="Arial" w:cs="Arial"/>
                  <w:sz w:val="16"/>
                  <w:szCs w:val="16"/>
                </w:rPr>
                <w:t>blueyonder</w:t>
              </w:r>
            </w:hyperlink>
            <w:r w:rsidR="42AA3015" w:rsidRPr="005402EF">
              <w:rPr>
                <w:rFonts w:ascii="Arial" w:hAnsi="Arial" w:cs="Arial"/>
                <w:sz w:val="16"/>
                <w:szCs w:val="16"/>
              </w:rPr>
              <w:t>/</w:t>
            </w:r>
            <w:hyperlink r:id="rId27">
              <w:r w:rsidR="42AA3015" w:rsidRPr="005402EF">
                <w:rPr>
                  <w:rFonts w:ascii="Arial" w:hAnsi="Arial" w:cs="Arial"/>
                  <w:sz w:val="16"/>
                  <w:szCs w:val="16"/>
                </w:rPr>
                <w:t>master_data</w:t>
              </w:r>
            </w:hyperlink>
            <w:r w:rsidR="42AA3015" w:rsidRPr="005402EF">
              <w:rPr>
                <w:rFonts w:ascii="Arial" w:hAnsi="Arial" w:cs="Arial"/>
                <w:sz w:val="16"/>
                <w:szCs w:val="16"/>
              </w:rPr>
              <w:t>/</w:t>
            </w:r>
            <w:hyperlink r:id="rId28">
              <w:r w:rsidR="42AA3015" w:rsidRPr="005402EF">
                <w:rPr>
                  <w:rFonts w:ascii="Arial" w:hAnsi="Arial" w:cs="Arial"/>
                  <w:sz w:val="16"/>
                  <w:szCs w:val="16"/>
                </w:rPr>
                <w:t>export/</w:t>
              </w:r>
            </w:hyperlink>
            <w:hyperlink r:id="rId29">
              <w:r w:rsidR="42AA3015" w:rsidRPr="005402EF">
                <w:rPr>
                  <w:rFonts w:ascii="Arial" w:hAnsi="Arial" w:cs="Arial"/>
                  <w:sz w:val="16"/>
                  <w:szCs w:val="16"/>
                </w:rPr>
                <w:t>location/</w:t>
              </w:r>
            </w:hyperlink>
            <w:hyperlink r:id="rId30">
              <w:r w:rsidR="42AA3015" w:rsidRPr="005402EF">
                <w:rPr>
                  <w:rFonts w:ascii="Arial" w:hAnsi="Arial" w:cs="Arial"/>
                  <w:sz w:val="16"/>
                  <w:szCs w:val="16"/>
                </w:rPr>
                <w:t>daily</w:t>
              </w:r>
              <w:r w:rsidR="390931F2" w:rsidRPr="005402EF">
                <w:rPr>
                  <w:rFonts w:ascii="Arial" w:hAnsi="Arial" w:cs="Arial"/>
                  <w:sz w:val="16"/>
                  <w:szCs w:val="16"/>
                </w:rPr>
                <w:t>/</w:t>
              </w:r>
              <w:r w:rsidR="0C19C07F" w:rsidRPr="005402EF">
                <w:rPr>
                  <w:rFonts w:ascii="Arial" w:hAnsi="Arial" w:cs="Arial"/>
                  <w:sz w:val="16"/>
                  <w:szCs w:val="16"/>
                </w:rPr>
                <w:t>YYMMDD</w:t>
              </w:r>
            </w:hyperlink>
          </w:p>
          <w:p w14:paraId="1335E20F" w14:textId="4196883E" w:rsidR="0038286D" w:rsidRPr="005402EF" w:rsidRDefault="0038286D" w:rsidP="3100D581"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4B7841E" w14:textId="7E2CC590" w:rsidR="00C34FB6" w:rsidRDefault="00C34FB6" w:rsidP="007064C4">
      <w:pPr>
        <w:rPr>
          <w:rFonts w:ascii="Courier New" w:hAnsi="Courier New" w:cs="Courier New"/>
          <w:sz w:val="18"/>
          <w:szCs w:val="18"/>
          <w:lang w:val="en-US"/>
        </w:rPr>
      </w:pPr>
    </w:p>
    <w:p w14:paraId="326206E5" w14:textId="6AB26D18" w:rsidR="004C6362" w:rsidRDefault="00586D48" w:rsidP="00B53F97">
      <w:pPr>
        <w:pStyle w:val="Heading2"/>
        <w:numPr>
          <w:ilvl w:val="1"/>
          <w:numId w:val="4"/>
        </w:numPr>
        <w:tabs>
          <w:tab w:val="num" w:pos="360"/>
        </w:tabs>
        <w:rPr>
          <w:sz w:val="20"/>
          <w:szCs w:val="20"/>
        </w:rPr>
      </w:pPr>
      <w:bookmarkStart w:id="66" w:name="_Toc162527994"/>
      <w:r>
        <w:rPr>
          <w:caps w:val="0"/>
          <w:sz w:val="20"/>
          <w:szCs w:val="20"/>
        </w:rPr>
        <w:t>VALUE MAP</w:t>
      </w:r>
      <w:bookmarkEnd w:id="66"/>
    </w:p>
    <w:p w14:paraId="382D93DD" w14:textId="719B912C" w:rsidR="004C6362" w:rsidRDefault="004C6362" w:rsidP="00B8017E">
      <w:pPr>
        <w:spacing w:after="0" w:line="240" w:lineRule="auto"/>
        <w:ind w:left="357"/>
        <w:jc w:val="both"/>
      </w:pPr>
      <w:r>
        <w:t xml:space="preserve">The Value map implementation is defined in KDD and values are defined in D05 and there is no deviation in </w:t>
      </w:r>
      <w:r w:rsidR="004F7B3F">
        <w:t xml:space="preserve">in value </w:t>
      </w:r>
      <w:proofErr w:type="gramStart"/>
      <w:r w:rsidR="004F7B3F">
        <w:t>mapping</w:t>
      </w:r>
      <w:proofErr w:type="gramEnd"/>
      <w:r w:rsidR="006D341B">
        <w:t xml:space="preserve"> </w:t>
      </w:r>
    </w:p>
    <w:p w14:paraId="677AE823" w14:textId="77777777" w:rsidR="00AC64D6" w:rsidRDefault="00AC64D6" w:rsidP="00FB5FFC">
      <w:pPr>
        <w:spacing w:after="0" w:line="240" w:lineRule="auto"/>
        <w:ind w:left="357"/>
        <w:rPr>
          <w:sz w:val="20"/>
          <w:szCs w:val="20"/>
        </w:rPr>
      </w:pPr>
    </w:p>
    <w:p w14:paraId="62184111" w14:textId="32119481" w:rsidR="006F4233" w:rsidRPr="00D60A9F" w:rsidRDefault="006F4233" w:rsidP="00FB5FFC">
      <w:pPr>
        <w:spacing w:after="0" w:line="240" w:lineRule="auto"/>
        <w:ind w:left="357"/>
        <w:rPr>
          <w:sz w:val="20"/>
          <w:szCs w:val="20"/>
        </w:rPr>
      </w:pPr>
      <w:r w:rsidRPr="267803FF">
        <w:rPr>
          <w:sz w:val="20"/>
          <w:szCs w:val="20"/>
        </w:rPr>
        <w:t xml:space="preserve">Value map for Forecast in </w:t>
      </w:r>
      <w:r w:rsidR="00561B5D" w:rsidRPr="267803FF">
        <w:rPr>
          <w:sz w:val="20"/>
          <w:szCs w:val="20"/>
        </w:rPr>
        <w:t>provision</w:t>
      </w:r>
      <w:r w:rsidRPr="267803FF">
        <w:rPr>
          <w:sz w:val="20"/>
          <w:szCs w:val="20"/>
        </w:rPr>
        <w:t xml:space="preserve"> Zone:</w:t>
      </w:r>
    </w:p>
    <w:p w14:paraId="0442CB92" w14:textId="12846C87" w:rsidR="0081505C" w:rsidRPr="005B22B7" w:rsidRDefault="005E77ED" w:rsidP="00763FAE">
      <w:pPr>
        <w:spacing w:after="0" w:line="240" w:lineRule="auto"/>
        <w:rPr>
          <w:rFonts w:asciiTheme="majorHAnsi" w:eastAsia="Consolas" w:hAnsiTheme="majorHAnsi" w:cstheme="majorHAnsi"/>
          <w:color w:val="3B3B3B"/>
          <w:sz w:val="19"/>
          <w:szCs w:val="19"/>
        </w:rPr>
      </w:pPr>
      <w:r>
        <w:t xml:space="preserve">      </w:t>
      </w:r>
      <w:r w:rsidR="00763FAE" w:rsidRPr="005B22B7">
        <w:rPr>
          <w:rFonts w:asciiTheme="majorHAnsi" w:eastAsia="Consolas" w:hAnsiTheme="majorHAnsi" w:cstheme="majorHAnsi"/>
          <w:color w:val="0000FF"/>
          <w:sz w:val="19"/>
          <w:szCs w:val="19"/>
        </w:rPr>
        <w:t xml:space="preserve">    </w:t>
      </w:r>
      <w:r w:rsidR="005B22B7">
        <w:rPr>
          <w:rFonts w:asciiTheme="majorHAnsi" w:eastAsia="Consolas" w:hAnsiTheme="majorHAnsi" w:cstheme="majorHAnsi"/>
          <w:color w:val="0000FF"/>
          <w:sz w:val="19"/>
          <w:szCs w:val="19"/>
        </w:rPr>
        <w:tab/>
      </w:r>
      <w:r w:rsidR="5D69F68C" w:rsidRPr="005B22B7">
        <w:rPr>
          <w:rFonts w:asciiTheme="majorHAnsi" w:eastAsia="Consolas" w:hAnsiTheme="majorHAnsi" w:cstheme="majorHAnsi"/>
          <w:color w:val="0000FF"/>
          <w:sz w:val="19"/>
          <w:szCs w:val="19"/>
        </w:rPr>
        <w:t>SELECT</w:t>
      </w:r>
      <w:r w:rsidR="5D69F68C" w:rsidRPr="005B22B7">
        <w:rPr>
          <w:rFonts w:asciiTheme="majorHAnsi" w:eastAsia="Consolas" w:hAnsiTheme="majorHAnsi" w:cstheme="majorHAnsi"/>
          <w:color w:val="3B3B3B"/>
          <w:sz w:val="19"/>
          <w:szCs w:val="19"/>
        </w:rPr>
        <w:t xml:space="preserve"> </w:t>
      </w:r>
      <w:r w:rsidR="5D69F68C" w:rsidRPr="005B22B7">
        <w:rPr>
          <w:rFonts w:asciiTheme="majorHAnsi" w:eastAsia="Consolas" w:hAnsiTheme="majorHAnsi" w:cstheme="majorHAnsi"/>
          <w:color w:val="687687"/>
          <w:sz w:val="19"/>
          <w:szCs w:val="19"/>
        </w:rPr>
        <w:t>*</w:t>
      </w:r>
      <w:r w:rsidR="5D69F68C" w:rsidRPr="005B22B7">
        <w:rPr>
          <w:rFonts w:asciiTheme="majorHAnsi" w:eastAsia="Consolas" w:hAnsiTheme="majorHAnsi" w:cstheme="majorHAnsi"/>
          <w:color w:val="3B3B3B"/>
          <w:sz w:val="19"/>
          <w:szCs w:val="19"/>
        </w:rPr>
        <w:t xml:space="preserve">  </w:t>
      </w:r>
    </w:p>
    <w:p w14:paraId="2B31C51A" w14:textId="48A34786" w:rsidR="00AB013C" w:rsidRPr="005B22B7" w:rsidRDefault="005B22B7" w:rsidP="005B22B7">
      <w:pPr>
        <w:spacing w:after="0" w:line="240" w:lineRule="auto"/>
        <w:ind w:firstLine="720"/>
        <w:rPr>
          <w:rFonts w:asciiTheme="majorHAnsi" w:eastAsia="Consolas" w:hAnsiTheme="majorHAnsi" w:cstheme="majorHAnsi"/>
          <w:color w:val="3B3B3B"/>
          <w:sz w:val="19"/>
          <w:szCs w:val="19"/>
        </w:rPr>
      </w:pPr>
      <w:r>
        <w:rPr>
          <w:rFonts w:asciiTheme="majorHAnsi" w:eastAsia="Consolas" w:hAnsiTheme="majorHAnsi" w:cstheme="majorHAnsi"/>
          <w:color w:val="0000FF"/>
          <w:sz w:val="19"/>
          <w:szCs w:val="19"/>
        </w:rPr>
        <w:t xml:space="preserve"> </w:t>
      </w:r>
      <w:r w:rsidR="00763FAE" w:rsidRPr="005B22B7">
        <w:rPr>
          <w:rFonts w:asciiTheme="majorHAnsi" w:eastAsia="Consolas" w:hAnsiTheme="majorHAnsi" w:cstheme="majorHAnsi"/>
          <w:color w:val="0000FF"/>
          <w:sz w:val="19"/>
          <w:szCs w:val="19"/>
        </w:rPr>
        <w:t>FROM</w:t>
      </w:r>
      <w:r w:rsidR="00763FAE" w:rsidRPr="005B22B7">
        <w:rPr>
          <w:rFonts w:asciiTheme="majorHAnsi" w:eastAsia="Consolas" w:hAnsiTheme="majorHAnsi" w:cstheme="majorHAnsi"/>
          <w:color w:val="3B3B3B"/>
          <w:sz w:val="19"/>
          <w:szCs w:val="19"/>
        </w:rPr>
        <w:t xml:space="preserve"> </w:t>
      </w:r>
      <w:proofErr w:type="spellStart"/>
      <w:r w:rsidR="292D00B5" w:rsidRPr="005B22B7">
        <w:rPr>
          <w:rFonts w:asciiTheme="majorHAnsi" w:eastAsia="Consolas" w:hAnsiTheme="majorHAnsi" w:cstheme="majorHAnsi"/>
          <w:color w:val="BC8E1A"/>
          <w:sz w:val="19"/>
          <w:szCs w:val="19"/>
        </w:rPr>
        <w:t>gsc_datahub_audit</w:t>
      </w:r>
      <w:r w:rsidR="292D00B5" w:rsidRPr="005B22B7">
        <w:rPr>
          <w:rFonts w:asciiTheme="majorHAnsi" w:eastAsia="Consolas" w:hAnsiTheme="majorHAnsi" w:cstheme="majorHAnsi"/>
          <w:color w:val="3B3B3B"/>
          <w:sz w:val="19"/>
          <w:szCs w:val="19"/>
        </w:rPr>
        <w:t>.</w:t>
      </w:r>
      <w:r w:rsidR="292D00B5" w:rsidRPr="005B22B7">
        <w:rPr>
          <w:rFonts w:asciiTheme="majorHAnsi" w:eastAsia="Consolas" w:hAnsiTheme="majorHAnsi" w:cstheme="majorHAnsi"/>
          <w:color w:val="BC8E1A"/>
          <w:sz w:val="19"/>
          <w:szCs w:val="19"/>
        </w:rPr>
        <w:t>value_map</w:t>
      </w:r>
      <w:proofErr w:type="spellEnd"/>
      <w:r w:rsidR="292D00B5" w:rsidRPr="005B22B7">
        <w:rPr>
          <w:rFonts w:asciiTheme="majorHAnsi" w:eastAsia="Consolas" w:hAnsiTheme="majorHAnsi" w:cstheme="majorHAnsi"/>
          <w:color w:val="BC8E1A"/>
          <w:sz w:val="19"/>
          <w:szCs w:val="19"/>
        </w:rPr>
        <w:t xml:space="preserve"> </w:t>
      </w:r>
      <w:r w:rsidR="00763FAE" w:rsidRPr="005B22B7">
        <w:rPr>
          <w:rFonts w:asciiTheme="majorHAnsi" w:eastAsia="Consolas" w:hAnsiTheme="majorHAnsi" w:cstheme="majorHAnsi"/>
          <w:color w:val="0000FF"/>
          <w:sz w:val="19"/>
          <w:szCs w:val="19"/>
        </w:rPr>
        <w:t xml:space="preserve"> </w:t>
      </w:r>
    </w:p>
    <w:p w14:paraId="026CF7D8" w14:textId="75276AEE" w:rsidR="000A4D54" w:rsidRPr="005B22B7" w:rsidRDefault="004B39EF" w:rsidP="004B39EF">
      <w:pPr>
        <w:spacing w:after="0" w:line="240" w:lineRule="auto"/>
        <w:rPr>
          <w:rFonts w:asciiTheme="majorHAnsi" w:eastAsia="Consolas" w:hAnsiTheme="majorHAnsi" w:cstheme="majorHAnsi"/>
          <w:color w:val="C72E0F"/>
          <w:sz w:val="19"/>
          <w:szCs w:val="19"/>
        </w:rPr>
      </w:pPr>
      <w:r w:rsidRPr="005B22B7">
        <w:rPr>
          <w:rFonts w:asciiTheme="majorHAnsi" w:eastAsia="Consolas" w:hAnsiTheme="majorHAnsi" w:cstheme="majorHAnsi"/>
          <w:color w:val="0000FF"/>
          <w:sz w:val="19"/>
          <w:szCs w:val="19"/>
        </w:rPr>
        <w:t xml:space="preserve">     </w:t>
      </w:r>
      <w:r w:rsidR="00B8017E">
        <w:rPr>
          <w:rFonts w:asciiTheme="majorHAnsi" w:eastAsia="Consolas" w:hAnsiTheme="majorHAnsi" w:cstheme="majorHAnsi"/>
          <w:color w:val="0000FF"/>
          <w:sz w:val="19"/>
          <w:szCs w:val="19"/>
        </w:rPr>
        <w:t xml:space="preserve">           </w:t>
      </w:r>
      <w:r w:rsidR="00763FAE" w:rsidRPr="005B22B7">
        <w:rPr>
          <w:rFonts w:asciiTheme="majorHAnsi" w:eastAsia="Consolas" w:hAnsiTheme="majorHAnsi" w:cstheme="majorHAnsi"/>
          <w:color w:val="0000FF"/>
          <w:sz w:val="19"/>
          <w:szCs w:val="19"/>
        </w:rPr>
        <w:t>WHERE</w:t>
      </w:r>
      <w:r w:rsidR="00763FAE" w:rsidRPr="005B22B7">
        <w:rPr>
          <w:rFonts w:asciiTheme="majorHAnsi" w:eastAsia="Consolas" w:hAnsiTheme="majorHAnsi" w:cstheme="majorHAnsi"/>
          <w:color w:val="3B3B3B"/>
          <w:sz w:val="19"/>
          <w:szCs w:val="19"/>
        </w:rPr>
        <w:t xml:space="preserve"> </w:t>
      </w:r>
      <w:proofErr w:type="spellStart"/>
      <w:r w:rsidR="292D00B5" w:rsidRPr="005B22B7">
        <w:rPr>
          <w:rFonts w:asciiTheme="majorHAnsi" w:eastAsia="Consolas" w:hAnsiTheme="majorHAnsi" w:cstheme="majorHAnsi"/>
          <w:color w:val="3B3B3B"/>
          <w:sz w:val="19"/>
          <w:szCs w:val="19"/>
        </w:rPr>
        <w:t>entity_name</w:t>
      </w:r>
      <w:proofErr w:type="spellEnd"/>
      <w:r w:rsidR="292D00B5" w:rsidRPr="005B22B7">
        <w:rPr>
          <w:rFonts w:asciiTheme="majorHAnsi" w:eastAsia="Consolas" w:hAnsiTheme="majorHAnsi" w:cstheme="majorHAnsi"/>
          <w:color w:val="3B3B3B"/>
          <w:sz w:val="19"/>
          <w:szCs w:val="19"/>
        </w:rPr>
        <w:t xml:space="preserve"> </w:t>
      </w:r>
      <w:r w:rsidR="292D00B5" w:rsidRPr="005B22B7">
        <w:rPr>
          <w:rFonts w:asciiTheme="majorHAnsi" w:eastAsia="Consolas" w:hAnsiTheme="majorHAnsi" w:cstheme="majorHAnsi"/>
          <w:color w:val="687687"/>
          <w:sz w:val="19"/>
          <w:szCs w:val="19"/>
        </w:rPr>
        <w:t>=</w:t>
      </w:r>
      <w:r w:rsidR="292D00B5" w:rsidRPr="005B22B7">
        <w:rPr>
          <w:rFonts w:asciiTheme="majorHAnsi" w:eastAsia="Consolas" w:hAnsiTheme="majorHAnsi" w:cstheme="majorHAnsi"/>
          <w:color w:val="3B3B3B"/>
          <w:sz w:val="19"/>
          <w:szCs w:val="19"/>
        </w:rPr>
        <w:t xml:space="preserve"> </w:t>
      </w:r>
      <w:r w:rsidR="292D00B5" w:rsidRPr="005B22B7">
        <w:rPr>
          <w:rFonts w:asciiTheme="majorHAnsi" w:eastAsia="Consolas" w:hAnsiTheme="majorHAnsi" w:cstheme="majorHAnsi"/>
          <w:color w:val="C72E0F"/>
          <w:sz w:val="19"/>
          <w:szCs w:val="19"/>
        </w:rPr>
        <w:t>'LOCATION'</w:t>
      </w:r>
    </w:p>
    <w:p w14:paraId="21F99DA5" w14:textId="77777777" w:rsidR="00866041" w:rsidRDefault="00866041" w:rsidP="00763FAE">
      <w:pPr>
        <w:spacing w:after="0" w:line="240" w:lineRule="auto"/>
        <w:rPr>
          <w:b/>
          <w:bCs/>
        </w:rPr>
      </w:pPr>
    </w:p>
    <w:p w14:paraId="1296466B" w14:textId="0BCBBC0B" w:rsidR="00763FAE" w:rsidRDefault="008B5CBE" w:rsidP="00763FAE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V 1.2 START </w:t>
      </w:r>
    </w:p>
    <w:p w14:paraId="17CA370B" w14:textId="77777777" w:rsidR="0059556F" w:rsidRDefault="0059556F" w:rsidP="00763FAE">
      <w:pPr>
        <w:spacing w:after="0" w:line="240" w:lineRule="auto"/>
        <w:rPr>
          <w:b/>
          <w:bCs/>
        </w:rPr>
      </w:pPr>
    </w:p>
    <w:p w14:paraId="14529BF5" w14:textId="1EB1391E" w:rsidR="0059556F" w:rsidRPr="0059556F" w:rsidRDefault="0059556F" w:rsidP="00763FAE">
      <w:pPr>
        <w:spacing w:after="0" w:line="240" w:lineRule="auto"/>
        <w:rPr>
          <w:b/>
          <w:bCs/>
          <w:strike/>
        </w:rPr>
      </w:pPr>
      <w:r w:rsidRPr="0059556F">
        <w:rPr>
          <w:b/>
          <w:bCs/>
          <w:strike/>
        </w:rPr>
        <w:t xml:space="preserve">V1.1 </w:t>
      </w:r>
    </w:p>
    <w:tbl>
      <w:tblPr>
        <w:tblW w:w="844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0"/>
        <w:gridCol w:w="1800"/>
        <w:gridCol w:w="1700"/>
        <w:gridCol w:w="1580"/>
        <w:gridCol w:w="1580"/>
      </w:tblGrid>
      <w:tr w:rsidR="005E77ED" w:rsidRPr="008B5CBE" w14:paraId="415BA4BF" w14:textId="4BACBE47" w:rsidTr="6B29AB31">
        <w:trPr>
          <w:trHeight w:val="20"/>
        </w:trPr>
        <w:tc>
          <w:tcPr>
            <w:tcW w:w="1780" w:type="dxa"/>
            <w:shd w:val="clear" w:color="auto" w:fill="8EAADB" w:themeFill="accent1" w:themeFillTint="99"/>
            <w:noWrap/>
            <w:hideMark/>
          </w:tcPr>
          <w:p w14:paraId="297B5F2C" w14:textId="3E36E8EE" w:rsidR="005E77ED" w:rsidRPr="008B5CBE" w:rsidRDefault="000A4D54" w:rsidP="005402EF">
            <w:pPr>
              <w:spacing w:after="0" w:line="240" w:lineRule="auto"/>
              <w:rPr>
                <w:rFonts w:eastAsia="Times New Roman" w:cstheme="minorHAnsi"/>
                <w:b/>
                <w:bCs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strike/>
              </w:rPr>
              <w:br w:type="page"/>
            </w:r>
            <w:proofErr w:type="spellStart"/>
            <w:r w:rsidR="005E77ED" w:rsidRPr="008B5CBE">
              <w:rPr>
                <w:rFonts w:eastAsia="Times New Roman" w:cstheme="minorHAnsi"/>
                <w:b/>
                <w:bCs/>
                <w:strike/>
                <w:color w:val="000000"/>
                <w:sz w:val="20"/>
                <w:szCs w:val="20"/>
                <w:lang w:eastAsia="en-IN"/>
              </w:rPr>
              <w:t>entity_name</w:t>
            </w:r>
            <w:proofErr w:type="spellEnd"/>
          </w:p>
        </w:tc>
        <w:tc>
          <w:tcPr>
            <w:tcW w:w="1800" w:type="dxa"/>
            <w:shd w:val="clear" w:color="auto" w:fill="8EAADB" w:themeFill="accent1" w:themeFillTint="99"/>
            <w:noWrap/>
            <w:hideMark/>
          </w:tcPr>
          <w:p w14:paraId="7CFEF6FC" w14:textId="77777777" w:rsidR="005E77ED" w:rsidRPr="008B5CBE" w:rsidRDefault="005E77ED" w:rsidP="005402EF">
            <w:pPr>
              <w:spacing w:after="0" w:line="240" w:lineRule="auto"/>
              <w:rPr>
                <w:rFonts w:eastAsia="Times New Roman" w:cstheme="minorHAnsi"/>
                <w:b/>
                <w:bCs/>
                <w:strike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8B5CBE">
              <w:rPr>
                <w:rFonts w:eastAsia="Times New Roman" w:cstheme="minorHAnsi"/>
                <w:b/>
                <w:bCs/>
                <w:strike/>
                <w:color w:val="000000"/>
                <w:sz w:val="20"/>
                <w:szCs w:val="20"/>
                <w:lang w:eastAsia="en-IN"/>
              </w:rPr>
              <w:t>source_field</w:t>
            </w:r>
            <w:proofErr w:type="spellEnd"/>
          </w:p>
        </w:tc>
        <w:tc>
          <w:tcPr>
            <w:tcW w:w="1700" w:type="dxa"/>
            <w:shd w:val="clear" w:color="auto" w:fill="8EAADB" w:themeFill="accent1" w:themeFillTint="99"/>
            <w:noWrap/>
            <w:hideMark/>
          </w:tcPr>
          <w:p w14:paraId="5C561499" w14:textId="77777777" w:rsidR="005E77ED" w:rsidRPr="008B5CBE" w:rsidRDefault="005E77ED" w:rsidP="005402EF">
            <w:pPr>
              <w:spacing w:after="0" w:line="240" w:lineRule="auto"/>
              <w:rPr>
                <w:rFonts w:eastAsia="Times New Roman" w:cstheme="minorHAnsi"/>
                <w:b/>
                <w:bCs/>
                <w:strike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8B5CBE">
              <w:rPr>
                <w:rFonts w:eastAsia="Times New Roman" w:cstheme="minorHAnsi"/>
                <w:b/>
                <w:bCs/>
                <w:strike/>
                <w:color w:val="000000"/>
                <w:sz w:val="20"/>
                <w:szCs w:val="20"/>
                <w:lang w:eastAsia="en-IN"/>
              </w:rPr>
              <w:t>source_value</w:t>
            </w:r>
            <w:proofErr w:type="spellEnd"/>
          </w:p>
        </w:tc>
        <w:tc>
          <w:tcPr>
            <w:tcW w:w="1580" w:type="dxa"/>
            <w:shd w:val="clear" w:color="auto" w:fill="8EAADB" w:themeFill="accent1" w:themeFillTint="99"/>
            <w:noWrap/>
            <w:hideMark/>
          </w:tcPr>
          <w:p w14:paraId="6D611B27" w14:textId="77777777" w:rsidR="005E77ED" w:rsidRPr="008B5CBE" w:rsidRDefault="005E77ED" w:rsidP="005402EF">
            <w:pPr>
              <w:spacing w:after="0" w:line="240" w:lineRule="auto"/>
              <w:rPr>
                <w:rFonts w:eastAsia="Times New Roman" w:cstheme="minorHAnsi"/>
                <w:b/>
                <w:bCs/>
                <w:strike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8B5CBE">
              <w:rPr>
                <w:rFonts w:eastAsia="Times New Roman" w:cstheme="minorHAnsi"/>
                <w:b/>
                <w:bCs/>
                <w:strike/>
                <w:color w:val="000000"/>
                <w:sz w:val="20"/>
                <w:szCs w:val="20"/>
                <w:lang w:eastAsia="en-IN"/>
              </w:rPr>
              <w:t>target_field</w:t>
            </w:r>
            <w:proofErr w:type="spellEnd"/>
          </w:p>
        </w:tc>
        <w:tc>
          <w:tcPr>
            <w:tcW w:w="1580" w:type="dxa"/>
            <w:shd w:val="clear" w:color="auto" w:fill="8EAADB" w:themeFill="accent1" w:themeFillTint="99"/>
          </w:tcPr>
          <w:p w14:paraId="2215861E" w14:textId="2AD39B4A" w:rsidR="13CCD432" w:rsidRPr="008B5CBE" w:rsidRDefault="13CCD432" w:rsidP="005402EF">
            <w:pPr>
              <w:spacing w:after="0" w:line="240" w:lineRule="auto"/>
              <w:rPr>
                <w:rFonts w:eastAsia="Times New Roman"/>
                <w:b/>
                <w:bCs/>
                <w:strike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8B5CBE">
              <w:rPr>
                <w:rFonts w:eastAsia="Times New Roman"/>
                <w:b/>
                <w:bCs/>
                <w:strike/>
                <w:color w:val="000000" w:themeColor="text1"/>
                <w:sz w:val="20"/>
                <w:szCs w:val="20"/>
                <w:lang w:eastAsia="en-IN"/>
              </w:rPr>
              <w:t>target_value</w:t>
            </w:r>
            <w:proofErr w:type="spellEnd"/>
          </w:p>
        </w:tc>
      </w:tr>
      <w:tr w:rsidR="002219F7" w:rsidRPr="008B5CBE" w14:paraId="064639E2" w14:textId="578F59E8" w:rsidTr="6B29AB31">
        <w:trPr>
          <w:trHeight w:val="20"/>
        </w:trPr>
        <w:tc>
          <w:tcPr>
            <w:tcW w:w="1780" w:type="dxa"/>
            <w:shd w:val="clear" w:color="auto" w:fill="auto"/>
            <w:noWrap/>
            <w:hideMark/>
          </w:tcPr>
          <w:p w14:paraId="73CC1DB5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LOCATION</w:t>
            </w:r>
          </w:p>
        </w:tc>
        <w:tc>
          <w:tcPr>
            <w:tcW w:w="1800" w:type="dxa"/>
            <w:shd w:val="clear" w:color="auto" w:fill="auto"/>
            <w:noWrap/>
            <w:hideMark/>
          </w:tcPr>
          <w:p w14:paraId="789C9F4A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ATTRIBUTE_9</w:t>
            </w:r>
          </w:p>
        </w:tc>
        <w:tc>
          <w:tcPr>
            <w:tcW w:w="1700" w:type="dxa"/>
            <w:shd w:val="clear" w:color="auto" w:fill="auto"/>
            <w:noWrap/>
            <w:hideMark/>
          </w:tcPr>
          <w:p w14:paraId="2B97C183" w14:textId="059A8FBA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1580" w:type="dxa"/>
            <w:shd w:val="clear" w:color="auto" w:fill="auto"/>
            <w:noWrap/>
            <w:hideMark/>
          </w:tcPr>
          <w:p w14:paraId="77E77A28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ATTRIBUTE_9</w:t>
            </w:r>
          </w:p>
        </w:tc>
        <w:tc>
          <w:tcPr>
            <w:tcW w:w="1580" w:type="dxa"/>
            <w:shd w:val="clear" w:color="auto" w:fill="auto"/>
          </w:tcPr>
          <w:p w14:paraId="57DF9172" w14:textId="1D910E1A" w:rsidR="002219F7" w:rsidRPr="008B5CBE" w:rsidRDefault="002219F7" w:rsidP="002219F7">
            <w:pPr>
              <w:spacing w:after="0" w:line="240" w:lineRule="auto"/>
              <w:rPr>
                <w:rFonts w:eastAsia="Times New Roman"/>
                <w:strike/>
                <w:color w:val="000000" w:themeColor="text1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Null</w:t>
            </w:r>
          </w:p>
        </w:tc>
      </w:tr>
      <w:tr w:rsidR="002219F7" w:rsidRPr="008B5CBE" w14:paraId="36F2BB53" w14:textId="34B88CCC" w:rsidTr="6B29AB31">
        <w:trPr>
          <w:trHeight w:val="20"/>
        </w:trPr>
        <w:tc>
          <w:tcPr>
            <w:tcW w:w="1780" w:type="dxa"/>
            <w:shd w:val="clear" w:color="auto" w:fill="auto"/>
            <w:noWrap/>
            <w:hideMark/>
          </w:tcPr>
          <w:p w14:paraId="4F275590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LOCATION</w:t>
            </w:r>
          </w:p>
        </w:tc>
        <w:tc>
          <w:tcPr>
            <w:tcW w:w="1800" w:type="dxa"/>
            <w:shd w:val="clear" w:color="auto" w:fill="auto"/>
            <w:noWrap/>
            <w:hideMark/>
          </w:tcPr>
          <w:p w14:paraId="330A5393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ATTRIBUTE_10</w:t>
            </w:r>
          </w:p>
        </w:tc>
        <w:tc>
          <w:tcPr>
            <w:tcW w:w="1700" w:type="dxa"/>
            <w:shd w:val="clear" w:color="auto" w:fill="auto"/>
            <w:noWrap/>
            <w:hideMark/>
          </w:tcPr>
          <w:p w14:paraId="2E34F536" w14:textId="22CE30C9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1580" w:type="dxa"/>
            <w:shd w:val="clear" w:color="auto" w:fill="auto"/>
            <w:noWrap/>
            <w:hideMark/>
          </w:tcPr>
          <w:p w14:paraId="40AFE50B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ATTRIBUTE_10</w:t>
            </w:r>
          </w:p>
        </w:tc>
        <w:tc>
          <w:tcPr>
            <w:tcW w:w="1580" w:type="dxa"/>
            <w:shd w:val="clear" w:color="auto" w:fill="auto"/>
          </w:tcPr>
          <w:p w14:paraId="545FC6A1" w14:textId="60D6C8B2" w:rsidR="002219F7" w:rsidRPr="008B5CBE" w:rsidRDefault="002219F7" w:rsidP="002219F7">
            <w:pPr>
              <w:spacing w:after="0" w:line="240" w:lineRule="auto"/>
              <w:rPr>
                <w:rFonts w:eastAsia="Times New Roman"/>
                <w:strike/>
                <w:color w:val="000000" w:themeColor="text1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Null</w:t>
            </w:r>
          </w:p>
        </w:tc>
      </w:tr>
      <w:tr w:rsidR="002219F7" w:rsidRPr="008B5CBE" w14:paraId="15476A07" w14:textId="42776765" w:rsidTr="6B29AB31">
        <w:trPr>
          <w:trHeight w:val="20"/>
        </w:trPr>
        <w:tc>
          <w:tcPr>
            <w:tcW w:w="1780" w:type="dxa"/>
            <w:shd w:val="clear" w:color="auto" w:fill="auto"/>
            <w:noWrap/>
            <w:hideMark/>
          </w:tcPr>
          <w:p w14:paraId="19094150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LOCATION</w:t>
            </w:r>
          </w:p>
        </w:tc>
        <w:tc>
          <w:tcPr>
            <w:tcW w:w="1800" w:type="dxa"/>
            <w:shd w:val="clear" w:color="auto" w:fill="auto"/>
            <w:noWrap/>
            <w:hideMark/>
          </w:tcPr>
          <w:p w14:paraId="131B4B98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ATTRIBUTE_3</w:t>
            </w:r>
          </w:p>
        </w:tc>
        <w:tc>
          <w:tcPr>
            <w:tcW w:w="1700" w:type="dxa"/>
            <w:shd w:val="clear" w:color="auto" w:fill="auto"/>
            <w:noWrap/>
            <w:hideMark/>
          </w:tcPr>
          <w:p w14:paraId="192FBC2B" w14:textId="5B325F91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1580" w:type="dxa"/>
            <w:shd w:val="clear" w:color="auto" w:fill="auto"/>
            <w:noWrap/>
            <w:hideMark/>
          </w:tcPr>
          <w:p w14:paraId="57528F11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ATTRIBUTE_3</w:t>
            </w:r>
          </w:p>
        </w:tc>
        <w:tc>
          <w:tcPr>
            <w:tcW w:w="1580" w:type="dxa"/>
            <w:shd w:val="clear" w:color="auto" w:fill="auto"/>
          </w:tcPr>
          <w:p w14:paraId="3117C5ED" w14:textId="2ADE38EB" w:rsidR="002219F7" w:rsidRPr="008B5CBE" w:rsidRDefault="002219F7" w:rsidP="002219F7">
            <w:pPr>
              <w:spacing w:after="0" w:line="240" w:lineRule="auto"/>
              <w:rPr>
                <w:rFonts w:eastAsia="Times New Roman"/>
                <w:strike/>
                <w:color w:val="000000" w:themeColor="text1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Null</w:t>
            </w:r>
          </w:p>
        </w:tc>
      </w:tr>
      <w:tr w:rsidR="002219F7" w:rsidRPr="008B5CBE" w14:paraId="2D30816B" w14:textId="63612B9D" w:rsidTr="6B29AB31">
        <w:trPr>
          <w:trHeight w:val="20"/>
        </w:trPr>
        <w:tc>
          <w:tcPr>
            <w:tcW w:w="1780" w:type="dxa"/>
            <w:shd w:val="clear" w:color="auto" w:fill="auto"/>
            <w:noWrap/>
            <w:hideMark/>
          </w:tcPr>
          <w:p w14:paraId="6FBB42C4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LOCATION</w:t>
            </w:r>
          </w:p>
        </w:tc>
        <w:tc>
          <w:tcPr>
            <w:tcW w:w="1800" w:type="dxa"/>
            <w:shd w:val="clear" w:color="auto" w:fill="auto"/>
            <w:noWrap/>
            <w:hideMark/>
          </w:tcPr>
          <w:p w14:paraId="7DFD4A31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ATTRIBUTE_4</w:t>
            </w:r>
          </w:p>
        </w:tc>
        <w:tc>
          <w:tcPr>
            <w:tcW w:w="1700" w:type="dxa"/>
            <w:shd w:val="clear" w:color="auto" w:fill="auto"/>
            <w:noWrap/>
            <w:hideMark/>
          </w:tcPr>
          <w:p w14:paraId="791436B4" w14:textId="368921A2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1580" w:type="dxa"/>
            <w:shd w:val="clear" w:color="auto" w:fill="auto"/>
            <w:noWrap/>
            <w:hideMark/>
          </w:tcPr>
          <w:p w14:paraId="17838FCE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ATTRIBUTE_4</w:t>
            </w:r>
          </w:p>
        </w:tc>
        <w:tc>
          <w:tcPr>
            <w:tcW w:w="1580" w:type="dxa"/>
            <w:shd w:val="clear" w:color="auto" w:fill="auto"/>
          </w:tcPr>
          <w:p w14:paraId="2698BF99" w14:textId="2A3A6A8F" w:rsidR="002219F7" w:rsidRPr="008B5CBE" w:rsidRDefault="002219F7" w:rsidP="002219F7">
            <w:pPr>
              <w:spacing w:after="0" w:line="240" w:lineRule="auto"/>
              <w:rPr>
                <w:rFonts w:eastAsia="Times New Roman"/>
                <w:strike/>
                <w:color w:val="000000" w:themeColor="text1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Null</w:t>
            </w:r>
          </w:p>
        </w:tc>
      </w:tr>
      <w:tr w:rsidR="002219F7" w:rsidRPr="008B5CBE" w14:paraId="0CC888F0" w14:textId="6817AA90" w:rsidTr="6B29AB31">
        <w:trPr>
          <w:trHeight w:val="20"/>
        </w:trPr>
        <w:tc>
          <w:tcPr>
            <w:tcW w:w="1780" w:type="dxa"/>
            <w:shd w:val="clear" w:color="auto" w:fill="auto"/>
            <w:noWrap/>
            <w:hideMark/>
          </w:tcPr>
          <w:p w14:paraId="38E1A676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LOCATION</w:t>
            </w:r>
          </w:p>
        </w:tc>
        <w:tc>
          <w:tcPr>
            <w:tcW w:w="1800" w:type="dxa"/>
            <w:shd w:val="clear" w:color="auto" w:fill="auto"/>
            <w:noWrap/>
            <w:hideMark/>
          </w:tcPr>
          <w:p w14:paraId="43BBC65F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ATTRIBUTE_1</w:t>
            </w:r>
          </w:p>
        </w:tc>
        <w:tc>
          <w:tcPr>
            <w:tcW w:w="1700" w:type="dxa"/>
            <w:shd w:val="clear" w:color="auto" w:fill="auto"/>
            <w:noWrap/>
            <w:hideMark/>
          </w:tcPr>
          <w:p w14:paraId="15B60B9F" w14:textId="45DC032A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1580" w:type="dxa"/>
            <w:shd w:val="clear" w:color="auto" w:fill="auto"/>
            <w:noWrap/>
            <w:hideMark/>
          </w:tcPr>
          <w:p w14:paraId="03E895D4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ATTRIBUTE_1</w:t>
            </w:r>
          </w:p>
        </w:tc>
        <w:tc>
          <w:tcPr>
            <w:tcW w:w="1580" w:type="dxa"/>
            <w:shd w:val="clear" w:color="auto" w:fill="auto"/>
          </w:tcPr>
          <w:p w14:paraId="08480BF0" w14:textId="1E16CBF7" w:rsidR="002219F7" w:rsidRPr="008B5CBE" w:rsidRDefault="002219F7" w:rsidP="002219F7">
            <w:pPr>
              <w:spacing w:after="0" w:line="240" w:lineRule="auto"/>
              <w:rPr>
                <w:rFonts w:eastAsia="Times New Roman"/>
                <w:strike/>
                <w:color w:val="000000" w:themeColor="text1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Null</w:t>
            </w:r>
          </w:p>
        </w:tc>
      </w:tr>
      <w:tr w:rsidR="002219F7" w:rsidRPr="008B5CBE" w14:paraId="5526D454" w14:textId="3736DED0" w:rsidTr="6B29AB31">
        <w:trPr>
          <w:trHeight w:val="20"/>
        </w:trPr>
        <w:tc>
          <w:tcPr>
            <w:tcW w:w="1780" w:type="dxa"/>
            <w:shd w:val="clear" w:color="auto" w:fill="auto"/>
            <w:noWrap/>
            <w:hideMark/>
          </w:tcPr>
          <w:p w14:paraId="043A0508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LOCATION</w:t>
            </w:r>
          </w:p>
        </w:tc>
        <w:tc>
          <w:tcPr>
            <w:tcW w:w="1800" w:type="dxa"/>
            <w:shd w:val="clear" w:color="auto" w:fill="auto"/>
            <w:noWrap/>
            <w:hideMark/>
          </w:tcPr>
          <w:p w14:paraId="40DFACF8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ATTRIBUTE_8</w:t>
            </w:r>
          </w:p>
        </w:tc>
        <w:tc>
          <w:tcPr>
            <w:tcW w:w="1700" w:type="dxa"/>
            <w:shd w:val="clear" w:color="auto" w:fill="auto"/>
            <w:noWrap/>
            <w:hideMark/>
          </w:tcPr>
          <w:p w14:paraId="5FFB6E40" w14:textId="24724EC2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1580" w:type="dxa"/>
            <w:shd w:val="clear" w:color="auto" w:fill="auto"/>
            <w:noWrap/>
            <w:hideMark/>
          </w:tcPr>
          <w:p w14:paraId="4BC16404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ATTRIBUTE_8</w:t>
            </w:r>
          </w:p>
        </w:tc>
        <w:tc>
          <w:tcPr>
            <w:tcW w:w="1580" w:type="dxa"/>
            <w:shd w:val="clear" w:color="auto" w:fill="auto"/>
          </w:tcPr>
          <w:p w14:paraId="322E9C66" w14:textId="6B9B784D" w:rsidR="002219F7" w:rsidRPr="008B5CBE" w:rsidRDefault="002219F7" w:rsidP="002219F7">
            <w:pPr>
              <w:spacing w:after="0" w:line="240" w:lineRule="auto"/>
              <w:rPr>
                <w:rFonts w:eastAsia="Times New Roman"/>
                <w:strike/>
                <w:color w:val="000000" w:themeColor="text1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Null</w:t>
            </w:r>
          </w:p>
        </w:tc>
      </w:tr>
      <w:tr w:rsidR="002219F7" w:rsidRPr="008B5CBE" w14:paraId="621EC2E6" w14:textId="491F030D" w:rsidTr="6B29AB31">
        <w:trPr>
          <w:trHeight w:val="20"/>
        </w:trPr>
        <w:tc>
          <w:tcPr>
            <w:tcW w:w="1780" w:type="dxa"/>
            <w:shd w:val="clear" w:color="auto" w:fill="auto"/>
            <w:noWrap/>
            <w:hideMark/>
          </w:tcPr>
          <w:p w14:paraId="4DAC836A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LOCATION</w:t>
            </w:r>
          </w:p>
        </w:tc>
        <w:tc>
          <w:tcPr>
            <w:tcW w:w="1800" w:type="dxa"/>
            <w:shd w:val="clear" w:color="auto" w:fill="auto"/>
            <w:noWrap/>
            <w:hideMark/>
          </w:tcPr>
          <w:p w14:paraId="6E3A5EBC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ATTRIBUTE_2</w:t>
            </w:r>
          </w:p>
        </w:tc>
        <w:tc>
          <w:tcPr>
            <w:tcW w:w="1700" w:type="dxa"/>
            <w:shd w:val="clear" w:color="auto" w:fill="auto"/>
            <w:noWrap/>
            <w:hideMark/>
          </w:tcPr>
          <w:p w14:paraId="50513B58" w14:textId="50441C8D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1580" w:type="dxa"/>
            <w:shd w:val="clear" w:color="auto" w:fill="auto"/>
            <w:noWrap/>
            <w:hideMark/>
          </w:tcPr>
          <w:p w14:paraId="575E9248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ATTRIBUTE_2</w:t>
            </w:r>
          </w:p>
        </w:tc>
        <w:tc>
          <w:tcPr>
            <w:tcW w:w="1580" w:type="dxa"/>
            <w:shd w:val="clear" w:color="auto" w:fill="auto"/>
          </w:tcPr>
          <w:p w14:paraId="4B142C0A" w14:textId="46631D4E" w:rsidR="002219F7" w:rsidRPr="008B5CBE" w:rsidRDefault="002219F7" w:rsidP="002219F7">
            <w:pPr>
              <w:spacing w:after="0" w:line="240" w:lineRule="auto"/>
              <w:rPr>
                <w:rFonts w:eastAsia="Times New Roman"/>
                <w:strike/>
                <w:color w:val="000000" w:themeColor="text1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Null</w:t>
            </w:r>
          </w:p>
        </w:tc>
      </w:tr>
      <w:tr w:rsidR="002219F7" w:rsidRPr="008B5CBE" w14:paraId="254F447B" w14:textId="2796CEEC" w:rsidTr="6B29AB31">
        <w:trPr>
          <w:trHeight w:val="20"/>
        </w:trPr>
        <w:tc>
          <w:tcPr>
            <w:tcW w:w="1780" w:type="dxa"/>
            <w:shd w:val="clear" w:color="auto" w:fill="auto"/>
            <w:noWrap/>
            <w:hideMark/>
          </w:tcPr>
          <w:p w14:paraId="5127DD3A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LOCATION</w:t>
            </w:r>
          </w:p>
        </w:tc>
        <w:tc>
          <w:tcPr>
            <w:tcW w:w="1800" w:type="dxa"/>
            <w:shd w:val="clear" w:color="auto" w:fill="auto"/>
            <w:noWrap/>
            <w:hideMark/>
          </w:tcPr>
          <w:p w14:paraId="015ED496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ATTRIBUTE_5</w:t>
            </w:r>
          </w:p>
        </w:tc>
        <w:tc>
          <w:tcPr>
            <w:tcW w:w="1700" w:type="dxa"/>
            <w:shd w:val="clear" w:color="auto" w:fill="auto"/>
            <w:noWrap/>
            <w:hideMark/>
          </w:tcPr>
          <w:p w14:paraId="2E0E4227" w14:textId="6008304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1580" w:type="dxa"/>
            <w:shd w:val="clear" w:color="auto" w:fill="auto"/>
            <w:noWrap/>
            <w:hideMark/>
          </w:tcPr>
          <w:p w14:paraId="740CACD4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ATTRIBUTE_5</w:t>
            </w:r>
          </w:p>
        </w:tc>
        <w:tc>
          <w:tcPr>
            <w:tcW w:w="1580" w:type="dxa"/>
            <w:shd w:val="clear" w:color="auto" w:fill="auto"/>
          </w:tcPr>
          <w:p w14:paraId="7CEC5174" w14:textId="63681293" w:rsidR="002219F7" w:rsidRPr="008B5CBE" w:rsidRDefault="002219F7" w:rsidP="002219F7">
            <w:pPr>
              <w:spacing w:after="0" w:line="240" w:lineRule="auto"/>
              <w:rPr>
                <w:rFonts w:eastAsia="Times New Roman"/>
                <w:strike/>
                <w:color w:val="000000" w:themeColor="text1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Null</w:t>
            </w:r>
          </w:p>
        </w:tc>
      </w:tr>
      <w:tr w:rsidR="002219F7" w:rsidRPr="008B5CBE" w14:paraId="7F021754" w14:textId="45C2C48C" w:rsidTr="6B29AB31">
        <w:trPr>
          <w:trHeight w:val="20"/>
        </w:trPr>
        <w:tc>
          <w:tcPr>
            <w:tcW w:w="1780" w:type="dxa"/>
            <w:shd w:val="clear" w:color="auto" w:fill="auto"/>
            <w:noWrap/>
            <w:hideMark/>
          </w:tcPr>
          <w:p w14:paraId="6D02DD80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LOCATION</w:t>
            </w:r>
          </w:p>
        </w:tc>
        <w:tc>
          <w:tcPr>
            <w:tcW w:w="1800" w:type="dxa"/>
            <w:shd w:val="clear" w:color="auto" w:fill="auto"/>
            <w:noWrap/>
            <w:hideMark/>
          </w:tcPr>
          <w:p w14:paraId="21F867E5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ATTRIBUTE_6</w:t>
            </w:r>
          </w:p>
        </w:tc>
        <w:tc>
          <w:tcPr>
            <w:tcW w:w="1700" w:type="dxa"/>
            <w:shd w:val="clear" w:color="auto" w:fill="auto"/>
            <w:noWrap/>
            <w:hideMark/>
          </w:tcPr>
          <w:p w14:paraId="51B68159" w14:textId="3530F294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1580" w:type="dxa"/>
            <w:shd w:val="clear" w:color="auto" w:fill="auto"/>
            <w:noWrap/>
            <w:hideMark/>
          </w:tcPr>
          <w:p w14:paraId="618D2645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ATTRIBUTE_6</w:t>
            </w:r>
          </w:p>
        </w:tc>
        <w:tc>
          <w:tcPr>
            <w:tcW w:w="1580" w:type="dxa"/>
            <w:shd w:val="clear" w:color="auto" w:fill="auto"/>
          </w:tcPr>
          <w:p w14:paraId="68E8EEFA" w14:textId="2A9D780E" w:rsidR="002219F7" w:rsidRPr="008B5CBE" w:rsidRDefault="002219F7" w:rsidP="002219F7">
            <w:pPr>
              <w:spacing w:after="0" w:line="240" w:lineRule="auto"/>
              <w:rPr>
                <w:rFonts w:eastAsia="Times New Roman"/>
                <w:strike/>
                <w:color w:val="000000" w:themeColor="text1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Null</w:t>
            </w:r>
          </w:p>
        </w:tc>
      </w:tr>
      <w:tr w:rsidR="002219F7" w:rsidRPr="008B5CBE" w14:paraId="45508549" w14:textId="28EB9A1D" w:rsidTr="6B29AB31">
        <w:trPr>
          <w:trHeight w:val="20"/>
        </w:trPr>
        <w:tc>
          <w:tcPr>
            <w:tcW w:w="1780" w:type="dxa"/>
            <w:shd w:val="clear" w:color="auto" w:fill="auto"/>
            <w:noWrap/>
            <w:hideMark/>
          </w:tcPr>
          <w:p w14:paraId="0E45F1CC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LOCATION</w:t>
            </w:r>
          </w:p>
        </w:tc>
        <w:tc>
          <w:tcPr>
            <w:tcW w:w="1800" w:type="dxa"/>
            <w:shd w:val="clear" w:color="auto" w:fill="auto"/>
            <w:noWrap/>
            <w:hideMark/>
          </w:tcPr>
          <w:p w14:paraId="2C59D163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ATTRIBUTE_7</w:t>
            </w:r>
          </w:p>
        </w:tc>
        <w:tc>
          <w:tcPr>
            <w:tcW w:w="1700" w:type="dxa"/>
            <w:shd w:val="clear" w:color="auto" w:fill="auto"/>
            <w:noWrap/>
            <w:hideMark/>
          </w:tcPr>
          <w:p w14:paraId="0CC2983D" w14:textId="31D6E8FD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1580" w:type="dxa"/>
            <w:shd w:val="clear" w:color="auto" w:fill="auto"/>
            <w:noWrap/>
            <w:hideMark/>
          </w:tcPr>
          <w:p w14:paraId="20570466" w14:textId="77777777" w:rsidR="002219F7" w:rsidRPr="008B5CBE" w:rsidRDefault="002219F7" w:rsidP="002219F7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ATTRIBUTE_7</w:t>
            </w:r>
          </w:p>
        </w:tc>
        <w:tc>
          <w:tcPr>
            <w:tcW w:w="1580" w:type="dxa"/>
            <w:shd w:val="clear" w:color="auto" w:fill="auto"/>
          </w:tcPr>
          <w:p w14:paraId="0EF72364" w14:textId="76138514" w:rsidR="002219F7" w:rsidRPr="008B5CBE" w:rsidRDefault="002219F7" w:rsidP="002219F7">
            <w:pPr>
              <w:spacing w:after="0" w:line="240" w:lineRule="auto"/>
              <w:rPr>
                <w:rFonts w:eastAsia="Times New Roman"/>
                <w:strike/>
                <w:color w:val="000000" w:themeColor="text1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Null</w:t>
            </w:r>
          </w:p>
        </w:tc>
      </w:tr>
      <w:tr w:rsidR="005E77ED" w:rsidRPr="008B5CBE" w14:paraId="768E67FE" w14:textId="666F4F80" w:rsidTr="6B29AB31">
        <w:trPr>
          <w:trHeight w:val="20"/>
        </w:trPr>
        <w:tc>
          <w:tcPr>
            <w:tcW w:w="1780" w:type="dxa"/>
            <w:shd w:val="clear" w:color="auto" w:fill="auto"/>
            <w:noWrap/>
            <w:hideMark/>
          </w:tcPr>
          <w:p w14:paraId="3D161F41" w14:textId="77777777" w:rsidR="005E77ED" w:rsidRPr="008B5CBE" w:rsidRDefault="005E77ED" w:rsidP="005402EF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LOCATION</w:t>
            </w:r>
          </w:p>
        </w:tc>
        <w:tc>
          <w:tcPr>
            <w:tcW w:w="1800" w:type="dxa"/>
            <w:shd w:val="clear" w:color="auto" w:fill="auto"/>
            <w:noWrap/>
            <w:hideMark/>
          </w:tcPr>
          <w:p w14:paraId="14B9E35F" w14:textId="77777777" w:rsidR="005E77ED" w:rsidRPr="008B5CBE" w:rsidRDefault="005E77ED" w:rsidP="005402EF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data_source</w:t>
            </w:r>
            <w:proofErr w:type="spellEnd"/>
          </w:p>
        </w:tc>
        <w:tc>
          <w:tcPr>
            <w:tcW w:w="1700" w:type="dxa"/>
            <w:shd w:val="clear" w:color="auto" w:fill="auto"/>
            <w:noWrap/>
            <w:hideMark/>
          </w:tcPr>
          <w:p w14:paraId="3A54766C" w14:textId="77777777" w:rsidR="005E77ED" w:rsidRPr="008B5CBE" w:rsidRDefault="005E77ED" w:rsidP="005402EF">
            <w:pPr>
              <w:spacing w:after="0" w:line="240" w:lineRule="auto"/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 w:cstheme="minorHAnsi"/>
                <w:strike/>
                <w:color w:val="000000"/>
                <w:sz w:val="20"/>
                <w:szCs w:val="20"/>
                <w:lang w:eastAsia="en-IN"/>
              </w:rPr>
              <w:t>MDM</w:t>
            </w:r>
          </w:p>
        </w:tc>
        <w:tc>
          <w:tcPr>
            <w:tcW w:w="1580" w:type="dxa"/>
            <w:shd w:val="clear" w:color="auto" w:fill="auto"/>
            <w:noWrap/>
            <w:hideMark/>
          </w:tcPr>
          <w:p w14:paraId="1139BDFC" w14:textId="0EDB8168" w:rsidR="005E77ED" w:rsidRPr="008B5CBE" w:rsidRDefault="005E77ED" w:rsidP="005402EF">
            <w:pPr>
              <w:spacing w:after="0" w:line="240" w:lineRule="auto"/>
              <w:rPr>
                <w:rFonts w:eastAsia="Times New Roman"/>
                <w:strike/>
                <w:color w:val="000000" w:themeColor="text1"/>
                <w:sz w:val="20"/>
                <w:szCs w:val="20"/>
                <w:lang w:eastAsia="en-IN"/>
              </w:rPr>
            </w:pPr>
            <w:proofErr w:type="spellStart"/>
            <w:r w:rsidRPr="008B5CBE">
              <w:rPr>
                <w:rFonts w:eastAsia="Times New Roman"/>
                <w:strike/>
                <w:color w:val="000000" w:themeColor="text1"/>
                <w:sz w:val="20"/>
                <w:szCs w:val="20"/>
                <w:lang w:eastAsia="en-IN"/>
              </w:rPr>
              <w:t>data_source</w:t>
            </w:r>
            <w:proofErr w:type="spellEnd"/>
          </w:p>
          <w:p w14:paraId="554FEEF1" w14:textId="2C7ADA15" w:rsidR="005E77ED" w:rsidRPr="008B5CBE" w:rsidRDefault="005E77ED" w:rsidP="005402EF">
            <w:pPr>
              <w:spacing w:after="0" w:line="240" w:lineRule="auto"/>
              <w:rPr>
                <w:rFonts w:eastAsia="Times New Roman"/>
                <w:strike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580" w:type="dxa"/>
            <w:shd w:val="clear" w:color="auto" w:fill="auto"/>
          </w:tcPr>
          <w:p w14:paraId="3B195B20" w14:textId="47CDA5ED" w:rsidR="3B3B43BF" w:rsidRPr="008B5CBE" w:rsidRDefault="3B3B43BF" w:rsidP="005402EF">
            <w:pPr>
              <w:spacing w:after="0" w:line="240" w:lineRule="auto"/>
              <w:rPr>
                <w:rFonts w:eastAsia="Times New Roman"/>
                <w:strike/>
                <w:color w:val="000000" w:themeColor="text1"/>
                <w:sz w:val="20"/>
                <w:szCs w:val="20"/>
                <w:lang w:eastAsia="en-IN"/>
              </w:rPr>
            </w:pPr>
            <w:r w:rsidRPr="008B5CBE">
              <w:rPr>
                <w:rFonts w:eastAsia="Times New Roman"/>
                <w:strike/>
                <w:color w:val="000000" w:themeColor="text1"/>
                <w:sz w:val="20"/>
                <w:szCs w:val="20"/>
                <w:lang w:eastAsia="en-IN"/>
              </w:rPr>
              <w:t>1</w:t>
            </w:r>
          </w:p>
        </w:tc>
      </w:tr>
    </w:tbl>
    <w:p w14:paraId="2F40DEDA" w14:textId="637DCEFE" w:rsidR="267803FF" w:rsidRDefault="267803FF" w:rsidP="267803FF">
      <w:pPr>
        <w:spacing w:after="0" w:line="276" w:lineRule="auto"/>
        <w:ind w:left="720"/>
        <w:jc w:val="both"/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6"/>
        <w:gridCol w:w="2301"/>
        <w:gridCol w:w="1676"/>
        <w:gridCol w:w="2069"/>
        <w:gridCol w:w="1354"/>
      </w:tblGrid>
      <w:tr w:rsidR="007C5C25" w:rsidRPr="000524F6" w14:paraId="3195D09B" w14:textId="77777777" w:rsidTr="006F7FC9">
        <w:trPr>
          <w:trHeight w:val="29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4D0EE275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proofErr w:type="spellStart"/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entity_name</w:t>
            </w:r>
            <w:proofErr w:type="spellEnd"/>
          </w:p>
        </w:tc>
        <w:tc>
          <w:tcPr>
            <w:tcW w:w="12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4F1276DF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proofErr w:type="spellStart"/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source_field</w:t>
            </w:r>
            <w:proofErr w:type="spellEnd"/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12673716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proofErr w:type="spellStart"/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source_value</w:t>
            </w:r>
            <w:proofErr w:type="spellEnd"/>
          </w:p>
        </w:tc>
        <w:tc>
          <w:tcPr>
            <w:tcW w:w="1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1CB8F3F4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proofErr w:type="spellStart"/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target_field</w:t>
            </w:r>
            <w:proofErr w:type="spellEnd"/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7E738A83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proofErr w:type="spellStart"/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target_value</w:t>
            </w:r>
            <w:proofErr w:type="spellEnd"/>
          </w:p>
        </w:tc>
      </w:tr>
      <w:tr w:rsidR="007C5C25" w:rsidRPr="000524F6" w14:paraId="76A7F74B" w14:textId="77777777" w:rsidTr="006F7FC9">
        <w:trPr>
          <w:trHeight w:val="290"/>
        </w:trPr>
        <w:tc>
          <w:tcPr>
            <w:tcW w:w="9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09E74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LOCATION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BA14F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ATTRIBUTE_1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80D05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850EF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ATTRIBUTE_1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5ABAD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</w:t>
            </w:r>
          </w:p>
        </w:tc>
      </w:tr>
      <w:tr w:rsidR="007C5C25" w:rsidRPr="000524F6" w14:paraId="43F4B219" w14:textId="77777777" w:rsidTr="006F7FC9">
        <w:trPr>
          <w:trHeight w:val="290"/>
        </w:trPr>
        <w:tc>
          <w:tcPr>
            <w:tcW w:w="9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6E438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LOCATION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E0870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ATTRIBUTE_10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6B78E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CC0FE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ATTRIBUTE_10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49428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</w:t>
            </w:r>
          </w:p>
        </w:tc>
      </w:tr>
      <w:tr w:rsidR="007C5C25" w:rsidRPr="000524F6" w14:paraId="6CA02A50" w14:textId="77777777" w:rsidTr="006F7FC9">
        <w:trPr>
          <w:trHeight w:val="290"/>
        </w:trPr>
        <w:tc>
          <w:tcPr>
            <w:tcW w:w="9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154AE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LOCATION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A6AC2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ATTRIBUTE_2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E5C42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62A44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ATTRIBUTE_2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047D2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</w:t>
            </w:r>
          </w:p>
        </w:tc>
      </w:tr>
      <w:tr w:rsidR="007C5C25" w:rsidRPr="000524F6" w14:paraId="78CB7A63" w14:textId="77777777" w:rsidTr="006F7FC9">
        <w:trPr>
          <w:trHeight w:val="290"/>
        </w:trPr>
        <w:tc>
          <w:tcPr>
            <w:tcW w:w="9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435E6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LOCATION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495B2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ATTRIBUTE_3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F78AC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5425C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ATTRIBUTE_3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FC87E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</w:t>
            </w:r>
          </w:p>
        </w:tc>
      </w:tr>
      <w:tr w:rsidR="007C5C25" w:rsidRPr="000524F6" w14:paraId="0CDB9BD0" w14:textId="77777777" w:rsidTr="006F7FC9">
        <w:trPr>
          <w:trHeight w:val="290"/>
        </w:trPr>
        <w:tc>
          <w:tcPr>
            <w:tcW w:w="9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32878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LOCATION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44ADA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ATTRIBUTE_4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85D11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74724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ATTRIBUTE_4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1147C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</w:t>
            </w:r>
          </w:p>
        </w:tc>
      </w:tr>
      <w:tr w:rsidR="007C5C25" w:rsidRPr="000524F6" w14:paraId="2D97C0D8" w14:textId="77777777" w:rsidTr="006F7FC9">
        <w:trPr>
          <w:trHeight w:val="290"/>
        </w:trPr>
        <w:tc>
          <w:tcPr>
            <w:tcW w:w="9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527F8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LOCATION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B31C7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ATTRIBUTE_5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19395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79160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ATTRIBUTE_5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0C5F9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</w:t>
            </w:r>
          </w:p>
        </w:tc>
      </w:tr>
      <w:tr w:rsidR="007C5C25" w:rsidRPr="000524F6" w14:paraId="5A4D9E19" w14:textId="77777777" w:rsidTr="006F7FC9">
        <w:trPr>
          <w:trHeight w:val="290"/>
        </w:trPr>
        <w:tc>
          <w:tcPr>
            <w:tcW w:w="9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DDAB6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LOCATION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C5374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ATTRIBUTE_6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A7317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E0D0C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ATTRIBUTE_6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78172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</w:t>
            </w:r>
          </w:p>
        </w:tc>
      </w:tr>
      <w:tr w:rsidR="007C5C25" w:rsidRPr="000524F6" w14:paraId="64CA258A" w14:textId="77777777" w:rsidTr="006F7FC9">
        <w:trPr>
          <w:trHeight w:val="290"/>
        </w:trPr>
        <w:tc>
          <w:tcPr>
            <w:tcW w:w="9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6FAF3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LOCATION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61C42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ATTRIBUTE_7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7040A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2DB68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ATTRIBUTE_7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81493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</w:t>
            </w:r>
          </w:p>
        </w:tc>
      </w:tr>
      <w:tr w:rsidR="007C5C25" w:rsidRPr="000524F6" w14:paraId="6F5C0C11" w14:textId="77777777" w:rsidTr="006F7FC9">
        <w:trPr>
          <w:trHeight w:val="290"/>
        </w:trPr>
        <w:tc>
          <w:tcPr>
            <w:tcW w:w="9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F0CAE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lastRenderedPageBreak/>
              <w:t>LOCATION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6381D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ATTRIBUTE_8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3A69F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C05CA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ATTRIBUTE_8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70307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</w:t>
            </w:r>
          </w:p>
        </w:tc>
      </w:tr>
      <w:tr w:rsidR="007C5C25" w:rsidRPr="000524F6" w14:paraId="4EBD33D4" w14:textId="77777777" w:rsidTr="006F7FC9">
        <w:trPr>
          <w:trHeight w:val="290"/>
        </w:trPr>
        <w:tc>
          <w:tcPr>
            <w:tcW w:w="9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7D0ED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LOCATION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6EB8B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ATTRIBUTE_9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6E5FF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251D0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ATTRIBUTE_9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95ACD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</w:t>
            </w:r>
          </w:p>
        </w:tc>
      </w:tr>
      <w:tr w:rsidR="007C5C25" w:rsidRPr="000524F6" w14:paraId="1B8D71F3" w14:textId="77777777" w:rsidTr="006F7FC9">
        <w:trPr>
          <w:trHeight w:val="290"/>
        </w:trPr>
        <w:tc>
          <w:tcPr>
            <w:tcW w:w="9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A1F30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LOCATION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B3FBE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BY_LOC_TYPE_CODE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9248D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PLANT_AND_DC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C2ED6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BY_LOC_TYPE_CODE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D73BA" w14:textId="77777777" w:rsidR="007C5C25" w:rsidRPr="000524F6" w:rsidRDefault="007C5C25" w:rsidP="006F7F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4</w:t>
            </w:r>
          </w:p>
        </w:tc>
      </w:tr>
      <w:tr w:rsidR="007C5C25" w:rsidRPr="000524F6" w14:paraId="6CE204B0" w14:textId="77777777" w:rsidTr="006F7FC9">
        <w:trPr>
          <w:trHeight w:val="290"/>
        </w:trPr>
        <w:tc>
          <w:tcPr>
            <w:tcW w:w="9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946C7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LOCATION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D0F6B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BY_LOC_TYPE_CODE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54E85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SUPPLIER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20535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BY_LOC_TYPE_CODE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E8145" w14:textId="77777777" w:rsidR="007C5C25" w:rsidRPr="000524F6" w:rsidRDefault="007C5C25" w:rsidP="006F7F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1</w:t>
            </w:r>
          </w:p>
        </w:tc>
      </w:tr>
      <w:tr w:rsidR="007C5C25" w:rsidRPr="000524F6" w14:paraId="76636845" w14:textId="77777777" w:rsidTr="006F7FC9">
        <w:trPr>
          <w:trHeight w:val="290"/>
        </w:trPr>
        <w:tc>
          <w:tcPr>
            <w:tcW w:w="9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ABEDC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LOCATION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8DF8E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BY_LOC_TYPE_CODE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51810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CUSTOMER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8F09C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BY_LOC_TYPE_CODE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35F7F" w14:textId="77777777" w:rsidR="007C5C25" w:rsidRPr="000524F6" w:rsidRDefault="007C5C25" w:rsidP="006F7F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5</w:t>
            </w:r>
          </w:p>
        </w:tc>
      </w:tr>
      <w:tr w:rsidR="007C5C25" w:rsidRPr="000524F6" w14:paraId="6047BA31" w14:textId="77777777" w:rsidTr="006F7FC9">
        <w:trPr>
          <w:trHeight w:val="290"/>
        </w:trPr>
        <w:tc>
          <w:tcPr>
            <w:tcW w:w="9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416CD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LOCATION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B9A80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BY_LOC_TYPE_CODE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30D25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PLANT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C2CD1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BY_LOC_TYPE_CODE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028BE" w14:textId="77777777" w:rsidR="007C5C25" w:rsidRPr="000524F6" w:rsidRDefault="007C5C25" w:rsidP="006F7F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2</w:t>
            </w:r>
          </w:p>
        </w:tc>
      </w:tr>
      <w:tr w:rsidR="007C5C25" w:rsidRPr="000524F6" w14:paraId="2627945B" w14:textId="77777777" w:rsidTr="006F7FC9">
        <w:trPr>
          <w:trHeight w:val="290"/>
        </w:trPr>
        <w:tc>
          <w:tcPr>
            <w:tcW w:w="9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EDA58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LOCATION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B3510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BY_LOC_TYPE_CODE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F9182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STORE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E1B3D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BY_LOC_TYPE_CODE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7EC78" w14:textId="77777777" w:rsidR="007C5C25" w:rsidRPr="000524F6" w:rsidRDefault="007C5C25" w:rsidP="006F7F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6</w:t>
            </w:r>
          </w:p>
        </w:tc>
      </w:tr>
      <w:tr w:rsidR="007C5C25" w:rsidRPr="000524F6" w14:paraId="3CF51C01" w14:textId="77777777" w:rsidTr="006F7FC9">
        <w:trPr>
          <w:trHeight w:val="290"/>
        </w:trPr>
        <w:tc>
          <w:tcPr>
            <w:tcW w:w="9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33BF4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LOCATION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FD1C2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BY_LOC_TYPE_CODE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F02AE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DC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682CA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BY_LOC_TYPE_CODE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42DFD" w14:textId="77777777" w:rsidR="007C5C25" w:rsidRPr="000524F6" w:rsidRDefault="007C5C25" w:rsidP="006F7F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3</w:t>
            </w:r>
          </w:p>
        </w:tc>
      </w:tr>
      <w:tr w:rsidR="007C5C25" w:rsidRPr="000524F6" w14:paraId="3AB191BB" w14:textId="77777777" w:rsidTr="006F7FC9">
        <w:trPr>
          <w:trHeight w:val="290"/>
        </w:trPr>
        <w:tc>
          <w:tcPr>
            <w:tcW w:w="9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01BB8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LOCATION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43504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BY_LOC_TYPE_CODE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2A5C1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DP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DCC02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BY_LOC_TYPE_CODE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83BF9" w14:textId="77777777" w:rsidR="007C5C25" w:rsidRPr="000524F6" w:rsidRDefault="007C5C25" w:rsidP="006F7F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0</w:t>
            </w:r>
          </w:p>
        </w:tc>
      </w:tr>
      <w:tr w:rsidR="007C5C25" w:rsidRPr="000524F6" w14:paraId="5904F111" w14:textId="77777777" w:rsidTr="006F7FC9">
        <w:trPr>
          <w:trHeight w:val="290"/>
        </w:trPr>
        <w:tc>
          <w:tcPr>
            <w:tcW w:w="9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07758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LOCATION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F3E96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BY_LOC_TYPE_CODE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0F59B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B117A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BY_LOC_TYPE_CODE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A4AD1" w14:textId="77777777" w:rsidR="007C5C25" w:rsidRPr="000524F6" w:rsidRDefault="007C5C25" w:rsidP="006F7F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0</w:t>
            </w:r>
          </w:p>
        </w:tc>
      </w:tr>
      <w:tr w:rsidR="007C5C25" w:rsidRPr="000524F6" w14:paraId="2B49253B" w14:textId="77777777" w:rsidTr="006F7FC9">
        <w:trPr>
          <w:trHeight w:val="290"/>
        </w:trPr>
        <w:tc>
          <w:tcPr>
            <w:tcW w:w="9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0FB69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LOCATION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9A3A5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proofErr w:type="spellStart"/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data_source</w:t>
            </w:r>
            <w:proofErr w:type="spellEnd"/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7A2C5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MDM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C3163" w14:textId="77777777" w:rsidR="007C5C25" w:rsidRPr="000524F6" w:rsidRDefault="007C5C25" w:rsidP="006F7F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proofErr w:type="spellStart"/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data_source</w:t>
            </w:r>
            <w:proofErr w:type="spellEnd"/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F8A4A" w14:textId="77777777" w:rsidR="007C5C25" w:rsidRPr="000524F6" w:rsidRDefault="007C5C25" w:rsidP="006F7F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0524F6">
              <w:rPr>
                <w:rFonts w:ascii="Calibri" w:eastAsia="Times New Roman" w:hAnsi="Calibri" w:cs="Calibri"/>
                <w:color w:val="000000"/>
                <w:lang w:eastAsia="en-IN" w:bidi="ta-IN"/>
              </w:rPr>
              <w:t>1</w:t>
            </w:r>
          </w:p>
        </w:tc>
      </w:tr>
    </w:tbl>
    <w:p w14:paraId="2796AB2F" w14:textId="77777777" w:rsidR="008B5CBE" w:rsidRDefault="008B5CBE" w:rsidP="267803FF">
      <w:pPr>
        <w:spacing w:after="0" w:line="276" w:lineRule="auto"/>
        <w:ind w:left="720"/>
        <w:jc w:val="both"/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</w:pPr>
    </w:p>
    <w:p w14:paraId="68CD0718" w14:textId="12EE05C2" w:rsidR="007C5C25" w:rsidRPr="007C5C25" w:rsidRDefault="007C5C25" w:rsidP="007C5C25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US"/>
        </w:rPr>
      </w:pPr>
      <w:r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US"/>
        </w:rPr>
        <w:t>V1.2 END</w:t>
      </w:r>
    </w:p>
    <w:p w14:paraId="67BB0CE0" w14:textId="5D070DD3" w:rsidR="00453584" w:rsidRPr="00586D48" w:rsidRDefault="0259A3B7" w:rsidP="00B53F97">
      <w:pPr>
        <w:pStyle w:val="Heading1"/>
        <w:numPr>
          <w:ilvl w:val="0"/>
          <w:numId w:val="4"/>
        </w:numPr>
        <w:spacing w:before="0" w:line="240" w:lineRule="auto"/>
        <w:ind w:left="357" w:hanging="357"/>
        <w:rPr>
          <w:rFonts w:asciiTheme="minorHAnsi" w:hAnsiTheme="minorHAnsi" w:cstheme="minorBidi"/>
          <w:sz w:val="22"/>
          <w:szCs w:val="22"/>
        </w:rPr>
      </w:pPr>
      <w:bookmarkStart w:id="67" w:name="_Toc162527995"/>
      <w:r w:rsidRPr="00586D48">
        <w:rPr>
          <w:rFonts w:asciiTheme="minorHAnsi" w:hAnsiTheme="minorHAnsi" w:cstheme="minorBidi"/>
          <w:sz w:val="22"/>
          <w:szCs w:val="22"/>
        </w:rPr>
        <w:t>DATA VOLUME AND SCHEDULE FREQUENCY</w:t>
      </w:r>
      <w:bookmarkEnd w:id="67"/>
    </w:p>
    <w:p w14:paraId="0DE9D7B4" w14:textId="19D1CB9B" w:rsidR="00453584" w:rsidRPr="00283E25" w:rsidRDefault="4DC6A979" w:rsidP="00B53F97">
      <w:pPr>
        <w:pStyle w:val="Heading2"/>
        <w:numPr>
          <w:ilvl w:val="1"/>
          <w:numId w:val="4"/>
        </w:numPr>
        <w:tabs>
          <w:tab w:val="num" w:pos="360"/>
        </w:tabs>
        <w:rPr>
          <w:sz w:val="20"/>
          <w:szCs w:val="20"/>
        </w:rPr>
      </w:pPr>
      <w:bookmarkStart w:id="68" w:name="_Toc162527996"/>
      <w:r w:rsidRPr="44BF34A0">
        <w:rPr>
          <w:sz w:val="20"/>
          <w:szCs w:val="20"/>
        </w:rPr>
        <w:t>DATA VOLUME</w:t>
      </w:r>
      <w:bookmarkEnd w:id="68"/>
      <w:r w:rsidR="00950C77">
        <w:rPr>
          <w:sz w:val="20"/>
          <w:szCs w:val="20"/>
        </w:rPr>
        <w:t xml:space="preserve"> </w:t>
      </w:r>
    </w:p>
    <w:p w14:paraId="0ACA1DD5" w14:textId="77777777" w:rsidR="005B3CCF" w:rsidRDefault="005B3CCF" w:rsidP="005B3CCF">
      <w:pPr>
        <w:spacing w:after="0" w:line="240" w:lineRule="auto"/>
        <w:rPr>
          <w:sz w:val="20"/>
          <w:szCs w:val="20"/>
          <w:lang w:val="en-US"/>
        </w:rPr>
      </w:pPr>
    </w:p>
    <w:p w14:paraId="613EBA03" w14:textId="77777777" w:rsidR="005B3CCF" w:rsidRDefault="005B3CCF" w:rsidP="005B3CCF">
      <w:pPr>
        <w:spacing w:after="0" w:line="240" w:lineRule="auto"/>
        <w:ind w:left="425"/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</w:pPr>
      <w:bookmarkStart w:id="69" w:name="_Int_zt4abhYU"/>
      <w:r w:rsidRPr="0D567F75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>Following</w:t>
      </w:r>
      <w:bookmarkEnd w:id="69"/>
      <w:r w:rsidRPr="0D567F75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 xml:space="preserve"> table presents </w:t>
      </w:r>
      <w:bookmarkStart w:id="70" w:name="_Int_AXP6EH4g"/>
      <w:r w:rsidRPr="0D567F75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>overview</w:t>
      </w:r>
      <w:bookmarkEnd w:id="70"/>
      <w:r w:rsidRPr="0D567F75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 xml:space="preserve"> of </w:t>
      </w:r>
      <w:bookmarkStart w:id="71" w:name="_Int_jjpnHoqo"/>
      <w:r w:rsidRPr="0D567F75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>approximate</w:t>
      </w:r>
      <w:bookmarkEnd w:id="71"/>
      <w:r w:rsidRPr="0D567F75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 xml:space="preserve"> size of data in </w:t>
      </w:r>
      <w:bookmarkStart w:id="72" w:name="_Int_nNsykmvx"/>
      <w:r w:rsidRPr="0D567F75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>Production</w:t>
      </w:r>
      <w:bookmarkEnd w:id="72"/>
      <w:r w:rsidRPr="0D567F75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 xml:space="preserve"> system. Table gives dataset names with their respective types, </w:t>
      </w:r>
      <w:proofErr w:type="gramStart"/>
      <w:r w:rsidR="00B00473" w:rsidRPr="0D567F75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>frequency</w:t>
      </w:r>
      <w:proofErr w:type="gramEnd"/>
      <w:r w:rsidRPr="0D567F75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 xml:space="preserve"> and approximate average size of Data. </w:t>
      </w:r>
    </w:p>
    <w:p w14:paraId="3E72E3E0" w14:textId="77777777" w:rsidR="005B3CCF" w:rsidRDefault="005B3CCF" w:rsidP="005B3CCF">
      <w:pPr>
        <w:spacing w:after="0" w:line="240" w:lineRule="auto"/>
        <w:ind w:left="425"/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</w:pPr>
    </w:p>
    <w:tbl>
      <w:tblPr>
        <w:tblW w:w="0" w:type="auto"/>
        <w:tblInd w:w="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7"/>
        <w:gridCol w:w="1510"/>
        <w:gridCol w:w="1134"/>
        <w:gridCol w:w="2268"/>
      </w:tblGrid>
      <w:tr w:rsidR="005B3CCF" w14:paraId="278C5F2B" w14:textId="77777777" w:rsidTr="00A8472A">
        <w:trPr>
          <w:trHeight w:val="165"/>
        </w:trPr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left w:w="105" w:type="dxa"/>
              <w:right w:w="105" w:type="dxa"/>
            </w:tcMar>
            <w:vAlign w:val="bottom"/>
          </w:tcPr>
          <w:p w14:paraId="589CD999" w14:textId="77777777" w:rsidR="005B3CCF" w:rsidRDefault="005B3CCF" w:rsidP="00A8472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2781E82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Dataset Type</w:t>
            </w:r>
          </w:p>
        </w:tc>
        <w:tc>
          <w:tcPr>
            <w:tcW w:w="1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left w:w="105" w:type="dxa"/>
              <w:right w:w="105" w:type="dxa"/>
            </w:tcMar>
            <w:vAlign w:val="bottom"/>
          </w:tcPr>
          <w:p w14:paraId="14549887" w14:textId="77777777" w:rsidR="005B3CCF" w:rsidRDefault="005B3CCF" w:rsidP="00A8472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2781E82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Dataset Name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left w:w="105" w:type="dxa"/>
              <w:right w:w="105" w:type="dxa"/>
            </w:tcMar>
            <w:vAlign w:val="bottom"/>
          </w:tcPr>
          <w:p w14:paraId="0C6C33A2" w14:textId="77777777" w:rsidR="005B3CCF" w:rsidRDefault="005B3CCF" w:rsidP="00A8472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2781E82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Frequency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  <w:tcMar>
              <w:left w:w="105" w:type="dxa"/>
              <w:right w:w="105" w:type="dxa"/>
            </w:tcMar>
            <w:vAlign w:val="bottom"/>
          </w:tcPr>
          <w:p w14:paraId="2E05975C" w14:textId="77777777" w:rsidR="005B3CCF" w:rsidRDefault="005B3CCF" w:rsidP="00A8472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Approximate </w:t>
            </w:r>
            <w:r w:rsidRPr="2781E82F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Size (MB)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</w:tr>
      <w:tr w:rsidR="005B3CCF" w14:paraId="1DE996DD" w14:textId="77777777" w:rsidTr="00A8472A">
        <w:trPr>
          <w:trHeight w:val="283"/>
        </w:trPr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F2BB7AE" w14:textId="77777777" w:rsidR="005B3CCF" w:rsidRPr="00E05149" w:rsidRDefault="005B3CCF" w:rsidP="00A8472A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E05149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en-US"/>
              </w:rPr>
              <w:t>Master</w:t>
            </w:r>
          </w:p>
        </w:tc>
        <w:tc>
          <w:tcPr>
            <w:tcW w:w="1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B327DDA" w14:textId="03F4E244" w:rsidR="005B3CCF" w:rsidRPr="00E05149" w:rsidRDefault="005B3CCF" w:rsidP="00A8472A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en-US"/>
              </w:rPr>
              <w:t xml:space="preserve">Location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B1306C3" w14:textId="77777777" w:rsidR="005B3CCF" w:rsidRPr="00E05149" w:rsidRDefault="005B3CCF" w:rsidP="00A8472A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E05149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en-US"/>
              </w:rPr>
              <w:t>Daily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F73643" w14:textId="7E3EFF15" w:rsidR="005B3CCF" w:rsidRPr="00E05149" w:rsidRDefault="005B3CCF" w:rsidP="00A8472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/>
              </w:rPr>
              <w:t>TBC</w:t>
            </w:r>
          </w:p>
        </w:tc>
      </w:tr>
    </w:tbl>
    <w:p w14:paraId="39F89DBF" w14:textId="77777777" w:rsidR="007370B2" w:rsidRPr="008770F3" w:rsidRDefault="007370B2" w:rsidP="007370B2">
      <w:pPr>
        <w:spacing w:after="0" w:line="240" w:lineRule="auto"/>
        <w:ind w:left="425"/>
        <w:rPr>
          <w:lang w:val="en-US"/>
        </w:rPr>
      </w:pPr>
    </w:p>
    <w:p w14:paraId="71A89E2F" w14:textId="66705A5F" w:rsidR="008770F3" w:rsidRPr="00283E25" w:rsidRDefault="5CC5F8F7" w:rsidP="00B53F97">
      <w:pPr>
        <w:pStyle w:val="Heading2"/>
        <w:numPr>
          <w:ilvl w:val="1"/>
          <w:numId w:val="4"/>
        </w:numPr>
        <w:tabs>
          <w:tab w:val="num" w:pos="360"/>
        </w:tabs>
        <w:rPr>
          <w:sz w:val="20"/>
          <w:szCs w:val="20"/>
        </w:rPr>
      </w:pPr>
      <w:bookmarkStart w:id="73" w:name="_Toc162527997"/>
      <w:r w:rsidRPr="44BF34A0">
        <w:rPr>
          <w:sz w:val="20"/>
          <w:szCs w:val="20"/>
        </w:rPr>
        <w:t>SCHEDULE FREQUENCY</w:t>
      </w:r>
      <w:r w:rsidR="00950C77">
        <w:rPr>
          <w:sz w:val="20"/>
          <w:szCs w:val="20"/>
        </w:rPr>
        <w:t xml:space="preserve"> </w:t>
      </w:r>
      <w:r w:rsidR="00950C77" w:rsidRPr="00586D48">
        <w:rPr>
          <w:sz w:val="20"/>
          <w:szCs w:val="20"/>
        </w:rPr>
        <w:t>(Common)</w:t>
      </w:r>
      <w:bookmarkEnd w:id="73"/>
    </w:p>
    <w:p w14:paraId="653EA1B8" w14:textId="77777777" w:rsidR="00F902CD" w:rsidRDefault="00F902CD" w:rsidP="00DD0CAB">
      <w:pPr>
        <w:spacing w:after="0"/>
        <w:ind w:left="425"/>
        <w:jc w:val="both"/>
        <w:rPr>
          <w:rFonts w:ascii="Arial" w:hAnsi="Arial" w:cs="Arial"/>
          <w:sz w:val="18"/>
          <w:szCs w:val="18"/>
        </w:rPr>
      </w:pPr>
    </w:p>
    <w:p w14:paraId="0502ACBD" w14:textId="77777777" w:rsidR="00BA039D" w:rsidRPr="00E05149" w:rsidRDefault="00BA039D" w:rsidP="00BA039D">
      <w:pPr>
        <w:spacing w:after="0"/>
        <w:ind w:left="425"/>
        <w:jc w:val="both"/>
        <w:rPr>
          <w:rFonts w:ascii="Arial" w:hAnsi="Arial" w:cs="Arial"/>
          <w:b/>
          <w:bCs/>
          <w:sz w:val="18"/>
          <w:szCs w:val="18"/>
        </w:rPr>
      </w:pPr>
      <w:r w:rsidRPr="00E05149">
        <w:rPr>
          <w:rFonts w:ascii="Arial" w:hAnsi="Arial" w:cs="Arial"/>
          <w:b/>
          <w:bCs/>
          <w:sz w:val="18"/>
          <w:szCs w:val="18"/>
        </w:rPr>
        <w:t>For BY:</w:t>
      </w:r>
    </w:p>
    <w:p w14:paraId="52A97446" w14:textId="77777777" w:rsidR="00BA039D" w:rsidRPr="0006613E" w:rsidRDefault="00BA039D" w:rsidP="00BA039D">
      <w:pPr>
        <w:spacing w:after="0"/>
        <w:ind w:left="42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TBD</w:t>
      </w:r>
    </w:p>
    <w:p w14:paraId="6629A6A6" w14:textId="2616CAA6" w:rsidR="00A9394C" w:rsidRDefault="00A9394C" w:rsidP="00A9394C"/>
    <w:p w14:paraId="6386FEDE" w14:textId="5C858476" w:rsidR="000C1C0F" w:rsidRPr="00586D48" w:rsidRDefault="0B025088" w:rsidP="00B53F97">
      <w:pPr>
        <w:pStyle w:val="Heading1"/>
        <w:numPr>
          <w:ilvl w:val="0"/>
          <w:numId w:val="4"/>
        </w:numPr>
        <w:spacing w:before="0" w:line="240" w:lineRule="auto"/>
        <w:ind w:left="357" w:hanging="357"/>
        <w:rPr>
          <w:rFonts w:asciiTheme="minorHAnsi" w:hAnsiTheme="minorHAnsi" w:cstheme="minorBidi"/>
          <w:sz w:val="22"/>
          <w:szCs w:val="22"/>
        </w:rPr>
      </w:pPr>
      <w:bookmarkStart w:id="74" w:name="_Toc162527998"/>
      <w:r w:rsidRPr="3100D581">
        <w:rPr>
          <w:rFonts w:asciiTheme="minorHAnsi" w:hAnsiTheme="minorHAnsi" w:cstheme="minorBidi"/>
          <w:sz w:val="22"/>
          <w:szCs w:val="22"/>
        </w:rPr>
        <w:t>PURGE AND RETENTION POLICY</w:t>
      </w:r>
      <w:bookmarkEnd w:id="74"/>
    </w:p>
    <w:p w14:paraId="4CEC6786" w14:textId="77777777" w:rsidR="000C1C0F" w:rsidRPr="00A9394C" w:rsidRDefault="000C1C0F" w:rsidP="000C1C0F">
      <w:pPr>
        <w:spacing w:after="0"/>
        <w:ind w:left="425"/>
        <w:jc w:val="both"/>
        <w:rPr>
          <w:rFonts w:ascii="Arial" w:hAnsi="Arial" w:cs="Arial"/>
          <w:sz w:val="18"/>
          <w:szCs w:val="18"/>
        </w:rPr>
      </w:pPr>
    </w:p>
    <w:p w14:paraId="1072B37A" w14:textId="535A597E" w:rsidR="33AAFFD2" w:rsidRPr="00BA039D" w:rsidRDefault="33AAFFD2" w:rsidP="3100D581">
      <w:pPr>
        <w:spacing w:after="0"/>
        <w:ind w:left="425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BA039D">
        <w:rPr>
          <w:rFonts w:ascii="Arial" w:eastAsia="Arial" w:hAnsi="Arial" w:cs="Arial"/>
          <w:color w:val="000000" w:themeColor="text1"/>
          <w:sz w:val="18"/>
          <w:szCs w:val="18"/>
        </w:rPr>
        <w:t>ADB Purging:</w:t>
      </w:r>
    </w:p>
    <w:p w14:paraId="39A64A8F" w14:textId="790C678B" w:rsidR="33AAFFD2" w:rsidRPr="00BA039D" w:rsidRDefault="33AAFFD2" w:rsidP="3100D581">
      <w:pPr>
        <w:spacing w:after="0"/>
        <w:ind w:left="425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BA039D">
        <w:rPr>
          <w:rFonts w:ascii="Arial" w:eastAsia="Arial" w:hAnsi="Arial" w:cs="Arial"/>
          <w:color w:val="000000" w:themeColor="text1"/>
          <w:sz w:val="18"/>
          <w:szCs w:val="18"/>
        </w:rPr>
        <w:t xml:space="preserve">Purging and </w:t>
      </w:r>
      <w:proofErr w:type="spellStart"/>
      <w:r w:rsidRPr="00BA039D">
        <w:rPr>
          <w:rFonts w:ascii="Arial" w:eastAsia="Arial" w:hAnsi="Arial" w:cs="Arial"/>
          <w:color w:val="000000" w:themeColor="text1"/>
          <w:sz w:val="18"/>
          <w:szCs w:val="18"/>
        </w:rPr>
        <w:t>retension</w:t>
      </w:r>
      <w:proofErr w:type="spellEnd"/>
      <w:r w:rsidRPr="00BA039D">
        <w:rPr>
          <w:rFonts w:ascii="Arial" w:eastAsia="Arial" w:hAnsi="Arial" w:cs="Arial"/>
          <w:color w:val="000000" w:themeColor="text1"/>
          <w:sz w:val="18"/>
          <w:szCs w:val="18"/>
        </w:rPr>
        <w:t xml:space="preserve"> policy are still not finalised by business. This section will be </w:t>
      </w:r>
      <w:proofErr w:type="spellStart"/>
      <w:r w:rsidRPr="00BA039D">
        <w:rPr>
          <w:rFonts w:ascii="Arial" w:eastAsia="Arial" w:hAnsi="Arial" w:cs="Arial"/>
          <w:color w:val="000000" w:themeColor="text1"/>
          <w:sz w:val="18"/>
          <w:szCs w:val="18"/>
        </w:rPr>
        <w:t>udpated</w:t>
      </w:r>
      <w:proofErr w:type="spellEnd"/>
      <w:r w:rsidRPr="00BA039D">
        <w:rPr>
          <w:rFonts w:ascii="Arial" w:eastAsia="Arial" w:hAnsi="Arial" w:cs="Arial"/>
          <w:color w:val="000000" w:themeColor="text1"/>
          <w:sz w:val="18"/>
          <w:szCs w:val="18"/>
        </w:rPr>
        <w:t xml:space="preserve"> once details are received.</w:t>
      </w:r>
    </w:p>
    <w:p w14:paraId="7402883F" w14:textId="3C531998" w:rsidR="3100D581" w:rsidRDefault="3100D581" w:rsidP="3100D581">
      <w:pPr>
        <w:spacing w:after="0"/>
        <w:ind w:left="425"/>
        <w:jc w:val="both"/>
        <w:rPr>
          <w:rFonts w:ascii="Arial" w:hAnsi="Arial" w:cs="Arial"/>
          <w:sz w:val="18"/>
          <w:szCs w:val="18"/>
        </w:rPr>
      </w:pPr>
    </w:p>
    <w:p w14:paraId="3D220DA5" w14:textId="5E725698" w:rsidR="002719B8" w:rsidRDefault="002719B8" w:rsidP="000C1C0F">
      <w:pPr>
        <w:spacing w:after="0"/>
        <w:ind w:left="425"/>
        <w:jc w:val="both"/>
        <w:rPr>
          <w:rFonts w:ascii="Arial" w:hAnsi="Arial" w:cs="Arial"/>
          <w:sz w:val="18"/>
          <w:szCs w:val="18"/>
        </w:rPr>
      </w:pPr>
    </w:p>
    <w:tbl>
      <w:tblPr>
        <w:tblW w:w="8930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2126"/>
        <w:gridCol w:w="2835"/>
      </w:tblGrid>
      <w:tr w:rsidR="002719B8" w:rsidRPr="002719B8" w14:paraId="712BC5E6" w14:textId="77777777" w:rsidTr="006A4790">
        <w:trPr>
          <w:trHeight w:val="27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  <w:vAlign w:val="center"/>
            <w:hideMark/>
          </w:tcPr>
          <w:p w14:paraId="7F82AD94" w14:textId="77777777" w:rsidR="002719B8" w:rsidRPr="002719B8" w:rsidRDefault="002719B8">
            <w:pPr>
              <w:spacing w:after="0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719B8"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</w:rPr>
              <w:t>Data set Name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  <w:vAlign w:val="center"/>
            <w:hideMark/>
          </w:tcPr>
          <w:p w14:paraId="534A0611" w14:textId="77777777" w:rsidR="002719B8" w:rsidRPr="002719B8" w:rsidRDefault="002719B8">
            <w:pPr>
              <w:spacing w:after="0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719B8"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</w:rPr>
              <w:t>File name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</w:tcPr>
          <w:p w14:paraId="59D7AB64" w14:textId="77777777" w:rsidR="002719B8" w:rsidRPr="002719B8" w:rsidRDefault="002719B8">
            <w:pPr>
              <w:spacing w:after="0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719B8"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</w:rPr>
              <w:t>Data Load Strategy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 w:themeFill="text2"/>
            <w:vAlign w:val="center"/>
            <w:hideMark/>
          </w:tcPr>
          <w:p w14:paraId="41D706C7" w14:textId="77777777" w:rsidR="002719B8" w:rsidRPr="002719B8" w:rsidRDefault="002719B8">
            <w:pPr>
              <w:spacing w:after="0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719B8"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</w:rPr>
              <w:t>Data Retention Period (days)</w:t>
            </w:r>
          </w:p>
        </w:tc>
      </w:tr>
      <w:tr w:rsidR="002719B8" w:rsidRPr="002719B8" w14:paraId="60674DBE" w14:textId="77777777" w:rsidTr="006A4790">
        <w:trPr>
          <w:trHeight w:val="25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3FEF1" w14:textId="77777777" w:rsidR="002719B8" w:rsidRPr="002719B8" w:rsidRDefault="002719B8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83D17" w14:textId="77777777" w:rsidR="002719B8" w:rsidRPr="002719B8" w:rsidRDefault="002719B8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FC7785" w14:textId="77777777" w:rsidR="002719B8" w:rsidRPr="002719B8" w:rsidRDefault="002719B8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1ECD4" w14:textId="77777777" w:rsidR="002719B8" w:rsidRPr="002719B8" w:rsidRDefault="002719B8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2719B8" w:rsidRPr="002719B8" w14:paraId="3E4313E9" w14:textId="77777777" w:rsidTr="006A4790">
        <w:trPr>
          <w:trHeight w:val="25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E4BDC" w14:textId="77777777" w:rsidR="002719B8" w:rsidRPr="002719B8" w:rsidRDefault="002719B8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12EF6" w14:textId="77777777" w:rsidR="002719B8" w:rsidRPr="002719B8" w:rsidRDefault="002719B8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83468B" w14:textId="77777777" w:rsidR="002719B8" w:rsidRPr="002719B8" w:rsidRDefault="002719B8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61EA9" w14:textId="77777777" w:rsidR="002719B8" w:rsidRPr="002719B8" w:rsidRDefault="002719B8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2719B8" w:rsidRPr="002719B8" w14:paraId="1DF52DB6" w14:textId="77777777" w:rsidTr="006A4790">
        <w:trPr>
          <w:trHeight w:val="25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F954E" w14:textId="77777777" w:rsidR="002719B8" w:rsidRPr="002719B8" w:rsidRDefault="002719B8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FAC00" w14:textId="77777777" w:rsidR="002719B8" w:rsidRPr="002719B8" w:rsidRDefault="002719B8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A64D99" w14:textId="77777777" w:rsidR="002719B8" w:rsidRPr="002719B8" w:rsidRDefault="002719B8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BB901" w14:textId="77777777" w:rsidR="002719B8" w:rsidRPr="002719B8" w:rsidRDefault="002719B8">
            <w:pPr>
              <w:spacing w:after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</w:tbl>
    <w:p w14:paraId="6A8DD376" w14:textId="77777777" w:rsidR="0038556C" w:rsidRDefault="0038556C" w:rsidP="3100D581">
      <w:pPr>
        <w:spacing w:after="0"/>
        <w:ind w:left="425"/>
        <w:jc w:val="both"/>
        <w:rPr>
          <w:rFonts w:ascii="Arial" w:eastAsia="Arial" w:hAnsi="Arial" w:cs="Arial"/>
          <w:color w:val="000000" w:themeColor="text1"/>
          <w:sz w:val="18"/>
          <w:szCs w:val="18"/>
          <w:u w:val="single"/>
        </w:rPr>
      </w:pPr>
    </w:p>
    <w:p w14:paraId="7183D019" w14:textId="637715D7" w:rsidR="00106216" w:rsidRPr="0038556C" w:rsidRDefault="511E257A" w:rsidP="3100D581">
      <w:pPr>
        <w:spacing w:after="0"/>
        <w:ind w:left="425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38556C">
        <w:rPr>
          <w:rFonts w:ascii="Arial" w:eastAsia="Arial" w:hAnsi="Arial" w:cs="Arial"/>
          <w:color w:val="000000" w:themeColor="text1"/>
          <w:sz w:val="18"/>
          <w:szCs w:val="18"/>
        </w:rPr>
        <w:t>File archiving and purging:</w:t>
      </w:r>
    </w:p>
    <w:p w14:paraId="03F450BF" w14:textId="500619B8" w:rsidR="00106216" w:rsidRPr="0038556C" w:rsidRDefault="511E257A" w:rsidP="3100D581">
      <w:pPr>
        <w:spacing w:after="0"/>
        <w:ind w:left="425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38556C">
        <w:rPr>
          <w:rFonts w:ascii="Arial" w:eastAsia="Arial" w:hAnsi="Arial" w:cs="Arial"/>
          <w:color w:val="000000" w:themeColor="text1"/>
          <w:sz w:val="18"/>
          <w:szCs w:val="18"/>
        </w:rPr>
        <w:t>For Entity location files are archived as below:</w:t>
      </w:r>
    </w:p>
    <w:p w14:paraId="66B26755" w14:textId="6D544289" w:rsidR="00106216" w:rsidRPr="00586D48" w:rsidRDefault="00106216" w:rsidP="3100D581">
      <w:pPr>
        <w:spacing w:after="0"/>
        <w:ind w:left="425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</w:p>
    <w:tbl>
      <w:tblPr>
        <w:tblW w:w="8752" w:type="dxa"/>
        <w:tblInd w:w="4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2"/>
        <w:gridCol w:w="2357"/>
        <w:gridCol w:w="3906"/>
        <w:gridCol w:w="1517"/>
      </w:tblGrid>
      <w:tr w:rsidR="3100D581" w:rsidRPr="0038556C" w14:paraId="7EB5AC1E" w14:textId="77777777" w:rsidTr="006A4790">
        <w:trPr>
          <w:trHeight w:val="270"/>
        </w:trPr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tcMar>
              <w:left w:w="105" w:type="dxa"/>
              <w:right w:w="105" w:type="dxa"/>
            </w:tcMar>
          </w:tcPr>
          <w:p w14:paraId="251235CE" w14:textId="7B5E184E" w:rsidR="3100D581" w:rsidRPr="0038556C" w:rsidRDefault="3100D581" w:rsidP="3100D581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38556C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Zone</w:t>
            </w: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tcMar>
              <w:left w:w="105" w:type="dxa"/>
              <w:right w:w="105" w:type="dxa"/>
            </w:tcMar>
          </w:tcPr>
          <w:p w14:paraId="3A67988A" w14:textId="6E944738" w:rsidR="3100D581" w:rsidRPr="0038556C" w:rsidRDefault="3100D581" w:rsidP="3100D581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38556C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File name</w:t>
            </w:r>
          </w:p>
        </w:tc>
        <w:tc>
          <w:tcPr>
            <w:tcW w:w="3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tcMar>
              <w:left w:w="105" w:type="dxa"/>
              <w:right w:w="105" w:type="dxa"/>
            </w:tcMar>
          </w:tcPr>
          <w:p w14:paraId="29EA1AB6" w14:textId="3134C2F1" w:rsidR="3100D581" w:rsidRPr="0038556C" w:rsidRDefault="3100D581" w:rsidP="3100D581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38556C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Archive Path</w:t>
            </w: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tcMar>
              <w:left w:w="105" w:type="dxa"/>
              <w:right w:w="105" w:type="dxa"/>
            </w:tcMar>
          </w:tcPr>
          <w:p w14:paraId="35AA1CBC" w14:textId="5C972B80" w:rsidR="3100D581" w:rsidRPr="0038556C" w:rsidRDefault="3100D581" w:rsidP="3100D581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38556C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Archive Strategy</w:t>
            </w:r>
          </w:p>
        </w:tc>
      </w:tr>
      <w:tr w:rsidR="3100D581" w:rsidRPr="0038556C" w14:paraId="653601E4" w14:textId="77777777" w:rsidTr="006A4790">
        <w:trPr>
          <w:trHeight w:val="255"/>
        </w:trPr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E76B319" w14:textId="45578439" w:rsidR="3100D581" w:rsidRPr="0038556C" w:rsidRDefault="3100D581" w:rsidP="3100D581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38556C">
              <w:rPr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Landing</w:t>
            </w: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D8A506C" w14:textId="617FF89A" w:rsidR="7C57E9BE" w:rsidRPr="0038556C" w:rsidRDefault="7C57E9BE" w:rsidP="3100D581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38556C">
              <w:rPr>
                <w:rFonts w:ascii="Arial" w:eastAsia="Segoe UI" w:hAnsi="Arial" w:cs="Arial"/>
                <w:color w:val="000000" w:themeColor="text1"/>
                <w:sz w:val="18"/>
                <w:szCs w:val="18"/>
              </w:rPr>
              <w:t>location_delta_1.csv</w:t>
            </w:r>
          </w:p>
        </w:tc>
        <w:tc>
          <w:tcPr>
            <w:tcW w:w="3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9CEDA3E" w14:textId="7AD26A9C" w:rsidR="3100D581" w:rsidRPr="0038556C" w:rsidRDefault="00000000" w:rsidP="3100D581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hyperlink r:id="rId31" w:anchor="%22%20\t%20%22_blank">
              <w:r w:rsidR="3100D581" w:rsidRPr="0038556C">
                <w:rPr>
                  <w:rStyle w:val="Hyperlink"/>
                  <w:rFonts w:ascii="Arial" w:eastAsia="Arial" w:hAnsi="Arial" w:cs="Arial"/>
                  <w:color w:val="000000" w:themeColor="text1"/>
                  <w:sz w:val="18"/>
                  <w:szCs w:val="18"/>
                </w:rPr>
                <w:t>landing-zone</w:t>
              </w:r>
            </w:hyperlink>
            <w:r w:rsidR="3100D581"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/</w:t>
            </w:r>
            <w:proofErr w:type="spellStart"/>
            <w:r w:rsidR="00310C89">
              <w:fldChar w:fldCharType="begin"/>
            </w:r>
            <w:r w:rsidR="00310C89">
              <w:instrText>HYPERLINK "https://portal.azure.com/%22%20/o%20%22https://portal.azure.com/" \l "%22%20\\t%20%22_blank" \h</w:instrText>
            </w:r>
            <w:r w:rsidR="00310C89">
              <w:fldChar w:fldCharType="separate"/>
            </w:r>
            <w:r w:rsidR="3100D581" w:rsidRPr="0038556C">
              <w:rPr>
                <w:rStyle w:val="Hyperlink"/>
                <w:rFonts w:ascii="Arial" w:eastAsia="Arial" w:hAnsi="Arial" w:cs="Arial"/>
                <w:color w:val="000000" w:themeColor="text1"/>
                <w:sz w:val="18"/>
                <w:szCs w:val="18"/>
              </w:rPr>
              <w:t>mdm</w:t>
            </w:r>
            <w:proofErr w:type="spellEnd"/>
            <w:r w:rsidR="00310C89">
              <w:rPr>
                <w:rStyle w:val="Hyperlink"/>
                <w:rFonts w:ascii="Arial" w:eastAsia="Arial" w:hAnsi="Arial" w:cs="Arial"/>
                <w:color w:val="000000" w:themeColor="text1"/>
                <w:sz w:val="18"/>
                <w:szCs w:val="18"/>
              </w:rPr>
              <w:fldChar w:fldCharType="end"/>
            </w:r>
            <w:r w:rsidR="3100D581"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/</w:t>
            </w:r>
            <w:proofErr w:type="spellStart"/>
            <w:r w:rsidR="00310C89">
              <w:fldChar w:fldCharType="begin"/>
            </w:r>
            <w:r w:rsidR="00310C89">
              <w:instrText>HYPERLINK "https://portal.azure.com/%22%20/o%20%22https://portal.azure.com/" \l "%22%20\\t%20%22_blank" \h</w:instrText>
            </w:r>
            <w:r w:rsidR="00310C89">
              <w:fldChar w:fldCharType="separate"/>
            </w:r>
            <w:r w:rsidR="3100D581" w:rsidRPr="0038556C">
              <w:rPr>
                <w:rStyle w:val="Hyperlink"/>
                <w:rFonts w:ascii="Arial" w:eastAsia="Arial" w:hAnsi="Arial" w:cs="Arial"/>
                <w:color w:val="000000" w:themeColor="text1"/>
                <w:sz w:val="18"/>
                <w:szCs w:val="18"/>
              </w:rPr>
              <w:t>master_data</w:t>
            </w:r>
            <w:proofErr w:type="spellEnd"/>
            <w:r w:rsidR="00310C89">
              <w:rPr>
                <w:rStyle w:val="Hyperlink"/>
                <w:rFonts w:ascii="Arial" w:eastAsia="Arial" w:hAnsi="Arial" w:cs="Arial"/>
                <w:color w:val="000000" w:themeColor="text1"/>
                <w:sz w:val="18"/>
                <w:szCs w:val="18"/>
              </w:rPr>
              <w:fldChar w:fldCharType="end"/>
            </w:r>
            <w:r w:rsidR="3100D581"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/</w:t>
            </w:r>
            <w:r w:rsidR="51A2579C"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location</w:t>
            </w:r>
            <w:r w:rsidR="3100D581"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/</w:t>
            </w:r>
            <w:hyperlink r:id="rId32" w:anchor="%22%20\t%20%22_blank">
              <w:r w:rsidR="3100D581" w:rsidRPr="0038556C">
                <w:rPr>
                  <w:rStyle w:val="Hyperlink"/>
                  <w:rFonts w:ascii="Arial" w:eastAsia="Arial" w:hAnsi="Arial" w:cs="Arial"/>
                  <w:color w:val="000000" w:themeColor="text1"/>
                  <w:sz w:val="18"/>
                  <w:szCs w:val="18"/>
                </w:rPr>
                <w:t>archive</w:t>
              </w:r>
            </w:hyperlink>
            <w:r w:rsidR="3100D581"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/</w:t>
            </w:r>
            <w:hyperlink r:id="rId33" w:anchor="%22%20\t%20%22_blank">
              <w:r w:rsidR="3100D581" w:rsidRPr="0038556C">
                <w:rPr>
                  <w:rStyle w:val="Hyperlink"/>
                  <w:rFonts w:ascii="Arial" w:eastAsia="Arial" w:hAnsi="Arial" w:cs="Arial"/>
                  <w:color w:val="000000" w:themeColor="text1"/>
                  <w:sz w:val="18"/>
                  <w:szCs w:val="18"/>
                </w:rPr>
                <w:t>YYYY</w:t>
              </w:r>
            </w:hyperlink>
            <w:r w:rsidR="3100D581"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/</w:t>
            </w:r>
            <w:hyperlink r:id="rId34" w:anchor="%22%20\t%20%22_blank">
              <w:r w:rsidR="3100D581" w:rsidRPr="0038556C">
                <w:rPr>
                  <w:rStyle w:val="Hyperlink"/>
                  <w:rFonts w:ascii="Arial" w:eastAsia="Arial" w:hAnsi="Arial" w:cs="Arial"/>
                  <w:color w:val="000000" w:themeColor="text1"/>
                  <w:sz w:val="18"/>
                  <w:szCs w:val="18"/>
                </w:rPr>
                <w:t>MM</w:t>
              </w:r>
            </w:hyperlink>
            <w:r w:rsidR="3100D581"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 xml:space="preserve">/DD </w:t>
            </w:r>
          </w:p>
          <w:p w14:paraId="65A5E426" w14:textId="077F731F" w:rsidR="3100D581" w:rsidRPr="0038556C" w:rsidRDefault="3100D581" w:rsidP="3100D581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  <w:p w14:paraId="5013539A" w14:textId="122B34E8" w:rsidR="3100D581" w:rsidRPr="0038556C" w:rsidRDefault="3100D581" w:rsidP="3100D581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 xml:space="preserve">for </w:t>
            </w:r>
            <w:proofErr w:type="spellStart"/>
            <w:r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e.g</w:t>
            </w:r>
            <w:proofErr w:type="spellEnd"/>
          </w:p>
          <w:p w14:paraId="6E9BD6F3" w14:textId="5F1557CF" w:rsidR="3100D581" w:rsidRPr="0038556C" w:rsidRDefault="00000000" w:rsidP="3100D581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hyperlink r:id="rId35" w:anchor="%22%20\t%20%22_blank">
              <w:r w:rsidR="3100D581" w:rsidRPr="0038556C">
                <w:rPr>
                  <w:rStyle w:val="Hyperlink"/>
                  <w:rFonts w:ascii="Arial" w:eastAsia="Arial" w:hAnsi="Arial" w:cs="Arial"/>
                  <w:color w:val="000000" w:themeColor="text1"/>
                  <w:sz w:val="18"/>
                  <w:szCs w:val="18"/>
                </w:rPr>
                <w:t>landing-zone</w:t>
              </w:r>
            </w:hyperlink>
            <w:r w:rsidR="3100D581"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/</w:t>
            </w:r>
            <w:proofErr w:type="spellStart"/>
            <w:r w:rsidR="00310C89">
              <w:fldChar w:fldCharType="begin"/>
            </w:r>
            <w:r w:rsidR="00310C89">
              <w:instrText>HYPERLINK "https://portal.azure.com/%22%20/o%20%22https://portal.azure.com/" \l "%22%20\\t%20%22_blank" \h</w:instrText>
            </w:r>
            <w:r w:rsidR="00310C89">
              <w:fldChar w:fldCharType="separate"/>
            </w:r>
            <w:r w:rsidR="3100D581" w:rsidRPr="0038556C">
              <w:rPr>
                <w:rStyle w:val="Hyperlink"/>
                <w:rFonts w:ascii="Arial" w:eastAsia="Arial" w:hAnsi="Arial" w:cs="Arial"/>
                <w:color w:val="000000" w:themeColor="text1"/>
                <w:sz w:val="18"/>
                <w:szCs w:val="18"/>
              </w:rPr>
              <w:t>mdm</w:t>
            </w:r>
            <w:proofErr w:type="spellEnd"/>
            <w:r w:rsidR="00310C89">
              <w:rPr>
                <w:rStyle w:val="Hyperlink"/>
                <w:rFonts w:ascii="Arial" w:eastAsia="Arial" w:hAnsi="Arial" w:cs="Arial"/>
                <w:color w:val="000000" w:themeColor="text1"/>
                <w:sz w:val="18"/>
                <w:szCs w:val="18"/>
              </w:rPr>
              <w:fldChar w:fldCharType="end"/>
            </w:r>
            <w:r w:rsidR="3100D581"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/</w:t>
            </w:r>
            <w:proofErr w:type="spellStart"/>
            <w:r w:rsidR="00310C89">
              <w:fldChar w:fldCharType="begin"/>
            </w:r>
            <w:r w:rsidR="00310C89">
              <w:instrText>HYPERLINK "https://portal.azure.com/%22%20/o%20%22https://portal.azure.com/" \l "%22%20\\t%20%22_blank" \h</w:instrText>
            </w:r>
            <w:r w:rsidR="00310C89">
              <w:fldChar w:fldCharType="separate"/>
            </w:r>
            <w:r w:rsidR="3100D581" w:rsidRPr="0038556C">
              <w:rPr>
                <w:rStyle w:val="Hyperlink"/>
                <w:rFonts w:ascii="Arial" w:eastAsia="Arial" w:hAnsi="Arial" w:cs="Arial"/>
                <w:color w:val="000000" w:themeColor="text1"/>
                <w:sz w:val="18"/>
                <w:szCs w:val="18"/>
              </w:rPr>
              <w:t>master_data</w:t>
            </w:r>
            <w:proofErr w:type="spellEnd"/>
            <w:r w:rsidR="00310C89">
              <w:rPr>
                <w:rStyle w:val="Hyperlink"/>
                <w:rFonts w:ascii="Arial" w:eastAsia="Arial" w:hAnsi="Arial" w:cs="Arial"/>
                <w:color w:val="000000" w:themeColor="text1"/>
                <w:sz w:val="18"/>
                <w:szCs w:val="18"/>
              </w:rPr>
              <w:fldChar w:fldCharType="end"/>
            </w:r>
            <w:r w:rsidR="3100D581"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/</w:t>
            </w:r>
            <w:proofErr w:type="spellStart"/>
            <w:r w:rsidR="296ACAED"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location</w:t>
            </w:r>
            <w:hyperlink r:id="rId36" w:anchor="%22%20\t%20%22_blank">
              <w:r w:rsidR="3100D581" w:rsidRPr="0038556C">
                <w:rPr>
                  <w:rStyle w:val="Hyperlink"/>
                  <w:rFonts w:ascii="Arial" w:eastAsia="Arial" w:hAnsi="Arial" w:cs="Arial"/>
                  <w:color w:val="000000" w:themeColor="text1"/>
                  <w:sz w:val="18"/>
                  <w:szCs w:val="18"/>
                </w:rPr>
                <w:t>archive</w:t>
              </w:r>
              <w:proofErr w:type="spellEnd"/>
            </w:hyperlink>
            <w:r w:rsidR="3100D581"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/</w:t>
            </w:r>
            <w:hyperlink r:id="rId37" w:anchor="%22%20\t%20%22_blank">
              <w:r w:rsidR="3100D581" w:rsidRPr="0038556C">
                <w:rPr>
                  <w:rStyle w:val="Hyperlink"/>
                  <w:rFonts w:ascii="Arial" w:eastAsia="Arial" w:hAnsi="Arial" w:cs="Arial"/>
                  <w:color w:val="000000" w:themeColor="text1"/>
                  <w:sz w:val="18"/>
                  <w:szCs w:val="18"/>
                </w:rPr>
                <w:t>2023</w:t>
              </w:r>
            </w:hyperlink>
            <w:r w:rsidR="3100D581"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/</w:t>
            </w:r>
            <w:hyperlink r:id="rId38" w:anchor="%22%20\t%20%22_blank">
              <w:r w:rsidR="3100D581" w:rsidRPr="0038556C">
                <w:rPr>
                  <w:rStyle w:val="Hyperlink"/>
                  <w:rFonts w:ascii="Arial" w:eastAsia="Arial" w:hAnsi="Arial" w:cs="Arial"/>
                  <w:color w:val="000000" w:themeColor="text1"/>
                  <w:sz w:val="18"/>
                  <w:szCs w:val="18"/>
                </w:rPr>
                <w:t>12</w:t>
              </w:r>
            </w:hyperlink>
            <w:r w:rsidR="3100D581"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/28</w:t>
            </w: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05DDF4F" w14:textId="59AC2BEB" w:rsidR="3100D581" w:rsidRPr="0038556C" w:rsidRDefault="3100D581" w:rsidP="3100D581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38556C">
              <w:rPr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lastRenderedPageBreak/>
              <w:t xml:space="preserve">After file is </w:t>
            </w:r>
            <w:proofErr w:type="spellStart"/>
            <w:r w:rsidRPr="0038556C">
              <w:rPr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succefully</w:t>
            </w:r>
            <w:proofErr w:type="spellEnd"/>
            <w:r w:rsidRPr="0038556C">
              <w:rPr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 xml:space="preserve"> loaded in Landing zone</w:t>
            </w:r>
          </w:p>
        </w:tc>
      </w:tr>
      <w:tr w:rsidR="3100D581" w:rsidRPr="0038556C" w14:paraId="764A5EDB" w14:textId="77777777" w:rsidTr="006A4790">
        <w:trPr>
          <w:trHeight w:val="255"/>
        </w:trPr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B5CCDC0" w14:textId="727998C4" w:rsidR="3100D581" w:rsidRPr="0038556C" w:rsidRDefault="3100D581" w:rsidP="3100D581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38556C">
              <w:rPr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Provision</w:t>
            </w:r>
          </w:p>
        </w:tc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5CB1EA1" w14:textId="3023777E" w:rsidR="02BE8023" w:rsidRPr="0038556C" w:rsidRDefault="02BE8023" w:rsidP="3100D581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38556C">
              <w:rPr>
                <w:rStyle w:val="Strong"/>
                <w:rFonts w:ascii="Arial" w:eastAsia="Arial" w:hAnsi="Arial" w:cs="Arial"/>
                <w:b w:val="0"/>
                <w:bCs w:val="0"/>
                <w:color w:val="000000" w:themeColor="text1"/>
                <w:sz w:val="18"/>
                <w:szCs w:val="18"/>
                <w:u w:val="single"/>
              </w:rPr>
              <w:t>location</w:t>
            </w:r>
            <w:r w:rsidR="3100D581" w:rsidRPr="0038556C">
              <w:rPr>
                <w:rStyle w:val="Strong"/>
                <w:rFonts w:ascii="Arial" w:eastAsia="Arial" w:hAnsi="Arial" w:cs="Arial"/>
                <w:b w:val="0"/>
                <w:bCs w:val="0"/>
                <w:color w:val="000000" w:themeColor="text1"/>
                <w:sz w:val="18"/>
                <w:szCs w:val="18"/>
                <w:u w:val="single"/>
              </w:rPr>
              <w:t>-YYYYMMDD_HHMMSS.csv</w:t>
            </w:r>
          </w:p>
          <w:p w14:paraId="6CC7DF89" w14:textId="3CC1F1C5" w:rsidR="3100D581" w:rsidRPr="0038556C" w:rsidRDefault="3100D581" w:rsidP="3100D581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  <w:p w14:paraId="5457957A" w14:textId="03287607" w:rsidR="3100D581" w:rsidRPr="0038556C" w:rsidRDefault="3100D581" w:rsidP="3100D581">
            <w:pPr>
              <w:spacing w:after="0" w:line="240" w:lineRule="auto"/>
              <w:rPr>
                <w:rStyle w:val="Strong"/>
                <w:rFonts w:ascii="Arial" w:eastAsia="Arial" w:hAnsi="Arial" w:cs="Arial"/>
                <w:b w:val="0"/>
                <w:bCs w:val="0"/>
                <w:color w:val="000000" w:themeColor="text1"/>
                <w:sz w:val="18"/>
                <w:szCs w:val="18"/>
                <w:u w:val="single"/>
              </w:rPr>
            </w:pPr>
            <w:r w:rsidRPr="0038556C">
              <w:rPr>
                <w:rStyle w:val="Strong"/>
                <w:rFonts w:ascii="Arial" w:eastAsia="Arial" w:hAnsi="Arial" w:cs="Arial"/>
                <w:b w:val="0"/>
                <w:bCs w:val="0"/>
                <w:color w:val="000000" w:themeColor="text1"/>
                <w:sz w:val="18"/>
                <w:szCs w:val="18"/>
                <w:u w:val="single"/>
              </w:rPr>
              <w:t xml:space="preserve">for </w:t>
            </w:r>
            <w:proofErr w:type="spellStart"/>
            <w:r w:rsidRPr="0038556C">
              <w:rPr>
                <w:rStyle w:val="Strong"/>
                <w:rFonts w:ascii="Arial" w:eastAsia="Arial" w:hAnsi="Arial" w:cs="Arial"/>
                <w:b w:val="0"/>
                <w:bCs w:val="0"/>
                <w:color w:val="000000" w:themeColor="text1"/>
                <w:sz w:val="18"/>
                <w:szCs w:val="18"/>
                <w:u w:val="single"/>
              </w:rPr>
              <w:t>eg.</w:t>
            </w:r>
            <w:proofErr w:type="spellEnd"/>
            <w:r w:rsidRPr="0038556C">
              <w:rPr>
                <w:rStyle w:val="Strong"/>
                <w:rFonts w:ascii="Arial" w:eastAsia="Arial" w:hAnsi="Arial" w:cs="Arial"/>
                <w:b w:val="0"/>
                <w:bCs w:val="0"/>
                <w:color w:val="000000" w:themeColor="text1"/>
                <w:sz w:val="18"/>
                <w:szCs w:val="18"/>
                <w:u w:val="single"/>
              </w:rPr>
              <w:t xml:space="preserve"> File loaded on 21</w:t>
            </w:r>
            <w:r w:rsidRPr="0038556C">
              <w:rPr>
                <w:rStyle w:val="Strong"/>
                <w:rFonts w:ascii="Arial" w:eastAsia="Arial" w:hAnsi="Arial" w:cs="Arial"/>
                <w:b w:val="0"/>
                <w:bCs w:val="0"/>
                <w:color w:val="000000" w:themeColor="text1"/>
                <w:sz w:val="18"/>
                <w:szCs w:val="18"/>
                <w:u w:val="single"/>
                <w:vertAlign w:val="superscript"/>
              </w:rPr>
              <w:t>st</w:t>
            </w:r>
            <w:r w:rsidRPr="0038556C">
              <w:rPr>
                <w:rStyle w:val="Strong"/>
                <w:rFonts w:ascii="Arial" w:eastAsia="Arial" w:hAnsi="Arial" w:cs="Arial"/>
                <w:b w:val="0"/>
                <w:bCs w:val="0"/>
                <w:color w:val="000000" w:themeColor="text1"/>
                <w:sz w:val="18"/>
                <w:szCs w:val="18"/>
                <w:u w:val="single"/>
              </w:rPr>
              <w:t xml:space="preserve"> Dec’2023 will be named as </w:t>
            </w:r>
            <w:r w:rsidR="0FBE4B41" w:rsidRPr="0038556C">
              <w:rPr>
                <w:rStyle w:val="Strong"/>
                <w:rFonts w:ascii="Arial" w:eastAsia="Arial" w:hAnsi="Arial" w:cs="Arial"/>
                <w:b w:val="0"/>
                <w:bCs w:val="0"/>
                <w:color w:val="000000" w:themeColor="text1"/>
                <w:sz w:val="18"/>
                <w:szCs w:val="18"/>
                <w:u w:val="single"/>
              </w:rPr>
              <w:t>location</w:t>
            </w:r>
            <w:r w:rsidR="09251687" w:rsidRPr="0038556C">
              <w:rPr>
                <w:rStyle w:val="Strong"/>
                <w:rFonts w:ascii="Arial" w:eastAsia="Arial" w:hAnsi="Arial" w:cs="Arial"/>
                <w:b w:val="0"/>
                <w:bCs w:val="0"/>
                <w:color w:val="000000" w:themeColor="text1"/>
                <w:sz w:val="18"/>
                <w:szCs w:val="18"/>
                <w:u w:val="single"/>
              </w:rPr>
              <w:t>s</w:t>
            </w:r>
            <w:r w:rsidRPr="0038556C">
              <w:rPr>
                <w:rStyle w:val="Strong"/>
                <w:rFonts w:ascii="Arial" w:eastAsia="Arial" w:hAnsi="Arial" w:cs="Arial"/>
                <w:b w:val="0"/>
                <w:bCs w:val="0"/>
                <w:color w:val="000000" w:themeColor="text1"/>
                <w:sz w:val="18"/>
                <w:szCs w:val="18"/>
                <w:u w:val="single"/>
              </w:rPr>
              <w:t>-20231221_061621.csv</w:t>
            </w:r>
          </w:p>
        </w:tc>
        <w:tc>
          <w:tcPr>
            <w:tcW w:w="3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6051253" w14:textId="6878C616" w:rsidR="3100D581" w:rsidRPr="0038556C" w:rsidRDefault="00000000" w:rsidP="3100D581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hyperlink r:id="rId39" w:anchor="%22%20\t%20%22_blank">
              <w:r w:rsidR="3100D581" w:rsidRPr="0038556C">
                <w:rPr>
                  <w:rStyle w:val="Hyperlink"/>
                  <w:rFonts w:ascii="Arial" w:eastAsia="Arial" w:hAnsi="Arial" w:cs="Arial"/>
                  <w:color w:val="000000" w:themeColor="text1"/>
                  <w:sz w:val="18"/>
                  <w:szCs w:val="18"/>
                </w:rPr>
                <w:t>provision-zone</w:t>
              </w:r>
            </w:hyperlink>
            <w:r w:rsidR="3100D581"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/blueyonder/master_data/archive/</w:t>
            </w:r>
            <w:r w:rsidR="1C0E94A3"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location</w:t>
            </w:r>
            <w:r w:rsidR="3100D581"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/daily/YYYYMMDD/</w:t>
            </w:r>
          </w:p>
          <w:p w14:paraId="1E5141DB" w14:textId="784B35E4" w:rsidR="3100D581" w:rsidRPr="0038556C" w:rsidRDefault="3100D581" w:rsidP="3100D581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  <w:p w14:paraId="4B77DA4C" w14:textId="5DCFC97E" w:rsidR="3100D581" w:rsidRPr="0038556C" w:rsidRDefault="3100D581" w:rsidP="3100D581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38556C">
              <w:rPr>
                <w:rStyle w:val="Strong"/>
                <w:rFonts w:ascii="Arial" w:eastAsia="Arial" w:hAnsi="Arial" w:cs="Arial"/>
                <w:b w:val="0"/>
                <w:bCs w:val="0"/>
                <w:color w:val="000000" w:themeColor="text1"/>
                <w:sz w:val="18"/>
                <w:szCs w:val="18"/>
                <w:u w:val="single"/>
              </w:rPr>
              <w:t xml:space="preserve">for </w:t>
            </w:r>
            <w:proofErr w:type="spellStart"/>
            <w:r w:rsidRPr="0038556C">
              <w:rPr>
                <w:rStyle w:val="Strong"/>
                <w:rFonts w:ascii="Arial" w:eastAsia="Arial" w:hAnsi="Arial" w:cs="Arial"/>
                <w:b w:val="0"/>
                <w:bCs w:val="0"/>
                <w:color w:val="000000" w:themeColor="text1"/>
                <w:sz w:val="18"/>
                <w:szCs w:val="18"/>
                <w:u w:val="single"/>
              </w:rPr>
              <w:t>e.g</w:t>
            </w:r>
            <w:proofErr w:type="spellEnd"/>
            <w:r w:rsidRPr="0038556C">
              <w:rPr>
                <w:rStyle w:val="Strong"/>
                <w:rFonts w:ascii="Arial" w:eastAsia="Arial" w:hAnsi="Arial" w:cs="Arial"/>
                <w:b w:val="0"/>
                <w:bCs w:val="0"/>
                <w:color w:val="000000" w:themeColor="text1"/>
                <w:sz w:val="18"/>
                <w:szCs w:val="18"/>
                <w:u w:val="single"/>
              </w:rPr>
              <w:t>:</w:t>
            </w:r>
          </w:p>
          <w:p w14:paraId="699FBE8A" w14:textId="62FA9130" w:rsidR="3100D581" w:rsidRPr="0038556C" w:rsidRDefault="00000000" w:rsidP="3100D581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hyperlink r:id="rId40" w:anchor="%22%20\t%20%22_blank">
              <w:r w:rsidR="3100D581" w:rsidRPr="0038556C">
                <w:rPr>
                  <w:rStyle w:val="Hyperlink"/>
                  <w:rFonts w:ascii="Arial" w:eastAsia="Arial" w:hAnsi="Arial" w:cs="Arial"/>
                  <w:color w:val="000000" w:themeColor="text1"/>
                  <w:sz w:val="18"/>
                  <w:szCs w:val="18"/>
                </w:rPr>
                <w:t>provision-zone</w:t>
              </w:r>
            </w:hyperlink>
            <w:r w:rsidR="3100D581"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/blueyonder/master_data/archive/</w:t>
            </w:r>
            <w:r w:rsidR="3C358C10"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location</w:t>
            </w:r>
            <w:r w:rsidR="3100D581" w:rsidRPr="0038556C">
              <w:rPr>
                <w:rStyle w:val="ui-provider"/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/daily/20231221/</w:t>
            </w: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EE38C86" w14:textId="4E089E31" w:rsidR="3100D581" w:rsidRPr="0038556C" w:rsidRDefault="3100D581" w:rsidP="3100D581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38556C">
              <w:rPr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 xml:space="preserve">After file is </w:t>
            </w:r>
            <w:proofErr w:type="spellStart"/>
            <w:r w:rsidRPr="0038556C">
              <w:rPr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>succefully</w:t>
            </w:r>
            <w:proofErr w:type="spellEnd"/>
            <w:r w:rsidRPr="0038556C">
              <w:rPr>
                <w:rFonts w:ascii="Arial" w:eastAsia="Arial" w:hAnsi="Arial" w:cs="Arial"/>
                <w:color w:val="000000" w:themeColor="text1"/>
                <w:sz w:val="18"/>
                <w:szCs w:val="18"/>
                <w:u w:val="single"/>
              </w:rPr>
              <w:t xml:space="preserve"> loaded in BY folder </w:t>
            </w:r>
          </w:p>
        </w:tc>
      </w:tr>
    </w:tbl>
    <w:p w14:paraId="38B34012" w14:textId="44DE4F31" w:rsidR="00106216" w:rsidRPr="00586D48" w:rsidRDefault="00106216" w:rsidP="3100D581">
      <w:pPr>
        <w:spacing w:after="0"/>
        <w:ind w:left="425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30ED5394" w14:textId="43D57868" w:rsidR="00106216" w:rsidRPr="00586D48" w:rsidRDefault="00106216" w:rsidP="3100D581"/>
    <w:sectPr w:rsidR="00106216" w:rsidRPr="00586D48" w:rsidSect="00600BD0">
      <w:headerReference w:type="default" r:id="rId41"/>
      <w:footerReference w:type="default" r:id="rId42"/>
      <w:pgSz w:w="11906" w:h="16838" w:code="9"/>
      <w:pgMar w:top="1440" w:right="1440" w:bottom="1440" w:left="1440" w:header="425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1" w:author="Harini" w:date="2023-10-31T09:33:00Z" w:initials="TH">
    <w:p w14:paraId="564A82E8" w14:textId="77777777" w:rsidR="001C67BA" w:rsidRDefault="001C67BA" w:rsidP="001C67BA">
      <w:pPr>
        <w:pStyle w:val="CommentText"/>
      </w:pPr>
      <w:r>
        <w:rPr>
          <w:rStyle w:val="CommentReference"/>
        </w:rPr>
        <w:annotationRef/>
      </w:r>
      <w:r>
        <w:t>Please check if all entities from A02 are covered</w:t>
      </w:r>
    </w:p>
  </w:comment>
  <w:comment w:id="62" w:author="Balbeer Singh" w:date="2023-10-31T11:43:00Z" w:initials="BS">
    <w:p w14:paraId="038CF160" w14:textId="77777777" w:rsidR="001C67BA" w:rsidRDefault="001C67BA" w:rsidP="001C67BA">
      <w:pPr>
        <w:pStyle w:val="CommentText"/>
      </w:pPr>
      <w:r>
        <w:rPr>
          <w:rStyle w:val="CommentReference"/>
        </w:rPr>
        <w:annotationRef/>
      </w:r>
      <w:r>
        <w:t>Its copied from A02</w:t>
      </w:r>
    </w:p>
  </w:comment>
  <w:comment w:id="63" w:author="Mood, Jairam" w:date="2023-10-31T16:38:00Z" w:initials="MJ">
    <w:p w14:paraId="5114A35A" w14:textId="77777777" w:rsidR="001C67BA" w:rsidRDefault="001C67BA" w:rsidP="001C67BA">
      <w:pPr>
        <w:pStyle w:val="CommentText"/>
      </w:pPr>
      <w:r>
        <w:t>How about Store/Customer /Market locations?</w:t>
      </w:r>
      <w:r>
        <w:rPr>
          <w:rStyle w:val="CommentReference"/>
        </w:rPr>
        <w:annotationRef/>
      </w:r>
    </w:p>
  </w:comment>
  <w:comment w:id="64" w:author="Balbeer Singh" w:date="2023-10-31T18:07:00Z" w:initials="BS">
    <w:p w14:paraId="1FCB855F" w14:textId="77777777" w:rsidR="001C67BA" w:rsidRDefault="001C67BA" w:rsidP="001C67BA">
      <w:pPr>
        <w:pStyle w:val="CommentText"/>
      </w:pPr>
      <w:r>
        <w:rPr>
          <w:rStyle w:val="CommentReference"/>
        </w:rPr>
        <w:annotationRef/>
      </w:r>
      <w:r>
        <w:t>The definition is taken from A02, I believe this is accepted. And in current scope - pulling data from MDM is enough.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64A82E8" w15:done="1"/>
  <w15:commentEx w15:paraId="038CF160" w15:paraIdParent="564A82E8" w15:done="1"/>
  <w15:commentEx w15:paraId="5114A35A" w15:done="1"/>
  <w15:commentEx w15:paraId="1FCB855F" w15:paraIdParent="5114A35A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8EB4876" w16cex:dateUtc="2023-10-31T09:33:00Z"/>
  <w16cex:commentExtensible w16cex:durableId="3A02BEB8" w16cex:dateUtc="2023-10-31T11:43:00Z"/>
  <w16cex:commentExtensible w16cex:durableId="2E4ABDDF" w16cex:dateUtc="2023-10-31T16:38:00Z"/>
  <w16cex:commentExtensible w16cex:durableId="26F96058" w16cex:dateUtc="2023-10-31T18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64A82E8" w16cid:durableId="28EB4876"/>
  <w16cid:commentId w16cid:paraId="038CF160" w16cid:durableId="3A02BEB8"/>
  <w16cid:commentId w16cid:paraId="5114A35A" w16cid:durableId="2E4ABDDF"/>
  <w16cid:commentId w16cid:paraId="1FCB855F" w16cid:durableId="26F9605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B92F1" w14:textId="77777777" w:rsidR="00600BD0" w:rsidRDefault="00600BD0" w:rsidP="003C105F">
      <w:pPr>
        <w:spacing w:after="0" w:line="240" w:lineRule="auto"/>
      </w:pPr>
      <w:r>
        <w:separator/>
      </w:r>
    </w:p>
  </w:endnote>
  <w:endnote w:type="continuationSeparator" w:id="0">
    <w:p w14:paraId="648D5ED7" w14:textId="77777777" w:rsidR="00600BD0" w:rsidRDefault="00600BD0" w:rsidP="003C105F">
      <w:pPr>
        <w:spacing w:after="0" w:line="240" w:lineRule="auto"/>
      </w:pPr>
      <w:r>
        <w:continuationSeparator/>
      </w:r>
    </w:p>
  </w:endnote>
  <w:endnote w:type="continuationNotice" w:id="1">
    <w:p w14:paraId="2399D59E" w14:textId="77777777" w:rsidR="00600BD0" w:rsidRDefault="00600B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FADB8" w14:textId="69860020" w:rsidR="00561B5D" w:rsidRDefault="00561B5D" w:rsidP="0045083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F80259">
      <w:rPr>
        <w:noProof/>
        <w:color w:val="323E4F" w:themeColor="text2" w:themeShade="BF"/>
        <w:sz w:val="24"/>
        <w:szCs w:val="24"/>
      </w:rPr>
      <w:t>9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F80259">
      <w:rPr>
        <w:noProof/>
        <w:color w:val="323E4F" w:themeColor="text2" w:themeShade="BF"/>
        <w:sz w:val="24"/>
        <w:szCs w:val="24"/>
      </w:rPr>
      <w:t>13</w:t>
    </w:r>
    <w:r>
      <w:rPr>
        <w:color w:val="323E4F" w:themeColor="text2" w:themeShade="BF"/>
        <w:sz w:val="24"/>
        <w:szCs w:val="24"/>
      </w:rPr>
      <w:fldChar w:fldCharType="end"/>
    </w:r>
  </w:p>
  <w:p w14:paraId="4DD4919A" w14:textId="38894A48" w:rsidR="00561B5D" w:rsidRDefault="00561B5D">
    <w:pPr>
      <w:pStyle w:val="Footer"/>
    </w:pPr>
    <w:r>
      <w:rPr>
        <w:b/>
        <w:szCs w:val="28"/>
      </w:rPr>
      <w:tab/>
      <w:t xml:space="preserve">COMPANY </w:t>
    </w:r>
    <w:r w:rsidRPr="00947C4F">
      <w:rPr>
        <w:b/>
        <w:szCs w:val="28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9E837" w14:textId="77777777" w:rsidR="00600BD0" w:rsidRDefault="00600BD0" w:rsidP="003C105F">
      <w:pPr>
        <w:spacing w:after="0" w:line="240" w:lineRule="auto"/>
      </w:pPr>
      <w:bookmarkStart w:id="0" w:name="_Hlk131616291"/>
      <w:bookmarkEnd w:id="0"/>
      <w:r>
        <w:separator/>
      </w:r>
    </w:p>
  </w:footnote>
  <w:footnote w:type="continuationSeparator" w:id="0">
    <w:p w14:paraId="2502FC9C" w14:textId="77777777" w:rsidR="00600BD0" w:rsidRDefault="00600BD0" w:rsidP="003C105F">
      <w:pPr>
        <w:spacing w:after="0" w:line="240" w:lineRule="auto"/>
      </w:pPr>
      <w:r>
        <w:continuationSeparator/>
      </w:r>
    </w:p>
  </w:footnote>
  <w:footnote w:type="continuationNotice" w:id="1">
    <w:p w14:paraId="1F38220A" w14:textId="77777777" w:rsidR="00600BD0" w:rsidRDefault="00600B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B018A" w14:textId="699D1F12" w:rsidR="00561B5D" w:rsidRDefault="003B05FB" w:rsidP="00BD0840">
    <w:pPr>
      <w:pStyle w:val="Header"/>
      <w:tabs>
        <w:tab w:val="clear" w:pos="451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02B37A2F" wp14:editId="37701138">
          <wp:simplePos x="0" y="0"/>
          <wp:positionH relativeFrom="column">
            <wp:posOffset>76200</wp:posOffset>
          </wp:positionH>
          <wp:positionV relativeFrom="paragraph">
            <wp:posOffset>22225</wp:posOffset>
          </wp:positionV>
          <wp:extent cx="2406650" cy="505649"/>
          <wp:effectExtent l="0" t="0" r="0" b="8890"/>
          <wp:wrapNone/>
          <wp:docPr id="1779919489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9919489" name="Picture 1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1768" cy="5067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B5D">
      <w:t xml:space="preserve">                                                                                     </w:t>
    </w:r>
    <w:r w:rsidR="00561B5D">
      <w:tab/>
    </w:r>
    <w:r w:rsidR="00561B5D">
      <w:rPr>
        <w:noProof/>
        <w:lang w:eastAsia="en-IN"/>
      </w:rPr>
      <w:drawing>
        <wp:inline distT="0" distB="0" distL="0" distR="0" wp14:anchorId="53C1A427" wp14:editId="21EF521F">
          <wp:extent cx="1448972" cy="477852"/>
          <wp:effectExtent l="0" t="0" r="0" b="0"/>
          <wp:docPr id="20" name="Picture 20" descr="Text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E880BF34-4A7B-4CF6-858D-57FF097C12C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8" descr="Text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E880BF34-4A7B-4CF6-858D-57FF097C12C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53326" cy="4792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2147AFA" w14:textId="77777777" w:rsidR="00561B5D" w:rsidRDefault="00561B5D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ynDDh6Ypf7SF+" int2:id="2WxFZFl2">
      <int2:state int2:value="Rejected" int2:type="AugLoop_Text_Critique"/>
    </int2:textHash>
    <int2:textHash int2:hashCode="RIFcrk+sw8UrXi" int2:id="31BAiG9K">
      <int2:state int2:value="Rejected" int2:type="AugLoop_Text_Critique"/>
    </int2:textHash>
    <int2:textHash int2:hashCode="FK4sGq0JoYH9+o" int2:id="6OfljtXw">
      <int2:state int2:value="Rejected" int2:type="AugLoop_Text_Critique"/>
    </int2:textHash>
    <int2:textHash int2:hashCode="3lWo82byCP11X1" int2:id="6rfiYGfj">
      <int2:state int2:value="Rejected" int2:type="AugLoop_Text_Critique"/>
    </int2:textHash>
    <int2:textHash int2:hashCode="QD5ognFbsr2My6" int2:id="6zNVcx56">
      <int2:state int2:value="Rejected" int2:type="AugLoop_Text_Critique"/>
    </int2:textHash>
    <int2:textHash int2:hashCode="IM4i9e3ufXKQ0/" int2:id="BgiHQAMJ">
      <int2:state int2:value="Rejected" int2:type="AugLoop_Text_Critique"/>
    </int2:textHash>
    <int2:textHash int2:hashCode="nUbPW+IpU9HPa7" int2:id="C2MCwqmx">
      <int2:state int2:value="Rejected" int2:type="AugLoop_Text_Critique"/>
    </int2:textHash>
    <int2:textHash int2:hashCode="2G0XfqjziLWinK" int2:id="Dt2VrcC6">
      <int2:state int2:value="Rejected" int2:type="AugLoop_Text_Critique"/>
    </int2:textHash>
    <int2:textHash int2:hashCode="EgXaLqieVwen6P" int2:id="EEMBK3Gv">
      <int2:state int2:value="Rejected" int2:type="AugLoop_Text_Critique"/>
    </int2:textHash>
    <int2:textHash int2:hashCode="RHKbtkVfOuxqzH" int2:id="HEg1nBqo">
      <int2:state int2:value="Rejected" int2:type="AugLoop_Text_Critique"/>
    </int2:textHash>
    <int2:textHash int2:hashCode="81r2cIAZ7m0jEQ" int2:id="NA7A6JtA">
      <int2:state int2:value="Rejected" int2:type="AugLoop_Text_Critique"/>
    </int2:textHash>
    <int2:textHash int2:hashCode="xUxzgaV2PPk6jM" int2:id="TexB8kiV">
      <int2:state int2:value="Rejected" int2:type="AugLoop_Text_Critique"/>
    </int2:textHash>
    <int2:textHash int2:hashCode="mjX4phYPjRLqS+" int2:id="WR6ydBPx">
      <int2:state int2:value="Rejected" int2:type="AugLoop_Text_Critique"/>
    </int2:textHash>
    <int2:textHash int2:hashCode="KuXmqeUdKRnnzB" int2:id="XZKgSW0k">
      <int2:state int2:value="Rejected" int2:type="AugLoop_Text_Critique"/>
    </int2:textHash>
    <int2:textHash int2:hashCode="PdmzbK32yivsAI" int2:id="cg5mszMf">
      <int2:state int2:value="Rejected" int2:type="AugLoop_Text_Critique"/>
    </int2:textHash>
    <int2:textHash int2:hashCode="Mm4ejvUyubGv7f" int2:id="eauqkHbg">
      <int2:state int2:value="Rejected" int2:type="AugLoop_Text_Critique"/>
    </int2:textHash>
    <int2:textHash int2:hashCode="dyi4qglKWgYxCu" int2:id="esfse69C">
      <int2:state int2:value="Rejected" int2:type="AugLoop_Text_Critique"/>
    </int2:textHash>
    <int2:textHash int2:hashCode="TKiI+j4hfhQg5e" int2:id="gucZCTD1">
      <int2:state int2:value="Rejected" int2:type="AugLoop_Text_Critique"/>
    </int2:textHash>
    <int2:textHash int2:hashCode="wloT+zCz1NH4NA" int2:id="jeP8aq2c">
      <int2:state int2:value="Rejected" int2:type="AugLoop_Text_Critique"/>
    </int2:textHash>
    <int2:textHash int2:hashCode="dOK/f1Grgd+/G0" int2:id="lgnzZFkE">
      <int2:state int2:value="Rejected" int2:type="AugLoop_Text_Critique"/>
    </int2:textHash>
    <int2:textHash int2:hashCode="X2D42yxU+s7VkJ" int2:id="niGLX8Jj">
      <int2:state int2:value="Rejected" int2:type="AugLoop_Text_Critique"/>
    </int2:textHash>
    <int2:textHash int2:hashCode="3xb/MlXm38d3sI" int2:id="oBBKQsYg">
      <int2:state int2:value="Rejected" int2:type="AugLoop_Text_Critique"/>
    </int2:textHash>
    <int2:textHash int2:hashCode="Ew6IKK43qsdTou" int2:id="oX0mhM3e">
      <int2:state int2:value="Rejected" int2:type="AugLoop_Text_Critique"/>
    </int2:textHash>
    <int2:textHash int2:hashCode="3ZSsgWPr56FQfC" int2:id="rnw8KZEu">
      <int2:state int2:value="Rejected" int2:type="AugLoop_Text_Critique"/>
    </int2:textHash>
    <int2:textHash int2:hashCode="GZOZ0Ss6dJ5tb3" int2:id="uRTWLWt0">
      <int2:state int2:value="Rejected" int2:type="AugLoop_Text_Critique"/>
    </int2:textHash>
    <int2:textHash int2:hashCode="eLcK+ByPHhy4pU" int2:id="vbmnreKT">
      <int2:state int2:value="Rejected" int2:type="AugLoop_Text_Critique"/>
    </int2:textHash>
    <int2:textHash int2:hashCode="t6B5yJ71cmBpEK" int2:id="wFERgBxr">
      <int2:state int2:value="Rejected" int2:type="AugLoop_Text_Critique"/>
    </int2:textHash>
    <int2:textHash int2:hashCode="3oYIFLp06mYIWO" int2:id="zwnjpZcA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33DB3"/>
    <w:multiLevelType w:val="hybridMultilevel"/>
    <w:tmpl w:val="019888BC"/>
    <w:lvl w:ilvl="0" w:tplc="3EB890C2">
      <w:start w:val="1"/>
      <w:numFmt w:val="decimal"/>
      <w:lvlText w:val="%1)"/>
      <w:lvlJc w:val="left"/>
      <w:pPr>
        <w:ind w:left="720" w:hanging="360"/>
      </w:pPr>
    </w:lvl>
    <w:lvl w:ilvl="1" w:tplc="086A4886">
      <w:start w:val="1"/>
      <w:numFmt w:val="lowerLetter"/>
      <w:lvlText w:val="%2."/>
      <w:lvlJc w:val="left"/>
      <w:pPr>
        <w:ind w:left="1440" w:hanging="360"/>
      </w:pPr>
    </w:lvl>
    <w:lvl w:ilvl="2" w:tplc="C8DC3708">
      <w:start w:val="1"/>
      <w:numFmt w:val="lowerRoman"/>
      <w:lvlText w:val="%3."/>
      <w:lvlJc w:val="right"/>
      <w:pPr>
        <w:ind w:left="2160" w:hanging="180"/>
      </w:pPr>
    </w:lvl>
    <w:lvl w:ilvl="3" w:tplc="AA2281B8">
      <w:start w:val="1"/>
      <w:numFmt w:val="decimal"/>
      <w:lvlText w:val="%4."/>
      <w:lvlJc w:val="left"/>
      <w:pPr>
        <w:ind w:left="2880" w:hanging="360"/>
      </w:pPr>
    </w:lvl>
    <w:lvl w:ilvl="4" w:tplc="E1D8D0EE">
      <w:start w:val="1"/>
      <w:numFmt w:val="lowerLetter"/>
      <w:lvlText w:val="%5."/>
      <w:lvlJc w:val="left"/>
      <w:pPr>
        <w:ind w:left="3600" w:hanging="360"/>
      </w:pPr>
    </w:lvl>
    <w:lvl w:ilvl="5" w:tplc="E6D4F4B0">
      <w:start w:val="1"/>
      <w:numFmt w:val="lowerRoman"/>
      <w:lvlText w:val="%6."/>
      <w:lvlJc w:val="right"/>
      <w:pPr>
        <w:ind w:left="4320" w:hanging="180"/>
      </w:pPr>
    </w:lvl>
    <w:lvl w:ilvl="6" w:tplc="B2EEC71E">
      <w:start w:val="1"/>
      <w:numFmt w:val="decimal"/>
      <w:lvlText w:val="%7."/>
      <w:lvlJc w:val="left"/>
      <w:pPr>
        <w:ind w:left="5040" w:hanging="360"/>
      </w:pPr>
    </w:lvl>
    <w:lvl w:ilvl="7" w:tplc="5C02304C">
      <w:start w:val="1"/>
      <w:numFmt w:val="lowerLetter"/>
      <w:lvlText w:val="%8."/>
      <w:lvlJc w:val="left"/>
      <w:pPr>
        <w:ind w:left="5760" w:hanging="360"/>
      </w:pPr>
    </w:lvl>
    <w:lvl w:ilvl="8" w:tplc="1A743BC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E51F9"/>
    <w:multiLevelType w:val="multilevel"/>
    <w:tmpl w:val="9DCAD0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sz w:val="20"/>
        <w:szCs w:val="20"/>
      </w:rPr>
    </w:lvl>
    <w:lvl w:ilvl="2">
      <w:start w:val="1"/>
      <w:numFmt w:val="lowerLetter"/>
      <w:lvlText w:val="%3."/>
      <w:lvlJc w:val="left"/>
      <w:pPr>
        <w:ind w:left="3479" w:hanging="360"/>
      </w:pPr>
    </w:lvl>
    <w:lvl w:ilvl="3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872BA0D"/>
    <w:multiLevelType w:val="hybridMultilevel"/>
    <w:tmpl w:val="502404A6"/>
    <w:lvl w:ilvl="0" w:tplc="A788BDF4">
      <w:numFmt w:val="bullet"/>
      <w:lvlText w:val="-"/>
      <w:lvlJc w:val="left"/>
      <w:pPr>
        <w:ind w:left="786" w:hanging="360"/>
      </w:pPr>
      <w:rPr>
        <w:rFonts w:ascii="Arial" w:hAnsi="Arial" w:hint="default"/>
      </w:rPr>
    </w:lvl>
    <w:lvl w:ilvl="1" w:tplc="F22C43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FA4B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D47A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C79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90C7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22E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24DB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4C32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966141"/>
    <w:multiLevelType w:val="multilevel"/>
    <w:tmpl w:val="3724D6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0"/>
        <w:szCs w:val="20"/>
      </w:rPr>
    </w:lvl>
    <w:lvl w:ilvl="2">
      <w:start w:val="1"/>
      <w:numFmt w:val="decimal"/>
      <w:lvlText w:val="%1.%2.%3."/>
      <w:lvlJc w:val="left"/>
      <w:pPr>
        <w:ind w:left="787" w:hanging="504"/>
      </w:pPr>
      <w:rPr>
        <w:sz w:val="20"/>
        <w:szCs w:val="20"/>
      </w:rPr>
    </w:lvl>
    <w:lvl w:ilvl="3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B54EC6C"/>
    <w:multiLevelType w:val="hybridMultilevel"/>
    <w:tmpl w:val="B54C9946"/>
    <w:lvl w:ilvl="0" w:tplc="B7EED540">
      <w:start w:val="1"/>
      <w:numFmt w:val="decimal"/>
      <w:lvlText w:val="%1."/>
      <w:lvlJc w:val="left"/>
      <w:pPr>
        <w:ind w:left="363" w:hanging="360"/>
      </w:pPr>
    </w:lvl>
    <w:lvl w:ilvl="1" w:tplc="B7248414">
      <w:start w:val="1"/>
      <w:numFmt w:val="lowerLetter"/>
      <w:lvlText w:val="%2."/>
      <w:lvlJc w:val="left"/>
      <w:pPr>
        <w:ind w:left="1440" w:hanging="360"/>
      </w:pPr>
    </w:lvl>
    <w:lvl w:ilvl="2" w:tplc="8E22590E">
      <w:start w:val="1"/>
      <w:numFmt w:val="lowerRoman"/>
      <w:lvlText w:val="%3."/>
      <w:lvlJc w:val="right"/>
      <w:pPr>
        <w:ind w:left="2160" w:hanging="180"/>
      </w:pPr>
    </w:lvl>
    <w:lvl w:ilvl="3" w:tplc="C8CCAE48">
      <w:start w:val="1"/>
      <w:numFmt w:val="decimal"/>
      <w:lvlText w:val="%4."/>
      <w:lvlJc w:val="left"/>
      <w:pPr>
        <w:ind w:left="2880" w:hanging="360"/>
      </w:pPr>
    </w:lvl>
    <w:lvl w:ilvl="4" w:tplc="9C16A42E">
      <w:start w:val="1"/>
      <w:numFmt w:val="lowerLetter"/>
      <w:lvlText w:val="%5."/>
      <w:lvlJc w:val="left"/>
      <w:pPr>
        <w:ind w:left="3600" w:hanging="360"/>
      </w:pPr>
    </w:lvl>
    <w:lvl w:ilvl="5" w:tplc="0B865212">
      <w:start w:val="1"/>
      <w:numFmt w:val="lowerRoman"/>
      <w:lvlText w:val="%6."/>
      <w:lvlJc w:val="right"/>
      <w:pPr>
        <w:ind w:left="4320" w:hanging="180"/>
      </w:pPr>
    </w:lvl>
    <w:lvl w:ilvl="6" w:tplc="E5A68F14">
      <w:start w:val="1"/>
      <w:numFmt w:val="decimal"/>
      <w:lvlText w:val="%7."/>
      <w:lvlJc w:val="left"/>
      <w:pPr>
        <w:ind w:left="5040" w:hanging="360"/>
      </w:pPr>
    </w:lvl>
    <w:lvl w:ilvl="7" w:tplc="90164514">
      <w:start w:val="1"/>
      <w:numFmt w:val="lowerLetter"/>
      <w:lvlText w:val="%8."/>
      <w:lvlJc w:val="left"/>
      <w:pPr>
        <w:ind w:left="5760" w:hanging="360"/>
      </w:pPr>
    </w:lvl>
    <w:lvl w:ilvl="8" w:tplc="7D0476A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AB3017"/>
    <w:multiLevelType w:val="hybridMultilevel"/>
    <w:tmpl w:val="939AE42E"/>
    <w:lvl w:ilvl="0" w:tplc="713EED3A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918961">
    <w:abstractNumId w:val="0"/>
  </w:num>
  <w:num w:numId="2" w16cid:durableId="249704387">
    <w:abstractNumId w:val="2"/>
  </w:num>
  <w:num w:numId="3" w16cid:durableId="1676496344">
    <w:abstractNumId w:val="4"/>
  </w:num>
  <w:num w:numId="4" w16cid:durableId="935283408">
    <w:abstractNumId w:val="3"/>
  </w:num>
  <w:num w:numId="5" w16cid:durableId="1715814004">
    <w:abstractNumId w:val="5"/>
  </w:num>
  <w:num w:numId="6" w16cid:durableId="294483059">
    <w:abstractNumId w:val="1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ayle, Yogesh">
    <w15:presenceInfo w15:providerId="AD" w15:userId="S::pcapyav@imptobnet.com::fa190eeb-1742-42e6-82a2-3e316a3592bd"/>
  </w15:person>
  <w15:person w15:author="Harini">
    <w15:presenceInfo w15:providerId="AD" w15:userId="S::PCAPHAT@imptobnet.com::0d96e6e8-54fa-4fea-8fdb-5338553bf754"/>
  </w15:person>
  <w15:person w15:author="Balbeer Singh">
    <w15:presenceInfo w15:providerId="AD" w15:userId="S::PCAPBIS@imptobnet.com::0a59fc78-c534-4b38-80d3-2d78b70d180c"/>
  </w15:person>
  <w15:person w15:author="Mood, Jairam">
    <w15:presenceInfo w15:providerId="AD" w15:userId="S::pconjom@imptobnet.com::b2d9c26e-de37-42fc-8fd9-d19b531da8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18A"/>
    <w:rsid w:val="00000104"/>
    <w:rsid w:val="00000341"/>
    <w:rsid w:val="00000540"/>
    <w:rsid w:val="0000063E"/>
    <w:rsid w:val="000012F7"/>
    <w:rsid w:val="000013F7"/>
    <w:rsid w:val="0000148E"/>
    <w:rsid w:val="0000165B"/>
    <w:rsid w:val="00001D0F"/>
    <w:rsid w:val="00001EB2"/>
    <w:rsid w:val="00002407"/>
    <w:rsid w:val="00002590"/>
    <w:rsid w:val="00002D28"/>
    <w:rsid w:val="00002DFA"/>
    <w:rsid w:val="0000318E"/>
    <w:rsid w:val="000036BC"/>
    <w:rsid w:val="00003E38"/>
    <w:rsid w:val="000040FE"/>
    <w:rsid w:val="0000456D"/>
    <w:rsid w:val="000048F1"/>
    <w:rsid w:val="00004914"/>
    <w:rsid w:val="00004EA2"/>
    <w:rsid w:val="00005449"/>
    <w:rsid w:val="00005970"/>
    <w:rsid w:val="00005C63"/>
    <w:rsid w:val="00005F4D"/>
    <w:rsid w:val="000064EA"/>
    <w:rsid w:val="00006960"/>
    <w:rsid w:val="00006A45"/>
    <w:rsid w:val="00006DB6"/>
    <w:rsid w:val="00007B5C"/>
    <w:rsid w:val="00007C28"/>
    <w:rsid w:val="00010332"/>
    <w:rsid w:val="000103D7"/>
    <w:rsid w:val="0001078B"/>
    <w:rsid w:val="0001092B"/>
    <w:rsid w:val="000109A3"/>
    <w:rsid w:val="00011054"/>
    <w:rsid w:val="00011294"/>
    <w:rsid w:val="0001144A"/>
    <w:rsid w:val="00011ADB"/>
    <w:rsid w:val="00011C34"/>
    <w:rsid w:val="0001219D"/>
    <w:rsid w:val="000124C1"/>
    <w:rsid w:val="000125F8"/>
    <w:rsid w:val="0001269F"/>
    <w:rsid w:val="00012B5D"/>
    <w:rsid w:val="00012CEF"/>
    <w:rsid w:val="00012E42"/>
    <w:rsid w:val="00012EC7"/>
    <w:rsid w:val="00013210"/>
    <w:rsid w:val="0001340A"/>
    <w:rsid w:val="00013C95"/>
    <w:rsid w:val="00013D4C"/>
    <w:rsid w:val="0001417D"/>
    <w:rsid w:val="00014678"/>
    <w:rsid w:val="0001514F"/>
    <w:rsid w:val="000153C6"/>
    <w:rsid w:val="00015461"/>
    <w:rsid w:val="000155A3"/>
    <w:rsid w:val="0001564A"/>
    <w:rsid w:val="00015683"/>
    <w:rsid w:val="00015E02"/>
    <w:rsid w:val="00015F11"/>
    <w:rsid w:val="00016448"/>
    <w:rsid w:val="0001692F"/>
    <w:rsid w:val="00016D1C"/>
    <w:rsid w:val="00017079"/>
    <w:rsid w:val="000171FD"/>
    <w:rsid w:val="00017BCE"/>
    <w:rsid w:val="00017F73"/>
    <w:rsid w:val="00020016"/>
    <w:rsid w:val="000200F7"/>
    <w:rsid w:val="00020885"/>
    <w:rsid w:val="00020D89"/>
    <w:rsid w:val="00020EC9"/>
    <w:rsid w:val="0002129A"/>
    <w:rsid w:val="00021A74"/>
    <w:rsid w:val="00021B3D"/>
    <w:rsid w:val="00022427"/>
    <w:rsid w:val="0002250B"/>
    <w:rsid w:val="0002272C"/>
    <w:rsid w:val="0002325E"/>
    <w:rsid w:val="000235C5"/>
    <w:rsid w:val="000245EE"/>
    <w:rsid w:val="000248A8"/>
    <w:rsid w:val="00024DE9"/>
    <w:rsid w:val="00025022"/>
    <w:rsid w:val="0002514D"/>
    <w:rsid w:val="000253A3"/>
    <w:rsid w:val="00025587"/>
    <w:rsid w:val="000255D6"/>
    <w:rsid w:val="00025666"/>
    <w:rsid w:val="00025935"/>
    <w:rsid w:val="00025BF6"/>
    <w:rsid w:val="00025DB8"/>
    <w:rsid w:val="0002639D"/>
    <w:rsid w:val="00026456"/>
    <w:rsid w:val="00026684"/>
    <w:rsid w:val="0002688C"/>
    <w:rsid w:val="00026B55"/>
    <w:rsid w:val="0002715B"/>
    <w:rsid w:val="00027294"/>
    <w:rsid w:val="0002736D"/>
    <w:rsid w:val="0002773A"/>
    <w:rsid w:val="00027994"/>
    <w:rsid w:val="00027ECE"/>
    <w:rsid w:val="00027FF5"/>
    <w:rsid w:val="000302AB"/>
    <w:rsid w:val="000302B8"/>
    <w:rsid w:val="000305B4"/>
    <w:rsid w:val="0003067D"/>
    <w:rsid w:val="000324F6"/>
    <w:rsid w:val="00032C06"/>
    <w:rsid w:val="00032DD9"/>
    <w:rsid w:val="00033505"/>
    <w:rsid w:val="000341FC"/>
    <w:rsid w:val="000347DC"/>
    <w:rsid w:val="00034954"/>
    <w:rsid w:val="00034AC6"/>
    <w:rsid w:val="00034AEF"/>
    <w:rsid w:val="0003529B"/>
    <w:rsid w:val="0003568E"/>
    <w:rsid w:val="000357C2"/>
    <w:rsid w:val="00035BD3"/>
    <w:rsid w:val="00036399"/>
    <w:rsid w:val="0003688A"/>
    <w:rsid w:val="00036F26"/>
    <w:rsid w:val="00040294"/>
    <w:rsid w:val="000404B6"/>
    <w:rsid w:val="0004057E"/>
    <w:rsid w:val="00040694"/>
    <w:rsid w:val="00040830"/>
    <w:rsid w:val="0004176D"/>
    <w:rsid w:val="000417B5"/>
    <w:rsid w:val="00041979"/>
    <w:rsid w:val="00041A3F"/>
    <w:rsid w:val="00041D50"/>
    <w:rsid w:val="00042004"/>
    <w:rsid w:val="0004227D"/>
    <w:rsid w:val="000425EC"/>
    <w:rsid w:val="00042A21"/>
    <w:rsid w:val="00043438"/>
    <w:rsid w:val="00043602"/>
    <w:rsid w:val="0004366A"/>
    <w:rsid w:val="00043C9B"/>
    <w:rsid w:val="00043E10"/>
    <w:rsid w:val="00043E71"/>
    <w:rsid w:val="0004443A"/>
    <w:rsid w:val="000447FB"/>
    <w:rsid w:val="00044931"/>
    <w:rsid w:val="00044AF0"/>
    <w:rsid w:val="00044E5C"/>
    <w:rsid w:val="00045025"/>
    <w:rsid w:val="000451AB"/>
    <w:rsid w:val="00045991"/>
    <w:rsid w:val="00045DF7"/>
    <w:rsid w:val="00045EF3"/>
    <w:rsid w:val="00045F8D"/>
    <w:rsid w:val="00046079"/>
    <w:rsid w:val="00046248"/>
    <w:rsid w:val="00047334"/>
    <w:rsid w:val="000500A8"/>
    <w:rsid w:val="000502AE"/>
    <w:rsid w:val="00050498"/>
    <w:rsid w:val="00050E5D"/>
    <w:rsid w:val="00050EB2"/>
    <w:rsid w:val="00050EC4"/>
    <w:rsid w:val="000510DC"/>
    <w:rsid w:val="00051427"/>
    <w:rsid w:val="00051676"/>
    <w:rsid w:val="00051999"/>
    <w:rsid w:val="000522DE"/>
    <w:rsid w:val="000524CB"/>
    <w:rsid w:val="000524F6"/>
    <w:rsid w:val="00052816"/>
    <w:rsid w:val="00052866"/>
    <w:rsid w:val="00052E9C"/>
    <w:rsid w:val="000536F7"/>
    <w:rsid w:val="0005441B"/>
    <w:rsid w:val="0005503A"/>
    <w:rsid w:val="00055054"/>
    <w:rsid w:val="00055EA1"/>
    <w:rsid w:val="000566F9"/>
    <w:rsid w:val="00056A27"/>
    <w:rsid w:val="00056C4F"/>
    <w:rsid w:val="00056C97"/>
    <w:rsid w:val="00056F58"/>
    <w:rsid w:val="000571EF"/>
    <w:rsid w:val="000578BF"/>
    <w:rsid w:val="00057C20"/>
    <w:rsid w:val="000600C3"/>
    <w:rsid w:val="0006029C"/>
    <w:rsid w:val="0006091A"/>
    <w:rsid w:val="00060B84"/>
    <w:rsid w:val="000617CB"/>
    <w:rsid w:val="00061844"/>
    <w:rsid w:val="00061985"/>
    <w:rsid w:val="00061C0E"/>
    <w:rsid w:val="00061CCD"/>
    <w:rsid w:val="00061CF0"/>
    <w:rsid w:val="00061DCA"/>
    <w:rsid w:val="00062007"/>
    <w:rsid w:val="00062792"/>
    <w:rsid w:val="000627AA"/>
    <w:rsid w:val="0006290D"/>
    <w:rsid w:val="0006293E"/>
    <w:rsid w:val="00062BC8"/>
    <w:rsid w:val="00062E26"/>
    <w:rsid w:val="0006318F"/>
    <w:rsid w:val="000639D5"/>
    <w:rsid w:val="00063C6B"/>
    <w:rsid w:val="00063DA5"/>
    <w:rsid w:val="00064184"/>
    <w:rsid w:val="000648C6"/>
    <w:rsid w:val="00064E43"/>
    <w:rsid w:val="00065BC2"/>
    <w:rsid w:val="00065E5E"/>
    <w:rsid w:val="0006635A"/>
    <w:rsid w:val="0006675C"/>
    <w:rsid w:val="0006675D"/>
    <w:rsid w:val="000668AB"/>
    <w:rsid w:val="000669C8"/>
    <w:rsid w:val="00066C26"/>
    <w:rsid w:val="00066FD0"/>
    <w:rsid w:val="0006743A"/>
    <w:rsid w:val="00067F81"/>
    <w:rsid w:val="00067FF2"/>
    <w:rsid w:val="0007051B"/>
    <w:rsid w:val="00070629"/>
    <w:rsid w:val="0007065C"/>
    <w:rsid w:val="0007079D"/>
    <w:rsid w:val="00070B95"/>
    <w:rsid w:val="00070FAB"/>
    <w:rsid w:val="000710BF"/>
    <w:rsid w:val="00071467"/>
    <w:rsid w:val="00071FF0"/>
    <w:rsid w:val="000726CC"/>
    <w:rsid w:val="00072E02"/>
    <w:rsid w:val="0007348E"/>
    <w:rsid w:val="00073888"/>
    <w:rsid w:val="00073B0E"/>
    <w:rsid w:val="00073D28"/>
    <w:rsid w:val="000741D7"/>
    <w:rsid w:val="00074B0C"/>
    <w:rsid w:val="00074C59"/>
    <w:rsid w:val="00074D07"/>
    <w:rsid w:val="000756B4"/>
    <w:rsid w:val="000765E0"/>
    <w:rsid w:val="00076D8F"/>
    <w:rsid w:val="00076EE6"/>
    <w:rsid w:val="00077148"/>
    <w:rsid w:val="00077376"/>
    <w:rsid w:val="00077422"/>
    <w:rsid w:val="00077BD0"/>
    <w:rsid w:val="000802A6"/>
    <w:rsid w:val="0008068E"/>
    <w:rsid w:val="000806CE"/>
    <w:rsid w:val="00080723"/>
    <w:rsid w:val="00080806"/>
    <w:rsid w:val="0008081F"/>
    <w:rsid w:val="0008101F"/>
    <w:rsid w:val="00081166"/>
    <w:rsid w:val="00081250"/>
    <w:rsid w:val="000812E3"/>
    <w:rsid w:val="0008198F"/>
    <w:rsid w:val="00081AAF"/>
    <w:rsid w:val="00082424"/>
    <w:rsid w:val="00082503"/>
    <w:rsid w:val="00082C0B"/>
    <w:rsid w:val="00082D51"/>
    <w:rsid w:val="00082D62"/>
    <w:rsid w:val="0008396B"/>
    <w:rsid w:val="00083ABC"/>
    <w:rsid w:val="00083BD8"/>
    <w:rsid w:val="00083D4B"/>
    <w:rsid w:val="00083FBF"/>
    <w:rsid w:val="000841BA"/>
    <w:rsid w:val="000842BA"/>
    <w:rsid w:val="000845CC"/>
    <w:rsid w:val="000845E6"/>
    <w:rsid w:val="00084878"/>
    <w:rsid w:val="00084CE4"/>
    <w:rsid w:val="00084CFE"/>
    <w:rsid w:val="00085173"/>
    <w:rsid w:val="000851EB"/>
    <w:rsid w:val="00085281"/>
    <w:rsid w:val="00085296"/>
    <w:rsid w:val="00085622"/>
    <w:rsid w:val="000856B5"/>
    <w:rsid w:val="000856CC"/>
    <w:rsid w:val="00085861"/>
    <w:rsid w:val="000860DE"/>
    <w:rsid w:val="0008614C"/>
    <w:rsid w:val="00086BF0"/>
    <w:rsid w:val="00086E53"/>
    <w:rsid w:val="0008766F"/>
    <w:rsid w:val="00087D5E"/>
    <w:rsid w:val="0009029F"/>
    <w:rsid w:val="00090498"/>
    <w:rsid w:val="000909D8"/>
    <w:rsid w:val="00090E04"/>
    <w:rsid w:val="00091739"/>
    <w:rsid w:val="00091877"/>
    <w:rsid w:val="00091912"/>
    <w:rsid w:val="00091EEB"/>
    <w:rsid w:val="000920F3"/>
    <w:rsid w:val="000921AF"/>
    <w:rsid w:val="00092458"/>
    <w:rsid w:val="000925C7"/>
    <w:rsid w:val="0009260A"/>
    <w:rsid w:val="0009279A"/>
    <w:rsid w:val="000928B7"/>
    <w:rsid w:val="0009359E"/>
    <w:rsid w:val="0009390E"/>
    <w:rsid w:val="00093FAD"/>
    <w:rsid w:val="00094642"/>
    <w:rsid w:val="00094999"/>
    <w:rsid w:val="000952B4"/>
    <w:rsid w:val="000952F2"/>
    <w:rsid w:val="000956F0"/>
    <w:rsid w:val="000957BC"/>
    <w:rsid w:val="00095960"/>
    <w:rsid w:val="00095D09"/>
    <w:rsid w:val="00095F3D"/>
    <w:rsid w:val="0009637F"/>
    <w:rsid w:val="00097565"/>
    <w:rsid w:val="000977F2"/>
    <w:rsid w:val="000979EF"/>
    <w:rsid w:val="00097C81"/>
    <w:rsid w:val="00097C91"/>
    <w:rsid w:val="00098029"/>
    <w:rsid w:val="000A031A"/>
    <w:rsid w:val="000A0356"/>
    <w:rsid w:val="000A0719"/>
    <w:rsid w:val="000A0B47"/>
    <w:rsid w:val="000A22E6"/>
    <w:rsid w:val="000A2486"/>
    <w:rsid w:val="000A38C9"/>
    <w:rsid w:val="000A39F1"/>
    <w:rsid w:val="000A3DD7"/>
    <w:rsid w:val="000A491E"/>
    <w:rsid w:val="000A4D54"/>
    <w:rsid w:val="000A4E20"/>
    <w:rsid w:val="000A5213"/>
    <w:rsid w:val="000A5864"/>
    <w:rsid w:val="000A5B1D"/>
    <w:rsid w:val="000A5C86"/>
    <w:rsid w:val="000A5D9C"/>
    <w:rsid w:val="000A5F8A"/>
    <w:rsid w:val="000A6625"/>
    <w:rsid w:val="000A6696"/>
    <w:rsid w:val="000A6836"/>
    <w:rsid w:val="000A6AEF"/>
    <w:rsid w:val="000A6EAD"/>
    <w:rsid w:val="000A70FE"/>
    <w:rsid w:val="000A72CF"/>
    <w:rsid w:val="000A78D6"/>
    <w:rsid w:val="000A7AF1"/>
    <w:rsid w:val="000B0345"/>
    <w:rsid w:val="000B0E29"/>
    <w:rsid w:val="000B0EF8"/>
    <w:rsid w:val="000B1666"/>
    <w:rsid w:val="000B1954"/>
    <w:rsid w:val="000B1BB3"/>
    <w:rsid w:val="000B1BF4"/>
    <w:rsid w:val="000B1C22"/>
    <w:rsid w:val="000B1F39"/>
    <w:rsid w:val="000B22A3"/>
    <w:rsid w:val="000B282E"/>
    <w:rsid w:val="000B2881"/>
    <w:rsid w:val="000B2B02"/>
    <w:rsid w:val="000B2E42"/>
    <w:rsid w:val="000B313E"/>
    <w:rsid w:val="000B3337"/>
    <w:rsid w:val="000B37EC"/>
    <w:rsid w:val="000B484A"/>
    <w:rsid w:val="000B4971"/>
    <w:rsid w:val="000B49BA"/>
    <w:rsid w:val="000B4EF8"/>
    <w:rsid w:val="000B5B52"/>
    <w:rsid w:val="000B5EF1"/>
    <w:rsid w:val="000B5F22"/>
    <w:rsid w:val="000B61BE"/>
    <w:rsid w:val="000B7097"/>
    <w:rsid w:val="000B72E8"/>
    <w:rsid w:val="000B7745"/>
    <w:rsid w:val="000B779A"/>
    <w:rsid w:val="000B78A2"/>
    <w:rsid w:val="000B7C0B"/>
    <w:rsid w:val="000B7E32"/>
    <w:rsid w:val="000C01EC"/>
    <w:rsid w:val="000C02B6"/>
    <w:rsid w:val="000C02F7"/>
    <w:rsid w:val="000C050E"/>
    <w:rsid w:val="000C0985"/>
    <w:rsid w:val="000C0B42"/>
    <w:rsid w:val="000C0B76"/>
    <w:rsid w:val="000C15F8"/>
    <w:rsid w:val="000C1A6A"/>
    <w:rsid w:val="000C1C0F"/>
    <w:rsid w:val="000C1DBE"/>
    <w:rsid w:val="000C1F72"/>
    <w:rsid w:val="000C27E4"/>
    <w:rsid w:val="000C28F7"/>
    <w:rsid w:val="000C3115"/>
    <w:rsid w:val="000C3195"/>
    <w:rsid w:val="000C3553"/>
    <w:rsid w:val="000C3652"/>
    <w:rsid w:val="000C3C1E"/>
    <w:rsid w:val="000C3DBB"/>
    <w:rsid w:val="000C469E"/>
    <w:rsid w:val="000C5008"/>
    <w:rsid w:val="000C558A"/>
    <w:rsid w:val="000C55B4"/>
    <w:rsid w:val="000C59B2"/>
    <w:rsid w:val="000C5BB7"/>
    <w:rsid w:val="000C69E7"/>
    <w:rsid w:val="000C6D15"/>
    <w:rsid w:val="000C6E6E"/>
    <w:rsid w:val="000C710E"/>
    <w:rsid w:val="000C74B4"/>
    <w:rsid w:val="000C7603"/>
    <w:rsid w:val="000C7D3C"/>
    <w:rsid w:val="000D008E"/>
    <w:rsid w:val="000D00E3"/>
    <w:rsid w:val="000D05FD"/>
    <w:rsid w:val="000D06CE"/>
    <w:rsid w:val="000D0BB6"/>
    <w:rsid w:val="000D0C10"/>
    <w:rsid w:val="000D0CCB"/>
    <w:rsid w:val="000D0DDB"/>
    <w:rsid w:val="000D0FA5"/>
    <w:rsid w:val="000D1791"/>
    <w:rsid w:val="000D1EC0"/>
    <w:rsid w:val="000D1FA4"/>
    <w:rsid w:val="000D2250"/>
    <w:rsid w:val="000D2AF4"/>
    <w:rsid w:val="000D31F3"/>
    <w:rsid w:val="000D39AE"/>
    <w:rsid w:val="000D424E"/>
    <w:rsid w:val="000D42BB"/>
    <w:rsid w:val="000D4D1B"/>
    <w:rsid w:val="000D51FC"/>
    <w:rsid w:val="000D53BD"/>
    <w:rsid w:val="000D5747"/>
    <w:rsid w:val="000D5914"/>
    <w:rsid w:val="000D6BB9"/>
    <w:rsid w:val="000D6C38"/>
    <w:rsid w:val="000D6CD1"/>
    <w:rsid w:val="000D7061"/>
    <w:rsid w:val="000D7277"/>
    <w:rsid w:val="000D770D"/>
    <w:rsid w:val="000E00B4"/>
    <w:rsid w:val="000E02E0"/>
    <w:rsid w:val="000E0449"/>
    <w:rsid w:val="000E06B8"/>
    <w:rsid w:val="000E0937"/>
    <w:rsid w:val="000E1032"/>
    <w:rsid w:val="000E10FB"/>
    <w:rsid w:val="000E1393"/>
    <w:rsid w:val="000E1869"/>
    <w:rsid w:val="000E1974"/>
    <w:rsid w:val="000E19B7"/>
    <w:rsid w:val="000E2088"/>
    <w:rsid w:val="000E2212"/>
    <w:rsid w:val="000E2BBD"/>
    <w:rsid w:val="000E2C13"/>
    <w:rsid w:val="000E34CC"/>
    <w:rsid w:val="000E49A8"/>
    <w:rsid w:val="000E52FA"/>
    <w:rsid w:val="000E571B"/>
    <w:rsid w:val="000E5B1E"/>
    <w:rsid w:val="000E5EE5"/>
    <w:rsid w:val="000E6688"/>
    <w:rsid w:val="000E681F"/>
    <w:rsid w:val="000E6B77"/>
    <w:rsid w:val="000E73B2"/>
    <w:rsid w:val="000F018A"/>
    <w:rsid w:val="000F019E"/>
    <w:rsid w:val="000F06AB"/>
    <w:rsid w:val="000F08E5"/>
    <w:rsid w:val="000F0D1B"/>
    <w:rsid w:val="000F0D26"/>
    <w:rsid w:val="000F0D51"/>
    <w:rsid w:val="000F14F2"/>
    <w:rsid w:val="000F178F"/>
    <w:rsid w:val="000F2333"/>
    <w:rsid w:val="000F2506"/>
    <w:rsid w:val="000F27FF"/>
    <w:rsid w:val="000F282C"/>
    <w:rsid w:val="000F29B6"/>
    <w:rsid w:val="000F2FAD"/>
    <w:rsid w:val="000F38CC"/>
    <w:rsid w:val="000F3C03"/>
    <w:rsid w:val="000F3D58"/>
    <w:rsid w:val="000F3E56"/>
    <w:rsid w:val="000F442E"/>
    <w:rsid w:val="000F45A9"/>
    <w:rsid w:val="000F4BD0"/>
    <w:rsid w:val="000F4C0C"/>
    <w:rsid w:val="000F4E06"/>
    <w:rsid w:val="000F4F0F"/>
    <w:rsid w:val="000F4F4B"/>
    <w:rsid w:val="000F5270"/>
    <w:rsid w:val="000F5499"/>
    <w:rsid w:val="000F55F7"/>
    <w:rsid w:val="000F574F"/>
    <w:rsid w:val="000F5798"/>
    <w:rsid w:val="000F5F3B"/>
    <w:rsid w:val="000F60C0"/>
    <w:rsid w:val="000F6123"/>
    <w:rsid w:val="000F650C"/>
    <w:rsid w:val="000F6519"/>
    <w:rsid w:val="000F67A4"/>
    <w:rsid w:val="000F69F2"/>
    <w:rsid w:val="000F704C"/>
    <w:rsid w:val="000F718F"/>
    <w:rsid w:val="000F7396"/>
    <w:rsid w:val="000F7489"/>
    <w:rsid w:val="000F788E"/>
    <w:rsid w:val="000F79E2"/>
    <w:rsid w:val="000F7A53"/>
    <w:rsid w:val="000F7AA7"/>
    <w:rsid w:val="00100305"/>
    <w:rsid w:val="00100B59"/>
    <w:rsid w:val="00100D09"/>
    <w:rsid w:val="0010109A"/>
    <w:rsid w:val="0010111B"/>
    <w:rsid w:val="00101333"/>
    <w:rsid w:val="00101986"/>
    <w:rsid w:val="00101AC2"/>
    <w:rsid w:val="00101DA0"/>
    <w:rsid w:val="00101E49"/>
    <w:rsid w:val="00102026"/>
    <w:rsid w:val="00102114"/>
    <w:rsid w:val="001024EA"/>
    <w:rsid w:val="00102700"/>
    <w:rsid w:val="00102E5D"/>
    <w:rsid w:val="0010346D"/>
    <w:rsid w:val="001037F7"/>
    <w:rsid w:val="00103C9A"/>
    <w:rsid w:val="00103D19"/>
    <w:rsid w:val="00103E62"/>
    <w:rsid w:val="00103F67"/>
    <w:rsid w:val="00104535"/>
    <w:rsid w:val="00104C31"/>
    <w:rsid w:val="00104EB3"/>
    <w:rsid w:val="00105811"/>
    <w:rsid w:val="00105A34"/>
    <w:rsid w:val="001060E9"/>
    <w:rsid w:val="00106216"/>
    <w:rsid w:val="00106972"/>
    <w:rsid w:val="001069C9"/>
    <w:rsid w:val="00106A28"/>
    <w:rsid w:val="001073BF"/>
    <w:rsid w:val="0010740F"/>
    <w:rsid w:val="00107441"/>
    <w:rsid w:val="00110049"/>
    <w:rsid w:val="0011026F"/>
    <w:rsid w:val="00110316"/>
    <w:rsid w:val="00110B57"/>
    <w:rsid w:val="00111025"/>
    <w:rsid w:val="001118C9"/>
    <w:rsid w:val="00111B4F"/>
    <w:rsid w:val="00111E66"/>
    <w:rsid w:val="0011234E"/>
    <w:rsid w:val="00112357"/>
    <w:rsid w:val="0011262A"/>
    <w:rsid w:val="00112946"/>
    <w:rsid w:val="0011306C"/>
    <w:rsid w:val="001134FA"/>
    <w:rsid w:val="001136ED"/>
    <w:rsid w:val="00113C77"/>
    <w:rsid w:val="00113E91"/>
    <w:rsid w:val="001140EA"/>
    <w:rsid w:val="00114132"/>
    <w:rsid w:val="0011439A"/>
    <w:rsid w:val="001145CC"/>
    <w:rsid w:val="00114DB3"/>
    <w:rsid w:val="001152C4"/>
    <w:rsid w:val="001153B0"/>
    <w:rsid w:val="001154B3"/>
    <w:rsid w:val="00115F5D"/>
    <w:rsid w:val="0011601D"/>
    <w:rsid w:val="00116625"/>
    <w:rsid w:val="00117157"/>
    <w:rsid w:val="0011768C"/>
    <w:rsid w:val="00117E2B"/>
    <w:rsid w:val="00120020"/>
    <w:rsid w:val="001200B8"/>
    <w:rsid w:val="00120BAD"/>
    <w:rsid w:val="00120D3A"/>
    <w:rsid w:val="00120FCF"/>
    <w:rsid w:val="00121044"/>
    <w:rsid w:val="0012117F"/>
    <w:rsid w:val="001211A5"/>
    <w:rsid w:val="001211FD"/>
    <w:rsid w:val="00121837"/>
    <w:rsid w:val="00121A29"/>
    <w:rsid w:val="00121A40"/>
    <w:rsid w:val="00121BD5"/>
    <w:rsid w:val="00121CB9"/>
    <w:rsid w:val="0012204A"/>
    <w:rsid w:val="0012283F"/>
    <w:rsid w:val="00122D1F"/>
    <w:rsid w:val="00123026"/>
    <w:rsid w:val="00123043"/>
    <w:rsid w:val="00123595"/>
    <w:rsid w:val="00123697"/>
    <w:rsid w:val="00124178"/>
    <w:rsid w:val="00124666"/>
    <w:rsid w:val="00124736"/>
    <w:rsid w:val="00124C18"/>
    <w:rsid w:val="00124C8C"/>
    <w:rsid w:val="00125270"/>
    <w:rsid w:val="001258E7"/>
    <w:rsid w:val="00126192"/>
    <w:rsid w:val="0012626B"/>
    <w:rsid w:val="001265BD"/>
    <w:rsid w:val="001266A5"/>
    <w:rsid w:val="001268EE"/>
    <w:rsid w:val="001272E9"/>
    <w:rsid w:val="00127325"/>
    <w:rsid w:val="00127546"/>
    <w:rsid w:val="00127F3D"/>
    <w:rsid w:val="00130034"/>
    <w:rsid w:val="001302C7"/>
    <w:rsid w:val="0013044E"/>
    <w:rsid w:val="0013068E"/>
    <w:rsid w:val="001306E5"/>
    <w:rsid w:val="001312DE"/>
    <w:rsid w:val="001316D7"/>
    <w:rsid w:val="001317E3"/>
    <w:rsid w:val="00131ACE"/>
    <w:rsid w:val="00131B43"/>
    <w:rsid w:val="0013228E"/>
    <w:rsid w:val="001327F8"/>
    <w:rsid w:val="00132866"/>
    <w:rsid w:val="0013286C"/>
    <w:rsid w:val="00132880"/>
    <w:rsid w:val="00132A9B"/>
    <w:rsid w:val="00132AC4"/>
    <w:rsid w:val="001337FF"/>
    <w:rsid w:val="001348AC"/>
    <w:rsid w:val="00134B52"/>
    <w:rsid w:val="0013575A"/>
    <w:rsid w:val="00135D73"/>
    <w:rsid w:val="0013605C"/>
    <w:rsid w:val="00136314"/>
    <w:rsid w:val="00136AA8"/>
    <w:rsid w:val="00136C7C"/>
    <w:rsid w:val="001370EC"/>
    <w:rsid w:val="00137200"/>
    <w:rsid w:val="00137A3F"/>
    <w:rsid w:val="00137AA0"/>
    <w:rsid w:val="00137CBA"/>
    <w:rsid w:val="001400F0"/>
    <w:rsid w:val="00140250"/>
    <w:rsid w:val="00140406"/>
    <w:rsid w:val="00141071"/>
    <w:rsid w:val="0014137B"/>
    <w:rsid w:val="0014147E"/>
    <w:rsid w:val="001414C1"/>
    <w:rsid w:val="0014173E"/>
    <w:rsid w:val="00141888"/>
    <w:rsid w:val="00141DCC"/>
    <w:rsid w:val="00142220"/>
    <w:rsid w:val="00142963"/>
    <w:rsid w:val="00142D88"/>
    <w:rsid w:val="00142F67"/>
    <w:rsid w:val="001430CD"/>
    <w:rsid w:val="0014343A"/>
    <w:rsid w:val="00143937"/>
    <w:rsid w:val="00144073"/>
    <w:rsid w:val="00144164"/>
    <w:rsid w:val="0014429B"/>
    <w:rsid w:val="001455F5"/>
    <w:rsid w:val="00145A49"/>
    <w:rsid w:val="00146016"/>
    <w:rsid w:val="00146FCF"/>
    <w:rsid w:val="00147225"/>
    <w:rsid w:val="00147308"/>
    <w:rsid w:val="00147E94"/>
    <w:rsid w:val="00150105"/>
    <w:rsid w:val="001503F1"/>
    <w:rsid w:val="00150912"/>
    <w:rsid w:val="0015099E"/>
    <w:rsid w:val="00150F61"/>
    <w:rsid w:val="00151044"/>
    <w:rsid w:val="001512E5"/>
    <w:rsid w:val="00151706"/>
    <w:rsid w:val="00151725"/>
    <w:rsid w:val="001517C5"/>
    <w:rsid w:val="00151AE0"/>
    <w:rsid w:val="00151AFE"/>
    <w:rsid w:val="00152420"/>
    <w:rsid w:val="00152573"/>
    <w:rsid w:val="00152914"/>
    <w:rsid w:val="001529B2"/>
    <w:rsid w:val="00152AC4"/>
    <w:rsid w:val="00152B94"/>
    <w:rsid w:val="00152FAC"/>
    <w:rsid w:val="00152FE1"/>
    <w:rsid w:val="00153DAE"/>
    <w:rsid w:val="00153EA9"/>
    <w:rsid w:val="00153EC0"/>
    <w:rsid w:val="00154389"/>
    <w:rsid w:val="001544E9"/>
    <w:rsid w:val="00154630"/>
    <w:rsid w:val="00154F98"/>
    <w:rsid w:val="001555DA"/>
    <w:rsid w:val="00155ACE"/>
    <w:rsid w:val="00155B2A"/>
    <w:rsid w:val="00156034"/>
    <w:rsid w:val="0015629A"/>
    <w:rsid w:val="00156472"/>
    <w:rsid w:val="001566AF"/>
    <w:rsid w:val="001568A3"/>
    <w:rsid w:val="0015697A"/>
    <w:rsid w:val="001574B6"/>
    <w:rsid w:val="00157518"/>
    <w:rsid w:val="00157EE1"/>
    <w:rsid w:val="00160035"/>
    <w:rsid w:val="00160132"/>
    <w:rsid w:val="0016086B"/>
    <w:rsid w:val="001608CC"/>
    <w:rsid w:val="0016110F"/>
    <w:rsid w:val="001611A3"/>
    <w:rsid w:val="00161510"/>
    <w:rsid w:val="00161BFF"/>
    <w:rsid w:val="00161D77"/>
    <w:rsid w:val="00162504"/>
    <w:rsid w:val="00162541"/>
    <w:rsid w:val="0016311C"/>
    <w:rsid w:val="001631EC"/>
    <w:rsid w:val="00163305"/>
    <w:rsid w:val="001634A5"/>
    <w:rsid w:val="0016361B"/>
    <w:rsid w:val="00163991"/>
    <w:rsid w:val="00163C41"/>
    <w:rsid w:val="00163D26"/>
    <w:rsid w:val="001642EC"/>
    <w:rsid w:val="001647E6"/>
    <w:rsid w:val="00164DD4"/>
    <w:rsid w:val="00164ECC"/>
    <w:rsid w:val="0016500D"/>
    <w:rsid w:val="0016535F"/>
    <w:rsid w:val="001655C5"/>
    <w:rsid w:val="00165976"/>
    <w:rsid w:val="00165C8F"/>
    <w:rsid w:val="00166020"/>
    <w:rsid w:val="0016613E"/>
    <w:rsid w:val="0016637B"/>
    <w:rsid w:val="00166ABF"/>
    <w:rsid w:val="00166E7D"/>
    <w:rsid w:val="00167063"/>
    <w:rsid w:val="00167145"/>
    <w:rsid w:val="0016719B"/>
    <w:rsid w:val="001675F0"/>
    <w:rsid w:val="0016777D"/>
    <w:rsid w:val="0017018D"/>
    <w:rsid w:val="0017033D"/>
    <w:rsid w:val="001703C8"/>
    <w:rsid w:val="0017049E"/>
    <w:rsid w:val="00170588"/>
    <w:rsid w:val="00170C80"/>
    <w:rsid w:val="00171830"/>
    <w:rsid w:val="00171C36"/>
    <w:rsid w:val="00171D93"/>
    <w:rsid w:val="001724F3"/>
    <w:rsid w:val="001728CB"/>
    <w:rsid w:val="00172918"/>
    <w:rsid w:val="00172B31"/>
    <w:rsid w:val="00173053"/>
    <w:rsid w:val="00173091"/>
    <w:rsid w:val="00173241"/>
    <w:rsid w:val="00173262"/>
    <w:rsid w:val="001732BA"/>
    <w:rsid w:val="0017358E"/>
    <w:rsid w:val="001740DC"/>
    <w:rsid w:val="00174AE5"/>
    <w:rsid w:val="00174CCE"/>
    <w:rsid w:val="00174CF6"/>
    <w:rsid w:val="00174FD8"/>
    <w:rsid w:val="001752D9"/>
    <w:rsid w:val="001758DB"/>
    <w:rsid w:val="00175950"/>
    <w:rsid w:val="00175BE1"/>
    <w:rsid w:val="00175BE2"/>
    <w:rsid w:val="00176258"/>
    <w:rsid w:val="001767EC"/>
    <w:rsid w:val="00176E57"/>
    <w:rsid w:val="0017CDA0"/>
    <w:rsid w:val="00180691"/>
    <w:rsid w:val="00180962"/>
    <w:rsid w:val="00180A4E"/>
    <w:rsid w:val="00180A90"/>
    <w:rsid w:val="00180ADD"/>
    <w:rsid w:val="001814EB"/>
    <w:rsid w:val="0018218A"/>
    <w:rsid w:val="0018253F"/>
    <w:rsid w:val="001825E7"/>
    <w:rsid w:val="0018276F"/>
    <w:rsid w:val="00182B32"/>
    <w:rsid w:val="00182E1D"/>
    <w:rsid w:val="00182EDC"/>
    <w:rsid w:val="00182EE4"/>
    <w:rsid w:val="0018321D"/>
    <w:rsid w:val="00183A8B"/>
    <w:rsid w:val="00183C72"/>
    <w:rsid w:val="00183F82"/>
    <w:rsid w:val="0018414A"/>
    <w:rsid w:val="0018442C"/>
    <w:rsid w:val="00184526"/>
    <w:rsid w:val="001845FD"/>
    <w:rsid w:val="00184758"/>
    <w:rsid w:val="001847A6"/>
    <w:rsid w:val="001853F8"/>
    <w:rsid w:val="0018552A"/>
    <w:rsid w:val="001857D6"/>
    <w:rsid w:val="00185856"/>
    <w:rsid w:val="00185B54"/>
    <w:rsid w:val="00185E64"/>
    <w:rsid w:val="00185F58"/>
    <w:rsid w:val="001863AC"/>
    <w:rsid w:val="00186629"/>
    <w:rsid w:val="001866E9"/>
    <w:rsid w:val="00186759"/>
    <w:rsid w:val="001867C4"/>
    <w:rsid w:val="0018725A"/>
    <w:rsid w:val="001873C4"/>
    <w:rsid w:val="00187734"/>
    <w:rsid w:val="00187BBD"/>
    <w:rsid w:val="00187D15"/>
    <w:rsid w:val="00190B45"/>
    <w:rsid w:val="00190EE2"/>
    <w:rsid w:val="00190FE6"/>
    <w:rsid w:val="0019114A"/>
    <w:rsid w:val="00191252"/>
    <w:rsid w:val="001914B6"/>
    <w:rsid w:val="00191972"/>
    <w:rsid w:val="00191DF3"/>
    <w:rsid w:val="0019256D"/>
    <w:rsid w:val="00192642"/>
    <w:rsid w:val="001927E2"/>
    <w:rsid w:val="00192882"/>
    <w:rsid w:val="0019307A"/>
    <w:rsid w:val="00193161"/>
    <w:rsid w:val="00193185"/>
    <w:rsid w:val="001931BB"/>
    <w:rsid w:val="0019333F"/>
    <w:rsid w:val="0019361C"/>
    <w:rsid w:val="00193A2A"/>
    <w:rsid w:val="001941AA"/>
    <w:rsid w:val="00194276"/>
    <w:rsid w:val="001942D5"/>
    <w:rsid w:val="00194511"/>
    <w:rsid w:val="00194781"/>
    <w:rsid w:val="00194851"/>
    <w:rsid w:val="001954BE"/>
    <w:rsid w:val="0019596F"/>
    <w:rsid w:val="00195DA1"/>
    <w:rsid w:val="001960CE"/>
    <w:rsid w:val="00196225"/>
    <w:rsid w:val="001969C9"/>
    <w:rsid w:val="00196FA8"/>
    <w:rsid w:val="0019778A"/>
    <w:rsid w:val="0019787D"/>
    <w:rsid w:val="00197A2C"/>
    <w:rsid w:val="00197F4E"/>
    <w:rsid w:val="00197F5B"/>
    <w:rsid w:val="001A00B4"/>
    <w:rsid w:val="001A00EC"/>
    <w:rsid w:val="001A1822"/>
    <w:rsid w:val="001A1AC4"/>
    <w:rsid w:val="001A1C93"/>
    <w:rsid w:val="001A1D3C"/>
    <w:rsid w:val="001A2063"/>
    <w:rsid w:val="001A2A21"/>
    <w:rsid w:val="001A2AD2"/>
    <w:rsid w:val="001A2C91"/>
    <w:rsid w:val="001A31ED"/>
    <w:rsid w:val="001A41DE"/>
    <w:rsid w:val="001A4680"/>
    <w:rsid w:val="001A4E79"/>
    <w:rsid w:val="001A4F7A"/>
    <w:rsid w:val="001A51E3"/>
    <w:rsid w:val="001A54DD"/>
    <w:rsid w:val="001A567A"/>
    <w:rsid w:val="001A59AB"/>
    <w:rsid w:val="001A5CBD"/>
    <w:rsid w:val="001A5CD5"/>
    <w:rsid w:val="001A5F75"/>
    <w:rsid w:val="001A6095"/>
    <w:rsid w:val="001A6C32"/>
    <w:rsid w:val="001A70C1"/>
    <w:rsid w:val="001A720F"/>
    <w:rsid w:val="001A72DA"/>
    <w:rsid w:val="001A7475"/>
    <w:rsid w:val="001A7740"/>
    <w:rsid w:val="001A7935"/>
    <w:rsid w:val="001A7D64"/>
    <w:rsid w:val="001B018F"/>
    <w:rsid w:val="001B089A"/>
    <w:rsid w:val="001B0AB0"/>
    <w:rsid w:val="001B1376"/>
    <w:rsid w:val="001B15D2"/>
    <w:rsid w:val="001B18A6"/>
    <w:rsid w:val="001B2C10"/>
    <w:rsid w:val="001B313B"/>
    <w:rsid w:val="001B345A"/>
    <w:rsid w:val="001B3780"/>
    <w:rsid w:val="001B3DB0"/>
    <w:rsid w:val="001B4E62"/>
    <w:rsid w:val="001B54A2"/>
    <w:rsid w:val="001B5A1D"/>
    <w:rsid w:val="001B5C5B"/>
    <w:rsid w:val="001B66C2"/>
    <w:rsid w:val="001B6BF7"/>
    <w:rsid w:val="001B7371"/>
    <w:rsid w:val="001B7667"/>
    <w:rsid w:val="001B77A3"/>
    <w:rsid w:val="001B7A6C"/>
    <w:rsid w:val="001B7A74"/>
    <w:rsid w:val="001C00C7"/>
    <w:rsid w:val="001C031C"/>
    <w:rsid w:val="001C035E"/>
    <w:rsid w:val="001C0935"/>
    <w:rsid w:val="001C0B32"/>
    <w:rsid w:val="001C0BF7"/>
    <w:rsid w:val="001C0DEE"/>
    <w:rsid w:val="001C1034"/>
    <w:rsid w:val="001C1135"/>
    <w:rsid w:val="001C11E2"/>
    <w:rsid w:val="001C1972"/>
    <w:rsid w:val="001C1D94"/>
    <w:rsid w:val="001C223B"/>
    <w:rsid w:val="001C2489"/>
    <w:rsid w:val="001C2533"/>
    <w:rsid w:val="001C2BDF"/>
    <w:rsid w:val="001C2F7A"/>
    <w:rsid w:val="001C309E"/>
    <w:rsid w:val="001C393F"/>
    <w:rsid w:val="001C3EB7"/>
    <w:rsid w:val="001C40EF"/>
    <w:rsid w:val="001C43FB"/>
    <w:rsid w:val="001C5428"/>
    <w:rsid w:val="001C54C2"/>
    <w:rsid w:val="001C5905"/>
    <w:rsid w:val="001C5908"/>
    <w:rsid w:val="001C5B29"/>
    <w:rsid w:val="001C5CB0"/>
    <w:rsid w:val="001C5F1B"/>
    <w:rsid w:val="001C60DE"/>
    <w:rsid w:val="001C63E1"/>
    <w:rsid w:val="001C66AB"/>
    <w:rsid w:val="001C67BA"/>
    <w:rsid w:val="001C6812"/>
    <w:rsid w:val="001C6ED9"/>
    <w:rsid w:val="001C6F49"/>
    <w:rsid w:val="001C7334"/>
    <w:rsid w:val="001C7F0E"/>
    <w:rsid w:val="001C7FEF"/>
    <w:rsid w:val="001D0238"/>
    <w:rsid w:val="001D0284"/>
    <w:rsid w:val="001D0AA4"/>
    <w:rsid w:val="001D0D34"/>
    <w:rsid w:val="001D0EAD"/>
    <w:rsid w:val="001D16A5"/>
    <w:rsid w:val="001D1BF8"/>
    <w:rsid w:val="001D1D2C"/>
    <w:rsid w:val="001D2568"/>
    <w:rsid w:val="001D2C1D"/>
    <w:rsid w:val="001D2C40"/>
    <w:rsid w:val="001D2D85"/>
    <w:rsid w:val="001D3BE3"/>
    <w:rsid w:val="001D4CB6"/>
    <w:rsid w:val="001D5232"/>
    <w:rsid w:val="001D554B"/>
    <w:rsid w:val="001D58A6"/>
    <w:rsid w:val="001D5922"/>
    <w:rsid w:val="001D5926"/>
    <w:rsid w:val="001D5BF5"/>
    <w:rsid w:val="001D5E52"/>
    <w:rsid w:val="001D7242"/>
    <w:rsid w:val="001D75E7"/>
    <w:rsid w:val="001D7BE1"/>
    <w:rsid w:val="001D7EA8"/>
    <w:rsid w:val="001D7F90"/>
    <w:rsid w:val="001E00BB"/>
    <w:rsid w:val="001E0404"/>
    <w:rsid w:val="001E070E"/>
    <w:rsid w:val="001E0E11"/>
    <w:rsid w:val="001E1416"/>
    <w:rsid w:val="001E153E"/>
    <w:rsid w:val="001E1A80"/>
    <w:rsid w:val="001E369B"/>
    <w:rsid w:val="001E3BB6"/>
    <w:rsid w:val="001E4328"/>
    <w:rsid w:val="001E4447"/>
    <w:rsid w:val="001E4472"/>
    <w:rsid w:val="001E45FA"/>
    <w:rsid w:val="001E48D0"/>
    <w:rsid w:val="001E4B21"/>
    <w:rsid w:val="001E4D81"/>
    <w:rsid w:val="001E585E"/>
    <w:rsid w:val="001E59BF"/>
    <w:rsid w:val="001E5A7F"/>
    <w:rsid w:val="001E5AA1"/>
    <w:rsid w:val="001E5C8E"/>
    <w:rsid w:val="001E60CB"/>
    <w:rsid w:val="001E6199"/>
    <w:rsid w:val="001E62B2"/>
    <w:rsid w:val="001E69F9"/>
    <w:rsid w:val="001E6B95"/>
    <w:rsid w:val="001E6D80"/>
    <w:rsid w:val="001E71B0"/>
    <w:rsid w:val="001E7477"/>
    <w:rsid w:val="001E7B21"/>
    <w:rsid w:val="001F0002"/>
    <w:rsid w:val="001F0538"/>
    <w:rsid w:val="001F0784"/>
    <w:rsid w:val="001F0926"/>
    <w:rsid w:val="001F0A4E"/>
    <w:rsid w:val="001F0FDF"/>
    <w:rsid w:val="001F109D"/>
    <w:rsid w:val="001F131B"/>
    <w:rsid w:val="001F13A5"/>
    <w:rsid w:val="001F1822"/>
    <w:rsid w:val="001F1A7A"/>
    <w:rsid w:val="001F1B36"/>
    <w:rsid w:val="001F1BE2"/>
    <w:rsid w:val="001F1C1E"/>
    <w:rsid w:val="001F1C9D"/>
    <w:rsid w:val="001F1F20"/>
    <w:rsid w:val="001F1FD5"/>
    <w:rsid w:val="001F2681"/>
    <w:rsid w:val="001F278C"/>
    <w:rsid w:val="001F28CA"/>
    <w:rsid w:val="001F2E2B"/>
    <w:rsid w:val="001F2F92"/>
    <w:rsid w:val="001F30D9"/>
    <w:rsid w:val="001F32F7"/>
    <w:rsid w:val="001F364E"/>
    <w:rsid w:val="001F36D0"/>
    <w:rsid w:val="001F38FE"/>
    <w:rsid w:val="001F3A3B"/>
    <w:rsid w:val="001F3C6E"/>
    <w:rsid w:val="001F3CA8"/>
    <w:rsid w:val="001F47AC"/>
    <w:rsid w:val="001F47D3"/>
    <w:rsid w:val="001F57C4"/>
    <w:rsid w:val="001F5B8D"/>
    <w:rsid w:val="001F5C2A"/>
    <w:rsid w:val="001F5F6E"/>
    <w:rsid w:val="001F61FD"/>
    <w:rsid w:val="001F6480"/>
    <w:rsid w:val="001F64EA"/>
    <w:rsid w:val="001F68B9"/>
    <w:rsid w:val="001F6E36"/>
    <w:rsid w:val="001F70C8"/>
    <w:rsid w:val="001F7683"/>
    <w:rsid w:val="001F7978"/>
    <w:rsid w:val="001F7A25"/>
    <w:rsid w:val="001F7E21"/>
    <w:rsid w:val="00200427"/>
    <w:rsid w:val="00200DCC"/>
    <w:rsid w:val="00200E56"/>
    <w:rsid w:val="00200FDF"/>
    <w:rsid w:val="00201913"/>
    <w:rsid w:val="00201924"/>
    <w:rsid w:val="00201927"/>
    <w:rsid w:val="002019DD"/>
    <w:rsid w:val="00201C4F"/>
    <w:rsid w:val="00202492"/>
    <w:rsid w:val="00202A62"/>
    <w:rsid w:val="0020354A"/>
    <w:rsid w:val="00203647"/>
    <w:rsid w:val="00203826"/>
    <w:rsid w:val="0020498F"/>
    <w:rsid w:val="00204A03"/>
    <w:rsid w:val="00204FA3"/>
    <w:rsid w:val="002053C5"/>
    <w:rsid w:val="002056DE"/>
    <w:rsid w:val="00205891"/>
    <w:rsid w:val="00205E26"/>
    <w:rsid w:val="00205F54"/>
    <w:rsid w:val="002067CA"/>
    <w:rsid w:val="00206BCF"/>
    <w:rsid w:val="00207277"/>
    <w:rsid w:val="00207CFD"/>
    <w:rsid w:val="00207DB3"/>
    <w:rsid w:val="00207F3A"/>
    <w:rsid w:val="00210023"/>
    <w:rsid w:val="00210227"/>
    <w:rsid w:val="00210355"/>
    <w:rsid w:val="00210508"/>
    <w:rsid w:val="002115DE"/>
    <w:rsid w:val="00211663"/>
    <w:rsid w:val="00211AA9"/>
    <w:rsid w:val="00211EEE"/>
    <w:rsid w:val="002120A0"/>
    <w:rsid w:val="00212450"/>
    <w:rsid w:val="00212790"/>
    <w:rsid w:val="00213059"/>
    <w:rsid w:val="002130F0"/>
    <w:rsid w:val="002131B8"/>
    <w:rsid w:val="002139BA"/>
    <w:rsid w:val="00214107"/>
    <w:rsid w:val="002143C1"/>
    <w:rsid w:val="00214488"/>
    <w:rsid w:val="00214AF6"/>
    <w:rsid w:val="00214D5E"/>
    <w:rsid w:val="00215105"/>
    <w:rsid w:val="00215A00"/>
    <w:rsid w:val="00215C30"/>
    <w:rsid w:val="002161E1"/>
    <w:rsid w:val="00216330"/>
    <w:rsid w:val="00216AD2"/>
    <w:rsid w:val="00216D74"/>
    <w:rsid w:val="00216F56"/>
    <w:rsid w:val="0021714C"/>
    <w:rsid w:val="00217294"/>
    <w:rsid w:val="0021799D"/>
    <w:rsid w:val="00220112"/>
    <w:rsid w:val="00220C40"/>
    <w:rsid w:val="0022101A"/>
    <w:rsid w:val="002213F4"/>
    <w:rsid w:val="00221887"/>
    <w:rsid w:val="002218C8"/>
    <w:rsid w:val="002219F7"/>
    <w:rsid w:val="00221C5E"/>
    <w:rsid w:val="0022234D"/>
    <w:rsid w:val="002228FE"/>
    <w:rsid w:val="0022299D"/>
    <w:rsid w:val="00222B7E"/>
    <w:rsid w:val="00222F75"/>
    <w:rsid w:val="002234F2"/>
    <w:rsid w:val="00223ED0"/>
    <w:rsid w:val="00223EFD"/>
    <w:rsid w:val="00223F17"/>
    <w:rsid w:val="002242C5"/>
    <w:rsid w:val="00224473"/>
    <w:rsid w:val="0022470A"/>
    <w:rsid w:val="0022486E"/>
    <w:rsid w:val="0022510E"/>
    <w:rsid w:val="0022564A"/>
    <w:rsid w:val="00225662"/>
    <w:rsid w:val="002256D3"/>
    <w:rsid w:val="0022574B"/>
    <w:rsid w:val="0022578B"/>
    <w:rsid w:val="0022587F"/>
    <w:rsid w:val="00225964"/>
    <w:rsid w:val="00225B34"/>
    <w:rsid w:val="00225C4C"/>
    <w:rsid w:val="00225F85"/>
    <w:rsid w:val="00226099"/>
    <w:rsid w:val="00226167"/>
    <w:rsid w:val="002262DF"/>
    <w:rsid w:val="00226545"/>
    <w:rsid w:val="002272A1"/>
    <w:rsid w:val="00227365"/>
    <w:rsid w:val="00227827"/>
    <w:rsid w:val="00227C12"/>
    <w:rsid w:val="00230574"/>
    <w:rsid w:val="00230959"/>
    <w:rsid w:val="00230BC8"/>
    <w:rsid w:val="00230DDD"/>
    <w:rsid w:val="00230FAE"/>
    <w:rsid w:val="0023100F"/>
    <w:rsid w:val="00231366"/>
    <w:rsid w:val="00231476"/>
    <w:rsid w:val="00231655"/>
    <w:rsid w:val="002318B1"/>
    <w:rsid w:val="002322A5"/>
    <w:rsid w:val="0023248D"/>
    <w:rsid w:val="002325CE"/>
    <w:rsid w:val="0023280E"/>
    <w:rsid w:val="00233235"/>
    <w:rsid w:val="0023326C"/>
    <w:rsid w:val="002332A0"/>
    <w:rsid w:val="002332D1"/>
    <w:rsid w:val="00233711"/>
    <w:rsid w:val="0023371B"/>
    <w:rsid w:val="002338CA"/>
    <w:rsid w:val="00233F20"/>
    <w:rsid w:val="0023412A"/>
    <w:rsid w:val="002341F1"/>
    <w:rsid w:val="002345C5"/>
    <w:rsid w:val="00234AD3"/>
    <w:rsid w:val="00234DA8"/>
    <w:rsid w:val="00235665"/>
    <w:rsid w:val="002356CB"/>
    <w:rsid w:val="00235EBC"/>
    <w:rsid w:val="00235F2B"/>
    <w:rsid w:val="00235F6D"/>
    <w:rsid w:val="0023636A"/>
    <w:rsid w:val="002364E7"/>
    <w:rsid w:val="0023661F"/>
    <w:rsid w:val="00236AB2"/>
    <w:rsid w:val="00236CE1"/>
    <w:rsid w:val="00236EBE"/>
    <w:rsid w:val="002370FE"/>
    <w:rsid w:val="00237F3F"/>
    <w:rsid w:val="0024050B"/>
    <w:rsid w:val="0024111B"/>
    <w:rsid w:val="0024142F"/>
    <w:rsid w:val="00241D69"/>
    <w:rsid w:val="00241F43"/>
    <w:rsid w:val="00242B03"/>
    <w:rsid w:val="0024306E"/>
    <w:rsid w:val="0024336F"/>
    <w:rsid w:val="002433BA"/>
    <w:rsid w:val="002435F8"/>
    <w:rsid w:val="00243695"/>
    <w:rsid w:val="00243742"/>
    <w:rsid w:val="002437C9"/>
    <w:rsid w:val="00243A07"/>
    <w:rsid w:val="00243B7B"/>
    <w:rsid w:val="00243B86"/>
    <w:rsid w:val="00243C58"/>
    <w:rsid w:val="00244361"/>
    <w:rsid w:val="00244433"/>
    <w:rsid w:val="00244599"/>
    <w:rsid w:val="00244C66"/>
    <w:rsid w:val="00244D4A"/>
    <w:rsid w:val="0024585C"/>
    <w:rsid w:val="00245D11"/>
    <w:rsid w:val="00245D97"/>
    <w:rsid w:val="00246A5E"/>
    <w:rsid w:val="00246AF0"/>
    <w:rsid w:val="00246C3B"/>
    <w:rsid w:val="00246FC0"/>
    <w:rsid w:val="00247374"/>
    <w:rsid w:val="002474B1"/>
    <w:rsid w:val="00247C78"/>
    <w:rsid w:val="002503A5"/>
    <w:rsid w:val="002513D2"/>
    <w:rsid w:val="0025169D"/>
    <w:rsid w:val="00251ABF"/>
    <w:rsid w:val="00251FEE"/>
    <w:rsid w:val="00252054"/>
    <w:rsid w:val="002522C2"/>
    <w:rsid w:val="00252A5A"/>
    <w:rsid w:val="00253C10"/>
    <w:rsid w:val="00253C4F"/>
    <w:rsid w:val="00253CE6"/>
    <w:rsid w:val="002542A4"/>
    <w:rsid w:val="00254486"/>
    <w:rsid w:val="00254A3F"/>
    <w:rsid w:val="00254BAF"/>
    <w:rsid w:val="00254BC0"/>
    <w:rsid w:val="002550B8"/>
    <w:rsid w:val="00255E2B"/>
    <w:rsid w:val="00256254"/>
    <w:rsid w:val="002565AD"/>
    <w:rsid w:val="002566F4"/>
    <w:rsid w:val="00257041"/>
    <w:rsid w:val="0025752F"/>
    <w:rsid w:val="00257704"/>
    <w:rsid w:val="0025793B"/>
    <w:rsid w:val="00257CF7"/>
    <w:rsid w:val="00257DD1"/>
    <w:rsid w:val="00260351"/>
    <w:rsid w:val="00260B70"/>
    <w:rsid w:val="00260DC5"/>
    <w:rsid w:val="00260FE7"/>
    <w:rsid w:val="002615BA"/>
    <w:rsid w:val="00262AC2"/>
    <w:rsid w:val="002633A7"/>
    <w:rsid w:val="002634BC"/>
    <w:rsid w:val="002636CA"/>
    <w:rsid w:val="002637B8"/>
    <w:rsid w:val="002639C4"/>
    <w:rsid w:val="002639EA"/>
    <w:rsid w:val="00263C72"/>
    <w:rsid w:val="00263E17"/>
    <w:rsid w:val="00263EEA"/>
    <w:rsid w:val="00263F6A"/>
    <w:rsid w:val="00264132"/>
    <w:rsid w:val="00264418"/>
    <w:rsid w:val="002645F5"/>
    <w:rsid w:val="002647A3"/>
    <w:rsid w:val="00264821"/>
    <w:rsid w:val="002649B1"/>
    <w:rsid w:val="00264B18"/>
    <w:rsid w:val="00264E70"/>
    <w:rsid w:val="00264FA2"/>
    <w:rsid w:val="00265C93"/>
    <w:rsid w:val="0026647C"/>
    <w:rsid w:val="00266CE6"/>
    <w:rsid w:val="00266E7E"/>
    <w:rsid w:val="0026727F"/>
    <w:rsid w:val="0026736E"/>
    <w:rsid w:val="00267629"/>
    <w:rsid w:val="00270746"/>
    <w:rsid w:val="002707CC"/>
    <w:rsid w:val="00270819"/>
    <w:rsid w:val="00270BCF"/>
    <w:rsid w:val="00270E1C"/>
    <w:rsid w:val="00270E80"/>
    <w:rsid w:val="0027116B"/>
    <w:rsid w:val="002713BE"/>
    <w:rsid w:val="0027174F"/>
    <w:rsid w:val="002719B8"/>
    <w:rsid w:val="00271CAF"/>
    <w:rsid w:val="002723EB"/>
    <w:rsid w:val="00272447"/>
    <w:rsid w:val="00272762"/>
    <w:rsid w:val="00272C20"/>
    <w:rsid w:val="00272E54"/>
    <w:rsid w:val="00272F7A"/>
    <w:rsid w:val="002731EF"/>
    <w:rsid w:val="00273299"/>
    <w:rsid w:val="002738B3"/>
    <w:rsid w:val="00273B0D"/>
    <w:rsid w:val="00273B5C"/>
    <w:rsid w:val="002741A5"/>
    <w:rsid w:val="0027430E"/>
    <w:rsid w:val="00274391"/>
    <w:rsid w:val="00274425"/>
    <w:rsid w:val="00275050"/>
    <w:rsid w:val="00275570"/>
    <w:rsid w:val="00275BA2"/>
    <w:rsid w:val="00275C47"/>
    <w:rsid w:val="00276047"/>
    <w:rsid w:val="0027698F"/>
    <w:rsid w:val="00276B21"/>
    <w:rsid w:val="00276B74"/>
    <w:rsid w:val="00276D42"/>
    <w:rsid w:val="00276FD1"/>
    <w:rsid w:val="002775B1"/>
    <w:rsid w:val="002776BE"/>
    <w:rsid w:val="002777D1"/>
    <w:rsid w:val="0027788F"/>
    <w:rsid w:val="002778ED"/>
    <w:rsid w:val="00277D4D"/>
    <w:rsid w:val="0028014B"/>
    <w:rsid w:val="002802EA"/>
    <w:rsid w:val="002804B7"/>
    <w:rsid w:val="0028073C"/>
    <w:rsid w:val="002808E8"/>
    <w:rsid w:val="00280D54"/>
    <w:rsid w:val="00280ECA"/>
    <w:rsid w:val="00280F73"/>
    <w:rsid w:val="00281023"/>
    <w:rsid w:val="00281098"/>
    <w:rsid w:val="0028151E"/>
    <w:rsid w:val="00281848"/>
    <w:rsid w:val="00281B23"/>
    <w:rsid w:val="00282191"/>
    <w:rsid w:val="002821B3"/>
    <w:rsid w:val="002826CF"/>
    <w:rsid w:val="0028305D"/>
    <w:rsid w:val="0028327F"/>
    <w:rsid w:val="00283ABD"/>
    <w:rsid w:val="00283D32"/>
    <w:rsid w:val="00283E25"/>
    <w:rsid w:val="00283FEF"/>
    <w:rsid w:val="0028427F"/>
    <w:rsid w:val="0028491C"/>
    <w:rsid w:val="00284964"/>
    <w:rsid w:val="00284E35"/>
    <w:rsid w:val="00284FEC"/>
    <w:rsid w:val="00285250"/>
    <w:rsid w:val="00285A4F"/>
    <w:rsid w:val="00285CF1"/>
    <w:rsid w:val="00286526"/>
    <w:rsid w:val="00286F3B"/>
    <w:rsid w:val="00287183"/>
    <w:rsid w:val="00287342"/>
    <w:rsid w:val="00287565"/>
    <w:rsid w:val="00287A92"/>
    <w:rsid w:val="00290609"/>
    <w:rsid w:val="00290BED"/>
    <w:rsid w:val="00290EF1"/>
    <w:rsid w:val="002910E4"/>
    <w:rsid w:val="00291481"/>
    <w:rsid w:val="002915F1"/>
    <w:rsid w:val="0029168E"/>
    <w:rsid w:val="00292521"/>
    <w:rsid w:val="00292FC6"/>
    <w:rsid w:val="00293447"/>
    <w:rsid w:val="00293AB0"/>
    <w:rsid w:val="0029454F"/>
    <w:rsid w:val="002946AD"/>
    <w:rsid w:val="00294735"/>
    <w:rsid w:val="00294745"/>
    <w:rsid w:val="00294800"/>
    <w:rsid w:val="00294FD1"/>
    <w:rsid w:val="00295129"/>
    <w:rsid w:val="0029595B"/>
    <w:rsid w:val="00296436"/>
    <w:rsid w:val="0029676C"/>
    <w:rsid w:val="002967B3"/>
    <w:rsid w:val="00296973"/>
    <w:rsid w:val="002969E8"/>
    <w:rsid w:val="00297833"/>
    <w:rsid w:val="00297CD9"/>
    <w:rsid w:val="002A017C"/>
    <w:rsid w:val="002A04D0"/>
    <w:rsid w:val="002A05D3"/>
    <w:rsid w:val="002A09EC"/>
    <w:rsid w:val="002A0A01"/>
    <w:rsid w:val="002A1256"/>
    <w:rsid w:val="002A1560"/>
    <w:rsid w:val="002A1C12"/>
    <w:rsid w:val="002A20C7"/>
    <w:rsid w:val="002A2C47"/>
    <w:rsid w:val="002A2ED6"/>
    <w:rsid w:val="002A317E"/>
    <w:rsid w:val="002A31D9"/>
    <w:rsid w:val="002A333E"/>
    <w:rsid w:val="002A3448"/>
    <w:rsid w:val="002A3470"/>
    <w:rsid w:val="002A3487"/>
    <w:rsid w:val="002A3816"/>
    <w:rsid w:val="002A387F"/>
    <w:rsid w:val="002A3F32"/>
    <w:rsid w:val="002A3F3A"/>
    <w:rsid w:val="002A3F8C"/>
    <w:rsid w:val="002A426B"/>
    <w:rsid w:val="002A4303"/>
    <w:rsid w:val="002A4A84"/>
    <w:rsid w:val="002A4B56"/>
    <w:rsid w:val="002A4FC7"/>
    <w:rsid w:val="002A5665"/>
    <w:rsid w:val="002A579B"/>
    <w:rsid w:val="002A5A51"/>
    <w:rsid w:val="002A5C35"/>
    <w:rsid w:val="002A6357"/>
    <w:rsid w:val="002A6665"/>
    <w:rsid w:val="002A66AC"/>
    <w:rsid w:val="002A6B48"/>
    <w:rsid w:val="002A6BA4"/>
    <w:rsid w:val="002A6D23"/>
    <w:rsid w:val="002A72D0"/>
    <w:rsid w:val="002A7A99"/>
    <w:rsid w:val="002B0360"/>
    <w:rsid w:val="002B0409"/>
    <w:rsid w:val="002B0453"/>
    <w:rsid w:val="002B09A0"/>
    <w:rsid w:val="002B0A99"/>
    <w:rsid w:val="002B10AF"/>
    <w:rsid w:val="002B10E7"/>
    <w:rsid w:val="002B1868"/>
    <w:rsid w:val="002B1C90"/>
    <w:rsid w:val="002B2386"/>
    <w:rsid w:val="002B2975"/>
    <w:rsid w:val="002B2AF3"/>
    <w:rsid w:val="002B32DF"/>
    <w:rsid w:val="002B37E0"/>
    <w:rsid w:val="002B3E3D"/>
    <w:rsid w:val="002B44A7"/>
    <w:rsid w:val="002B4547"/>
    <w:rsid w:val="002B4663"/>
    <w:rsid w:val="002B47DD"/>
    <w:rsid w:val="002B4923"/>
    <w:rsid w:val="002B4E64"/>
    <w:rsid w:val="002B516F"/>
    <w:rsid w:val="002B53F6"/>
    <w:rsid w:val="002B5444"/>
    <w:rsid w:val="002B56A1"/>
    <w:rsid w:val="002B5C72"/>
    <w:rsid w:val="002B5E85"/>
    <w:rsid w:val="002B6047"/>
    <w:rsid w:val="002B62DD"/>
    <w:rsid w:val="002B6F97"/>
    <w:rsid w:val="002B6FAC"/>
    <w:rsid w:val="002B79C8"/>
    <w:rsid w:val="002B7E17"/>
    <w:rsid w:val="002C014B"/>
    <w:rsid w:val="002C0326"/>
    <w:rsid w:val="002C0559"/>
    <w:rsid w:val="002C0A62"/>
    <w:rsid w:val="002C0FF2"/>
    <w:rsid w:val="002C19D5"/>
    <w:rsid w:val="002C1DE2"/>
    <w:rsid w:val="002C2062"/>
    <w:rsid w:val="002C28BA"/>
    <w:rsid w:val="002C2F2B"/>
    <w:rsid w:val="002C3244"/>
    <w:rsid w:val="002C3FFA"/>
    <w:rsid w:val="002C4CBB"/>
    <w:rsid w:val="002C4DAB"/>
    <w:rsid w:val="002C4F3A"/>
    <w:rsid w:val="002C5CC0"/>
    <w:rsid w:val="002C6200"/>
    <w:rsid w:val="002C65D4"/>
    <w:rsid w:val="002C690D"/>
    <w:rsid w:val="002C6AC0"/>
    <w:rsid w:val="002C6F13"/>
    <w:rsid w:val="002C71CE"/>
    <w:rsid w:val="002C763F"/>
    <w:rsid w:val="002C7EE3"/>
    <w:rsid w:val="002C7F14"/>
    <w:rsid w:val="002D001A"/>
    <w:rsid w:val="002D04DE"/>
    <w:rsid w:val="002D0543"/>
    <w:rsid w:val="002D084F"/>
    <w:rsid w:val="002D08AF"/>
    <w:rsid w:val="002D099F"/>
    <w:rsid w:val="002D0F8B"/>
    <w:rsid w:val="002D199F"/>
    <w:rsid w:val="002D1A3D"/>
    <w:rsid w:val="002D2079"/>
    <w:rsid w:val="002D3270"/>
    <w:rsid w:val="002D3B04"/>
    <w:rsid w:val="002D3CDE"/>
    <w:rsid w:val="002D4289"/>
    <w:rsid w:val="002D4325"/>
    <w:rsid w:val="002D46F1"/>
    <w:rsid w:val="002D478A"/>
    <w:rsid w:val="002D4974"/>
    <w:rsid w:val="002D4C65"/>
    <w:rsid w:val="002D4CE8"/>
    <w:rsid w:val="002D59A1"/>
    <w:rsid w:val="002D5D32"/>
    <w:rsid w:val="002D5D7A"/>
    <w:rsid w:val="002D5DBB"/>
    <w:rsid w:val="002D5DC1"/>
    <w:rsid w:val="002D6116"/>
    <w:rsid w:val="002D66DA"/>
    <w:rsid w:val="002D7462"/>
    <w:rsid w:val="002D74F7"/>
    <w:rsid w:val="002D75F2"/>
    <w:rsid w:val="002D78AA"/>
    <w:rsid w:val="002D79F0"/>
    <w:rsid w:val="002D7A10"/>
    <w:rsid w:val="002D7CF7"/>
    <w:rsid w:val="002D7E47"/>
    <w:rsid w:val="002E04C8"/>
    <w:rsid w:val="002E082C"/>
    <w:rsid w:val="002E09AA"/>
    <w:rsid w:val="002E1364"/>
    <w:rsid w:val="002E1485"/>
    <w:rsid w:val="002E16DC"/>
    <w:rsid w:val="002E175E"/>
    <w:rsid w:val="002E17A0"/>
    <w:rsid w:val="002E19DF"/>
    <w:rsid w:val="002E24E2"/>
    <w:rsid w:val="002E2A55"/>
    <w:rsid w:val="002E2A8B"/>
    <w:rsid w:val="002E2BB2"/>
    <w:rsid w:val="002E2E32"/>
    <w:rsid w:val="002E324E"/>
    <w:rsid w:val="002E32B0"/>
    <w:rsid w:val="002E4654"/>
    <w:rsid w:val="002E4C81"/>
    <w:rsid w:val="002E52D8"/>
    <w:rsid w:val="002E55E4"/>
    <w:rsid w:val="002E576F"/>
    <w:rsid w:val="002E58C9"/>
    <w:rsid w:val="002E5AC5"/>
    <w:rsid w:val="002E5D8E"/>
    <w:rsid w:val="002E5DCC"/>
    <w:rsid w:val="002E5E13"/>
    <w:rsid w:val="002E60DA"/>
    <w:rsid w:val="002E62FB"/>
    <w:rsid w:val="002E6474"/>
    <w:rsid w:val="002E666E"/>
    <w:rsid w:val="002E6B66"/>
    <w:rsid w:val="002E6D3B"/>
    <w:rsid w:val="002E7010"/>
    <w:rsid w:val="002E7386"/>
    <w:rsid w:val="002E743C"/>
    <w:rsid w:val="002E7AC7"/>
    <w:rsid w:val="002E7B46"/>
    <w:rsid w:val="002E7C81"/>
    <w:rsid w:val="002F0050"/>
    <w:rsid w:val="002F0ADA"/>
    <w:rsid w:val="002F16B5"/>
    <w:rsid w:val="002F1F50"/>
    <w:rsid w:val="002F292C"/>
    <w:rsid w:val="002F314C"/>
    <w:rsid w:val="002F337E"/>
    <w:rsid w:val="002F3B9C"/>
    <w:rsid w:val="002F3D96"/>
    <w:rsid w:val="002F3FA1"/>
    <w:rsid w:val="002F4227"/>
    <w:rsid w:val="002F45F9"/>
    <w:rsid w:val="002F4632"/>
    <w:rsid w:val="002F4653"/>
    <w:rsid w:val="002F4CD9"/>
    <w:rsid w:val="002F58B0"/>
    <w:rsid w:val="002F5DBC"/>
    <w:rsid w:val="002F6160"/>
    <w:rsid w:val="002F66FC"/>
    <w:rsid w:val="002F6D8E"/>
    <w:rsid w:val="002F72E9"/>
    <w:rsid w:val="002F7469"/>
    <w:rsid w:val="002F7801"/>
    <w:rsid w:val="002F7950"/>
    <w:rsid w:val="002F7C4C"/>
    <w:rsid w:val="002F7E57"/>
    <w:rsid w:val="00300069"/>
    <w:rsid w:val="00300278"/>
    <w:rsid w:val="003005F6"/>
    <w:rsid w:val="0030062B"/>
    <w:rsid w:val="00300887"/>
    <w:rsid w:val="00300945"/>
    <w:rsid w:val="003010AB"/>
    <w:rsid w:val="0030117A"/>
    <w:rsid w:val="00301333"/>
    <w:rsid w:val="00301334"/>
    <w:rsid w:val="0030159D"/>
    <w:rsid w:val="003015AC"/>
    <w:rsid w:val="00301708"/>
    <w:rsid w:val="00301918"/>
    <w:rsid w:val="00301BDA"/>
    <w:rsid w:val="0030210D"/>
    <w:rsid w:val="00302251"/>
    <w:rsid w:val="003024BB"/>
    <w:rsid w:val="00302773"/>
    <w:rsid w:val="00302DBA"/>
    <w:rsid w:val="00303457"/>
    <w:rsid w:val="0030370E"/>
    <w:rsid w:val="00303928"/>
    <w:rsid w:val="00303A08"/>
    <w:rsid w:val="00303DD2"/>
    <w:rsid w:val="00303E40"/>
    <w:rsid w:val="003044B0"/>
    <w:rsid w:val="0030459C"/>
    <w:rsid w:val="003045BC"/>
    <w:rsid w:val="00304657"/>
    <w:rsid w:val="0030497E"/>
    <w:rsid w:val="00304C27"/>
    <w:rsid w:val="0030504F"/>
    <w:rsid w:val="0030509D"/>
    <w:rsid w:val="00305752"/>
    <w:rsid w:val="00305C4A"/>
    <w:rsid w:val="00305D3D"/>
    <w:rsid w:val="0030625D"/>
    <w:rsid w:val="00306340"/>
    <w:rsid w:val="003066D9"/>
    <w:rsid w:val="00306712"/>
    <w:rsid w:val="00306954"/>
    <w:rsid w:val="003069C9"/>
    <w:rsid w:val="00306AF9"/>
    <w:rsid w:val="00306B04"/>
    <w:rsid w:val="00307062"/>
    <w:rsid w:val="00307ABB"/>
    <w:rsid w:val="00307DC7"/>
    <w:rsid w:val="003101F1"/>
    <w:rsid w:val="00310578"/>
    <w:rsid w:val="003105E3"/>
    <w:rsid w:val="0031066A"/>
    <w:rsid w:val="00310B71"/>
    <w:rsid w:val="00310C89"/>
    <w:rsid w:val="00310DDF"/>
    <w:rsid w:val="00310DE4"/>
    <w:rsid w:val="00310F68"/>
    <w:rsid w:val="00311528"/>
    <w:rsid w:val="00311840"/>
    <w:rsid w:val="00311FC2"/>
    <w:rsid w:val="00312357"/>
    <w:rsid w:val="003123D7"/>
    <w:rsid w:val="0031308F"/>
    <w:rsid w:val="00313185"/>
    <w:rsid w:val="00313231"/>
    <w:rsid w:val="003136F0"/>
    <w:rsid w:val="0031376B"/>
    <w:rsid w:val="003138BB"/>
    <w:rsid w:val="00313F46"/>
    <w:rsid w:val="0031401B"/>
    <w:rsid w:val="003146FA"/>
    <w:rsid w:val="0031473C"/>
    <w:rsid w:val="00314A79"/>
    <w:rsid w:val="00314FA0"/>
    <w:rsid w:val="00314FC7"/>
    <w:rsid w:val="003155E3"/>
    <w:rsid w:val="00315878"/>
    <w:rsid w:val="00315CF0"/>
    <w:rsid w:val="003161A2"/>
    <w:rsid w:val="00316235"/>
    <w:rsid w:val="003171B6"/>
    <w:rsid w:val="003175EC"/>
    <w:rsid w:val="003178DA"/>
    <w:rsid w:val="00320214"/>
    <w:rsid w:val="00321D1D"/>
    <w:rsid w:val="00321FD4"/>
    <w:rsid w:val="003221E0"/>
    <w:rsid w:val="00322923"/>
    <w:rsid w:val="00322F14"/>
    <w:rsid w:val="003232BC"/>
    <w:rsid w:val="0032351D"/>
    <w:rsid w:val="003235BA"/>
    <w:rsid w:val="00323C48"/>
    <w:rsid w:val="00324225"/>
    <w:rsid w:val="00324266"/>
    <w:rsid w:val="00324384"/>
    <w:rsid w:val="003243AC"/>
    <w:rsid w:val="003247F3"/>
    <w:rsid w:val="00324A4D"/>
    <w:rsid w:val="00324C6B"/>
    <w:rsid w:val="003250F9"/>
    <w:rsid w:val="00325ABC"/>
    <w:rsid w:val="00325E14"/>
    <w:rsid w:val="00326092"/>
    <w:rsid w:val="00326163"/>
    <w:rsid w:val="00326C7D"/>
    <w:rsid w:val="00327321"/>
    <w:rsid w:val="00327EA9"/>
    <w:rsid w:val="003300CB"/>
    <w:rsid w:val="0033065A"/>
    <w:rsid w:val="003312F6"/>
    <w:rsid w:val="00332441"/>
    <w:rsid w:val="00332546"/>
    <w:rsid w:val="00332861"/>
    <w:rsid w:val="00332CA2"/>
    <w:rsid w:val="00332EB1"/>
    <w:rsid w:val="003333C2"/>
    <w:rsid w:val="00333C0B"/>
    <w:rsid w:val="00333DEF"/>
    <w:rsid w:val="003342AF"/>
    <w:rsid w:val="003345F3"/>
    <w:rsid w:val="00334C84"/>
    <w:rsid w:val="00334D83"/>
    <w:rsid w:val="00335361"/>
    <w:rsid w:val="00335363"/>
    <w:rsid w:val="003354D8"/>
    <w:rsid w:val="00335C81"/>
    <w:rsid w:val="003361B9"/>
    <w:rsid w:val="00336E4E"/>
    <w:rsid w:val="00337203"/>
    <w:rsid w:val="00337AEA"/>
    <w:rsid w:val="00337CBA"/>
    <w:rsid w:val="00337E33"/>
    <w:rsid w:val="00337E36"/>
    <w:rsid w:val="00340AD1"/>
    <w:rsid w:val="00340FCE"/>
    <w:rsid w:val="00341454"/>
    <w:rsid w:val="00341E16"/>
    <w:rsid w:val="0034225C"/>
    <w:rsid w:val="003424F4"/>
    <w:rsid w:val="0034283D"/>
    <w:rsid w:val="00342AC3"/>
    <w:rsid w:val="00342DBE"/>
    <w:rsid w:val="003431FE"/>
    <w:rsid w:val="0034339A"/>
    <w:rsid w:val="00343527"/>
    <w:rsid w:val="0034365A"/>
    <w:rsid w:val="0034382D"/>
    <w:rsid w:val="00343857"/>
    <w:rsid w:val="003439C8"/>
    <w:rsid w:val="00343F2B"/>
    <w:rsid w:val="00344117"/>
    <w:rsid w:val="00344889"/>
    <w:rsid w:val="003448EE"/>
    <w:rsid w:val="00344933"/>
    <w:rsid w:val="00344941"/>
    <w:rsid w:val="003449EC"/>
    <w:rsid w:val="00345088"/>
    <w:rsid w:val="00345090"/>
    <w:rsid w:val="0034528E"/>
    <w:rsid w:val="0034531B"/>
    <w:rsid w:val="00345D46"/>
    <w:rsid w:val="0034648F"/>
    <w:rsid w:val="00346C04"/>
    <w:rsid w:val="00347EF3"/>
    <w:rsid w:val="00347FC3"/>
    <w:rsid w:val="00350561"/>
    <w:rsid w:val="003505EC"/>
    <w:rsid w:val="0035086D"/>
    <w:rsid w:val="00350D3D"/>
    <w:rsid w:val="00350D63"/>
    <w:rsid w:val="00350FA1"/>
    <w:rsid w:val="00351DB4"/>
    <w:rsid w:val="003523E3"/>
    <w:rsid w:val="003526A2"/>
    <w:rsid w:val="0035324A"/>
    <w:rsid w:val="00353696"/>
    <w:rsid w:val="00353811"/>
    <w:rsid w:val="00355340"/>
    <w:rsid w:val="00355B87"/>
    <w:rsid w:val="00355FEC"/>
    <w:rsid w:val="0035614D"/>
    <w:rsid w:val="00357444"/>
    <w:rsid w:val="00357C5A"/>
    <w:rsid w:val="00357C8F"/>
    <w:rsid w:val="00357E9D"/>
    <w:rsid w:val="00360250"/>
    <w:rsid w:val="00361178"/>
    <w:rsid w:val="00361295"/>
    <w:rsid w:val="00361A47"/>
    <w:rsid w:val="00361AB6"/>
    <w:rsid w:val="00361C3D"/>
    <w:rsid w:val="00361DD6"/>
    <w:rsid w:val="003620D3"/>
    <w:rsid w:val="003621C1"/>
    <w:rsid w:val="00362CC4"/>
    <w:rsid w:val="003630B8"/>
    <w:rsid w:val="00363FA4"/>
    <w:rsid w:val="00364201"/>
    <w:rsid w:val="003643AC"/>
    <w:rsid w:val="003649F8"/>
    <w:rsid w:val="00364B8E"/>
    <w:rsid w:val="00364C28"/>
    <w:rsid w:val="00365273"/>
    <w:rsid w:val="003664DE"/>
    <w:rsid w:val="003668CA"/>
    <w:rsid w:val="00366963"/>
    <w:rsid w:val="00366C50"/>
    <w:rsid w:val="00366E8D"/>
    <w:rsid w:val="003673AA"/>
    <w:rsid w:val="003675D2"/>
    <w:rsid w:val="00367824"/>
    <w:rsid w:val="00367A21"/>
    <w:rsid w:val="00367AE1"/>
    <w:rsid w:val="00370427"/>
    <w:rsid w:val="00370EE4"/>
    <w:rsid w:val="00371187"/>
    <w:rsid w:val="0037121E"/>
    <w:rsid w:val="00371A9A"/>
    <w:rsid w:val="00371B17"/>
    <w:rsid w:val="00371C91"/>
    <w:rsid w:val="00371D68"/>
    <w:rsid w:val="00371FF6"/>
    <w:rsid w:val="00372B75"/>
    <w:rsid w:val="00372C1B"/>
    <w:rsid w:val="0037300E"/>
    <w:rsid w:val="00373137"/>
    <w:rsid w:val="00373A60"/>
    <w:rsid w:val="00373B6B"/>
    <w:rsid w:val="00373D60"/>
    <w:rsid w:val="0037401B"/>
    <w:rsid w:val="00374062"/>
    <w:rsid w:val="003740A8"/>
    <w:rsid w:val="003740D8"/>
    <w:rsid w:val="00374461"/>
    <w:rsid w:val="00374574"/>
    <w:rsid w:val="003746E1"/>
    <w:rsid w:val="00374801"/>
    <w:rsid w:val="003749CE"/>
    <w:rsid w:val="00374A4E"/>
    <w:rsid w:val="00374AF0"/>
    <w:rsid w:val="00374BA3"/>
    <w:rsid w:val="00374CF1"/>
    <w:rsid w:val="00375D93"/>
    <w:rsid w:val="00375EDB"/>
    <w:rsid w:val="00375F56"/>
    <w:rsid w:val="00376033"/>
    <w:rsid w:val="00376A78"/>
    <w:rsid w:val="0037701B"/>
    <w:rsid w:val="003772D5"/>
    <w:rsid w:val="003776C5"/>
    <w:rsid w:val="00377AFE"/>
    <w:rsid w:val="00377E34"/>
    <w:rsid w:val="00377E67"/>
    <w:rsid w:val="00377EF6"/>
    <w:rsid w:val="00380287"/>
    <w:rsid w:val="00380432"/>
    <w:rsid w:val="003809B2"/>
    <w:rsid w:val="00380FBA"/>
    <w:rsid w:val="003813B6"/>
    <w:rsid w:val="00381608"/>
    <w:rsid w:val="00381A74"/>
    <w:rsid w:val="00381DB5"/>
    <w:rsid w:val="00381E28"/>
    <w:rsid w:val="00381F25"/>
    <w:rsid w:val="00382022"/>
    <w:rsid w:val="003820B4"/>
    <w:rsid w:val="0038214C"/>
    <w:rsid w:val="003827FF"/>
    <w:rsid w:val="0038286D"/>
    <w:rsid w:val="0038369B"/>
    <w:rsid w:val="003836D9"/>
    <w:rsid w:val="00383803"/>
    <w:rsid w:val="0038399D"/>
    <w:rsid w:val="00384760"/>
    <w:rsid w:val="003847B6"/>
    <w:rsid w:val="00384E24"/>
    <w:rsid w:val="00384EB4"/>
    <w:rsid w:val="0038512D"/>
    <w:rsid w:val="0038513C"/>
    <w:rsid w:val="0038556C"/>
    <w:rsid w:val="00385C39"/>
    <w:rsid w:val="00385F3A"/>
    <w:rsid w:val="0038678F"/>
    <w:rsid w:val="003869C9"/>
    <w:rsid w:val="00386CDE"/>
    <w:rsid w:val="00386DC6"/>
    <w:rsid w:val="0038726E"/>
    <w:rsid w:val="00387438"/>
    <w:rsid w:val="0039032F"/>
    <w:rsid w:val="0039068B"/>
    <w:rsid w:val="00390747"/>
    <w:rsid w:val="00390815"/>
    <w:rsid w:val="00390F8D"/>
    <w:rsid w:val="0039138E"/>
    <w:rsid w:val="003916F9"/>
    <w:rsid w:val="00391CE1"/>
    <w:rsid w:val="00391FDA"/>
    <w:rsid w:val="0039271D"/>
    <w:rsid w:val="0039287B"/>
    <w:rsid w:val="00392B06"/>
    <w:rsid w:val="0039326A"/>
    <w:rsid w:val="003932E5"/>
    <w:rsid w:val="00393616"/>
    <w:rsid w:val="003939F3"/>
    <w:rsid w:val="00393D39"/>
    <w:rsid w:val="00393E3C"/>
    <w:rsid w:val="00394394"/>
    <w:rsid w:val="00394915"/>
    <w:rsid w:val="00395922"/>
    <w:rsid w:val="00395F86"/>
    <w:rsid w:val="0039656F"/>
    <w:rsid w:val="00396724"/>
    <w:rsid w:val="003969EF"/>
    <w:rsid w:val="00396E32"/>
    <w:rsid w:val="00397083"/>
    <w:rsid w:val="003971CC"/>
    <w:rsid w:val="003973C2"/>
    <w:rsid w:val="00397797"/>
    <w:rsid w:val="00397855"/>
    <w:rsid w:val="0039790F"/>
    <w:rsid w:val="003979DC"/>
    <w:rsid w:val="003A0BAE"/>
    <w:rsid w:val="003A0FEF"/>
    <w:rsid w:val="003A1DFE"/>
    <w:rsid w:val="003A2023"/>
    <w:rsid w:val="003A2603"/>
    <w:rsid w:val="003A3E12"/>
    <w:rsid w:val="003A444C"/>
    <w:rsid w:val="003A454B"/>
    <w:rsid w:val="003A48BB"/>
    <w:rsid w:val="003A49C3"/>
    <w:rsid w:val="003A4BB7"/>
    <w:rsid w:val="003A4D03"/>
    <w:rsid w:val="003A4E52"/>
    <w:rsid w:val="003A4FD0"/>
    <w:rsid w:val="003A5486"/>
    <w:rsid w:val="003A5527"/>
    <w:rsid w:val="003A5EE0"/>
    <w:rsid w:val="003A61C0"/>
    <w:rsid w:val="003A6255"/>
    <w:rsid w:val="003A66B4"/>
    <w:rsid w:val="003A6BEA"/>
    <w:rsid w:val="003A748D"/>
    <w:rsid w:val="003A755B"/>
    <w:rsid w:val="003A7D1C"/>
    <w:rsid w:val="003A7E07"/>
    <w:rsid w:val="003B057A"/>
    <w:rsid w:val="003B05B2"/>
    <w:rsid w:val="003B05EF"/>
    <w:rsid w:val="003B05FB"/>
    <w:rsid w:val="003B0731"/>
    <w:rsid w:val="003B0B34"/>
    <w:rsid w:val="003B10F4"/>
    <w:rsid w:val="003B148E"/>
    <w:rsid w:val="003B152D"/>
    <w:rsid w:val="003B1B6D"/>
    <w:rsid w:val="003B23D4"/>
    <w:rsid w:val="003B2D0A"/>
    <w:rsid w:val="003B2DCC"/>
    <w:rsid w:val="003B310C"/>
    <w:rsid w:val="003B325A"/>
    <w:rsid w:val="003B37E7"/>
    <w:rsid w:val="003B3A37"/>
    <w:rsid w:val="003B3B39"/>
    <w:rsid w:val="003B3C36"/>
    <w:rsid w:val="003B3DCC"/>
    <w:rsid w:val="003B42F7"/>
    <w:rsid w:val="003B48B3"/>
    <w:rsid w:val="003B4930"/>
    <w:rsid w:val="003B51B8"/>
    <w:rsid w:val="003B56F3"/>
    <w:rsid w:val="003B5B70"/>
    <w:rsid w:val="003B5F0A"/>
    <w:rsid w:val="003B649A"/>
    <w:rsid w:val="003B661C"/>
    <w:rsid w:val="003B731F"/>
    <w:rsid w:val="003B74E0"/>
    <w:rsid w:val="003B76FA"/>
    <w:rsid w:val="003C0397"/>
    <w:rsid w:val="003C0CB5"/>
    <w:rsid w:val="003C0F89"/>
    <w:rsid w:val="003C105F"/>
    <w:rsid w:val="003C130B"/>
    <w:rsid w:val="003C1BC8"/>
    <w:rsid w:val="003C1E8C"/>
    <w:rsid w:val="003C20BD"/>
    <w:rsid w:val="003C2122"/>
    <w:rsid w:val="003C2257"/>
    <w:rsid w:val="003C3B41"/>
    <w:rsid w:val="003C3C06"/>
    <w:rsid w:val="003C3C78"/>
    <w:rsid w:val="003C3EF6"/>
    <w:rsid w:val="003C49A7"/>
    <w:rsid w:val="003C4A8F"/>
    <w:rsid w:val="003C4C03"/>
    <w:rsid w:val="003C4C9D"/>
    <w:rsid w:val="003C512A"/>
    <w:rsid w:val="003C5218"/>
    <w:rsid w:val="003C53D8"/>
    <w:rsid w:val="003C5735"/>
    <w:rsid w:val="003C5DA2"/>
    <w:rsid w:val="003C5E9D"/>
    <w:rsid w:val="003C675D"/>
    <w:rsid w:val="003C6D95"/>
    <w:rsid w:val="003C7D03"/>
    <w:rsid w:val="003D080C"/>
    <w:rsid w:val="003D11BE"/>
    <w:rsid w:val="003D1501"/>
    <w:rsid w:val="003D1642"/>
    <w:rsid w:val="003D18DF"/>
    <w:rsid w:val="003D18FA"/>
    <w:rsid w:val="003D1BBA"/>
    <w:rsid w:val="003D1D6E"/>
    <w:rsid w:val="003D1F2B"/>
    <w:rsid w:val="003D2132"/>
    <w:rsid w:val="003D24EB"/>
    <w:rsid w:val="003D3502"/>
    <w:rsid w:val="003D3666"/>
    <w:rsid w:val="003D37B0"/>
    <w:rsid w:val="003D3BDC"/>
    <w:rsid w:val="003D3DD4"/>
    <w:rsid w:val="003D4176"/>
    <w:rsid w:val="003D4365"/>
    <w:rsid w:val="003D44E0"/>
    <w:rsid w:val="003D4763"/>
    <w:rsid w:val="003D4976"/>
    <w:rsid w:val="003D4D8B"/>
    <w:rsid w:val="003D4F56"/>
    <w:rsid w:val="003D50F0"/>
    <w:rsid w:val="003D57C0"/>
    <w:rsid w:val="003D5E1B"/>
    <w:rsid w:val="003D68A0"/>
    <w:rsid w:val="003D6DF6"/>
    <w:rsid w:val="003D6F35"/>
    <w:rsid w:val="003D7040"/>
    <w:rsid w:val="003D726F"/>
    <w:rsid w:val="003D775A"/>
    <w:rsid w:val="003D7930"/>
    <w:rsid w:val="003D7C75"/>
    <w:rsid w:val="003E0009"/>
    <w:rsid w:val="003E0882"/>
    <w:rsid w:val="003E0C38"/>
    <w:rsid w:val="003E0D32"/>
    <w:rsid w:val="003E174F"/>
    <w:rsid w:val="003E1868"/>
    <w:rsid w:val="003E1D83"/>
    <w:rsid w:val="003E1F37"/>
    <w:rsid w:val="003E2004"/>
    <w:rsid w:val="003E24A8"/>
    <w:rsid w:val="003E25C4"/>
    <w:rsid w:val="003E26AE"/>
    <w:rsid w:val="003E29BA"/>
    <w:rsid w:val="003E328A"/>
    <w:rsid w:val="003E36FC"/>
    <w:rsid w:val="003E39F0"/>
    <w:rsid w:val="003E3BF6"/>
    <w:rsid w:val="003E3D80"/>
    <w:rsid w:val="003E3EDC"/>
    <w:rsid w:val="003E3EEC"/>
    <w:rsid w:val="003E41A3"/>
    <w:rsid w:val="003E43F2"/>
    <w:rsid w:val="003E4B0C"/>
    <w:rsid w:val="003E5087"/>
    <w:rsid w:val="003E511A"/>
    <w:rsid w:val="003E56CC"/>
    <w:rsid w:val="003E59DE"/>
    <w:rsid w:val="003E5AF9"/>
    <w:rsid w:val="003E63E0"/>
    <w:rsid w:val="003E6509"/>
    <w:rsid w:val="003E67DE"/>
    <w:rsid w:val="003E6839"/>
    <w:rsid w:val="003E68C5"/>
    <w:rsid w:val="003E6BFE"/>
    <w:rsid w:val="003E6E8B"/>
    <w:rsid w:val="003E74C0"/>
    <w:rsid w:val="003E7DEB"/>
    <w:rsid w:val="003F03CF"/>
    <w:rsid w:val="003F0512"/>
    <w:rsid w:val="003F06C6"/>
    <w:rsid w:val="003F09E3"/>
    <w:rsid w:val="003F0CF7"/>
    <w:rsid w:val="003F174E"/>
    <w:rsid w:val="003F1F7E"/>
    <w:rsid w:val="003F2960"/>
    <w:rsid w:val="003F2E90"/>
    <w:rsid w:val="003F354F"/>
    <w:rsid w:val="003F3699"/>
    <w:rsid w:val="003F38B1"/>
    <w:rsid w:val="003F3A3A"/>
    <w:rsid w:val="003F40AA"/>
    <w:rsid w:val="003F4479"/>
    <w:rsid w:val="003F491E"/>
    <w:rsid w:val="003F4B01"/>
    <w:rsid w:val="003F4B09"/>
    <w:rsid w:val="003F4B14"/>
    <w:rsid w:val="003F4E90"/>
    <w:rsid w:val="003F54B1"/>
    <w:rsid w:val="003F578D"/>
    <w:rsid w:val="003F592E"/>
    <w:rsid w:val="003F595A"/>
    <w:rsid w:val="003F6171"/>
    <w:rsid w:val="003F61C7"/>
    <w:rsid w:val="003F65F2"/>
    <w:rsid w:val="003F6E45"/>
    <w:rsid w:val="003F72D8"/>
    <w:rsid w:val="003F7730"/>
    <w:rsid w:val="003F77E3"/>
    <w:rsid w:val="003F7D94"/>
    <w:rsid w:val="004003D0"/>
    <w:rsid w:val="00400690"/>
    <w:rsid w:val="0040073E"/>
    <w:rsid w:val="00400B13"/>
    <w:rsid w:val="00400D55"/>
    <w:rsid w:val="004010EC"/>
    <w:rsid w:val="00401257"/>
    <w:rsid w:val="00401261"/>
    <w:rsid w:val="004012B4"/>
    <w:rsid w:val="004012E5"/>
    <w:rsid w:val="004015E9"/>
    <w:rsid w:val="00402274"/>
    <w:rsid w:val="00402C9F"/>
    <w:rsid w:val="00402FC2"/>
    <w:rsid w:val="0040399F"/>
    <w:rsid w:val="004039B0"/>
    <w:rsid w:val="00403D14"/>
    <w:rsid w:val="00403D88"/>
    <w:rsid w:val="004041FA"/>
    <w:rsid w:val="00404256"/>
    <w:rsid w:val="0040491C"/>
    <w:rsid w:val="004049AA"/>
    <w:rsid w:val="00404A46"/>
    <w:rsid w:val="00404BAC"/>
    <w:rsid w:val="00404BC7"/>
    <w:rsid w:val="00404F67"/>
    <w:rsid w:val="0040554F"/>
    <w:rsid w:val="004056E6"/>
    <w:rsid w:val="004056F4"/>
    <w:rsid w:val="00405839"/>
    <w:rsid w:val="00405AE1"/>
    <w:rsid w:val="00405D69"/>
    <w:rsid w:val="0040625E"/>
    <w:rsid w:val="004065E1"/>
    <w:rsid w:val="004067C7"/>
    <w:rsid w:val="00406A25"/>
    <w:rsid w:val="00407003"/>
    <w:rsid w:val="0040734A"/>
    <w:rsid w:val="004073F1"/>
    <w:rsid w:val="00407621"/>
    <w:rsid w:val="004103BD"/>
    <w:rsid w:val="00410A53"/>
    <w:rsid w:val="00410D3A"/>
    <w:rsid w:val="00410F4D"/>
    <w:rsid w:val="0041125D"/>
    <w:rsid w:val="004112E0"/>
    <w:rsid w:val="00411490"/>
    <w:rsid w:val="00411C67"/>
    <w:rsid w:val="00412EAF"/>
    <w:rsid w:val="00413748"/>
    <w:rsid w:val="004137BA"/>
    <w:rsid w:val="0041396E"/>
    <w:rsid w:val="00413DAF"/>
    <w:rsid w:val="0041434F"/>
    <w:rsid w:val="00414A94"/>
    <w:rsid w:val="00414EE1"/>
    <w:rsid w:val="0041531B"/>
    <w:rsid w:val="00415469"/>
    <w:rsid w:val="00415753"/>
    <w:rsid w:val="00415ACC"/>
    <w:rsid w:val="00415EAA"/>
    <w:rsid w:val="004160D2"/>
    <w:rsid w:val="004164B7"/>
    <w:rsid w:val="004166A5"/>
    <w:rsid w:val="00416C68"/>
    <w:rsid w:val="00416CF7"/>
    <w:rsid w:val="00416E65"/>
    <w:rsid w:val="00416F49"/>
    <w:rsid w:val="00417621"/>
    <w:rsid w:val="0041790F"/>
    <w:rsid w:val="00420342"/>
    <w:rsid w:val="004204CB"/>
    <w:rsid w:val="00420845"/>
    <w:rsid w:val="00420CBF"/>
    <w:rsid w:val="00422340"/>
    <w:rsid w:val="004231F5"/>
    <w:rsid w:val="0042375B"/>
    <w:rsid w:val="00423BDC"/>
    <w:rsid w:val="00423D1B"/>
    <w:rsid w:val="00424E03"/>
    <w:rsid w:val="004251DE"/>
    <w:rsid w:val="00426008"/>
    <w:rsid w:val="00426915"/>
    <w:rsid w:val="00426B32"/>
    <w:rsid w:val="00426D88"/>
    <w:rsid w:val="00427040"/>
    <w:rsid w:val="004270B7"/>
    <w:rsid w:val="00427407"/>
    <w:rsid w:val="004274A1"/>
    <w:rsid w:val="0042768F"/>
    <w:rsid w:val="00427776"/>
    <w:rsid w:val="0042789C"/>
    <w:rsid w:val="00427B92"/>
    <w:rsid w:val="00427D3B"/>
    <w:rsid w:val="00427F9B"/>
    <w:rsid w:val="00430BAC"/>
    <w:rsid w:val="00431655"/>
    <w:rsid w:val="004319BB"/>
    <w:rsid w:val="00432AA4"/>
    <w:rsid w:val="00432F52"/>
    <w:rsid w:val="0043302D"/>
    <w:rsid w:val="00433366"/>
    <w:rsid w:val="004333C1"/>
    <w:rsid w:val="00433590"/>
    <w:rsid w:val="00434028"/>
    <w:rsid w:val="0043403A"/>
    <w:rsid w:val="00434187"/>
    <w:rsid w:val="004345F2"/>
    <w:rsid w:val="004347D1"/>
    <w:rsid w:val="00434A96"/>
    <w:rsid w:val="00434C19"/>
    <w:rsid w:val="00434F4B"/>
    <w:rsid w:val="004357A9"/>
    <w:rsid w:val="00436559"/>
    <w:rsid w:val="004365F2"/>
    <w:rsid w:val="004366AE"/>
    <w:rsid w:val="00436B92"/>
    <w:rsid w:val="004370A8"/>
    <w:rsid w:val="004378FA"/>
    <w:rsid w:val="00440CDE"/>
    <w:rsid w:val="00441198"/>
    <w:rsid w:val="0044144D"/>
    <w:rsid w:val="00441B2F"/>
    <w:rsid w:val="00441E7F"/>
    <w:rsid w:val="00442171"/>
    <w:rsid w:val="0044229C"/>
    <w:rsid w:val="00442424"/>
    <w:rsid w:val="00442989"/>
    <w:rsid w:val="0044313B"/>
    <w:rsid w:val="00443246"/>
    <w:rsid w:val="00443324"/>
    <w:rsid w:val="00443BFD"/>
    <w:rsid w:val="00443C63"/>
    <w:rsid w:val="00443CF8"/>
    <w:rsid w:val="0044473D"/>
    <w:rsid w:val="00444D08"/>
    <w:rsid w:val="00444D34"/>
    <w:rsid w:val="00445897"/>
    <w:rsid w:val="00445BE9"/>
    <w:rsid w:val="00446348"/>
    <w:rsid w:val="00446669"/>
    <w:rsid w:val="00446769"/>
    <w:rsid w:val="00446986"/>
    <w:rsid w:val="00446DD7"/>
    <w:rsid w:val="0044747B"/>
    <w:rsid w:val="00447755"/>
    <w:rsid w:val="00447756"/>
    <w:rsid w:val="004479B3"/>
    <w:rsid w:val="0045014C"/>
    <w:rsid w:val="0045061A"/>
    <w:rsid w:val="00450705"/>
    <w:rsid w:val="0045083D"/>
    <w:rsid w:val="00450C4B"/>
    <w:rsid w:val="00450D04"/>
    <w:rsid w:val="00451177"/>
    <w:rsid w:val="00451D25"/>
    <w:rsid w:val="00453584"/>
    <w:rsid w:val="00453585"/>
    <w:rsid w:val="004540F0"/>
    <w:rsid w:val="004541FD"/>
    <w:rsid w:val="004546DE"/>
    <w:rsid w:val="00455A47"/>
    <w:rsid w:val="00455A82"/>
    <w:rsid w:val="00455E78"/>
    <w:rsid w:val="00456098"/>
    <w:rsid w:val="00456303"/>
    <w:rsid w:val="00456492"/>
    <w:rsid w:val="00456C93"/>
    <w:rsid w:val="00456EA0"/>
    <w:rsid w:val="004572B0"/>
    <w:rsid w:val="00457BC2"/>
    <w:rsid w:val="00457FF5"/>
    <w:rsid w:val="0046084C"/>
    <w:rsid w:val="00460856"/>
    <w:rsid w:val="00460FB6"/>
    <w:rsid w:val="00461866"/>
    <w:rsid w:val="00461F78"/>
    <w:rsid w:val="00462179"/>
    <w:rsid w:val="0046237D"/>
    <w:rsid w:val="0046271B"/>
    <w:rsid w:val="004627E1"/>
    <w:rsid w:val="004629C0"/>
    <w:rsid w:val="00462ADE"/>
    <w:rsid w:val="00463071"/>
    <w:rsid w:val="0046320B"/>
    <w:rsid w:val="0046327C"/>
    <w:rsid w:val="004632C9"/>
    <w:rsid w:val="00463932"/>
    <w:rsid w:val="00463D76"/>
    <w:rsid w:val="00463D81"/>
    <w:rsid w:val="00463F41"/>
    <w:rsid w:val="004640DF"/>
    <w:rsid w:val="00464DE5"/>
    <w:rsid w:val="00464E8E"/>
    <w:rsid w:val="00465653"/>
    <w:rsid w:val="00465683"/>
    <w:rsid w:val="00465964"/>
    <w:rsid w:val="00465DF4"/>
    <w:rsid w:val="0046608C"/>
    <w:rsid w:val="004660EB"/>
    <w:rsid w:val="00466141"/>
    <w:rsid w:val="004661C9"/>
    <w:rsid w:val="00466316"/>
    <w:rsid w:val="004674DA"/>
    <w:rsid w:val="00467582"/>
    <w:rsid w:val="0046795C"/>
    <w:rsid w:val="00467DA7"/>
    <w:rsid w:val="004702A7"/>
    <w:rsid w:val="004706DB"/>
    <w:rsid w:val="00471554"/>
    <w:rsid w:val="00471597"/>
    <w:rsid w:val="00471BE2"/>
    <w:rsid w:val="00471F5E"/>
    <w:rsid w:val="0047206D"/>
    <w:rsid w:val="00472F21"/>
    <w:rsid w:val="00472FD9"/>
    <w:rsid w:val="00473098"/>
    <w:rsid w:val="00473446"/>
    <w:rsid w:val="00473874"/>
    <w:rsid w:val="00473947"/>
    <w:rsid w:val="00473D88"/>
    <w:rsid w:val="00474018"/>
    <w:rsid w:val="00474061"/>
    <w:rsid w:val="004742AC"/>
    <w:rsid w:val="0047486B"/>
    <w:rsid w:val="004748A6"/>
    <w:rsid w:val="004749BE"/>
    <w:rsid w:val="00474DCD"/>
    <w:rsid w:val="00475231"/>
    <w:rsid w:val="00475470"/>
    <w:rsid w:val="00475534"/>
    <w:rsid w:val="00475557"/>
    <w:rsid w:val="0047583E"/>
    <w:rsid w:val="00475BB6"/>
    <w:rsid w:val="00475C46"/>
    <w:rsid w:val="0047606C"/>
    <w:rsid w:val="00476181"/>
    <w:rsid w:val="004763DC"/>
    <w:rsid w:val="00476E9A"/>
    <w:rsid w:val="00476EB6"/>
    <w:rsid w:val="004772D7"/>
    <w:rsid w:val="004773E1"/>
    <w:rsid w:val="004777C4"/>
    <w:rsid w:val="0048048A"/>
    <w:rsid w:val="0048073F"/>
    <w:rsid w:val="00480A94"/>
    <w:rsid w:val="00480D88"/>
    <w:rsid w:val="0048109B"/>
    <w:rsid w:val="004810DF"/>
    <w:rsid w:val="00481C12"/>
    <w:rsid w:val="004820A6"/>
    <w:rsid w:val="004820CB"/>
    <w:rsid w:val="00482283"/>
    <w:rsid w:val="00482343"/>
    <w:rsid w:val="00482761"/>
    <w:rsid w:val="0048284D"/>
    <w:rsid w:val="00482A4E"/>
    <w:rsid w:val="00482B09"/>
    <w:rsid w:val="00482C55"/>
    <w:rsid w:val="00482F92"/>
    <w:rsid w:val="004830F3"/>
    <w:rsid w:val="0048315A"/>
    <w:rsid w:val="00483CE2"/>
    <w:rsid w:val="00483F16"/>
    <w:rsid w:val="004845A0"/>
    <w:rsid w:val="00484681"/>
    <w:rsid w:val="00484D1A"/>
    <w:rsid w:val="0048575C"/>
    <w:rsid w:val="00485E8B"/>
    <w:rsid w:val="00485F9D"/>
    <w:rsid w:val="004860C4"/>
    <w:rsid w:val="00487358"/>
    <w:rsid w:val="00487465"/>
    <w:rsid w:val="00487486"/>
    <w:rsid w:val="0048762E"/>
    <w:rsid w:val="00487AAF"/>
    <w:rsid w:val="00490207"/>
    <w:rsid w:val="00490BC4"/>
    <w:rsid w:val="004916E0"/>
    <w:rsid w:val="00491947"/>
    <w:rsid w:val="00491E70"/>
    <w:rsid w:val="004922B8"/>
    <w:rsid w:val="0049425B"/>
    <w:rsid w:val="004945B6"/>
    <w:rsid w:val="00494842"/>
    <w:rsid w:val="00494E3D"/>
    <w:rsid w:val="00494FF8"/>
    <w:rsid w:val="004950C5"/>
    <w:rsid w:val="0049518A"/>
    <w:rsid w:val="00495341"/>
    <w:rsid w:val="004960EC"/>
    <w:rsid w:val="00496158"/>
    <w:rsid w:val="0049629C"/>
    <w:rsid w:val="00496470"/>
    <w:rsid w:val="004965E3"/>
    <w:rsid w:val="004966BC"/>
    <w:rsid w:val="004967EC"/>
    <w:rsid w:val="00497A0A"/>
    <w:rsid w:val="004A0235"/>
    <w:rsid w:val="004A028F"/>
    <w:rsid w:val="004A0666"/>
    <w:rsid w:val="004A07E3"/>
    <w:rsid w:val="004A0AC1"/>
    <w:rsid w:val="004A0D07"/>
    <w:rsid w:val="004A14D3"/>
    <w:rsid w:val="004A1692"/>
    <w:rsid w:val="004A1CBE"/>
    <w:rsid w:val="004A2EA7"/>
    <w:rsid w:val="004A3200"/>
    <w:rsid w:val="004A384F"/>
    <w:rsid w:val="004A3A02"/>
    <w:rsid w:val="004A4B92"/>
    <w:rsid w:val="004A5169"/>
    <w:rsid w:val="004A53FF"/>
    <w:rsid w:val="004A585C"/>
    <w:rsid w:val="004A64E6"/>
    <w:rsid w:val="004A66F5"/>
    <w:rsid w:val="004A6AB6"/>
    <w:rsid w:val="004A6F35"/>
    <w:rsid w:val="004A7350"/>
    <w:rsid w:val="004A74C5"/>
    <w:rsid w:val="004A7526"/>
    <w:rsid w:val="004A784A"/>
    <w:rsid w:val="004A7CA5"/>
    <w:rsid w:val="004B00B0"/>
    <w:rsid w:val="004B0381"/>
    <w:rsid w:val="004B03E1"/>
    <w:rsid w:val="004B0A77"/>
    <w:rsid w:val="004B0B20"/>
    <w:rsid w:val="004B0C41"/>
    <w:rsid w:val="004B0E97"/>
    <w:rsid w:val="004B122B"/>
    <w:rsid w:val="004B14E9"/>
    <w:rsid w:val="004B1E19"/>
    <w:rsid w:val="004B1F67"/>
    <w:rsid w:val="004B26C2"/>
    <w:rsid w:val="004B2834"/>
    <w:rsid w:val="004B2CEA"/>
    <w:rsid w:val="004B2F6B"/>
    <w:rsid w:val="004B30A3"/>
    <w:rsid w:val="004B3128"/>
    <w:rsid w:val="004B31AE"/>
    <w:rsid w:val="004B39EF"/>
    <w:rsid w:val="004B3B9C"/>
    <w:rsid w:val="004B3D75"/>
    <w:rsid w:val="004B3E09"/>
    <w:rsid w:val="004B3E43"/>
    <w:rsid w:val="004B3FF7"/>
    <w:rsid w:val="004B424C"/>
    <w:rsid w:val="004B435E"/>
    <w:rsid w:val="004B47E7"/>
    <w:rsid w:val="004B50FA"/>
    <w:rsid w:val="004B5374"/>
    <w:rsid w:val="004B5D6D"/>
    <w:rsid w:val="004B5FFE"/>
    <w:rsid w:val="004B63FF"/>
    <w:rsid w:val="004B696A"/>
    <w:rsid w:val="004B6993"/>
    <w:rsid w:val="004B6AD1"/>
    <w:rsid w:val="004B6AE6"/>
    <w:rsid w:val="004B7238"/>
    <w:rsid w:val="004B7264"/>
    <w:rsid w:val="004B72C2"/>
    <w:rsid w:val="004B7382"/>
    <w:rsid w:val="004B7B5D"/>
    <w:rsid w:val="004B7F8C"/>
    <w:rsid w:val="004C0041"/>
    <w:rsid w:val="004C039F"/>
    <w:rsid w:val="004C045E"/>
    <w:rsid w:val="004C04B8"/>
    <w:rsid w:val="004C0F81"/>
    <w:rsid w:val="004C1254"/>
    <w:rsid w:val="004C131C"/>
    <w:rsid w:val="004C1337"/>
    <w:rsid w:val="004C1DFA"/>
    <w:rsid w:val="004C1F17"/>
    <w:rsid w:val="004C2027"/>
    <w:rsid w:val="004C250C"/>
    <w:rsid w:val="004C292E"/>
    <w:rsid w:val="004C2C6E"/>
    <w:rsid w:val="004C31C4"/>
    <w:rsid w:val="004C3232"/>
    <w:rsid w:val="004C3A94"/>
    <w:rsid w:val="004C3B1A"/>
    <w:rsid w:val="004C3EC6"/>
    <w:rsid w:val="004C47E6"/>
    <w:rsid w:val="004C4F6E"/>
    <w:rsid w:val="004C5551"/>
    <w:rsid w:val="004C5A7F"/>
    <w:rsid w:val="004C6362"/>
    <w:rsid w:val="004C6A28"/>
    <w:rsid w:val="004C6E5A"/>
    <w:rsid w:val="004C7086"/>
    <w:rsid w:val="004C70D1"/>
    <w:rsid w:val="004C71A2"/>
    <w:rsid w:val="004C71E3"/>
    <w:rsid w:val="004C763D"/>
    <w:rsid w:val="004C7833"/>
    <w:rsid w:val="004C78AC"/>
    <w:rsid w:val="004D049A"/>
    <w:rsid w:val="004D0E14"/>
    <w:rsid w:val="004D106D"/>
    <w:rsid w:val="004D1617"/>
    <w:rsid w:val="004D1782"/>
    <w:rsid w:val="004D184F"/>
    <w:rsid w:val="004D1FC8"/>
    <w:rsid w:val="004D20B4"/>
    <w:rsid w:val="004D23B3"/>
    <w:rsid w:val="004D30A3"/>
    <w:rsid w:val="004D35B6"/>
    <w:rsid w:val="004D437D"/>
    <w:rsid w:val="004D43BA"/>
    <w:rsid w:val="004D48ED"/>
    <w:rsid w:val="004D4E07"/>
    <w:rsid w:val="004D58A7"/>
    <w:rsid w:val="004D5AD0"/>
    <w:rsid w:val="004D5B30"/>
    <w:rsid w:val="004D602A"/>
    <w:rsid w:val="004D6748"/>
    <w:rsid w:val="004D6833"/>
    <w:rsid w:val="004D6DB5"/>
    <w:rsid w:val="004D732D"/>
    <w:rsid w:val="004D78AA"/>
    <w:rsid w:val="004D78D3"/>
    <w:rsid w:val="004D7F48"/>
    <w:rsid w:val="004E02A1"/>
    <w:rsid w:val="004E0628"/>
    <w:rsid w:val="004E0666"/>
    <w:rsid w:val="004E0792"/>
    <w:rsid w:val="004E08CC"/>
    <w:rsid w:val="004E0C87"/>
    <w:rsid w:val="004E14B1"/>
    <w:rsid w:val="004E160D"/>
    <w:rsid w:val="004E18D5"/>
    <w:rsid w:val="004E20EF"/>
    <w:rsid w:val="004E228E"/>
    <w:rsid w:val="004E2372"/>
    <w:rsid w:val="004E25F5"/>
    <w:rsid w:val="004E29DA"/>
    <w:rsid w:val="004E2B4C"/>
    <w:rsid w:val="004E2FC6"/>
    <w:rsid w:val="004E327A"/>
    <w:rsid w:val="004E3470"/>
    <w:rsid w:val="004E3674"/>
    <w:rsid w:val="004E3FCB"/>
    <w:rsid w:val="004E42C8"/>
    <w:rsid w:val="004E42E6"/>
    <w:rsid w:val="004E437A"/>
    <w:rsid w:val="004E5002"/>
    <w:rsid w:val="004E5383"/>
    <w:rsid w:val="004E53E7"/>
    <w:rsid w:val="004E57F1"/>
    <w:rsid w:val="004E600E"/>
    <w:rsid w:val="004E6326"/>
    <w:rsid w:val="004E659D"/>
    <w:rsid w:val="004E6CE1"/>
    <w:rsid w:val="004E6E20"/>
    <w:rsid w:val="004E6E90"/>
    <w:rsid w:val="004E6EF7"/>
    <w:rsid w:val="004E70CA"/>
    <w:rsid w:val="004E719C"/>
    <w:rsid w:val="004E7453"/>
    <w:rsid w:val="004E777E"/>
    <w:rsid w:val="004E7CAF"/>
    <w:rsid w:val="004F02F2"/>
    <w:rsid w:val="004F05E4"/>
    <w:rsid w:val="004F064B"/>
    <w:rsid w:val="004F0E6F"/>
    <w:rsid w:val="004F0F23"/>
    <w:rsid w:val="004F0F9B"/>
    <w:rsid w:val="004F10EB"/>
    <w:rsid w:val="004F1532"/>
    <w:rsid w:val="004F19FC"/>
    <w:rsid w:val="004F1F15"/>
    <w:rsid w:val="004F20D1"/>
    <w:rsid w:val="004F2423"/>
    <w:rsid w:val="004F27DC"/>
    <w:rsid w:val="004F2E34"/>
    <w:rsid w:val="004F397A"/>
    <w:rsid w:val="004F40AE"/>
    <w:rsid w:val="004F4F5A"/>
    <w:rsid w:val="004F5628"/>
    <w:rsid w:val="004F5841"/>
    <w:rsid w:val="004F5FB4"/>
    <w:rsid w:val="004F6368"/>
    <w:rsid w:val="004F6775"/>
    <w:rsid w:val="004F6A58"/>
    <w:rsid w:val="004F7329"/>
    <w:rsid w:val="004F7711"/>
    <w:rsid w:val="004F7898"/>
    <w:rsid w:val="004F7B3F"/>
    <w:rsid w:val="004F7D7B"/>
    <w:rsid w:val="005005A4"/>
    <w:rsid w:val="005008EA"/>
    <w:rsid w:val="0050115A"/>
    <w:rsid w:val="005015DD"/>
    <w:rsid w:val="0050160B"/>
    <w:rsid w:val="00501C59"/>
    <w:rsid w:val="005033C1"/>
    <w:rsid w:val="005033D9"/>
    <w:rsid w:val="005040AB"/>
    <w:rsid w:val="00504307"/>
    <w:rsid w:val="005046E7"/>
    <w:rsid w:val="00504812"/>
    <w:rsid w:val="0050481E"/>
    <w:rsid w:val="00504AB2"/>
    <w:rsid w:val="00504B61"/>
    <w:rsid w:val="00504CD3"/>
    <w:rsid w:val="005050F6"/>
    <w:rsid w:val="0050521E"/>
    <w:rsid w:val="005056ED"/>
    <w:rsid w:val="00505A87"/>
    <w:rsid w:val="00505D08"/>
    <w:rsid w:val="00505DC7"/>
    <w:rsid w:val="00505F64"/>
    <w:rsid w:val="005064B9"/>
    <w:rsid w:val="0050688E"/>
    <w:rsid w:val="00506D80"/>
    <w:rsid w:val="00506E6B"/>
    <w:rsid w:val="00506F39"/>
    <w:rsid w:val="00506FE7"/>
    <w:rsid w:val="00507349"/>
    <w:rsid w:val="00507888"/>
    <w:rsid w:val="00507903"/>
    <w:rsid w:val="005102C1"/>
    <w:rsid w:val="005104B5"/>
    <w:rsid w:val="00510615"/>
    <w:rsid w:val="00510752"/>
    <w:rsid w:val="00510FFB"/>
    <w:rsid w:val="0051123F"/>
    <w:rsid w:val="005116E0"/>
    <w:rsid w:val="005116F0"/>
    <w:rsid w:val="00512590"/>
    <w:rsid w:val="00513554"/>
    <w:rsid w:val="0051403E"/>
    <w:rsid w:val="00514CA6"/>
    <w:rsid w:val="00514CF7"/>
    <w:rsid w:val="00514E44"/>
    <w:rsid w:val="00514EE5"/>
    <w:rsid w:val="00514F7A"/>
    <w:rsid w:val="0051558E"/>
    <w:rsid w:val="0051587A"/>
    <w:rsid w:val="00515B2E"/>
    <w:rsid w:val="00516506"/>
    <w:rsid w:val="00516548"/>
    <w:rsid w:val="005166EE"/>
    <w:rsid w:val="005169A5"/>
    <w:rsid w:val="00516D7F"/>
    <w:rsid w:val="00516DAA"/>
    <w:rsid w:val="0051740D"/>
    <w:rsid w:val="00517411"/>
    <w:rsid w:val="00517705"/>
    <w:rsid w:val="00517752"/>
    <w:rsid w:val="00517DCF"/>
    <w:rsid w:val="005204E6"/>
    <w:rsid w:val="00520963"/>
    <w:rsid w:val="0052115E"/>
    <w:rsid w:val="0052186A"/>
    <w:rsid w:val="00521D1B"/>
    <w:rsid w:val="00521F07"/>
    <w:rsid w:val="00522858"/>
    <w:rsid w:val="00522E25"/>
    <w:rsid w:val="005232FC"/>
    <w:rsid w:val="00523325"/>
    <w:rsid w:val="005236F8"/>
    <w:rsid w:val="005253FD"/>
    <w:rsid w:val="00525501"/>
    <w:rsid w:val="00525EDD"/>
    <w:rsid w:val="005263BA"/>
    <w:rsid w:val="0052640F"/>
    <w:rsid w:val="00526679"/>
    <w:rsid w:val="0052676A"/>
    <w:rsid w:val="00526909"/>
    <w:rsid w:val="00526C29"/>
    <w:rsid w:val="0052728F"/>
    <w:rsid w:val="00527500"/>
    <w:rsid w:val="005277F1"/>
    <w:rsid w:val="00527E5B"/>
    <w:rsid w:val="00527E6F"/>
    <w:rsid w:val="0053077D"/>
    <w:rsid w:val="005312E1"/>
    <w:rsid w:val="0053185A"/>
    <w:rsid w:val="00531AEA"/>
    <w:rsid w:val="00531D02"/>
    <w:rsid w:val="00531D14"/>
    <w:rsid w:val="00532207"/>
    <w:rsid w:val="005324F2"/>
    <w:rsid w:val="005325B6"/>
    <w:rsid w:val="00532D33"/>
    <w:rsid w:val="00532DB0"/>
    <w:rsid w:val="00532FF1"/>
    <w:rsid w:val="00533542"/>
    <w:rsid w:val="0053379D"/>
    <w:rsid w:val="00533927"/>
    <w:rsid w:val="00533C16"/>
    <w:rsid w:val="00533CBD"/>
    <w:rsid w:val="00533E17"/>
    <w:rsid w:val="00534AC7"/>
    <w:rsid w:val="00534E0F"/>
    <w:rsid w:val="00534E38"/>
    <w:rsid w:val="00535DC3"/>
    <w:rsid w:val="00535EF0"/>
    <w:rsid w:val="00535F56"/>
    <w:rsid w:val="00535FA0"/>
    <w:rsid w:val="00535FD0"/>
    <w:rsid w:val="0053629D"/>
    <w:rsid w:val="00536315"/>
    <w:rsid w:val="005377D7"/>
    <w:rsid w:val="00537C89"/>
    <w:rsid w:val="0054014E"/>
    <w:rsid w:val="005402EF"/>
    <w:rsid w:val="005405EE"/>
    <w:rsid w:val="00540946"/>
    <w:rsid w:val="00540AAA"/>
    <w:rsid w:val="00540E1A"/>
    <w:rsid w:val="00540EAE"/>
    <w:rsid w:val="005420B3"/>
    <w:rsid w:val="005420F8"/>
    <w:rsid w:val="00542240"/>
    <w:rsid w:val="00542330"/>
    <w:rsid w:val="005423A8"/>
    <w:rsid w:val="00542546"/>
    <w:rsid w:val="005429BA"/>
    <w:rsid w:val="00543064"/>
    <w:rsid w:val="00543358"/>
    <w:rsid w:val="0054429F"/>
    <w:rsid w:val="0054488B"/>
    <w:rsid w:val="005449D5"/>
    <w:rsid w:val="00544F3A"/>
    <w:rsid w:val="005451D6"/>
    <w:rsid w:val="00545A16"/>
    <w:rsid w:val="00545CC9"/>
    <w:rsid w:val="00545F41"/>
    <w:rsid w:val="0054613F"/>
    <w:rsid w:val="0054623D"/>
    <w:rsid w:val="00546434"/>
    <w:rsid w:val="0054696F"/>
    <w:rsid w:val="00546BD3"/>
    <w:rsid w:val="00546BEE"/>
    <w:rsid w:val="00546C1A"/>
    <w:rsid w:val="0054724D"/>
    <w:rsid w:val="00547C11"/>
    <w:rsid w:val="00547D3D"/>
    <w:rsid w:val="00547D70"/>
    <w:rsid w:val="00547F13"/>
    <w:rsid w:val="00550309"/>
    <w:rsid w:val="00551234"/>
    <w:rsid w:val="00551648"/>
    <w:rsid w:val="005517BE"/>
    <w:rsid w:val="00551F19"/>
    <w:rsid w:val="00552079"/>
    <w:rsid w:val="005528FD"/>
    <w:rsid w:val="00552DB3"/>
    <w:rsid w:val="00552F78"/>
    <w:rsid w:val="005537D9"/>
    <w:rsid w:val="005538B6"/>
    <w:rsid w:val="00553D01"/>
    <w:rsid w:val="0055540E"/>
    <w:rsid w:val="0055549A"/>
    <w:rsid w:val="00555701"/>
    <w:rsid w:val="00555B0F"/>
    <w:rsid w:val="0055658D"/>
    <w:rsid w:val="005566BF"/>
    <w:rsid w:val="0055757D"/>
    <w:rsid w:val="00557730"/>
    <w:rsid w:val="00557B45"/>
    <w:rsid w:val="00557C2B"/>
    <w:rsid w:val="00560214"/>
    <w:rsid w:val="005607B9"/>
    <w:rsid w:val="0056084F"/>
    <w:rsid w:val="00560C33"/>
    <w:rsid w:val="00560DC9"/>
    <w:rsid w:val="00561546"/>
    <w:rsid w:val="005619AE"/>
    <w:rsid w:val="00561B5D"/>
    <w:rsid w:val="00561FC6"/>
    <w:rsid w:val="0056259B"/>
    <w:rsid w:val="0056272C"/>
    <w:rsid w:val="00563317"/>
    <w:rsid w:val="00563581"/>
    <w:rsid w:val="00563AA9"/>
    <w:rsid w:val="00563C7C"/>
    <w:rsid w:val="00563D86"/>
    <w:rsid w:val="005642AA"/>
    <w:rsid w:val="0056504E"/>
    <w:rsid w:val="0056588D"/>
    <w:rsid w:val="005659C3"/>
    <w:rsid w:val="00565D31"/>
    <w:rsid w:val="00566147"/>
    <w:rsid w:val="005663A1"/>
    <w:rsid w:val="005663B7"/>
    <w:rsid w:val="00566E54"/>
    <w:rsid w:val="005670C4"/>
    <w:rsid w:val="0056710B"/>
    <w:rsid w:val="005671C8"/>
    <w:rsid w:val="005672FA"/>
    <w:rsid w:val="0056731C"/>
    <w:rsid w:val="00567383"/>
    <w:rsid w:val="005673CD"/>
    <w:rsid w:val="0056743A"/>
    <w:rsid w:val="0056782E"/>
    <w:rsid w:val="005678AA"/>
    <w:rsid w:val="005705F5"/>
    <w:rsid w:val="0057076C"/>
    <w:rsid w:val="00570C62"/>
    <w:rsid w:val="00570E39"/>
    <w:rsid w:val="0057112D"/>
    <w:rsid w:val="00571235"/>
    <w:rsid w:val="005715C5"/>
    <w:rsid w:val="00571B08"/>
    <w:rsid w:val="00571C08"/>
    <w:rsid w:val="00571E37"/>
    <w:rsid w:val="005721B6"/>
    <w:rsid w:val="00572A73"/>
    <w:rsid w:val="00572ABE"/>
    <w:rsid w:val="00572B4E"/>
    <w:rsid w:val="00573551"/>
    <w:rsid w:val="00573A3A"/>
    <w:rsid w:val="00573BFA"/>
    <w:rsid w:val="005747E8"/>
    <w:rsid w:val="00574914"/>
    <w:rsid w:val="0057494E"/>
    <w:rsid w:val="005751D9"/>
    <w:rsid w:val="005751F3"/>
    <w:rsid w:val="005755DF"/>
    <w:rsid w:val="00575D33"/>
    <w:rsid w:val="00576327"/>
    <w:rsid w:val="0057679C"/>
    <w:rsid w:val="0057692F"/>
    <w:rsid w:val="00576B94"/>
    <w:rsid w:val="00576C48"/>
    <w:rsid w:val="00576C57"/>
    <w:rsid w:val="00576F6B"/>
    <w:rsid w:val="00577F84"/>
    <w:rsid w:val="00580805"/>
    <w:rsid w:val="005809D5"/>
    <w:rsid w:val="00580D03"/>
    <w:rsid w:val="00581075"/>
    <w:rsid w:val="005810F0"/>
    <w:rsid w:val="005819D2"/>
    <w:rsid w:val="0058235D"/>
    <w:rsid w:val="00582383"/>
    <w:rsid w:val="00583F55"/>
    <w:rsid w:val="00583F62"/>
    <w:rsid w:val="0058461A"/>
    <w:rsid w:val="00584D5E"/>
    <w:rsid w:val="00584FEB"/>
    <w:rsid w:val="005854EA"/>
    <w:rsid w:val="005854F6"/>
    <w:rsid w:val="00585819"/>
    <w:rsid w:val="00585982"/>
    <w:rsid w:val="00585A3B"/>
    <w:rsid w:val="00585C21"/>
    <w:rsid w:val="00586434"/>
    <w:rsid w:val="00586CF2"/>
    <w:rsid w:val="00586D48"/>
    <w:rsid w:val="00587579"/>
    <w:rsid w:val="005878E0"/>
    <w:rsid w:val="00587945"/>
    <w:rsid w:val="00587A0B"/>
    <w:rsid w:val="00587BC0"/>
    <w:rsid w:val="00587F41"/>
    <w:rsid w:val="005906F6"/>
    <w:rsid w:val="005908C7"/>
    <w:rsid w:val="00590A10"/>
    <w:rsid w:val="00590ABE"/>
    <w:rsid w:val="00590D39"/>
    <w:rsid w:val="00591830"/>
    <w:rsid w:val="0059196F"/>
    <w:rsid w:val="00591F1C"/>
    <w:rsid w:val="00592321"/>
    <w:rsid w:val="00592597"/>
    <w:rsid w:val="00592A8D"/>
    <w:rsid w:val="005937D4"/>
    <w:rsid w:val="005938A0"/>
    <w:rsid w:val="005939D0"/>
    <w:rsid w:val="00594108"/>
    <w:rsid w:val="005941A1"/>
    <w:rsid w:val="0059423B"/>
    <w:rsid w:val="00594672"/>
    <w:rsid w:val="00594711"/>
    <w:rsid w:val="00594A11"/>
    <w:rsid w:val="0059517B"/>
    <w:rsid w:val="005952B2"/>
    <w:rsid w:val="00595552"/>
    <w:rsid w:val="0059556F"/>
    <w:rsid w:val="005957D2"/>
    <w:rsid w:val="005959E6"/>
    <w:rsid w:val="00595F65"/>
    <w:rsid w:val="00596440"/>
    <w:rsid w:val="005967B1"/>
    <w:rsid w:val="00596941"/>
    <w:rsid w:val="00596961"/>
    <w:rsid w:val="00596B28"/>
    <w:rsid w:val="00597370"/>
    <w:rsid w:val="005977EB"/>
    <w:rsid w:val="00597C86"/>
    <w:rsid w:val="005A0044"/>
    <w:rsid w:val="005A048B"/>
    <w:rsid w:val="005A0E65"/>
    <w:rsid w:val="005A18EA"/>
    <w:rsid w:val="005A1A21"/>
    <w:rsid w:val="005A1CE1"/>
    <w:rsid w:val="005A33EC"/>
    <w:rsid w:val="005A34D5"/>
    <w:rsid w:val="005A34E0"/>
    <w:rsid w:val="005A38BF"/>
    <w:rsid w:val="005A3B55"/>
    <w:rsid w:val="005A42A4"/>
    <w:rsid w:val="005A4476"/>
    <w:rsid w:val="005A48B5"/>
    <w:rsid w:val="005A4958"/>
    <w:rsid w:val="005A49F1"/>
    <w:rsid w:val="005A568D"/>
    <w:rsid w:val="005A5815"/>
    <w:rsid w:val="005A5909"/>
    <w:rsid w:val="005A59C9"/>
    <w:rsid w:val="005A604C"/>
    <w:rsid w:val="005A616A"/>
    <w:rsid w:val="005A6194"/>
    <w:rsid w:val="005A6657"/>
    <w:rsid w:val="005A68C2"/>
    <w:rsid w:val="005A68FF"/>
    <w:rsid w:val="005A6A2A"/>
    <w:rsid w:val="005A6BF6"/>
    <w:rsid w:val="005A7019"/>
    <w:rsid w:val="005A7433"/>
    <w:rsid w:val="005A793D"/>
    <w:rsid w:val="005A7B1F"/>
    <w:rsid w:val="005A7E64"/>
    <w:rsid w:val="005B04AE"/>
    <w:rsid w:val="005B0947"/>
    <w:rsid w:val="005B0B75"/>
    <w:rsid w:val="005B17A2"/>
    <w:rsid w:val="005B1874"/>
    <w:rsid w:val="005B1A90"/>
    <w:rsid w:val="005B1CF0"/>
    <w:rsid w:val="005B1F5A"/>
    <w:rsid w:val="005B2061"/>
    <w:rsid w:val="005B22B7"/>
    <w:rsid w:val="005B23E9"/>
    <w:rsid w:val="005B28F8"/>
    <w:rsid w:val="005B381B"/>
    <w:rsid w:val="005B3B95"/>
    <w:rsid w:val="005B3C24"/>
    <w:rsid w:val="005B3CCF"/>
    <w:rsid w:val="005B4164"/>
    <w:rsid w:val="005B43AD"/>
    <w:rsid w:val="005B4ECD"/>
    <w:rsid w:val="005B52A4"/>
    <w:rsid w:val="005B55B5"/>
    <w:rsid w:val="005B5BEE"/>
    <w:rsid w:val="005B5E91"/>
    <w:rsid w:val="005B6ED7"/>
    <w:rsid w:val="005B7B7A"/>
    <w:rsid w:val="005C04FE"/>
    <w:rsid w:val="005C0626"/>
    <w:rsid w:val="005C07B6"/>
    <w:rsid w:val="005C0A05"/>
    <w:rsid w:val="005C1001"/>
    <w:rsid w:val="005C1120"/>
    <w:rsid w:val="005C15C2"/>
    <w:rsid w:val="005C1619"/>
    <w:rsid w:val="005C1AC6"/>
    <w:rsid w:val="005C24A1"/>
    <w:rsid w:val="005C266B"/>
    <w:rsid w:val="005C2DB2"/>
    <w:rsid w:val="005C2E09"/>
    <w:rsid w:val="005C334D"/>
    <w:rsid w:val="005C3411"/>
    <w:rsid w:val="005C383A"/>
    <w:rsid w:val="005C3846"/>
    <w:rsid w:val="005C3C80"/>
    <w:rsid w:val="005C42A3"/>
    <w:rsid w:val="005C45BE"/>
    <w:rsid w:val="005C49FD"/>
    <w:rsid w:val="005C4E1D"/>
    <w:rsid w:val="005C59B3"/>
    <w:rsid w:val="005C5A27"/>
    <w:rsid w:val="005C5B03"/>
    <w:rsid w:val="005C5B6F"/>
    <w:rsid w:val="005C666A"/>
    <w:rsid w:val="005C67AC"/>
    <w:rsid w:val="005C6A7D"/>
    <w:rsid w:val="005C73D4"/>
    <w:rsid w:val="005D02BB"/>
    <w:rsid w:val="005D0502"/>
    <w:rsid w:val="005D0729"/>
    <w:rsid w:val="005D08C8"/>
    <w:rsid w:val="005D1116"/>
    <w:rsid w:val="005D11AB"/>
    <w:rsid w:val="005D15EA"/>
    <w:rsid w:val="005D1799"/>
    <w:rsid w:val="005D1D64"/>
    <w:rsid w:val="005D1DB5"/>
    <w:rsid w:val="005D2625"/>
    <w:rsid w:val="005D2897"/>
    <w:rsid w:val="005D2E89"/>
    <w:rsid w:val="005D3D40"/>
    <w:rsid w:val="005D3D42"/>
    <w:rsid w:val="005D46F2"/>
    <w:rsid w:val="005D52FA"/>
    <w:rsid w:val="005D5691"/>
    <w:rsid w:val="005D5AF5"/>
    <w:rsid w:val="005D5C74"/>
    <w:rsid w:val="005D5E67"/>
    <w:rsid w:val="005D5EEB"/>
    <w:rsid w:val="005D653D"/>
    <w:rsid w:val="005D6C41"/>
    <w:rsid w:val="005D70C9"/>
    <w:rsid w:val="005D7106"/>
    <w:rsid w:val="005D7503"/>
    <w:rsid w:val="005E01F3"/>
    <w:rsid w:val="005E141A"/>
    <w:rsid w:val="005E16A3"/>
    <w:rsid w:val="005E1974"/>
    <w:rsid w:val="005E1E10"/>
    <w:rsid w:val="005E1FE7"/>
    <w:rsid w:val="005E28F7"/>
    <w:rsid w:val="005E2A39"/>
    <w:rsid w:val="005E3177"/>
    <w:rsid w:val="005E354C"/>
    <w:rsid w:val="005E38F1"/>
    <w:rsid w:val="005E39A6"/>
    <w:rsid w:val="005E3B3F"/>
    <w:rsid w:val="005E4062"/>
    <w:rsid w:val="005E4234"/>
    <w:rsid w:val="005E4CFD"/>
    <w:rsid w:val="005E4D3E"/>
    <w:rsid w:val="005E5365"/>
    <w:rsid w:val="005E539A"/>
    <w:rsid w:val="005E54A8"/>
    <w:rsid w:val="005E5658"/>
    <w:rsid w:val="005E56F4"/>
    <w:rsid w:val="005E57C1"/>
    <w:rsid w:val="005E5C4C"/>
    <w:rsid w:val="005E622F"/>
    <w:rsid w:val="005E6816"/>
    <w:rsid w:val="005E6BC7"/>
    <w:rsid w:val="005E6DF6"/>
    <w:rsid w:val="005E7270"/>
    <w:rsid w:val="005E747D"/>
    <w:rsid w:val="005E77ED"/>
    <w:rsid w:val="005E7C1D"/>
    <w:rsid w:val="005E7F12"/>
    <w:rsid w:val="005F01D3"/>
    <w:rsid w:val="005F0C7B"/>
    <w:rsid w:val="005F0F44"/>
    <w:rsid w:val="005F170E"/>
    <w:rsid w:val="005F1A6D"/>
    <w:rsid w:val="005F1C2D"/>
    <w:rsid w:val="005F309E"/>
    <w:rsid w:val="005F315E"/>
    <w:rsid w:val="005F36B0"/>
    <w:rsid w:val="005F4A59"/>
    <w:rsid w:val="005F51A9"/>
    <w:rsid w:val="005F54AA"/>
    <w:rsid w:val="005F555B"/>
    <w:rsid w:val="005F57C3"/>
    <w:rsid w:val="005F5B24"/>
    <w:rsid w:val="005F5B90"/>
    <w:rsid w:val="005F5C20"/>
    <w:rsid w:val="005F5F42"/>
    <w:rsid w:val="005F77A5"/>
    <w:rsid w:val="005F77EA"/>
    <w:rsid w:val="005F784D"/>
    <w:rsid w:val="00600117"/>
    <w:rsid w:val="0060013B"/>
    <w:rsid w:val="00600214"/>
    <w:rsid w:val="006002DC"/>
    <w:rsid w:val="006002E8"/>
    <w:rsid w:val="00600490"/>
    <w:rsid w:val="006005A7"/>
    <w:rsid w:val="0060074C"/>
    <w:rsid w:val="00600770"/>
    <w:rsid w:val="00600974"/>
    <w:rsid w:val="00600AD2"/>
    <w:rsid w:val="00600BA6"/>
    <w:rsid w:val="00600BD0"/>
    <w:rsid w:val="00600D8C"/>
    <w:rsid w:val="00601338"/>
    <w:rsid w:val="00601377"/>
    <w:rsid w:val="006013D4"/>
    <w:rsid w:val="00601837"/>
    <w:rsid w:val="00601BD4"/>
    <w:rsid w:val="00601CA2"/>
    <w:rsid w:val="00602696"/>
    <w:rsid w:val="00602B49"/>
    <w:rsid w:val="00602D25"/>
    <w:rsid w:val="00603049"/>
    <w:rsid w:val="0060306E"/>
    <w:rsid w:val="0060354D"/>
    <w:rsid w:val="00603D24"/>
    <w:rsid w:val="00603E42"/>
    <w:rsid w:val="00604019"/>
    <w:rsid w:val="00604078"/>
    <w:rsid w:val="00604447"/>
    <w:rsid w:val="00604820"/>
    <w:rsid w:val="006051B4"/>
    <w:rsid w:val="0060547A"/>
    <w:rsid w:val="00605787"/>
    <w:rsid w:val="00605D3F"/>
    <w:rsid w:val="00606055"/>
    <w:rsid w:val="00606188"/>
    <w:rsid w:val="00606557"/>
    <w:rsid w:val="00606682"/>
    <w:rsid w:val="0060728D"/>
    <w:rsid w:val="006072F8"/>
    <w:rsid w:val="00607829"/>
    <w:rsid w:val="00610A04"/>
    <w:rsid w:val="00610CAC"/>
    <w:rsid w:val="0061154C"/>
    <w:rsid w:val="0061155B"/>
    <w:rsid w:val="00611573"/>
    <w:rsid w:val="00611A54"/>
    <w:rsid w:val="00611D13"/>
    <w:rsid w:val="0061218B"/>
    <w:rsid w:val="0061226A"/>
    <w:rsid w:val="00612F1F"/>
    <w:rsid w:val="00612F5E"/>
    <w:rsid w:val="00612FCB"/>
    <w:rsid w:val="006137E8"/>
    <w:rsid w:val="006139BE"/>
    <w:rsid w:val="006140F5"/>
    <w:rsid w:val="006141AD"/>
    <w:rsid w:val="00614398"/>
    <w:rsid w:val="006144F5"/>
    <w:rsid w:val="006145F2"/>
    <w:rsid w:val="00614CAB"/>
    <w:rsid w:val="00615422"/>
    <w:rsid w:val="00615B5E"/>
    <w:rsid w:val="00615E56"/>
    <w:rsid w:val="00615FAF"/>
    <w:rsid w:val="006161FC"/>
    <w:rsid w:val="006169E9"/>
    <w:rsid w:val="00616C3E"/>
    <w:rsid w:val="00616F76"/>
    <w:rsid w:val="00617037"/>
    <w:rsid w:val="0061710E"/>
    <w:rsid w:val="00617E39"/>
    <w:rsid w:val="0061DC6F"/>
    <w:rsid w:val="0062012D"/>
    <w:rsid w:val="0062053D"/>
    <w:rsid w:val="00620C02"/>
    <w:rsid w:val="00621610"/>
    <w:rsid w:val="00621AEE"/>
    <w:rsid w:val="00621E27"/>
    <w:rsid w:val="00621FA2"/>
    <w:rsid w:val="00621FA9"/>
    <w:rsid w:val="006222AB"/>
    <w:rsid w:val="00622382"/>
    <w:rsid w:val="0062278C"/>
    <w:rsid w:val="006229E7"/>
    <w:rsid w:val="00622DD7"/>
    <w:rsid w:val="00623161"/>
    <w:rsid w:val="00623887"/>
    <w:rsid w:val="00623E32"/>
    <w:rsid w:val="00624046"/>
    <w:rsid w:val="006241D1"/>
    <w:rsid w:val="00624482"/>
    <w:rsid w:val="00624600"/>
    <w:rsid w:val="00624747"/>
    <w:rsid w:val="0062497F"/>
    <w:rsid w:val="0062539F"/>
    <w:rsid w:val="00625529"/>
    <w:rsid w:val="0062555B"/>
    <w:rsid w:val="0062582A"/>
    <w:rsid w:val="00625836"/>
    <w:rsid w:val="00625A44"/>
    <w:rsid w:val="00626502"/>
    <w:rsid w:val="00626770"/>
    <w:rsid w:val="00626BAC"/>
    <w:rsid w:val="0062735E"/>
    <w:rsid w:val="0062750D"/>
    <w:rsid w:val="006275DB"/>
    <w:rsid w:val="00627931"/>
    <w:rsid w:val="00627AA4"/>
    <w:rsid w:val="00627B52"/>
    <w:rsid w:val="0063015B"/>
    <w:rsid w:val="0063017E"/>
    <w:rsid w:val="006301AF"/>
    <w:rsid w:val="006301C6"/>
    <w:rsid w:val="00630203"/>
    <w:rsid w:val="00630627"/>
    <w:rsid w:val="0063068B"/>
    <w:rsid w:val="006309ED"/>
    <w:rsid w:val="00630ABA"/>
    <w:rsid w:val="006311E4"/>
    <w:rsid w:val="00631375"/>
    <w:rsid w:val="00631A86"/>
    <w:rsid w:val="00631D1F"/>
    <w:rsid w:val="006320AE"/>
    <w:rsid w:val="00632421"/>
    <w:rsid w:val="00632582"/>
    <w:rsid w:val="006329AB"/>
    <w:rsid w:val="0063319E"/>
    <w:rsid w:val="00633B7C"/>
    <w:rsid w:val="006342C0"/>
    <w:rsid w:val="006343AA"/>
    <w:rsid w:val="006345BC"/>
    <w:rsid w:val="006348BC"/>
    <w:rsid w:val="00634939"/>
    <w:rsid w:val="00634B37"/>
    <w:rsid w:val="00634B8A"/>
    <w:rsid w:val="00635CBA"/>
    <w:rsid w:val="00635E5C"/>
    <w:rsid w:val="0063684F"/>
    <w:rsid w:val="006369BA"/>
    <w:rsid w:val="00636A64"/>
    <w:rsid w:val="00636BF9"/>
    <w:rsid w:val="00636E35"/>
    <w:rsid w:val="00636FDE"/>
    <w:rsid w:val="00637096"/>
    <w:rsid w:val="0063709E"/>
    <w:rsid w:val="00637392"/>
    <w:rsid w:val="006373AA"/>
    <w:rsid w:val="0063747A"/>
    <w:rsid w:val="0063789A"/>
    <w:rsid w:val="00637940"/>
    <w:rsid w:val="00637D63"/>
    <w:rsid w:val="006403F9"/>
    <w:rsid w:val="00640409"/>
    <w:rsid w:val="00640B66"/>
    <w:rsid w:val="00640D31"/>
    <w:rsid w:val="00640F25"/>
    <w:rsid w:val="00641482"/>
    <w:rsid w:val="00641A31"/>
    <w:rsid w:val="00641D99"/>
    <w:rsid w:val="006421E6"/>
    <w:rsid w:val="00642A41"/>
    <w:rsid w:val="00642AB5"/>
    <w:rsid w:val="00642FFF"/>
    <w:rsid w:val="006430E2"/>
    <w:rsid w:val="006431BE"/>
    <w:rsid w:val="0064353B"/>
    <w:rsid w:val="00643F07"/>
    <w:rsid w:val="00644059"/>
    <w:rsid w:val="00644185"/>
    <w:rsid w:val="006446DE"/>
    <w:rsid w:val="00644944"/>
    <w:rsid w:val="00644D41"/>
    <w:rsid w:val="00644FFB"/>
    <w:rsid w:val="0064530A"/>
    <w:rsid w:val="006458DB"/>
    <w:rsid w:val="00645C03"/>
    <w:rsid w:val="00646466"/>
    <w:rsid w:val="00646841"/>
    <w:rsid w:val="00646DD4"/>
    <w:rsid w:val="00647C9A"/>
    <w:rsid w:val="0064CB4E"/>
    <w:rsid w:val="006503A4"/>
    <w:rsid w:val="006507F9"/>
    <w:rsid w:val="00651C6C"/>
    <w:rsid w:val="00651FD0"/>
    <w:rsid w:val="0065253F"/>
    <w:rsid w:val="00653633"/>
    <w:rsid w:val="00653A2F"/>
    <w:rsid w:val="0065408B"/>
    <w:rsid w:val="00654186"/>
    <w:rsid w:val="00654A10"/>
    <w:rsid w:val="00654FF1"/>
    <w:rsid w:val="0065537B"/>
    <w:rsid w:val="006554A2"/>
    <w:rsid w:val="00655A41"/>
    <w:rsid w:val="00656657"/>
    <w:rsid w:val="00656EE9"/>
    <w:rsid w:val="0065719D"/>
    <w:rsid w:val="006572A5"/>
    <w:rsid w:val="006574C4"/>
    <w:rsid w:val="00657977"/>
    <w:rsid w:val="00657C12"/>
    <w:rsid w:val="00657F7B"/>
    <w:rsid w:val="00660025"/>
    <w:rsid w:val="00660874"/>
    <w:rsid w:val="0066091C"/>
    <w:rsid w:val="00660C9C"/>
    <w:rsid w:val="00660E52"/>
    <w:rsid w:val="00660F0E"/>
    <w:rsid w:val="00661208"/>
    <w:rsid w:val="006615BD"/>
    <w:rsid w:val="006618AC"/>
    <w:rsid w:val="006621C7"/>
    <w:rsid w:val="00662CA2"/>
    <w:rsid w:val="00663206"/>
    <w:rsid w:val="00663AE6"/>
    <w:rsid w:val="00663BB6"/>
    <w:rsid w:val="00664562"/>
    <w:rsid w:val="00664A89"/>
    <w:rsid w:val="0066522B"/>
    <w:rsid w:val="00665AFD"/>
    <w:rsid w:val="00665DBC"/>
    <w:rsid w:val="00666DAC"/>
    <w:rsid w:val="00666F6C"/>
    <w:rsid w:val="00667A41"/>
    <w:rsid w:val="00667D6F"/>
    <w:rsid w:val="00670861"/>
    <w:rsid w:val="00670B0D"/>
    <w:rsid w:val="00671963"/>
    <w:rsid w:val="00671EC5"/>
    <w:rsid w:val="00671FEC"/>
    <w:rsid w:val="00672029"/>
    <w:rsid w:val="0067203F"/>
    <w:rsid w:val="006723D0"/>
    <w:rsid w:val="00672874"/>
    <w:rsid w:val="00672E8D"/>
    <w:rsid w:val="00673147"/>
    <w:rsid w:val="0067371E"/>
    <w:rsid w:val="0067384E"/>
    <w:rsid w:val="0067389C"/>
    <w:rsid w:val="00673DB5"/>
    <w:rsid w:val="00673DEC"/>
    <w:rsid w:val="00673E7B"/>
    <w:rsid w:val="006749A1"/>
    <w:rsid w:val="006749B0"/>
    <w:rsid w:val="00674CA8"/>
    <w:rsid w:val="00674CC8"/>
    <w:rsid w:val="00674E49"/>
    <w:rsid w:val="00674FF1"/>
    <w:rsid w:val="00675765"/>
    <w:rsid w:val="00675BD6"/>
    <w:rsid w:val="00675C64"/>
    <w:rsid w:val="00675E10"/>
    <w:rsid w:val="00676334"/>
    <w:rsid w:val="006767F1"/>
    <w:rsid w:val="0067750D"/>
    <w:rsid w:val="00677758"/>
    <w:rsid w:val="00677F0D"/>
    <w:rsid w:val="00677FF8"/>
    <w:rsid w:val="00680364"/>
    <w:rsid w:val="00680D9A"/>
    <w:rsid w:val="0068170B"/>
    <w:rsid w:val="0068179C"/>
    <w:rsid w:val="006820A2"/>
    <w:rsid w:val="006820E5"/>
    <w:rsid w:val="00682961"/>
    <w:rsid w:val="00682A49"/>
    <w:rsid w:val="00682B3A"/>
    <w:rsid w:val="00682BA2"/>
    <w:rsid w:val="00682FCA"/>
    <w:rsid w:val="00683238"/>
    <w:rsid w:val="0068324E"/>
    <w:rsid w:val="006833EE"/>
    <w:rsid w:val="00683501"/>
    <w:rsid w:val="006837D7"/>
    <w:rsid w:val="00683824"/>
    <w:rsid w:val="006841AB"/>
    <w:rsid w:val="0068547A"/>
    <w:rsid w:val="00685532"/>
    <w:rsid w:val="00685743"/>
    <w:rsid w:val="00685FE4"/>
    <w:rsid w:val="00686BDD"/>
    <w:rsid w:val="00686C0B"/>
    <w:rsid w:val="00686DD5"/>
    <w:rsid w:val="006871DA"/>
    <w:rsid w:val="00687371"/>
    <w:rsid w:val="00687EEF"/>
    <w:rsid w:val="0069001A"/>
    <w:rsid w:val="0069043D"/>
    <w:rsid w:val="0069081C"/>
    <w:rsid w:val="00691760"/>
    <w:rsid w:val="006918E1"/>
    <w:rsid w:val="0069218A"/>
    <w:rsid w:val="00692393"/>
    <w:rsid w:val="0069260A"/>
    <w:rsid w:val="006926A7"/>
    <w:rsid w:val="006927F0"/>
    <w:rsid w:val="006928AE"/>
    <w:rsid w:val="00692AA0"/>
    <w:rsid w:val="006933BF"/>
    <w:rsid w:val="00693527"/>
    <w:rsid w:val="00694259"/>
    <w:rsid w:val="00694803"/>
    <w:rsid w:val="006949D4"/>
    <w:rsid w:val="00695108"/>
    <w:rsid w:val="006952BF"/>
    <w:rsid w:val="00695834"/>
    <w:rsid w:val="00695BE9"/>
    <w:rsid w:val="006963B4"/>
    <w:rsid w:val="0069665E"/>
    <w:rsid w:val="00696743"/>
    <w:rsid w:val="006975E4"/>
    <w:rsid w:val="0069787E"/>
    <w:rsid w:val="00697A71"/>
    <w:rsid w:val="00697CD1"/>
    <w:rsid w:val="00697CF9"/>
    <w:rsid w:val="006A08BC"/>
    <w:rsid w:val="006A0EA3"/>
    <w:rsid w:val="006A0ED0"/>
    <w:rsid w:val="006A1262"/>
    <w:rsid w:val="006A1891"/>
    <w:rsid w:val="006A18EF"/>
    <w:rsid w:val="006A2320"/>
    <w:rsid w:val="006A2580"/>
    <w:rsid w:val="006A276C"/>
    <w:rsid w:val="006A34BB"/>
    <w:rsid w:val="006A3671"/>
    <w:rsid w:val="006A3768"/>
    <w:rsid w:val="006A3D10"/>
    <w:rsid w:val="006A3F4E"/>
    <w:rsid w:val="006A4238"/>
    <w:rsid w:val="006A455A"/>
    <w:rsid w:val="006A4707"/>
    <w:rsid w:val="006A4790"/>
    <w:rsid w:val="006A5371"/>
    <w:rsid w:val="006A5580"/>
    <w:rsid w:val="006A5D26"/>
    <w:rsid w:val="006A5D6C"/>
    <w:rsid w:val="006A5D9A"/>
    <w:rsid w:val="006A6206"/>
    <w:rsid w:val="006A6303"/>
    <w:rsid w:val="006A63A5"/>
    <w:rsid w:val="006A6709"/>
    <w:rsid w:val="006A683D"/>
    <w:rsid w:val="006A6B81"/>
    <w:rsid w:val="006A6E8B"/>
    <w:rsid w:val="006A7135"/>
    <w:rsid w:val="006A7210"/>
    <w:rsid w:val="006A74AC"/>
    <w:rsid w:val="006A79EC"/>
    <w:rsid w:val="006A7F9E"/>
    <w:rsid w:val="006B0681"/>
    <w:rsid w:val="006B0728"/>
    <w:rsid w:val="006B078F"/>
    <w:rsid w:val="006B0903"/>
    <w:rsid w:val="006B0AEA"/>
    <w:rsid w:val="006B0C68"/>
    <w:rsid w:val="006B0E55"/>
    <w:rsid w:val="006B0E5D"/>
    <w:rsid w:val="006B10A4"/>
    <w:rsid w:val="006B15C3"/>
    <w:rsid w:val="006B1BB7"/>
    <w:rsid w:val="006B25B8"/>
    <w:rsid w:val="006B270F"/>
    <w:rsid w:val="006B33BF"/>
    <w:rsid w:val="006B34AE"/>
    <w:rsid w:val="006B39F7"/>
    <w:rsid w:val="006B3D50"/>
    <w:rsid w:val="006B4418"/>
    <w:rsid w:val="006B4BBB"/>
    <w:rsid w:val="006B5244"/>
    <w:rsid w:val="006B5246"/>
    <w:rsid w:val="006B6041"/>
    <w:rsid w:val="006B60CF"/>
    <w:rsid w:val="006B7C66"/>
    <w:rsid w:val="006B8809"/>
    <w:rsid w:val="006C0760"/>
    <w:rsid w:val="006C18FB"/>
    <w:rsid w:val="006C19F2"/>
    <w:rsid w:val="006C1ACB"/>
    <w:rsid w:val="006C1B5A"/>
    <w:rsid w:val="006C2062"/>
    <w:rsid w:val="006C25A0"/>
    <w:rsid w:val="006C28D2"/>
    <w:rsid w:val="006C2C15"/>
    <w:rsid w:val="006C2D28"/>
    <w:rsid w:val="006C3140"/>
    <w:rsid w:val="006C320E"/>
    <w:rsid w:val="006C4271"/>
    <w:rsid w:val="006C5045"/>
    <w:rsid w:val="006C5239"/>
    <w:rsid w:val="006C5D92"/>
    <w:rsid w:val="006C60C9"/>
    <w:rsid w:val="006C6229"/>
    <w:rsid w:val="006C658D"/>
    <w:rsid w:val="006C65A4"/>
    <w:rsid w:val="006C65E7"/>
    <w:rsid w:val="006C7592"/>
    <w:rsid w:val="006C7BB8"/>
    <w:rsid w:val="006D0190"/>
    <w:rsid w:val="006D09A8"/>
    <w:rsid w:val="006D16CE"/>
    <w:rsid w:val="006D1C45"/>
    <w:rsid w:val="006D2905"/>
    <w:rsid w:val="006D2C10"/>
    <w:rsid w:val="006D2F6F"/>
    <w:rsid w:val="006D2FBF"/>
    <w:rsid w:val="006D3033"/>
    <w:rsid w:val="006D341B"/>
    <w:rsid w:val="006D3F29"/>
    <w:rsid w:val="006D425A"/>
    <w:rsid w:val="006D46DD"/>
    <w:rsid w:val="006D491C"/>
    <w:rsid w:val="006D5030"/>
    <w:rsid w:val="006D55F8"/>
    <w:rsid w:val="006D6BAB"/>
    <w:rsid w:val="006D7227"/>
    <w:rsid w:val="006D75E4"/>
    <w:rsid w:val="006D781F"/>
    <w:rsid w:val="006E0337"/>
    <w:rsid w:val="006E0358"/>
    <w:rsid w:val="006E03B7"/>
    <w:rsid w:val="006E0405"/>
    <w:rsid w:val="006E0479"/>
    <w:rsid w:val="006E0516"/>
    <w:rsid w:val="006E06BD"/>
    <w:rsid w:val="006E0A38"/>
    <w:rsid w:val="006E0A52"/>
    <w:rsid w:val="006E0A94"/>
    <w:rsid w:val="006E12CB"/>
    <w:rsid w:val="006E1E70"/>
    <w:rsid w:val="006E1EF5"/>
    <w:rsid w:val="006E25AB"/>
    <w:rsid w:val="006E2AB7"/>
    <w:rsid w:val="006E2CB9"/>
    <w:rsid w:val="006E2E4A"/>
    <w:rsid w:val="006E2EF5"/>
    <w:rsid w:val="006E3610"/>
    <w:rsid w:val="006E3977"/>
    <w:rsid w:val="006E3DBB"/>
    <w:rsid w:val="006E4224"/>
    <w:rsid w:val="006E4FCC"/>
    <w:rsid w:val="006E4FDB"/>
    <w:rsid w:val="006E5024"/>
    <w:rsid w:val="006E5B9A"/>
    <w:rsid w:val="006E5C99"/>
    <w:rsid w:val="006E5CA2"/>
    <w:rsid w:val="006E6586"/>
    <w:rsid w:val="006E6FC4"/>
    <w:rsid w:val="006E72EF"/>
    <w:rsid w:val="006E737B"/>
    <w:rsid w:val="006E7486"/>
    <w:rsid w:val="006E75DB"/>
    <w:rsid w:val="006E7702"/>
    <w:rsid w:val="006E7A11"/>
    <w:rsid w:val="006F05BE"/>
    <w:rsid w:val="006F110F"/>
    <w:rsid w:val="006F1662"/>
    <w:rsid w:val="006F17FF"/>
    <w:rsid w:val="006F1F09"/>
    <w:rsid w:val="006F2309"/>
    <w:rsid w:val="006F27D5"/>
    <w:rsid w:val="006F28EC"/>
    <w:rsid w:val="006F371F"/>
    <w:rsid w:val="006F4233"/>
    <w:rsid w:val="006F46F1"/>
    <w:rsid w:val="006F4747"/>
    <w:rsid w:val="006F48AB"/>
    <w:rsid w:val="006F55FE"/>
    <w:rsid w:val="006F5779"/>
    <w:rsid w:val="006F5820"/>
    <w:rsid w:val="006F5FB0"/>
    <w:rsid w:val="006F66A6"/>
    <w:rsid w:val="006F702B"/>
    <w:rsid w:val="007003CE"/>
    <w:rsid w:val="00700BF9"/>
    <w:rsid w:val="00701688"/>
    <w:rsid w:val="00701706"/>
    <w:rsid w:val="00701EA6"/>
    <w:rsid w:val="0070214A"/>
    <w:rsid w:val="00702381"/>
    <w:rsid w:val="007023B4"/>
    <w:rsid w:val="0070328F"/>
    <w:rsid w:val="0070336F"/>
    <w:rsid w:val="007036B5"/>
    <w:rsid w:val="00703B38"/>
    <w:rsid w:val="0070432B"/>
    <w:rsid w:val="007046D4"/>
    <w:rsid w:val="0070486F"/>
    <w:rsid w:val="007048FE"/>
    <w:rsid w:val="00704E12"/>
    <w:rsid w:val="00705156"/>
    <w:rsid w:val="007058C4"/>
    <w:rsid w:val="00705B77"/>
    <w:rsid w:val="0070614F"/>
    <w:rsid w:val="007064C4"/>
    <w:rsid w:val="00706CB8"/>
    <w:rsid w:val="00706E17"/>
    <w:rsid w:val="00707044"/>
    <w:rsid w:val="007073FC"/>
    <w:rsid w:val="00707630"/>
    <w:rsid w:val="0070789C"/>
    <w:rsid w:val="007078D1"/>
    <w:rsid w:val="00707B1B"/>
    <w:rsid w:val="0071067E"/>
    <w:rsid w:val="00710B3B"/>
    <w:rsid w:val="007116C1"/>
    <w:rsid w:val="00711A9D"/>
    <w:rsid w:val="00711E6B"/>
    <w:rsid w:val="007122A5"/>
    <w:rsid w:val="007125A5"/>
    <w:rsid w:val="007128D2"/>
    <w:rsid w:val="007129BE"/>
    <w:rsid w:val="00712D40"/>
    <w:rsid w:val="00713756"/>
    <w:rsid w:val="00713D46"/>
    <w:rsid w:val="0071447A"/>
    <w:rsid w:val="00714B3C"/>
    <w:rsid w:val="007151B9"/>
    <w:rsid w:val="007154DB"/>
    <w:rsid w:val="00716194"/>
    <w:rsid w:val="007162A8"/>
    <w:rsid w:val="00716E33"/>
    <w:rsid w:val="00716E3C"/>
    <w:rsid w:val="00716EC6"/>
    <w:rsid w:val="0071704A"/>
    <w:rsid w:val="007171C2"/>
    <w:rsid w:val="007174CF"/>
    <w:rsid w:val="0071779B"/>
    <w:rsid w:val="0071795F"/>
    <w:rsid w:val="00717EF7"/>
    <w:rsid w:val="00720B25"/>
    <w:rsid w:val="00720C0A"/>
    <w:rsid w:val="00721EB7"/>
    <w:rsid w:val="00722149"/>
    <w:rsid w:val="0072220F"/>
    <w:rsid w:val="00722246"/>
    <w:rsid w:val="00722E27"/>
    <w:rsid w:val="0072360F"/>
    <w:rsid w:val="00723BA7"/>
    <w:rsid w:val="007246B0"/>
    <w:rsid w:val="0072478B"/>
    <w:rsid w:val="00724A9E"/>
    <w:rsid w:val="007258B7"/>
    <w:rsid w:val="007258D1"/>
    <w:rsid w:val="00726269"/>
    <w:rsid w:val="007263BA"/>
    <w:rsid w:val="007263DF"/>
    <w:rsid w:val="00726E94"/>
    <w:rsid w:val="00726F34"/>
    <w:rsid w:val="0072705A"/>
    <w:rsid w:val="00727568"/>
    <w:rsid w:val="00727711"/>
    <w:rsid w:val="007307B7"/>
    <w:rsid w:val="00730990"/>
    <w:rsid w:val="00730ADF"/>
    <w:rsid w:val="007313D2"/>
    <w:rsid w:val="007317E4"/>
    <w:rsid w:val="00731A85"/>
    <w:rsid w:val="00731F34"/>
    <w:rsid w:val="007323AA"/>
    <w:rsid w:val="007323AD"/>
    <w:rsid w:val="007325D2"/>
    <w:rsid w:val="00732915"/>
    <w:rsid w:val="00732B6D"/>
    <w:rsid w:val="00732B8A"/>
    <w:rsid w:val="00732FCE"/>
    <w:rsid w:val="00733341"/>
    <w:rsid w:val="00733576"/>
    <w:rsid w:val="00733678"/>
    <w:rsid w:val="00734212"/>
    <w:rsid w:val="007349D5"/>
    <w:rsid w:val="00734BE5"/>
    <w:rsid w:val="00734CBB"/>
    <w:rsid w:val="00734D20"/>
    <w:rsid w:val="0073530C"/>
    <w:rsid w:val="00735752"/>
    <w:rsid w:val="00735969"/>
    <w:rsid w:val="00735A12"/>
    <w:rsid w:val="00736575"/>
    <w:rsid w:val="0073687E"/>
    <w:rsid w:val="007370B2"/>
    <w:rsid w:val="00737408"/>
    <w:rsid w:val="0074024D"/>
    <w:rsid w:val="00740676"/>
    <w:rsid w:val="00740801"/>
    <w:rsid w:val="00740AD5"/>
    <w:rsid w:val="00741113"/>
    <w:rsid w:val="00741E74"/>
    <w:rsid w:val="00741FB2"/>
    <w:rsid w:val="007420C7"/>
    <w:rsid w:val="0074257B"/>
    <w:rsid w:val="00742A46"/>
    <w:rsid w:val="00742BE4"/>
    <w:rsid w:val="007433AA"/>
    <w:rsid w:val="00743A36"/>
    <w:rsid w:val="00743F34"/>
    <w:rsid w:val="00743F36"/>
    <w:rsid w:val="00744224"/>
    <w:rsid w:val="0074467A"/>
    <w:rsid w:val="00744D76"/>
    <w:rsid w:val="00745110"/>
    <w:rsid w:val="00745150"/>
    <w:rsid w:val="00745428"/>
    <w:rsid w:val="007456A8"/>
    <w:rsid w:val="00746662"/>
    <w:rsid w:val="00746891"/>
    <w:rsid w:val="00746C2C"/>
    <w:rsid w:val="0074770F"/>
    <w:rsid w:val="00747759"/>
    <w:rsid w:val="00747804"/>
    <w:rsid w:val="00747B4D"/>
    <w:rsid w:val="00747FE5"/>
    <w:rsid w:val="00750499"/>
    <w:rsid w:val="0075075F"/>
    <w:rsid w:val="007507D3"/>
    <w:rsid w:val="00750B74"/>
    <w:rsid w:val="00750D29"/>
    <w:rsid w:val="0075119E"/>
    <w:rsid w:val="007511A8"/>
    <w:rsid w:val="007514BF"/>
    <w:rsid w:val="00751B70"/>
    <w:rsid w:val="00751D17"/>
    <w:rsid w:val="00751E7F"/>
    <w:rsid w:val="007520D2"/>
    <w:rsid w:val="00752D15"/>
    <w:rsid w:val="00752F76"/>
    <w:rsid w:val="00753806"/>
    <w:rsid w:val="007539E0"/>
    <w:rsid w:val="0075404B"/>
    <w:rsid w:val="00754158"/>
    <w:rsid w:val="00754972"/>
    <w:rsid w:val="00754987"/>
    <w:rsid w:val="00755046"/>
    <w:rsid w:val="007550AE"/>
    <w:rsid w:val="00755AE1"/>
    <w:rsid w:val="0075619C"/>
    <w:rsid w:val="007561B1"/>
    <w:rsid w:val="00756467"/>
    <w:rsid w:val="00756837"/>
    <w:rsid w:val="0075697E"/>
    <w:rsid w:val="00756C7A"/>
    <w:rsid w:val="007570E2"/>
    <w:rsid w:val="007579CD"/>
    <w:rsid w:val="00757B20"/>
    <w:rsid w:val="00757C1A"/>
    <w:rsid w:val="007603F9"/>
    <w:rsid w:val="00760E95"/>
    <w:rsid w:val="00761159"/>
    <w:rsid w:val="007611DB"/>
    <w:rsid w:val="007616BB"/>
    <w:rsid w:val="00761BC7"/>
    <w:rsid w:val="00762046"/>
    <w:rsid w:val="0076234F"/>
    <w:rsid w:val="007624AE"/>
    <w:rsid w:val="00762BB0"/>
    <w:rsid w:val="00762D84"/>
    <w:rsid w:val="00762FB9"/>
    <w:rsid w:val="00763FAE"/>
    <w:rsid w:val="00763FDF"/>
    <w:rsid w:val="00764699"/>
    <w:rsid w:val="00764C6A"/>
    <w:rsid w:val="00764CE6"/>
    <w:rsid w:val="007654D4"/>
    <w:rsid w:val="00765A42"/>
    <w:rsid w:val="00765E12"/>
    <w:rsid w:val="00766131"/>
    <w:rsid w:val="0076674F"/>
    <w:rsid w:val="00766953"/>
    <w:rsid w:val="00766A8E"/>
    <w:rsid w:val="00767625"/>
    <w:rsid w:val="007677D8"/>
    <w:rsid w:val="0076788E"/>
    <w:rsid w:val="00767CF7"/>
    <w:rsid w:val="00767EE3"/>
    <w:rsid w:val="00770813"/>
    <w:rsid w:val="00770FD0"/>
    <w:rsid w:val="00771660"/>
    <w:rsid w:val="007717CD"/>
    <w:rsid w:val="00772077"/>
    <w:rsid w:val="00772686"/>
    <w:rsid w:val="00772993"/>
    <w:rsid w:val="0077302E"/>
    <w:rsid w:val="00773086"/>
    <w:rsid w:val="007731C6"/>
    <w:rsid w:val="00773BAA"/>
    <w:rsid w:val="007746E5"/>
    <w:rsid w:val="00774714"/>
    <w:rsid w:val="007747B4"/>
    <w:rsid w:val="00775153"/>
    <w:rsid w:val="0077547B"/>
    <w:rsid w:val="00775547"/>
    <w:rsid w:val="00776156"/>
    <w:rsid w:val="007767D9"/>
    <w:rsid w:val="00776C9A"/>
    <w:rsid w:val="00776D4F"/>
    <w:rsid w:val="00776DB1"/>
    <w:rsid w:val="00776EDF"/>
    <w:rsid w:val="00777983"/>
    <w:rsid w:val="00777B74"/>
    <w:rsid w:val="00777C47"/>
    <w:rsid w:val="007802A4"/>
    <w:rsid w:val="00780362"/>
    <w:rsid w:val="007809CA"/>
    <w:rsid w:val="00780A6D"/>
    <w:rsid w:val="00780DC8"/>
    <w:rsid w:val="00781780"/>
    <w:rsid w:val="0078199A"/>
    <w:rsid w:val="00781B26"/>
    <w:rsid w:val="00781C1E"/>
    <w:rsid w:val="0078218C"/>
    <w:rsid w:val="007824FD"/>
    <w:rsid w:val="00782BC9"/>
    <w:rsid w:val="00782ED6"/>
    <w:rsid w:val="00782EED"/>
    <w:rsid w:val="00782F6A"/>
    <w:rsid w:val="0078303C"/>
    <w:rsid w:val="0078304E"/>
    <w:rsid w:val="0078309B"/>
    <w:rsid w:val="007831AA"/>
    <w:rsid w:val="007839FB"/>
    <w:rsid w:val="00783C70"/>
    <w:rsid w:val="00783F73"/>
    <w:rsid w:val="00784DD7"/>
    <w:rsid w:val="00784ED2"/>
    <w:rsid w:val="00785080"/>
    <w:rsid w:val="00785119"/>
    <w:rsid w:val="00785467"/>
    <w:rsid w:val="00785AA5"/>
    <w:rsid w:val="00785BF0"/>
    <w:rsid w:val="00785F60"/>
    <w:rsid w:val="0078618C"/>
    <w:rsid w:val="007863B5"/>
    <w:rsid w:val="00786860"/>
    <w:rsid w:val="007870A1"/>
    <w:rsid w:val="00787311"/>
    <w:rsid w:val="00787482"/>
    <w:rsid w:val="00787AF9"/>
    <w:rsid w:val="00787F17"/>
    <w:rsid w:val="007909BC"/>
    <w:rsid w:val="00790E14"/>
    <w:rsid w:val="0079194B"/>
    <w:rsid w:val="0079261D"/>
    <w:rsid w:val="007928D3"/>
    <w:rsid w:val="007928F2"/>
    <w:rsid w:val="00792968"/>
    <w:rsid w:val="007929BC"/>
    <w:rsid w:val="00792BDA"/>
    <w:rsid w:val="00792F8A"/>
    <w:rsid w:val="0079305C"/>
    <w:rsid w:val="007932EA"/>
    <w:rsid w:val="007934B7"/>
    <w:rsid w:val="0079368D"/>
    <w:rsid w:val="00793A73"/>
    <w:rsid w:val="00793C70"/>
    <w:rsid w:val="007944A5"/>
    <w:rsid w:val="00794FA6"/>
    <w:rsid w:val="0079595C"/>
    <w:rsid w:val="00795B50"/>
    <w:rsid w:val="00795BDC"/>
    <w:rsid w:val="00795F0B"/>
    <w:rsid w:val="007964AF"/>
    <w:rsid w:val="0079657F"/>
    <w:rsid w:val="00796C4E"/>
    <w:rsid w:val="007970E5"/>
    <w:rsid w:val="007974DB"/>
    <w:rsid w:val="007978B6"/>
    <w:rsid w:val="00797D60"/>
    <w:rsid w:val="007A0084"/>
    <w:rsid w:val="007A0910"/>
    <w:rsid w:val="007A0B56"/>
    <w:rsid w:val="007A0D33"/>
    <w:rsid w:val="007A126E"/>
    <w:rsid w:val="007A1438"/>
    <w:rsid w:val="007A180A"/>
    <w:rsid w:val="007A1DBF"/>
    <w:rsid w:val="007A1E65"/>
    <w:rsid w:val="007A238A"/>
    <w:rsid w:val="007A2C23"/>
    <w:rsid w:val="007A2C7F"/>
    <w:rsid w:val="007A2D3A"/>
    <w:rsid w:val="007A350D"/>
    <w:rsid w:val="007A36BA"/>
    <w:rsid w:val="007A3E74"/>
    <w:rsid w:val="007A3F4F"/>
    <w:rsid w:val="007A3F87"/>
    <w:rsid w:val="007A47D0"/>
    <w:rsid w:val="007A4E71"/>
    <w:rsid w:val="007A4F66"/>
    <w:rsid w:val="007A5552"/>
    <w:rsid w:val="007A56EE"/>
    <w:rsid w:val="007A5984"/>
    <w:rsid w:val="007A5B92"/>
    <w:rsid w:val="007A5ED2"/>
    <w:rsid w:val="007A615E"/>
    <w:rsid w:val="007A651E"/>
    <w:rsid w:val="007A6559"/>
    <w:rsid w:val="007A6BF9"/>
    <w:rsid w:val="007A6CD3"/>
    <w:rsid w:val="007A6D6A"/>
    <w:rsid w:val="007A76C1"/>
    <w:rsid w:val="007A7B88"/>
    <w:rsid w:val="007B0031"/>
    <w:rsid w:val="007B0462"/>
    <w:rsid w:val="007B0597"/>
    <w:rsid w:val="007B0629"/>
    <w:rsid w:val="007B0829"/>
    <w:rsid w:val="007B0DB9"/>
    <w:rsid w:val="007B13AA"/>
    <w:rsid w:val="007B1C0D"/>
    <w:rsid w:val="007B20C4"/>
    <w:rsid w:val="007B2BCB"/>
    <w:rsid w:val="007B3343"/>
    <w:rsid w:val="007B35DD"/>
    <w:rsid w:val="007B36DA"/>
    <w:rsid w:val="007B3B59"/>
    <w:rsid w:val="007B434F"/>
    <w:rsid w:val="007B43D6"/>
    <w:rsid w:val="007B43F9"/>
    <w:rsid w:val="007B491C"/>
    <w:rsid w:val="007B4CE2"/>
    <w:rsid w:val="007B52EB"/>
    <w:rsid w:val="007B5DDB"/>
    <w:rsid w:val="007B61CE"/>
    <w:rsid w:val="007B6408"/>
    <w:rsid w:val="007B666B"/>
    <w:rsid w:val="007B697E"/>
    <w:rsid w:val="007B6C81"/>
    <w:rsid w:val="007B6FF1"/>
    <w:rsid w:val="007B7013"/>
    <w:rsid w:val="007B759E"/>
    <w:rsid w:val="007B7E72"/>
    <w:rsid w:val="007C0020"/>
    <w:rsid w:val="007C03B3"/>
    <w:rsid w:val="007C074E"/>
    <w:rsid w:val="007C0C6B"/>
    <w:rsid w:val="007C0F6D"/>
    <w:rsid w:val="007C101B"/>
    <w:rsid w:val="007C1198"/>
    <w:rsid w:val="007C1200"/>
    <w:rsid w:val="007C128E"/>
    <w:rsid w:val="007C16B6"/>
    <w:rsid w:val="007C19B5"/>
    <w:rsid w:val="007C1B97"/>
    <w:rsid w:val="007C263B"/>
    <w:rsid w:val="007C2873"/>
    <w:rsid w:val="007C2EB2"/>
    <w:rsid w:val="007C34AB"/>
    <w:rsid w:val="007C3ABD"/>
    <w:rsid w:val="007C3C28"/>
    <w:rsid w:val="007C3E60"/>
    <w:rsid w:val="007C3F07"/>
    <w:rsid w:val="007C4153"/>
    <w:rsid w:val="007C43BD"/>
    <w:rsid w:val="007C4F52"/>
    <w:rsid w:val="007C5A3B"/>
    <w:rsid w:val="007C5C25"/>
    <w:rsid w:val="007C5C7C"/>
    <w:rsid w:val="007C5E55"/>
    <w:rsid w:val="007C641B"/>
    <w:rsid w:val="007C65AC"/>
    <w:rsid w:val="007C6B4A"/>
    <w:rsid w:val="007C6D75"/>
    <w:rsid w:val="007C6D91"/>
    <w:rsid w:val="007C7611"/>
    <w:rsid w:val="007C78F3"/>
    <w:rsid w:val="007C7972"/>
    <w:rsid w:val="007C7A0B"/>
    <w:rsid w:val="007C7B71"/>
    <w:rsid w:val="007C7E4B"/>
    <w:rsid w:val="007D01AA"/>
    <w:rsid w:val="007D01C7"/>
    <w:rsid w:val="007D0498"/>
    <w:rsid w:val="007D0A39"/>
    <w:rsid w:val="007D1A84"/>
    <w:rsid w:val="007D28EA"/>
    <w:rsid w:val="007D2CEE"/>
    <w:rsid w:val="007D2E70"/>
    <w:rsid w:val="007D2E9A"/>
    <w:rsid w:val="007D370A"/>
    <w:rsid w:val="007D39E5"/>
    <w:rsid w:val="007D3E66"/>
    <w:rsid w:val="007D40D9"/>
    <w:rsid w:val="007D466D"/>
    <w:rsid w:val="007D486C"/>
    <w:rsid w:val="007D4DAD"/>
    <w:rsid w:val="007D51DF"/>
    <w:rsid w:val="007D5409"/>
    <w:rsid w:val="007D5DB4"/>
    <w:rsid w:val="007D6040"/>
    <w:rsid w:val="007D6053"/>
    <w:rsid w:val="007D63D9"/>
    <w:rsid w:val="007D694C"/>
    <w:rsid w:val="007D6ECF"/>
    <w:rsid w:val="007D7759"/>
    <w:rsid w:val="007D77CC"/>
    <w:rsid w:val="007E0047"/>
    <w:rsid w:val="007E061A"/>
    <w:rsid w:val="007E0621"/>
    <w:rsid w:val="007E0CA3"/>
    <w:rsid w:val="007E12EB"/>
    <w:rsid w:val="007E1737"/>
    <w:rsid w:val="007E1AA6"/>
    <w:rsid w:val="007E1CE3"/>
    <w:rsid w:val="007E1F15"/>
    <w:rsid w:val="007E2137"/>
    <w:rsid w:val="007E2744"/>
    <w:rsid w:val="007E2795"/>
    <w:rsid w:val="007E2A2B"/>
    <w:rsid w:val="007E312F"/>
    <w:rsid w:val="007E378F"/>
    <w:rsid w:val="007E38C7"/>
    <w:rsid w:val="007E3961"/>
    <w:rsid w:val="007E39FF"/>
    <w:rsid w:val="007E419F"/>
    <w:rsid w:val="007E423C"/>
    <w:rsid w:val="007E42F0"/>
    <w:rsid w:val="007E437D"/>
    <w:rsid w:val="007E4708"/>
    <w:rsid w:val="007E4757"/>
    <w:rsid w:val="007E4F6F"/>
    <w:rsid w:val="007E52A3"/>
    <w:rsid w:val="007E5929"/>
    <w:rsid w:val="007E5A91"/>
    <w:rsid w:val="007E5BCF"/>
    <w:rsid w:val="007E5F49"/>
    <w:rsid w:val="007E65B0"/>
    <w:rsid w:val="007E757D"/>
    <w:rsid w:val="007E78AB"/>
    <w:rsid w:val="007F0523"/>
    <w:rsid w:val="007F05DF"/>
    <w:rsid w:val="007F1161"/>
    <w:rsid w:val="007F1695"/>
    <w:rsid w:val="007F177E"/>
    <w:rsid w:val="007F1838"/>
    <w:rsid w:val="007F1855"/>
    <w:rsid w:val="007F1865"/>
    <w:rsid w:val="007F1B6D"/>
    <w:rsid w:val="007F2112"/>
    <w:rsid w:val="007F246E"/>
    <w:rsid w:val="007F27A4"/>
    <w:rsid w:val="007F32B9"/>
    <w:rsid w:val="007F3A92"/>
    <w:rsid w:val="007F3F09"/>
    <w:rsid w:val="007F4053"/>
    <w:rsid w:val="007F44FC"/>
    <w:rsid w:val="007F49C2"/>
    <w:rsid w:val="007F4DA6"/>
    <w:rsid w:val="007F4E94"/>
    <w:rsid w:val="007F5685"/>
    <w:rsid w:val="007F6304"/>
    <w:rsid w:val="007F64FB"/>
    <w:rsid w:val="007F6F52"/>
    <w:rsid w:val="007F74DB"/>
    <w:rsid w:val="007F788D"/>
    <w:rsid w:val="007F7D66"/>
    <w:rsid w:val="008003B5"/>
    <w:rsid w:val="008004B3"/>
    <w:rsid w:val="00800CAB"/>
    <w:rsid w:val="00800D6F"/>
    <w:rsid w:val="0080125E"/>
    <w:rsid w:val="008012B9"/>
    <w:rsid w:val="008016D8"/>
    <w:rsid w:val="008018C6"/>
    <w:rsid w:val="00801B20"/>
    <w:rsid w:val="008023DF"/>
    <w:rsid w:val="00802485"/>
    <w:rsid w:val="00802872"/>
    <w:rsid w:val="0080378E"/>
    <w:rsid w:val="00804859"/>
    <w:rsid w:val="00804A9F"/>
    <w:rsid w:val="00804E20"/>
    <w:rsid w:val="0080505C"/>
    <w:rsid w:val="00805D16"/>
    <w:rsid w:val="00806057"/>
    <w:rsid w:val="00806183"/>
    <w:rsid w:val="008062D8"/>
    <w:rsid w:val="00806B36"/>
    <w:rsid w:val="008079C7"/>
    <w:rsid w:val="00810006"/>
    <w:rsid w:val="008107E5"/>
    <w:rsid w:val="00810E0F"/>
    <w:rsid w:val="00810F61"/>
    <w:rsid w:val="00811189"/>
    <w:rsid w:val="00811311"/>
    <w:rsid w:val="008114BF"/>
    <w:rsid w:val="008120E2"/>
    <w:rsid w:val="008123E0"/>
    <w:rsid w:val="00812625"/>
    <w:rsid w:val="00812694"/>
    <w:rsid w:val="008130C9"/>
    <w:rsid w:val="00813476"/>
    <w:rsid w:val="008134BE"/>
    <w:rsid w:val="00813671"/>
    <w:rsid w:val="00813B5A"/>
    <w:rsid w:val="00813DC0"/>
    <w:rsid w:val="008141D3"/>
    <w:rsid w:val="00814589"/>
    <w:rsid w:val="00814624"/>
    <w:rsid w:val="0081465F"/>
    <w:rsid w:val="00814834"/>
    <w:rsid w:val="00814B9C"/>
    <w:rsid w:val="0081505C"/>
    <w:rsid w:val="00815092"/>
    <w:rsid w:val="00815156"/>
    <w:rsid w:val="00815512"/>
    <w:rsid w:val="008156B0"/>
    <w:rsid w:val="008157C3"/>
    <w:rsid w:val="0081585D"/>
    <w:rsid w:val="00815AA5"/>
    <w:rsid w:val="00815DDC"/>
    <w:rsid w:val="008161D9"/>
    <w:rsid w:val="00816446"/>
    <w:rsid w:val="00816593"/>
    <w:rsid w:val="008168BF"/>
    <w:rsid w:val="008169F4"/>
    <w:rsid w:val="00816AE7"/>
    <w:rsid w:val="00816E62"/>
    <w:rsid w:val="0081739A"/>
    <w:rsid w:val="00817DBC"/>
    <w:rsid w:val="00817F03"/>
    <w:rsid w:val="0082038B"/>
    <w:rsid w:val="008204BF"/>
    <w:rsid w:val="008208E2"/>
    <w:rsid w:val="00820C43"/>
    <w:rsid w:val="008212AC"/>
    <w:rsid w:val="008213E5"/>
    <w:rsid w:val="008219D7"/>
    <w:rsid w:val="00822127"/>
    <w:rsid w:val="0082225F"/>
    <w:rsid w:val="00822477"/>
    <w:rsid w:val="008224DE"/>
    <w:rsid w:val="0082257D"/>
    <w:rsid w:val="00822881"/>
    <w:rsid w:val="00822F8F"/>
    <w:rsid w:val="0082324A"/>
    <w:rsid w:val="008233EB"/>
    <w:rsid w:val="008237D9"/>
    <w:rsid w:val="0082390C"/>
    <w:rsid w:val="00823C9F"/>
    <w:rsid w:val="00824482"/>
    <w:rsid w:val="008249AA"/>
    <w:rsid w:val="008251F8"/>
    <w:rsid w:val="008256AA"/>
    <w:rsid w:val="00825AD6"/>
    <w:rsid w:val="00825D83"/>
    <w:rsid w:val="0082617E"/>
    <w:rsid w:val="008261CB"/>
    <w:rsid w:val="00826634"/>
    <w:rsid w:val="00826783"/>
    <w:rsid w:val="008267CC"/>
    <w:rsid w:val="00830566"/>
    <w:rsid w:val="008308B5"/>
    <w:rsid w:val="00830932"/>
    <w:rsid w:val="00830D9B"/>
    <w:rsid w:val="008311B7"/>
    <w:rsid w:val="008315F8"/>
    <w:rsid w:val="0083192F"/>
    <w:rsid w:val="00831C53"/>
    <w:rsid w:val="00831C7D"/>
    <w:rsid w:val="00831E1F"/>
    <w:rsid w:val="00831F29"/>
    <w:rsid w:val="00832700"/>
    <w:rsid w:val="00832B37"/>
    <w:rsid w:val="00832DE0"/>
    <w:rsid w:val="008331B7"/>
    <w:rsid w:val="008334D4"/>
    <w:rsid w:val="00833915"/>
    <w:rsid w:val="00833C15"/>
    <w:rsid w:val="0083437A"/>
    <w:rsid w:val="00834922"/>
    <w:rsid w:val="008349CC"/>
    <w:rsid w:val="00834A0C"/>
    <w:rsid w:val="00834C95"/>
    <w:rsid w:val="00835200"/>
    <w:rsid w:val="0083559D"/>
    <w:rsid w:val="008358B8"/>
    <w:rsid w:val="0083591C"/>
    <w:rsid w:val="0083628C"/>
    <w:rsid w:val="00836861"/>
    <w:rsid w:val="00836B48"/>
    <w:rsid w:val="00836F4C"/>
    <w:rsid w:val="00837AD8"/>
    <w:rsid w:val="0084069C"/>
    <w:rsid w:val="008407B5"/>
    <w:rsid w:val="00840D87"/>
    <w:rsid w:val="00840E8A"/>
    <w:rsid w:val="008415E4"/>
    <w:rsid w:val="00842443"/>
    <w:rsid w:val="008424F8"/>
    <w:rsid w:val="00842547"/>
    <w:rsid w:val="0084254E"/>
    <w:rsid w:val="00843553"/>
    <w:rsid w:val="0084395D"/>
    <w:rsid w:val="008445F6"/>
    <w:rsid w:val="00844653"/>
    <w:rsid w:val="008446EC"/>
    <w:rsid w:val="00844AAC"/>
    <w:rsid w:val="00845566"/>
    <w:rsid w:val="0084560B"/>
    <w:rsid w:val="008456C8"/>
    <w:rsid w:val="00845B45"/>
    <w:rsid w:val="00845D0A"/>
    <w:rsid w:val="00846E9F"/>
    <w:rsid w:val="008479F5"/>
    <w:rsid w:val="008479F6"/>
    <w:rsid w:val="008502C7"/>
    <w:rsid w:val="008505B8"/>
    <w:rsid w:val="00850730"/>
    <w:rsid w:val="00851376"/>
    <w:rsid w:val="00851837"/>
    <w:rsid w:val="00852170"/>
    <w:rsid w:val="00852801"/>
    <w:rsid w:val="0085294D"/>
    <w:rsid w:val="00852BFF"/>
    <w:rsid w:val="00852C2B"/>
    <w:rsid w:val="008530A8"/>
    <w:rsid w:val="008535D8"/>
    <w:rsid w:val="00853884"/>
    <w:rsid w:val="0085393C"/>
    <w:rsid w:val="00853C8B"/>
    <w:rsid w:val="00853EC8"/>
    <w:rsid w:val="008540B1"/>
    <w:rsid w:val="0085416B"/>
    <w:rsid w:val="00854218"/>
    <w:rsid w:val="00854221"/>
    <w:rsid w:val="00854356"/>
    <w:rsid w:val="00854532"/>
    <w:rsid w:val="008548EB"/>
    <w:rsid w:val="00854B4B"/>
    <w:rsid w:val="008552DC"/>
    <w:rsid w:val="00855792"/>
    <w:rsid w:val="00855916"/>
    <w:rsid w:val="00855937"/>
    <w:rsid w:val="00855D59"/>
    <w:rsid w:val="00855DF5"/>
    <w:rsid w:val="008568FE"/>
    <w:rsid w:val="00856A90"/>
    <w:rsid w:val="00856F46"/>
    <w:rsid w:val="00856FC8"/>
    <w:rsid w:val="008574E3"/>
    <w:rsid w:val="0085787C"/>
    <w:rsid w:val="008578BE"/>
    <w:rsid w:val="0085793B"/>
    <w:rsid w:val="00857B5A"/>
    <w:rsid w:val="00857FA8"/>
    <w:rsid w:val="00860191"/>
    <w:rsid w:val="008604AA"/>
    <w:rsid w:val="00860FE9"/>
    <w:rsid w:val="008613DF"/>
    <w:rsid w:val="008617EB"/>
    <w:rsid w:val="00861AE2"/>
    <w:rsid w:val="00861CCC"/>
    <w:rsid w:val="00861EA0"/>
    <w:rsid w:val="008622FD"/>
    <w:rsid w:val="0086256B"/>
    <w:rsid w:val="008626E6"/>
    <w:rsid w:val="00862CD2"/>
    <w:rsid w:val="00862D2E"/>
    <w:rsid w:val="00862D7C"/>
    <w:rsid w:val="00862E84"/>
    <w:rsid w:val="00862FD3"/>
    <w:rsid w:val="0086305D"/>
    <w:rsid w:val="0086346C"/>
    <w:rsid w:val="00863578"/>
    <w:rsid w:val="008636B0"/>
    <w:rsid w:val="00863A1E"/>
    <w:rsid w:val="00863B53"/>
    <w:rsid w:val="00863D22"/>
    <w:rsid w:val="0086457D"/>
    <w:rsid w:val="008646D0"/>
    <w:rsid w:val="0086486F"/>
    <w:rsid w:val="00866001"/>
    <w:rsid w:val="00866041"/>
    <w:rsid w:val="00866780"/>
    <w:rsid w:val="00866A64"/>
    <w:rsid w:val="0086742C"/>
    <w:rsid w:val="00867447"/>
    <w:rsid w:val="00867479"/>
    <w:rsid w:val="00867841"/>
    <w:rsid w:val="00867A2F"/>
    <w:rsid w:val="00867F77"/>
    <w:rsid w:val="00870258"/>
    <w:rsid w:val="0087039B"/>
    <w:rsid w:val="00870530"/>
    <w:rsid w:val="0087073F"/>
    <w:rsid w:val="0087099F"/>
    <w:rsid w:val="008711AF"/>
    <w:rsid w:val="0087125C"/>
    <w:rsid w:val="008718E6"/>
    <w:rsid w:val="00871BBC"/>
    <w:rsid w:val="008720EB"/>
    <w:rsid w:val="00872126"/>
    <w:rsid w:val="008721F7"/>
    <w:rsid w:val="00872369"/>
    <w:rsid w:val="00872C02"/>
    <w:rsid w:val="00872F6C"/>
    <w:rsid w:val="00873239"/>
    <w:rsid w:val="00873539"/>
    <w:rsid w:val="00873F68"/>
    <w:rsid w:val="008742F2"/>
    <w:rsid w:val="00874CD1"/>
    <w:rsid w:val="00874F01"/>
    <w:rsid w:val="00875367"/>
    <w:rsid w:val="008767FC"/>
    <w:rsid w:val="008768A0"/>
    <w:rsid w:val="00876C99"/>
    <w:rsid w:val="00876E94"/>
    <w:rsid w:val="008770F3"/>
    <w:rsid w:val="008772D3"/>
    <w:rsid w:val="008772FF"/>
    <w:rsid w:val="0087770C"/>
    <w:rsid w:val="00877B2B"/>
    <w:rsid w:val="00877D46"/>
    <w:rsid w:val="00880089"/>
    <w:rsid w:val="008801E7"/>
    <w:rsid w:val="008803C6"/>
    <w:rsid w:val="00880B4B"/>
    <w:rsid w:val="00880E32"/>
    <w:rsid w:val="008812B8"/>
    <w:rsid w:val="0088192C"/>
    <w:rsid w:val="008820E6"/>
    <w:rsid w:val="008820EA"/>
    <w:rsid w:val="008824FD"/>
    <w:rsid w:val="00883857"/>
    <w:rsid w:val="00883D4B"/>
    <w:rsid w:val="0088404E"/>
    <w:rsid w:val="00884088"/>
    <w:rsid w:val="008845C8"/>
    <w:rsid w:val="0088470A"/>
    <w:rsid w:val="00884F75"/>
    <w:rsid w:val="0088518D"/>
    <w:rsid w:val="0088544E"/>
    <w:rsid w:val="008857AD"/>
    <w:rsid w:val="00885BE2"/>
    <w:rsid w:val="00886040"/>
    <w:rsid w:val="00886253"/>
    <w:rsid w:val="0088651A"/>
    <w:rsid w:val="00886F16"/>
    <w:rsid w:val="00887707"/>
    <w:rsid w:val="00887A4B"/>
    <w:rsid w:val="00887BDB"/>
    <w:rsid w:val="00887DE4"/>
    <w:rsid w:val="00887F89"/>
    <w:rsid w:val="00890022"/>
    <w:rsid w:val="008902A9"/>
    <w:rsid w:val="0089042F"/>
    <w:rsid w:val="0089074E"/>
    <w:rsid w:val="0089083D"/>
    <w:rsid w:val="00891438"/>
    <w:rsid w:val="00891571"/>
    <w:rsid w:val="0089196F"/>
    <w:rsid w:val="00891F1B"/>
    <w:rsid w:val="00892205"/>
    <w:rsid w:val="008923C2"/>
    <w:rsid w:val="0089240F"/>
    <w:rsid w:val="008925E0"/>
    <w:rsid w:val="008928AA"/>
    <w:rsid w:val="0089299E"/>
    <w:rsid w:val="00892A8C"/>
    <w:rsid w:val="00892FBB"/>
    <w:rsid w:val="008937EC"/>
    <w:rsid w:val="00893AB1"/>
    <w:rsid w:val="00893D7D"/>
    <w:rsid w:val="0089462B"/>
    <w:rsid w:val="0089488D"/>
    <w:rsid w:val="0089662C"/>
    <w:rsid w:val="0089687D"/>
    <w:rsid w:val="00896AA0"/>
    <w:rsid w:val="00896CF7"/>
    <w:rsid w:val="0089763D"/>
    <w:rsid w:val="0089764B"/>
    <w:rsid w:val="00897778"/>
    <w:rsid w:val="00897848"/>
    <w:rsid w:val="008978C5"/>
    <w:rsid w:val="00897FF8"/>
    <w:rsid w:val="008A07F8"/>
    <w:rsid w:val="008A0F91"/>
    <w:rsid w:val="008A12A1"/>
    <w:rsid w:val="008A15E4"/>
    <w:rsid w:val="008A1626"/>
    <w:rsid w:val="008A1727"/>
    <w:rsid w:val="008A176D"/>
    <w:rsid w:val="008A17CC"/>
    <w:rsid w:val="008A1B98"/>
    <w:rsid w:val="008A1BE1"/>
    <w:rsid w:val="008A1C49"/>
    <w:rsid w:val="008A1DFA"/>
    <w:rsid w:val="008A1FB4"/>
    <w:rsid w:val="008A311D"/>
    <w:rsid w:val="008A3247"/>
    <w:rsid w:val="008A37C2"/>
    <w:rsid w:val="008A37E0"/>
    <w:rsid w:val="008A3E62"/>
    <w:rsid w:val="008A45DE"/>
    <w:rsid w:val="008A49BF"/>
    <w:rsid w:val="008A4A37"/>
    <w:rsid w:val="008A4DF1"/>
    <w:rsid w:val="008A4E51"/>
    <w:rsid w:val="008A4E86"/>
    <w:rsid w:val="008A5362"/>
    <w:rsid w:val="008A5456"/>
    <w:rsid w:val="008A5971"/>
    <w:rsid w:val="008A5B91"/>
    <w:rsid w:val="008A5CC0"/>
    <w:rsid w:val="008A6771"/>
    <w:rsid w:val="008A6D44"/>
    <w:rsid w:val="008A7070"/>
    <w:rsid w:val="008A74E2"/>
    <w:rsid w:val="008A75E5"/>
    <w:rsid w:val="008A7C1D"/>
    <w:rsid w:val="008B0553"/>
    <w:rsid w:val="008B065A"/>
    <w:rsid w:val="008B0B64"/>
    <w:rsid w:val="008B0D5A"/>
    <w:rsid w:val="008B24AA"/>
    <w:rsid w:val="008B29F0"/>
    <w:rsid w:val="008B2BC4"/>
    <w:rsid w:val="008B2C03"/>
    <w:rsid w:val="008B3511"/>
    <w:rsid w:val="008B3907"/>
    <w:rsid w:val="008B3A83"/>
    <w:rsid w:val="008B3CF2"/>
    <w:rsid w:val="008B4075"/>
    <w:rsid w:val="008B42AB"/>
    <w:rsid w:val="008B4314"/>
    <w:rsid w:val="008B4649"/>
    <w:rsid w:val="008B48AA"/>
    <w:rsid w:val="008B4C10"/>
    <w:rsid w:val="008B5238"/>
    <w:rsid w:val="008B538A"/>
    <w:rsid w:val="008B583C"/>
    <w:rsid w:val="008B5CBE"/>
    <w:rsid w:val="008B6487"/>
    <w:rsid w:val="008B7669"/>
    <w:rsid w:val="008B7864"/>
    <w:rsid w:val="008B7D84"/>
    <w:rsid w:val="008C056E"/>
    <w:rsid w:val="008C05CB"/>
    <w:rsid w:val="008C05F2"/>
    <w:rsid w:val="008C06D5"/>
    <w:rsid w:val="008C0B02"/>
    <w:rsid w:val="008C0C61"/>
    <w:rsid w:val="008C0D57"/>
    <w:rsid w:val="008C0D7B"/>
    <w:rsid w:val="008C0E17"/>
    <w:rsid w:val="008C0FBD"/>
    <w:rsid w:val="008C1366"/>
    <w:rsid w:val="008C1E5C"/>
    <w:rsid w:val="008C1F9F"/>
    <w:rsid w:val="008C200B"/>
    <w:rsid w:val="008C34F9"/>
    <w:rsid w:val="008C370A"/>
    <w:rsid w:val="008C3A26"/>
    <w:rsid w:val="008C3BD5"/>
    <w:rsid w:val="008C3DBE"/>
    <w:rsid w:val="008C3E7D"/>
    <w:rsid w:val="008C402D"/>
    <w:rsid w:val="008C423F"/>
    <w:rsid w:val="008C4246"/>
    <w:rsid w:val="008C4B9E"/>
    <w:rsid w:val="008C54CC"/>
    <w:rsid w:val="008C5561"/>
    <w:rsid w:val="008C55F2"/>
    <w:rsid w:val="008C5AB1"/>
    <w:rsid w:val="008C5F15"/>
    <w:rsid w:val="008C5FC4"/>
    <w:rsid w:val="008C615E"/>
    <w:rsid w:val="008C61BA"/>
    <w:rsid w:val="008C62A5"/>
    <w:rsid w:val="008C6378"/>
    <w:rsid w:val="008C647E"/>
    <w:rsid w:val="008C67F9"/>
    <w:rsid w:val="008C6A7D"/>
    <w:rsid w:val="008C6A8F"/>
    <w:rsid w:val="008C6EAD"/>
    <w:rsid w:val="008C6F52"/>
    <w:rsid w:val="008C6FA2"/>
    <w:rsid w:val="008C703F"/>
    <w:rsid w:val="008C7076"/>
    <w:rsid w:val="008C75B6"/>
    <w:rsid w:val="008C766D"/>
    <w:rsid w:val="008C76D5"/>
    <w:rsid w:val="008C773C"/>
    <w:rsid w:val="008C7ECE"/>
    <w:rsid w:val="008D04F4"/>
    <w:rsid w:val="008D0570"/>
    <w:rsid w:val="008D0C80"/>
    <w:rsid w:val="008D0C85"/>
    <w:rsid w:val="008D11AF"/>
    <w:rsid w:val="008D132C"/>
    <w:rsid w:val="008D156B"/>
    <w:rsid w:val="008D160E"/>
    <w:rsid w:val="008D188B"/>
    <w:rsid w:val="008D1FE2"/>
    <w:rsid w:val="008D27DA"/>
    <w:rsid w:val="008D297E"/>
    <w:rsid w:val="008D2B59"/>
    <w:rsid w:val="008D30C8"/>
    <w:rsid w:val="008D3387"/>
    <w:rsid w:val="008D33B4"/>
    <w:rsid w:val="008D3C5D"/>
    <w:rsid w:val="008D3C97"/>
    <w:rsid w:val="008D44CF"/>
    <w:rsid w:val="008D4AB2"/>
    <w:rsid w:val="008D4BB8"/>
    <w:rsid w:val="008D4C67"/>
    <w:rsid w:val="008D5081"/>
    <w:rsid w:val="008D568D"/>
    <w:rsid w:val="008D5A6D"/>
    <w:rsid w:val="008D5B37"/>
    <w:rsid w:val="008D5E27"/>
    <w:rsid w:val="008D6B1B"/>
    <w:rsid w:val="008D6E16"/>
    <w:rsid w:val="008D7138"/>
    <w:rsid w:val="008D72D6"/>
    <w:rsid w:val="008D76D5"/>
    <w:rsid w:val="008D76E8"/>
    <w:rsid w:val="008D78B6"/>
    <w:rsid w:val="008D7B7B"/>
    <w:rsid w:val="008D7EE0"/>
    <w:rsid w:val="008E00D8"/>
    <w:rsid w:val="008E0862"/>
    <w:rsid w:val="008E14CB"/>
    <w:rsid w:val="008E184C"/>
    <w:rsid w:val="008E1873"/>
    <w:rsid w:val="008E2009"/>
    <w:rsid w:val="008E268A"/>
    <w:rsid w:val="008E29ED"/>
    <w:rsid w:val="008E36C9"/>
    <w:rsid w:val="008E3910"/>
    <w:rsid w:val="008E3CB5"/>
    <w:rsid w:val="008E5577"/>
    <w:rsid w:val="008E5842"/>
    <w:rsid w:val="008E5B6D"/>
    <w:rsid w:val="008E5EA1"/>
    <w:rsid w:val="008E606F"/>
    <w:rsid w:val="008E69BC"/>
    <w:rsid w:val="008E7322"/>
    <w:rsid w:val="008E7790"/>
    <w:rsid w:val="008E7D93"/>
    <w:rsid w:val="008F0250"/>
    <w:rsid w:val="008F1215"/>
    <w:rsid w:val="008F156E"/>
    <w:rsid w:val="008F1779"/>
    <w:rsid w:val="008F18BE"/>
    <w:rsid w:val="008F1A9C"/>
    <w:rsid w:val="008F243E"/>
    <w:rsid w:val="008F293E"/>
    <w:rsid w:val="008F2C82"/>
    <w:rsid w:val="008F2C96"/>
    <w:rsid w:val="008F2D66"/>
    <w:rsid w:val="008F2F14"/>
    <w:rsid w:val="008F33BD"/>
    <w:rsid w:val="008F37F9"/>
    <w:rsid w:val="008F414F"/>
    <w:rsid w:val="008F45BF"/>
    <w:rsid w:val="008F48DE"/>
    <w:rsid w:val="008F536D"/>
    <w:rsid w:val="008F568F"/>
    <w:rsid w:val="008F56CA"/>
    <w:rsid w:val="008F5AB0"/>
    <w:rsid w:val="008F5EE5"/>
    <w:rsid w:val="008F6526"/>
    <w:rsid w:val="008F678E"/>
    <w:rsid w:val="008F68E4"/>
    <w:rsid w:val="008F69F3"/>
    <w:rsid w:val="008F6B5C"/>
    <w:rsid w:val="008F6BA7"/>
    <w:rsid w:val="008F70B0"/>
    <w:rsid w:val="008F722F"/>
    <w:rsid w:val="008F733F"/>
    <w:rsid w:val="008F7604"/>
    <w:rsid w:val="008F766C"/>
    <w:rsid w:val="008F7BD3"/>
    <w:rsid w:val="0090028F"/>
    <w:rsid w:val="00901B66"/>
    <w:rsid w:val="0090263F"/>
    <w:rsid w:val="00902EDB"/>
    <w:rsid w:val="009041DA"/>
    <w:rsid w:val="00904559"/>
    <w:rsid w:val="009049E5"/>
    <w:rsid w:val="00904D5E"/>
    <w:rsid w:val="00904F21"/>
    <w:rsid w:val="00904F81"/>
    <w:rsid w:val="009052A2"/>
    <w:rsid w:val="009055D5"/>
    <w:rsid w:val="009058D0"/>
    <w:rsid w:val="009059A0"/>
    <w:rsid w:val="00905A84"/>
    <w:rsid w:val="00905EB2"/>
    <w:rsid w:val="00905EB8"/>
    <w:rsid w:val="009069A4"/>
    <w:rsid w:val="00906CD3"/>
    <w:rsid w:val="00906D75"/>
    <w:rsid w:val="00907008"/>
    <w:rsid w:val="00907460"/>
    <w:rsid w:val="009079A7"/>
    <w:rsid w:val="0091084C"/>
    <w:rsid w:val="00910D0D"/>
    <w:rsid w:val="00910F17"/>
    <w:rsid w:val="00910FE0"/>
    <w:rsid w:val="00911023"/>
    <w:rsid w:val="00911453"/>
    <w:rsid w:val="00911F45"/>
    <w:rsid w:val="009125A5"/>
    <w:rsid w:val="00912663"/>
    <w:rsid w:val="00912870"/>
    <w:rsid w:val="00912F88"/>
    <w:rsid w:val="00913493"/>
    <w:rsid w:val="00914B93"/>
    <w:rsid w:val="00914CDA"/>
    <w:rsid w:val="009158C6"/>
    <w:rsid w:val="009159B6"/>
    <w:rsid w:val="00915B15"/>
    <w:rsid w:val="009167AF"/>
    <w:rsid w:val="00916AC8"/>
    <w:rsid w:val="00916BA5"/>
    <w:rsid w:val="009178BC"/>
    <w:rsid w:val="00917B17"/>
    <w:rsid w:val="00917F7F"/>
    <w:rsid w:val="00920359"/>
    <w:rsid w:val="009204C4"/>
    <w:rsid w:val="00920BD4"/>
    <w:rsid w:val="00921835"/>
    <w:rsid w:val="00921E34"/>
    <w:rsid w:val="00921F1A"/>
    <w:rsid w:val="00922363"/>
    <w:rsid w:val="009229E5"/>
    <w:rsid w:val="00922FC9"/>
    <w:rsid w:val="009231BC"/>
    <w:rsid w:val="00923D44"/>
    <w:rsid w:val="00923DD1"/>
    <w:rsid w:val="00924267"/>
    <w:rsid w:val="009246D0"/>
    <w:rsid w:val="00924803"/>
    <w:rsid w:val="00924AC9"/>
    <w:rsid w:val="00924EEC"/>
    <w:rsid w:val="0092512E"/>
    <w:rsid w:val="00925184"/>
    <w:rsid w:val="00925BE2"/>
    <w:rsid w:val="00925C32"/>
    <w:rsid w:val="009262A3"/>
    <w:rsid w:val="009265BD"/>
    <w:rsid w:val="00926BEF"/>
    <w:rsid w:val="00927092"/>
    <w:rsid w:val="009278DB"/>
    <w:rsid w:val="009278E6"/>
    <w:rsid w:val="00927914"/>
    <w:rsid w:val="009302E1"/>
    <w:rsid w:val="00930AB4"/>
    <w:rsid w:val="00931199"/>
    <w:rsid w:val="0093146C"/>
    <w:rsid w:val="009314A8"/>
    <w:rsid w:val="00931C0F"/>
    <w:rsid w:val="00931D64"/>
    <w:rsid w:val="00931FD6"/>
    <w:rsid w:val="009326D9"/>
    <w:rsid w:val="00933552"/>
    <w:rsid w:val="009338C1"/>
    <w:rsid w:val="009344BD"/>
    <w:rsid w:val="009345FF"/>
    <w:rsid w:val="00935085"/>
    <w:rsid w:val="00935115"/>
    <w:rsid w:val="00935844"/>
    <w:rsid w:val="00935AA5"/>
    <w:rsid w:val="00936307"/>
    <w:rsid w:val="00936C8A"/>
    <w:rsid w:val="00936CEF"/>
    <w:rsid w:val="00936DC5"/>
    <w:rsid w:val="0093769E"/>
    <w:rsid w:val="009376B6"/>
    <w:rsid w:val="00937763"/>
    <w:rsid w:val="009379FD"/>
    <w:rsid w:val="00940421"/>
    <w:rsid w:val="009406E7"/>
    <w:rsid w:val="00940D8A"/>
    <w:rsid w:val="00941161"/>
    <w:rsid w:val="00941252"/>
    <w:rsid w:val="00941382"/>
    <w:rsid w:val="00941F03"/>
    <w:rsid w:val="009420FD"/>
    <w:rsid w:val="00942347"/>
    <w:rsid w:val="009428E6"/>
    <w:rsid w:val="009432E8"/>
    <w:rsid w:val="009432F6"/>
    <w:rsid w:val="009435A9"/>
    <w:rsid w:val="00943925"/>
    <w:rsid w:val="009442A4"/>
    <w:rsid w:val="00944431"/>
    <w:rsid w:val="009446D6"/>
    <w:rsid w:val="009448A6"/>
    <w:rsid w:val="00944D3D"/>
    <w:rsid w:val="0094519E"/>
    <w:rsid w:val="009451CB"/>
    <w:rsid w:val="009454CA"/>
    <w:rsid w:val="00945515"/>
    <w:rsid w:val="00945B34"/>
    <w:rsid w:val="00945D73"/>
    <w:rsid w:val="009469E5"/>
    <w:rsid w:val="00947A14"/>
    <w:rsid w:val="00947B75"/>
    <w:rsid w:val="00947BE2"/>
    <w:rsid w:val="00950114"/>
    <w:rsid w:val="00950122"/>
    <w:rsid w:val="00950549"/>
    <w:rsid w:val="00950C77"/>
    <w:rsid w:val="009511FB"/>
    <w:rsid w:val="009512D4"/>
    <w:rsid w:val="00951664"/>
    <w:rsid w:val="00951792"/>
    <w:rsid w:val="00951A2C"/>
    <w:rsid w:val="00951B57"/>
    <w:rsid w:val="00952163"/>
    <w:rsid w:val="0095216E"/>
    <w:rsid w:val="00952F9A"/>
    <w:rsid w:val="00952FC8"/>
    <w:rsid w:val="0095362A"/>
    <w:rsid w:val="00953796"/>
    <w:rsid w:val="00953961"/>
    <w:rsid w:val="00953BA6"/>
    <w:rsid w:val="00953BD8"/>
    <w:rsid w:val="009548BA"/>
    <w:rsid w:val="00954B08"/>
    <w:rsid w:val="00955C71"/>
    <w:rsid w:val="00955E98"/>
    <w:rsid w:val="0095606C"/>
    <w:rsid w:val="00956168"/>
    <w:rsid w:val="00956228"/>
    <w:rsid w:val="009567BB"/>
    <w:rsid w:val="009567F5"/>
    <w:rsid w:val="00957DD3"/>
    <w:rsid w:val="00960C16"/>
    <w:rsid w:val="00960D02"/>
    <w:rsid w:val="009619E9"/>
    <w:rsid w:val="00961AB8"/>
    <w:rsid w:val="00961E55"/>
    <w:rsid w:val="009620E3"/>
    <w:rsid w:val="0096238F"/>
    <w:rsid w:val="00962765"/>
    <w:rsid w:val="00962AAE"/>
    <w:rsid w:val="00963611"/>
    <w:rsid w:val="00963C94"/>
    <w:rsid w:val="00964072"/>
    <w:rsid w:val="009645CD"/>
    <w:rsid w:val="00964A84"/>
    <w:rsid w:val="00964FA9"/>
    <w:rsid w:val="00965228"/>
    <w:rsid w:val="00965726"/>
    <w:rsid w:val="00965940"/>
    <w:rsid w:val="00965A14"/>
    <w:rsid w:val="00965C40"/>
    <w:rsid w:val="009665AC"/>
    <w:rsid w:val="00966D45"/>
    <w:rsid w:val="00967226"/>
    <w:rsid w:val="009676D9"/>
    <w:rsid w:val="0096777A"/>
    <w:rsid w:val="0096798B"/>
    <w:rsid w:val="00967DE9"/>
    <w:rsid w:val="00970245"/>
    <w:rsid w:val="00970885"/>
    <w:rsid w:val="00970B8F"/>
    <w:rsid w:val="00970FF6"/>
    <w:rsid w:val="00971E16"/>
    <w:rsid w:val="00971EE4"/>
    <w:rsid w:val="00971F35"/>
    <w:rsid w:val="0097296C"/>
    <w:rsid w:val="00972C02"/>
    <w:rsid w:val="00972C19"/>
    <w:rsid w:val="00973C2B"/>
    <w:rsid w:val="00974775"/>
    <w:rsid w:val="00974A5F"/>
    <w:rsid w:val="0097506D"/>
    <w:rsid w:val="009753A7"/>
    <w:rsid w:val="009756AB"/>
    <w:rsid w:val="0097576F"/>
    <w:rsid w:val="00975F62"/>
    <w:rsid w:val="0097603D"/>
    <w:rsid w:val="00976162"/>
    <w:rsid w:val="009765BB"/>
    <w:rsid w:val="009767F3"/>
    <w:rsid w:val="00976E56"/>
    <w:rsid w:val="0097706B"/>
    <w:rsid w:val="0097765D"/>
    <w:rsid w:val="00977B5A"/>
    <w:rsid w:val="00977BFA"/>
    <w:rsid w:val="00980753"/>
    <w:rsid w:val="009809C6"/>
    <w:rsid w:val="009813CB"/>
    <w:rsid w:val="009814EE"/>
    <w:rsid w:val="009815B3"/>
    <w:rsid w:val="009815D4"/>
    <w:rsid w:val="00981816"/>
    <w:rsid w:val="00981FE4"/>
    <w:rsid w:val="009822F5"/>
    <w:rsid w:val="00982C31"/>
    <w:rsid w:val="00982EDD"/>
    <w:rsid w:val="0098343B"/>
    <w:rsid w:val="0098347C"/>
    <w:rsid w:val="009847E5"/>
    <w:rsid w:val="009848E1"/>
    <w:rsid w:val="00985383"/>
    <w:rsid w:val="009859F4"/>
    <w:rsid w:val="00985B52"/>
    <w:rsid w:val="00985B89"/>
    <w:rsid w:val="00985DE4"/>
    <w:rsid w:val="009868C6"/>
    <w:rsid w:val="00987685"/>
    <w:rsid w:val="00987A37"/>
    <w:rsid w:val="00990396"/>
    <w:rsid w:val="00990732"/>
    <w:rsid w:val="009908BE"/>
    <w:rsid w:val="009908CC"/>
    <w:rsid w:val="009913DB"/>
    <w:rsid w:val="00991981"/>
    <w:rsid w:val="0099206B"/>
    <w:rsid w:val="009921BB"/>
    <w:rsid w:val="00992588"/>
    <w:rsid w:val="00992637"/>
    <w:rsid w:val="00992ED6"/>
    <w:rsid w:val="00993AB9"/>
    <w:rsid w:val="00993F82"/>
    <w:rsid w:val="009941F9"/>
    <w:rsid w:val="0099472E"/>
    <w:rsid w:val="00994F0B"/>
    <w:rsid w:val="0099538D"/>
    <w:rsid w:val="0099647F"/>
    <w:rsid w:val="0099683A"/>
    <w:rsid w:val="00996DC6"/>
    <w:rsid w:val="00996F64"/>
    <w:rsid w:val="0099710F"/>
    <w:rsid w:val="0099713F"/>
    <w:rsid w:val="0099796E"/>
    <w:rsid w:val="00997BEE"/>
    <w:rsid w:val="00997F9C"/>
    <w:rsid w:val="009A0020"/>
    <w:rsid w:val="009A08EE"/>
    <w:rsid w:val="009A0E60"/>
    <w:rsid w:val="009A0F2C"/>
    <w:rsid w:val="009A1315"/>
    <w:rsid w:val="009A144B"/>
    <w:rsid w:val="009A167D"/>
    <w:rsid w:val="009A1B6D"/>
    <w:rsid w:val="009A1C2E"/>
    <w:rsid w:val="009A2600"/>
    <w:rsid w:val="009A3016"/>
    <w:rsid w:val="009A3258"/>
    <w:rsid w:val="009A371E"/>
    <w:rsid w:val="009A3C09"/>
    <w:rsid w:val="009A3E62"/>
    <w:rsid w:val="009A408B"/>
    <w:rsid w:val="009A42E3"/>
    <w:rsid w:val="009A47EE"/>
    <w:rsid w:val="009A487B"/>
    <w:rsid w:val="009A4881"/>
    <w:rsid w:val="009A48DF"/>
    <w:rsid w:val="009A4D78"/>
    <w:rsid w:val="009A562A"/>
    <w:rsid w:val="009A571B"/>
    <w:rsid w:val="009A57DE"/>
    <w:rsid w:val="009A57F3"/>
    <w:rsid w:val="009A595F"/>
    <w:rsid w:val="009A59B4"/>
    <w:rsid w:val="009A5CEF"/>
    <w:rsid w:val="009A5EB9"/>
    <w:rsid w:val="009A5F00"/>
    <w:rsid w:val="009A6511"/>
    <w:rsid w:val="009A6768"/>
    <w:rsid w:val="009A688F"/>
    <w:rsid w:val="009A6B68"/>
    <w:rsid w:val="009B01D2"/>
    <w:rsid w:val="009B0668"/>
    <w:rsid w:val="009B0A72"/>
    <w:rsid w:val="009B0D87"/>
    <w:rsid w:val="009B150C"/>
    <w:rsid w:val="009B1727"/>
    <w:rsid w:val="009B1BB6"/>
    <w:rsid w:val="009B1DA7"/>
    <w:rsid w:val="009B225A"/>
    <w:rsid w:val="009B28EF"/>
    <w:rsid w:val="009B2F30"/>
    <w:rsid w:val="009B30C4"/>
    <w:rsid w:val="009B34FD"/>
    <w:rsid w:val="009B374A"/>
    <w:rsid w:val="009B404B"/>
    <w:rsid w:val="009B405E"/>
    <w:rsid w:val="009B431E"/>
    <w:rsid w:val="009B4649"/>
    <w:rsid w:val="009B47DC"/>
    <w:rsid w:val="009B588D"/>
    <w:rsid w:val="009B5C39"/>
    <w:rsid w:val="009B5D0D"/>
    <w:rsid w:val="009B6320"/>
    <w:rsid w:val="009B659C"/>
    <w:rsid w:val="009B7881"/>
    <w:rsid w:val="009B797D"/>
    <w:rsid w:val="009B7ADF"/>
    <w:rsid w:val="009C06BB"/>
    <w:rsid w:val="009C075F"/>
    <w:rsid w:val="009C07B9"/>
    <w:rsid w:val="009C09C4"/>
    <w:rsid w:val="009C0DB4"/>
    <w:rsid w:val="009C0F74"/>
    <w:rsid w:val="009C17EF"/>
    <w:rsid w:val="009C1B7C"/>
    <w:rsid w:val="009C20D4"/>
    <w:rsid w:val="009C2D35"/>
    <w:rsid w:val="009C2FD1"/>
    <w:rsid w:val="009C378C"/>
    <w:rsid w:val="009C3D3D"/>
    <w:rsid w:val="009C3DA3"/>
    <w:rsid w:val="009C40BA"/>
    <w:rsid w:val="009C4613"/>
    <w:rsid w:val="009C4DD4"/>
    <w:rsid w:val="009C5476"/>
    <w:rsid w:val="009C548E"/>
    <w:rsid w:val="009C5C91"/>
    <w:rsid w:val="009C5CF5"/>
    <w:rsid w:val="009C75D3"/>
    <w:rsid w:val="009C78B7"/>
    <w:rsid w:val="009C7C78"/>
    <w:rsid w:val="009D0124"/>
    <w:rsid w:val="009D01A9"/>
    <w:rsid w:val="009D0282"/>
    <w:rsid w:val="009D036E"/>
    <w:rsid w:val="009D05F4"/>
    <w:rsid w:val="009D0955"/>
    <w:rsid w:val="009D0D4E"/>
    <w:rsid w:val="009D0E4F"/>
    <w:rsid w:val="009D0E6A"/>
    <w:rsid w:val="009D0FE7"/>
    <w:rsid w:val="009D11AE"/>
    <w:rsid w:val="009D21B8"/>
    <w:rsid w:val="009D2219"/>
    <w:rsid w:val="009D26A5"/>
    <w:rsid w:val="009D2BA0"/>
    <w:rsid w:val="009D2E4F"/>
    <w:rsid w:val="009D3151"/>
    <w:rsid w:val="009D3282"/>
    <w:rsid w:val="009D3361"/>
    <w:rsid w:val="009D34C4"/>
    <w:rsid w:val="009D364F"/>
    <w:rsid w:val="009D388A"/>
    <w:rsid w:val="009D4221"/>
    <w:rsid w:val="009D4863"/>
    <w:rsid w:val="009D4CA2"/>
    <w:rsid w:val="009D53CE"/>
    <w:rsid w:val="009D687C"/>
    <w:rsid w:val="009D6E34"/>
    <w:rsid w:val="009D6F6C"/>
    <w:rsid w:val="009D7397"/>
    <w:rsid w:val="009D7B16"/>
    <w:rsid w:val="009D7FC6"/>
    <w:rsid w:val="009E01DA"/>
    <w:rsid w:val="009E01EA"/>
    <w:rsid w:val="009E07B3"/>
    <w:rsid w:val="009E0A6E"/>
    <w:rsid w:val="009E11E6"/>
    <w:rsid w:val="009E12D9"/>
    <w:rsid w:val="009E16AD"/>
    <w:rsid w:val="009E16E2"/>
    <w:rsid w:val="009E2066"/>
    <w:rsid w:val="009E2090"/>
    <w:rsid w:val="009E2606"/>
    <w:rsid w:val="009E285D"/>
    <w:rsid w:val="009E2B17"/>
    <w:rsid w:val="009E3179"/>
    <w:rsid w:val="009E3262"/>
    <w:rsid w:val="009E34AA"/>
    <w:rsid w:val="009E37D1"/>
    <w:rsid w:val="009E3E03"/>
    <w:rsid w:val="009E4208"/>
    <w:rsid w:val="009E53DC"/>
    <w:rsid w:val="009E5855"/>
    <w:rsid w:val="009E6256"/>
    <w:rsid w:val="009E6BD9"/>
    <w:rsid w:val="009E7530"/>
    <w:rsid w:val="009E795A"/>
    <w:rsid w:val="009E7D16"/>
    <w:rsid w:val="009F0509"/>
    <w:rsid w:val="009F0D75"/>
    <w:rsid w:val="009F0E9D"/>
    <w:rsid w:val="009F12C1"/>
    <w:rsid w:val="009F1312"/>
    <w:rsid w:val="009F14A5"/>
    <w:rsid w:val="009F159D"/>
    <w:rsid w:val="009F1CC2"/>
    <w:rsid w:val="009F1F05"/>
    <w:rsid w:val="009F1FE3"/>
    <w:rsid w:val="009F20FE"/>
    <w:rsid w:val="009F2163"/>
    <w:rsid w:val="009F2568"/>
    <w:rsid w:val="009F2BDB"/>
    <w:rsid w:val="009F3651"/>
    <w:rsid w:val="009F3BB4"/>
    <w:rsid w:val="009F3DAA"/>
    <w:rsid w:val="009F49A8"/>
    <w:rsid w:val="009F4A4B"/>
    <w:rsid w:val="009F4BDA"/>
    <w:rsid w:val="009F559F"/>
    <w:rsid w:val="009F594B"/>
    <w:rsid w:val="009F68FB"/>
    <w:rsid w:val="009F69FD"/>
    <w:rsid w:val="009F7199"/>
    <w:rsid w:val="009F7285"/>
    <w:rsid w:val="009F72DB"/>
    <w:rsid w:val="009F7F22"/>
    <w:rsid w:val="00A00591"/>
    <w:rsid w:val="00A005F8"/>
    <w:rsid w:val="00A007DD"/>
    <w:rsid w:val="00A00A45"/>
    <w:rsid w:val="00A00B18"/>
    <w:rsid w:val="00A010A8"/>
    <w:rsid w:val="00A01539"/>
    <w:rsid w:val="00A017E9"/>
    <w:rsid w:val="00A017F5"/>
    <w:rsid w:val="00A01AAB"/>
    <w:rsid w:val="00A01CAB"/>
    <w:rsid w:val="00A02205"/>
    <w:rsid w:val="00A0308D"/>
    <w:rsid w:val="00A0319C"/>
    <w:rsid w:val="00A03382"/>
    <w:rsid w:val="00A03CC6"/>
    <w:rsid w:val="00A03DD2"/>
    <w:rsid w:val="00A0535B"/>
    <w:rsid w:val="00A05A0D"/>
    <w:rsid w:val="00A05CA3"/>
    <w:rsid w:val="00A05D8A"/>
    <w:rsid w:val="00A05F84"/>
    <w:rsid w:val="00A05F9A"/>
    <w:rsid w:val="00A0637B"/>
    <w:rsid w:val="00A067A4"/>
    <w:rsid w:val="00A06DED"/>
    <w:rsid w:val="00A06F22"/>
    <w:rsid w:val="00A07300"/>
    <w:rsid w:val="00A073A7"/>
    <w:rsid w:val="00A0779B"/>
    <w:rsid w:val="00A07807"/>
    <w:rsid w:val="00A07A90"/>
    <w:rsid w:val="00A07D29"/>
    <w:rsid w:val="00A1029A"/>
    <w:rsid w:val="00A10D79"/>
    <w:rsid w:val="00A10E6D"/>
    <w:rsid w:val="00A11BD8"/>
    <w:rsid w:val="00A124E3"/>
    <w:rsid w:val="00A12B72"/>
    <w:rsid w:val="00A132AC"/>
    <w:rsid w:val="00A1367D"/>
    <w:rsid w:val="00A13788"/>
    <w:rsid w:val="00A13931"/>
    <w:rsid w:val="00A13A44"/>
    <w:rsid w:val="00A13BD5"/>
    <w:rsid w:val="00A13D27"/>
    <w:rsid w:val="00A1408B"/>
    <w:rsid w:val="00A1418B"/>
    <w:rsid w:val="00A1432F"/>
    <w:rsid w:val="00A14388"/>
    <w:rsid w:val="00A14450"/>
    <w:rsid w:val="00A14820"/>
    <w:rsid w:val="00A1570F"/>
    <w:rsid w:val="00A1583E"/>
    <w:rsid w:val="00A15AD7"/>
    <w:rsid w:val="00A15B5C"/>
    <w:rsid w:val="00A15BC1"/>
    <w:rsid w:val="00A15F04"/>
    <w:rsid w:val="00A1608D"/>
    <w:rsid w:val="00A16427"/>
    <w:rsid w:val="00A1645C"/>
    <w:rsid w:val="00A17DAC"/>
    <w:rsid w:val="00A20988"/>
    <w:rsid w:val="00A21313"/>
    <w:rsid w:val="00A2133A"/>
    <w:rsid w:val="00A21486"/>
    <w:rsid w:val="00A219D7"/>
    <w:rsid w:val="00A21A4A"/>
    <w:rsid w:val="00A21CAA"/>
    <w:rsid w:val="00A21F2B"/>
    <w:rsid w:val="00A2219F"/>
    <w:rsid w:val="00A221A4"/>
    <w:rsid w:val="00A22CBC"/>
    <w:rsid w:val="00A234DD"/>
    <w:rsid w:val="00A23919"/>
    <w:rsid w:val="00A2397E"/>
    <w:rsid w:val="00A23F2A"/>
    <w:rsid w:val="00A24231"/>
    <w:rsid w:val="00A244B0"/>
    <w:rsid w:val="00A246E6"/>
    <w:rsid w:val="00A249AD"/>
    <w:rsid w:val="00A24A5E"/>
    <w:rsid w:val="00A24D41"/>
    <w:rsid w:val="00A24DE3"/>
    <w:rsid w:val="00A24F64"/>
    <w:rsid w:val="00A251D1"/>
    <w:rsid w:val="00A25633"/>
    <w:rsid w:val="00A25B4B"/>
    <w:rsid w:val="00A26068"/>
    <w:rsid w:val="00A26799"/>
    <w:rsid w:val="00A26B73"/>
    <w:rsid w:val="00A2711B"/>
    <w:rsid w:val="00A27240"/>
    <w:rsid w:val="00A2748E"/>
    <w:rsid w:val="00A301E1"/>
    <w:rsid w:val="00A30903"/>
    <w:rsid w:val="00A30D92"/>
    <w:rsid w:val="00A30DA3"/>
    <w:rsid w:val="00A30EE1"/>
    <w:rsid w:val="00A30FF5"/>
    <w:rsid w:val="00A3115B"/>
    <w:rsid w:val="00A31391"/>
    <w:rsid w:val="00A31717"/>
    <w:rsid w:val="00A31F1D"/>
    <w:rsid w:val="00A32068"/>
    <w:rsid w:val="00A322C6"/>
    <w:rsid w:val="00A324D2"/>
    <w:rsid w:val="00A3264A"/>
    <w:rsid w:val="00A32F8D"/>
    <w:rsid w:val="00A33140"/>
    <w:rsid w:val="00A3352F"/>
    <w:rsid w:val="00A33A5C"/>
    <w:rsid w:val="00A33DF5"/>
    <w:rsid w:val="00A33FC5"/>
    <w:rsid w:val="00A34963"/>
    <w:rsid w:val="00A35004"/>
    <w:rsid w:val="00A3541C"/>
    <w:rsid w:val="00A355CF"/>
    <w:rsid w:val="00A359BB"/>
    <w:rsid w:val="00A35C16"/>
    <w:rsid w:val="00A35CA0"/>
    <w:rsid w:val="00A35CFE"/>
    <w:rsid w:val="00A35DD0"/>
    <w:rsid w:val="00A35DEE"/>
    <w:rsid w:val="00A35FF0"/>
    <w:rsid w:val="00A360A8"/>
    <w:rsid w:val="00A361F5"/>
    <w:rsid w:val="00A363B1"/>
    <w:rsid w:val="00A37245"/>
    <w:rsid w:val="00A376CF"/>
    <w:rsid w:val="00A37940"/>
    <w:rsid w:val="00A37D0A"/>
    <w:rsid w:val="00A403AC"/>
    <w:rsid w:val="00A406A2"/>
    <w:rsid w:val="00A406FA"/>
    <w:rsid w:val="00A41105"/>
    <w:rsid w:val="00A4127F"/>
    <w:rsid w:val="00A413DB"/>
    <w:rsid w:val="00A414B3"/>
    <w:rsid w:val="00A414E7"/>
    <w:rsid w:val="00A4169B"/>
    <w:rsid w:val="00A41B47"/>
    <w:rsid w:val="00A41D19"/>
    <w:rsid w:val="00A4206C"/>
    <w:rsid w:val="00A42228"/>
    <w:rsid w:val="00A4253A"/>
    <w:rsid w:val="00A42594"/>
    <w:rsid w:val="00A432FE"/>
    <w:rsid w:val="00A4346E"/>
    <w:rsid w:val="00A4444E"/>
    <w:rsid w:val="00A444A5"/>
    <w:rsid w:val="00A44630"/>
    <w:rsid w:val="00A44697"/>
    <w:rsid w:val="00A446C9"/>
    <w:rsid w:val="00A44907"/>
    <w:rsid w:val="00A44AE8"/>
    <w:rsid w:val="00A45297"/>
    <w:rsid w:val="00A4566F"/>
    <w:rsid w:val="00A45AA6"/>
    <w:rsid w:val="00A45D13"/>
    <w:rsid w:val="00A46431"/>
    <w:rsid w:val="00A46FC9"/>
    <w:rsid w:val="00A4768E"/>
    <w:rsid w:val="00A47702"/>
    <w:rsid w:val="00A47A5A"/>
    <w:rsid w:val="00A47D64"/>
    <w:rsid w:val="00A47E1A"/>
    <w:rsid w:val="00A47EBD"/>
    <w:rsid w:val="00A50128"/>
    <w:rsid w:val="00A506DA"/>
    <w:rsid w:val="00A50931"/>
    <w:rsid w:val="00A50AE0"/>
    <w:rsid w:val="00A50B12"/>
    <w:rsid w:val="00A511D4"/>
    <w:rsid w:val="00A511FD"/>
    <w:rsid w:val="00A513C0"/>
    <w:rsid w:val="00A514BC"/>
    <w:rsid w:val="00A521C7"/>
    <w:rsid w:val="00A52290"/>
    <w:rsid w:val="00A523D0"/>
    <w:rsid w:val="00A5291F"/>
    <w:rsid w:val="00A52951"/>
    <w:rsid w:val="00A52B15"/>
    <w:rsid w:val="00A52DA7"/>
    <w:rsid w:val="00A52F52"/>
    <w:rsid w:val="00A533A7"/>
    <w:rsid w:val="00A535AC"/>
    <w:rsid w:val="00A53612"/>
    <w:rsid w:val="00A53C0F"/>
    <w:rsid w:val="00A54738"/>
    <w:rsid w:val="00A54D73"/>
    <w:rsid w:val="00A54EC5"/>
    <w:rsid w:val="00A54F75"/>
    <w:rsid w:val="00A55074"/>
    <w:rsid w:val="00A5532F"/>
    <w:rsid w:val="00A5548C"/>
    <w:rsid w:val="00A5562E"/>
    <w:rsid w:val="00A55AFC"/>
    <w:rsid w:val="00A55FB6"/>
    <w:rsid w:val="00A55FD7"/>
    <w:rsid w:val="00A5616B"/>
    <w:rsid w:val="00A56172"/>
    <w:rsid w:val="00A56340"/>
    <w:rsid w:val="00A5637B"/>
    <w:rsid w:val="00A5656F"/>
    <w:rsid w:val="00A56DDE"/>
    <w:rsid w:val="00A57008"/>
    <w:rsid w:val="00A57391"/>
    <w:rsid w:val="00A5744F"/>
    <w:rsid w:val="00A57736"/>
    <w:rsid w:val="00A5794F"/>
    <w:rsid w:val="00A57A05"/>
    <w:rsid w:val="00A57AB5"/>
    <w:rsid w:val="00A601FE"/>
    <w:rsid w:val="00A60786"/>
    <w:rsid w:val="00A61938"/>
    <w:rsid w:val="00A61DF9"/>
    <w:rsid w:val="00A6201B"/>
    <w:rsid w:val="00A62A17"/>
    <w:rsid w:val="00A62FC8"/>
    <w:rsid w:val="00A634B4"/>
    <w:rsid w:val="00A63896"/>
    <w:rsid w:val="00A63CD7"/>
    <w:rsid w:val="00A641AC"/>
    <w:rsid w:val="00A64641"/>
    <w:rsid w:val="00A64A85"/>
    <w:rsid w:val="00A64BD2"/>
    <w:rsid w:val="00A65556"/>
    <w:rsid w:val="00A657B9"/>
    <w:rsid w:val="00A65B0D"/>
    <w:rsid w:val="00A65F4B"/>
    <w:rsid w:val="00A6658B"/>
    <w:rsid w:val="00A667B0"/>
    <w:rsid w:val="00A67123"/>
    <w:rsid w:val="00A67476"/>
    <w:rsid w:val="00A677A7"/>
    <w:rsid w:val="00A6791D"/>
    <w:rsid w:val="00A6793C"/>
    <w:rsid w:val="00A67DB3"/>
    <w:rsid w:val="00A7023C"/>
    <w:rsid w:val="00A706B1"/>
    <w:rsid w:val="00A70C60"/>
    <w:rsid w:val="00A70FDC"/>
    <w:rsid w:val="00A71823"/>
    <w:rsid w:val="00A718BD"/>
    <w:rsid w:val="00A7198F"/>
    <w:rsid w:val="00A72832"/>
    <w:rsid w:val="00A72AF2"/>
    <w:rsid w:val="00A72C56"/>
    <w:rsid w:val="00A72ED6"/>
    <w:rsid w:val="00A73243"/>
    <w:rsid w:val="00A7351D"/>
    <w:rsid w:val="00A73E01"/>
    <w:rsid w:val="00A741F5"/>
    <w:rsid w:val="00A746CF"/>
    <w:rsid w:val="00A748A3"/>
    <w:rsid w:val="00A74AA1"/>
    <w:rsid w:val="00A74D99"/>
    <w:rsid w:val="00A75148"/>
    <w:rsid w:val="00A7544E"/>
    <w:rsid w:val="00A758F3"/>
    <w:rsid w:val="00A75E36"/>
    <w:rsid w:val="00A75FFE"/>
    <w:rsid w:val="00A76039"/>
    <w:rsid w:val="00A76584"/>
    <w:rsid w:val="00A76B2E"/>
    <w:rsid w:val="00A76C40"/>
    <w:rsid w:val="00A76C42"/>
    <w:rsid w:val="00A76DB7"/>
    <w:rsid w:val="00A77111"/>
    <w:rsid w:val="00A7763F"/>
    <w:rsid w:val="00A7D3BD"/>
    <w:rsid w:val="00A800EB"/>
    <w:rsid w:val="00A804B6"/>
    <w:rsid w:val="00A804CC"/>
    <w:rsid w:val="00A812FD"/>
    <w:rsid w:val="00A814F1"/>
    <w:rsid w:val="00A822FF"/>
    <w:rsid w:val="00A82410"/>
    <w:rsid w:val="00A82F0B"/>
    <w:rsid w:val="00A8337B"/>
    <w:rsid w:val="00A83A86"/>
    <w:rsid w:val="00A83E95"/>
    <w:rsid w:val="00A83F20"/>
    <w:rsid w:val="00A8405E"/>
    <w:rsid w:val="00A84135"/>
    <w:rsid w:val="00A8472A"/>
    <w:rsid w:val="00A84850"/>
    <w:rsid w:val="00A850D0"/>
    <w:rsid w:val="00A859E0"/>
    <w:rsid w:val="00A85B73"/>
    <w:rsid w:val="00A86281"/>
    <w:rsid w:val="00A86A6B"/>
    <w:rsid w:val="00A86F24"/>
    <w:rsid w:val="00A87591"/>
    <w:rsid w:val="00A876AF"/>
    <w:rsid w:val="00A87B92"/>
    <w:rsid w:val="00A87C5E"/>
    <w:rsid w:val="00A907BF"/>
    <w:rsid w:val="00A90EFB"/>
    <w:rsid w:val="00A90FBD"/>
    <w:rsid w:val="00A911D5"/>
    <w:rsid w:val="00A914C1"/>
    <w:rsid w:val="00A91B91"/>
    <w:rsid w:val="00A91D84"/>
    <w:rsid w:val="00A91E34"/>
    <w:rsid w:val="00A9202A"/>
    <w:rsid w:val="00A9240E"/>
    <w:rsid w:val="00A9268F"/>
    <w:rsid w:val="00A92833"/>
    <w:rsid w:val="00A92D4B"/>
    <w:rsid w:val="00A92F42"/>
    <w:rsid w:val="00A9394C"/>
    <w:rsid w:val="00A9398A"/>
    <w:rsid w:val="00A93C1E"/>
    <w:rsid w:val="00A93C64"/>
    <w:rsid w:val="00A93E15"/>
    <w:rsid w:val="00A94108"/>
    <w:rsid w:val="00A9445A"/>
    <w:rsid w:val="00A944C4"/>
    <w:rsid w:val="00A946BE"/>
    <w:rsid w:val="00A94FC1"/>
    <w:rsid w:val="00A94FE8"/>
    <w:rsid w:val="00A956B1"/>
    <w:rsid w:val="00A95928"/>
    <w:rsid w:val="00A960EE"/>
    <w:rsid w:val="00A967F2"/>
    <w:rsid w:val="00A9690D"/>
    <w:rsid w:val="00A96A46"/>
    <w:rsid w:val="00A96DC2"/>
    <w:rsid w:val="00A9713B"/>
    <w:rsid w:val="00A974DD"/>
    <w:rsid w:val="00A9781C"/>
    <w:rsid w:val="00A9784A"/>
    <w:rsid w:val="00A97A9F"/>
    <w:rsid w:val="00A97C21"/>
    <w:rsid w:val="00A97CD7"/>
    <w:rsid w:val="00AA01A0"/>
    <w:rsid w:val="00AA0297"/>
    <w:rsid w:val="00AA02D4"/>
    <w:rsid w:val="00AA049F"/>
    <w:rsid w:val="00AA06AD"/>
    <w:rsid w:val="00AA0BF4"/>
    <w:rsid w:val="00AA0DFB"/>
    <w:rsid w:val="00AA0E5B"/>
    <w:rsid w:val="00AA0F6A"/>
    <w:rsid w:val="00AA1210"/>
    <w:rsid w:val="00AA1958"/>
    <w:rsid w:val="00AA1963"/>
    <w:rsid w:val="00AA21C6"/>
    <w:rsid w:val="00AA2654"/>
    <w:rsid w:val="00AA282F"/>
    <w:rsid w:val="00AA2A67"/>
    <w:rsid w:val="00AA2DF1"/>
    <w:rsid w:val="00AA2E2A"/>
    <w:rsid w:val="00AA2E4E"/>
    <w:rsid w:val="00AA3834"/>
    <w:rsid w:val="00AA39A0"/>
    <w:rsid w:val="00AA3C46"/>
    <w:rsid w:val="00AA42B6"/>
    <w:rsid w:val="00AA4444"/>
    <w:rsid w:val="00AA5276"/>
    <w:rsid w:val="00AA59EB"/>
    <w:rsid w:val="00AA6A11"/>
    <w:rsid w:val="00AA6F90"/>
    <w:rsid w:val="00AA70D9"/>
    <w:rsid w:val="00AA7BC6"/>
    <w:rsid w:val="00AA7D1E"/>
    <w:rsid w:val="00AA7DDE"/>
    <w:rsid w:val="00AA7EBB"/>
    <w:rsid w:val="00AB013C"/>
    <w:rsid w:val="00AB0295"/>
    <w:rsid w:val="00AB05D3"/>
    <w:rsid w:val="00AB0608"/>
    <w:rsid w:val="00AB0D0D"/>
    <w:rsid w:val="00AB0D17"/>
    <w:rsid w:val="00AB0F31"/>
    <w:rsid w:val="00AB1C66"/>
    <w:rsid w:val="00AB1FF9"/>
    <w:rsid w:val="00AB20AD"/>
    <w:rsid w:val="00AB26CB"/>
    <w:rsid w:val="00AB2BD3"/>
    <w:rsid w:val="00AB2DEE"/>
    <w:rsid w:val="00AB30C8"/>
    <w:rsid w:val="00AB37D8"/>
    <w:rsid w:val="00AB3820"/>
    <w:rsid w:val="00AB3CD2"/>
    <w:rsid w:val="00AB3D6A"/>
    <w:rsid w:val="00AB3FFD"/>
    <w:rsid w:val="00AB41CF"/>
    <w:rsid w:val="00AB4439"/>
    <w:rsid w:val="00AB493B"/>
    <w:rsid w:val="00AB4FAE"/>
    <w:rsid w:val="00AB591F"/>
    <w:rsid w:val="00AB6706"/>
    <w:rsid w:val="00AB67A7"/>
    <w:rsid w:val="00AB67CE"/>
    <w:rsid w:val="00AB6A1A"/>
    <w:rsid w:val="00AB6B79"/>
    <w:rsid w:val="00AB6E8A"/>
    <w:rsid w:val="00AB74FC"/>
    <w:rsid w:val="00AB7B22"/>
    <w:rsid w:val="00AB7B87"/>
    <w:rsid w:val="00AB7F1B"/>
    <w:rsid w:val="00AB7F74"/>
    <w:rsid w:val="00AC04EE"/>
    <w:rsid w:val="00AC0AED"/>
    <w:rsid w:val="00AC0C82"/>
    <w:rsid w:val="00AC0F94"/>
    <w:rsid w:val="00AC1103"/>
    <w:rsid w:val="00AC1484"/>
    <w:rsid w:val="00AC14BF"/>
    <w:rsid w:val="00AC165E"/>
    <w:rsid w:val="00AC188E"/>
    <w:rsid w:val="00AC18C0"/>
    <w:rsid w:val="00AC1DD6"/>
    <w:rsid w:val="00AC2044"/>
    <w:rsid w:val="00AC2074"/>
    <w:rsid w:val="00AC2169"/>
    <w:rsid w:val="00AC2D4C"/>
    <w:rsid w:val="00AC2FDC"/>
    <w:rsid w:val="00AC3097"/>
    <w:rsid w:val="00AC355E"/>
    <w:rsid w:val="00AC379D"/>
    <w:rsid w:val="00AC3A18"/>
    <w:rsid w:val="00AC3A5E"/>
    <w:rsid w:val="00AC3F55"/>
    <w:rsid w:val="00AC4588"/>
    <w:rsid w:val="00AC493A"/>
    <w:rsid w:val="00AC49ED"/>
    <w:rsid w:val="00AC4C3A"/>
    <w:rsid w:val="00AC4FA4"/>
    <w:rsid w:val="00AC54BF"/>
    <w:rsid w:val="00AC55F6"/>
    <w:rsid w:val="00AC5796"/>
    <w:rsid w:val="00AC5F2E"/>
    <w:rsid w:val="00AC6074"/>
    <w:rsid w:val="00AC6115"/>
    <w:rsid w:val="00AC64D1"/>
    <w:rsid w:val="00AC64D6"/>
    <w:rsid w:val="00AC6873"/>
    <w:rsid w:val="00AC6FC8"/>
    <w:rsid w:val="00AC7244"/>
    <w:rsid w:val="00AC7D97"/>
    <w:rsid w:val="00AD0066"/>
    <w:rsid w:val="00AD01CA"/>
    <w:rsid w:val="00AD0233"/>
    <w:rsid w:val="00AD0335"/>
    <w:rsid w:val="00AD0524"/>
    <w:rsid w:val="00AD0612"/>
    <w:rsid w:val="00AD072E"/>
    <w:rsid w:val="00AD09D0"/>
    <w:rsid w:val="00AD0A94"/>
    <w:rsid w:val="00AD0D00"/>
    <w:rsid w:val="00AD0D9A"/>
    <w:rsid w:val="00AD0ED4"/>
    <w:rsid w:val="00AD1499"/>
    <w:rsid w:val="00AD1AE4"/>
    <w:rsid w:val="00AD272C"/>
    <w:rsid w:val="00AD2890"/>
    <w:rsid w:val="00AD28A7"/>
    <w:rsid w:val="00AD2B48"/>
    <w:rsid w:val="00AD2C04"/>
    <w:rsid w:val="00AD2E88"/>
    <w:rsid w:val="00AD3411"/>
    <w:rsid w:val="00AD3789"/>
    <w:rsid w:val="00AD3FD7"/>
    <w:rsid w:val="00AD4491"/>
    <w:rsid w:val="00AD454C"/>
    <w:rsid w:val="00AD4796"/>
    <w:rsid w:val="00AD490B"/>
    <w:rsid w:val="00AD4D66"/>
    <w:rsid w:val="00AD4FA1"/>
    <w:rsid w:val="00AD4FBD"/>
    <w:rsid w:val="00AD50A5"/>
    <w:rsid w:val="00AD53E6"/>
    <w:rsid w:val="00AD588F"/>
    <w:rsid w:val="00AD5A66"/>
    <w:rsid w:val="00AD5ABB"/>
    <w:rsid w:val="00AD6321"/>
    <w:rsid w:val="00AD65DA"/>
    <w:rsid w:val="00AD6842"/>
    <w:rsid w:val="00AD6B8A"/>
    <w:rsid w:val="00AD6ED6"/>
    <w:rsid w:val="00AD7309"/>
    <w:rsid w:val="00AD734E"/>
    <w:rsid w:val="00AD77F0"/>
    <w:rsid w:val="00AD7B5F"/>
    <w:rsid w:val="00AE04D7"/>
    <w:rsid w:val="00AE04F1"/>
    <w:rsid w:val="00AE0511"/>
    <w:rsid w:val="00AE0A8C"/>
    <w:rsid w:val="00AE0D4D"/>
    <w:rsid w:val="00AE10DF"/>
    <w:rsid w:val="00AE10F9"/>
    <w:rsid w:val="00AE14DB"/>
    <w:rsid w:val="00AE14E7"/>
    <w:rsid w:val="00AE180E"/>
    <w:rsid w:val="00AE194E"/>
    <w:rsid w:val="00AE1A9F"/>
    <w:rsid w:val="00AE1C6E"/>
    <w:rsid w:val="00AE209D"/>
    <w:rsid w:val="00AE2394"/>
    <w:rsid w:val="00AE23EB"/>
    <w:rsid w:val="00AE24A5"/>
    <w:rsid w:val="00AE25E3"/>
    <w:rsid w:val="00AE2F96"/>
    <w:rsid w:val="00AE3A80"/>
    <w:rsid w:val="00AE3F08"/>
    <w:rsid w:val="00AE4323"/>
    <w:rsid w:val="00AE4350"/>
    <w:rsid w:val="00AE45C1"/>
    <w:rsid w:val="00AE4FB2"/>
    <w:rsid w:val="00AE5234"/>
    <w:rsid w:val="00AE598C"/>
    <w:rsid w:val="00AE67FC"/>
    <w:rsid w:val="00AE6ADC"/>
    <w:rsid w:val="00AE7440"/>
    <w:rsid w:val="00AE7997"/>
    <w:rsid w:val="00AE7B8D"/>
    <w:rsid w:val="00AE7C48"/>
    <w:rsid w:val="00AE7DDB"/>
    <w:rsid w:val="00AE7EF7"/>
    <w:rsid w:val="00AEA1F9"/>
    <w:rsid w:val="00AF06AB"/>
    <w:rsid w:val="00AF0C36"/>
    <w:rsid w:val="00AF0DA1"/>
    <w:rsid w:val="00AF0F82"/>
    <w:rsid w:val="00AF129A"/>
    <w:rsid w:val="00AF19C1"/>
    <w:rsid w:val="00AF1B59"/>
    <w:rsid w:val="00AF1BAC"/>
    <w:rsid w:val="00AF1F2F"/>
    <w:rsid w:val="00AF2136"/>
    <w:rsid w:val="00AF270C"/>
    <w:rsid w:val="00AF2EE1"/>
    <w:rsid w:val="00AF32A6"/>
    <w:rsid w:val="00AF36F1"/>
    <w:rsid w:val="00AF3725"/>
    <w:rsid w:val="00AF3999"/>
    <w:rsid w:val="00AF3BF5"/>
    <w:rsid w:val="00AF4032"/>
    <w:rsid w:val="00AF4826"/>
    <w:rsid w:val="00AF493A"/>
    <w:rsid w:val="00AF4DC4"/>
    <w:rsid w:val="00AF4F55"/>
    <w:rsid w:val="00AF5132"/>
    <w:rsid w:val="00AF51D8"/>
    <w:rsid w:val="00AF566F"/>
    <w:rsid w:val="00AF575D"/>
    <w:rsid w:val="00AF58CC"/>
    <w:rsid w:val="00AF607B"/>
    <w:rsid w:val="00AF64BD"/>
    <w:rsid w:val="00AF72BD"/>
    <w:rsid w:val="00AF72DD"/>
    <w:rsid w:val="00AF7886"/>
    <w:rsid w:val="00AF78B3"/>
    <w:rsid w:val="00AF7F63"/>
    <w:rsid w:val="00B00052"/>
    <w:rsid w:val="00B003F5"/>
    <w:rsid w:val="00B00473"/>
    <w:rsid w:val="00B006A6"/>
    <w:rsid w:val="00B00D7A"/>
    <w:rsid w:val="00B0122A"/>
    <w:rsid w:val="00B01558"/>
    <w:rsid w:val="00B01AE8"/>
    <w:rsid w:val="00B021A2"/>
    <w:rsid w:val="00B02DB8"/>
    <w:rsid w:val="00B03A5C"/>
    <w:rsid w:val="00B03B04"/>
    <w:rsid w:val="00B03E09"/>
    <w:rsid w:val="00B04193"/>
    <w:rsid w:val="00B041F9"/>
    <w:rsid w:val="00B044D2"/>
    <w:rsid w:val="00B04550"/>
    <w:rsid w:val="00B04E83"/>
    <w:rsid w:val="00B04E8C"/>
    <w:rsid w:val="00B04E99"/>
    <w:rsid w:val="00B04F73"/>
    <w:rsid w:val="00B04F98"/>
    <w:rsid w:val="00B05AD6"/>
    <w:rsid w:val="00B0636C"/>
    <w:rsid w:val="00B06400"/>
    <w:rsid w:val="00B06404"/>
    <w:rsid w:val="00B0664F"/>
    <w:rsid w:val="00B06A97"/>
    <w:rsid w:val="00B06CB7"/>
    <w:rsid w:val="00B07364"/>
    <w:rsid w:val="00B073F0"/>
    <w:rsid w:val="00B0745E"/>
    <w:rsid w:val="00B07801"/>
    <w:rsid w:val="00B07854"/>
    <w:rsid w:val="00B07AAB"/>
    <w:rsid w:val="00B07D5A"/>
    <w:rsid w:val="00B10424"/>
    <w:rsid w:val="00B1049B"/>
    <w:rsid w:val="00B10920"/>
    <w:rsid w:val="00B10D17"/>
    <w:rsid w:val="00B10DC2"/>
    <w:rsid w:val="00B11010"/>
    <w:rsid w:val="00B110F0"/>
    <w:rsid w:val="00B115A4"/>
    <w:rsid w:val="00B11963"/>
    <w:rsid w:val="00B11A69"/>
    <w:rsid w:val="00B11A80"/>
    <w:rsid w:val="00B11E86"/>
    <w:rsid w:val="00B12422"/>
    <w:rsid w:val="00B1242E"/>
    <w:rsid w:val="00B1297D"/>
    <w:rsid w:val="00B12A35"/>
    <w:rsid w:val="00B12A80"/>
    <w:rsid w:val="00B12D75"/>
    <w:rsid w:val="00B13041"/>
    <w:rsid w:val="00B13050"/>
    <w:rsid w:val="00B13B89"/>
    <w:rsid w:val="00B13D47"/>
    <w:rsid w:val="00B14477"/>
    <w:rsid w:val="00B14BD5"/>
    <w:rsid w:val="00B14C9C"/>
    <w:rsid w:val="00B14D14"/>
    <w:rsid w:val="00B14D7A"/>
    <w:rsid w:val="00B15075"/>
    <w:rsid w:val="00B15C67"/>
    <w:rsid w:val="00B15CD4"/>
    <w:rsid w:val="00B15D6F"/>
    <w:rsid w:val="00B161DC"/>
    <w:rsid w:val="00B162EC"/>
    <w:rsid w:val="00B169EC"/>
    <w:rsid w:val="00B16F9B"/>
    <w:rsid w:val="00B16FFE"/>
    <w:rsid w:val="00B17159"/>
    <w:rsid w:val="00B17470"/>
    <w:rsid w:val="00B17758"/>
    <w:rsid w:val="00B1793A"/>
    <w:rsid w:val="00B17985"/>
    <w:rsid w:val="00B20488"/>
    <w:rsid w:val="00B211F1"/>
    <w:rsid w:val="00B21640"/>
    <w:rsid w:val="00B2192F"/>
    <w:rsid w:val="00B21A30"/>
    <w:rsid w:val="00B21B29"/>
    <w:rsid w:val="00B21C8B"/>
    <w:rsid w:val="00B22729"/>
    <w:rsid w:val="00B2346A"/>
    <w:rsid w:val="00B2349C"/>
    <w:rsid w:val="00B23566"/>
    <w:rsid w:val="00B23C96"/>
    <w:rsid w:val="00B24FE1"/>
    <w:rsid w:val="00B257AC"/>
    <w:rsid w:val="00B25C3A"/>
    <w:rsid w:val="00B26034"/>
    <w:rsid w:val="00B26186"/>
    <w:rsid w:val="00B264DA"/>
    <w:rsid w:val="00B268D9"/>
    <w:rsid w:val="00B26C06"/>
    <w:rsid w:val="00B26E0E"/>
    <w:rsid w:val="00B27077"/>
    <w:rsid w:val="00B270F3"/>
    <w:rsid w:val="00B27283"/>
    <w:rsid w:val="00B2747F"/>
    <w:rsid w:val="00B2780D"/>
    <w:rsid w:val="00B278BB"/>
    <w:rsid w:val="00B27E68"/>
    <w:rsid w:val="00B301B6"/>
    <w:rsid w:val="00B30D2B"/>
    <w:rsid w:val="00B30F7D"/>
    <w:rsid w:val="00B316B1"/>
    <w:rsid w:val="00B31789"/>
    <w:rsid w:val="00B317C4"/>
    <w:rsid w:val="00B31C76"/>
    <w:rsid w:val="00B322F3"/>
    <w:rsid w:val="00B32A05"/>
    <w:rsid w:val="00B32B39"/>
    <w:rsid w:val="00B32C94"/>
    <w:rsid w:val="00B32DB9"/>
    <w:rsid w:val="00B332B0"/>
    <w:rsid w:val="00B33603"/>
    <w:rsid w:val="00B33711"/>
    <w:rsid w:val="00B337B6"/>
    <w:rsid w:val="00B33935"/>
    <w:rsid w:val="00B33C94"/>
    <w:rsid w:val="00B33EDB"/>
    <w:rsid w:val="00B33F8F"/>
    <w:rsid w:val="00B33F9D"/>
    <w:rsid w:val="00B348A7"/>
    <w:rsid w:val="00B3490C"/>
    <w:rsid w:val="00B34D04"/>
    <w:rsid w:val="00B35555"/>
    <w:rsid w:val="00B36185"/>
    <w:rsid w:val="00B3659F"/>
    <w:rsid w:val="00B36A6B"/>
    <w:rsid w:val="00B36CC2"/>
    <w:rsid w:val="00B36F9E"/>
    <w:rsid w:val="00B3759C"/>
    <w:rsid w:val="00B3764C"/>
    <w:rsid w:val="00B37AEF"/>
    <w:rsid w:val="00B37F25"/>
    <w:rsid w:val="00B4035F"/>
    <w:rsid w:val="00B4042E"/>
    <w:rsid w:val="00B40E73"/>
    <w:rsid w:val="00B40F8C"/>
    <w:rsid w:val="00B410A1"/>
    <w:rsid w:val="00B41922"/>
    <w:rsid w:val="00B4233A"/>
    <w:rsid w:val="00B42423"/>
    <w:rsid w:val="00B438C2"/>
    <w:rsid w:val="00B442D1"/>
    <w:rsid w:val="00B446E0"/>
    <w:rsid w:val="00B44A1D"/>
    <w:rsid w:val="00B44D23"/>
    <w:rsid w:val="00B45286"/>
    <w:rsid w:val="00B4587E"/>
    <w:rsid w:val="00B45A47"/>
    <w:rsid w:val="00B46A39"/>
    <w:rsid w:val="00B46B88"/>
    <w:rsid w:val="00B46BC5"/>
    <w:rsid w:val="00B4720D"/>
    <w:rsid w:val="00B47325"/>
    <w:rsid w:val="00B47862"/>
    <w:rsid w:val="00B479F7"/>
    <w:rsid w:val="00B501CA"/>
    <w:rsid w:val="00B50672"/>
    <w:rsid w:val="00B50898"/>
    <w:rsid w:val="00B50911"/>
    <w:rsid w:val="00B51778"/>
    <w:rsid w:val="00B51D88"/>
    <w:rsid w:val="00B52087"/>
    <w:rsid w:val="00B52347"/>
    <w:rsid w:val="00B52FBB"/>
    <w:rsid w:val="00B52FFF"/>
    <w:rsid w:val="00B535A8"/>
    <w:rsid w:val="00B53DA1"/>
    <w:rsid w:val="00B53E42"/>
    <w:rsid w:val="00B53F97"/>
    <w:rsid w:val="00B542CC"/>
    <w:rsid w:val="00B543BE"/>
    <w:rsid w:val="00B5469C"/>
    <w:rsid w:val="00B546DB"/>
    <w:rsid w:val="00B54958"/>
    <w:rsid w:val="00B54D04"/>
    <w:rsid w:val="00B54FE1"/>
    <w:rsid w:val="00B550F1"/>
    <w:rsid w:val="00B55821"/>
    <w:rsid w:val="00B55877"/>
    <w:rsid w:val="00B55966"/>
    <w:rsid w:val="00B55A71"/>
    <w:rsid w:val="00B56124"/>
    <w:rsid w:val="00B5660B"/>
    <w:rsid w:val="00B56D79"/>
    <w:rsid w:val="00B57523"/>
    <w:rsid w:val="00B57FAC"/>
    <w:rsid w:val="00B6025C"/>
    <w:rsid w:val="00B60662"/>
    <w:rsid w:val="00B613C5"/>
    <w:rsid w:val="00B613DD"/>
    <w:rsid w:val="00B61787"/>
    <w:rsid w:val="00B618CA"/>
    <w:rsid w:val="00B61C2E"/>
    <w:rsid w:val="00B62044"/>
    <w:rsid w:val="00B623F2"/>
    <w:rsid w:val="00B62811"/>
    <w:rsid w:val="00B62D94"/>
    <w:rsid w:val="00B63053"/>
    <w:rsid w:val="00B63484"/>
    <w:rsid w:val="00B63837"/>
    <w:rsid w:val="00B6385D"/>
    <w:rsid w:val="00B63BF6"/>
    <w:rsid w:val="00B63DE0"/>
    <w:rsid w:val="00B63F88"/>
    <w:rsid w:val="00B64147"/>
    <w:rsid w:val="00B64299"/>
    <w:rsid w:val="00B646FA"/>
    <w:rsid w:val="00B65029"/>
    <w:rsid w:val="00B65B8C"/>
    <w:rsid w:val="00B65D2F"/>
    <w:rsid w:val="00B66319"/>
    <w:rsid w:val="00B66A8D"/>
    <w:rsid w:val="00B66C7D"/>
    <w:rsid w:val="00B66D5D"/>
    <w:rsid w:val="00B6729D"/>
    <w:rsid w:val="00B67470"/>
    <w:rsid w:val="00B6747D"/>
    <w:rsid w:val="00B67E40"/>
    <w:rsid w:val="00B67FB9"/>
    <w:rsid w:val="00B70609"/>
    <w:rsid w:val="00B70A2B"/>
    <w:rsid w:val="00B70C4E"/>
    <w:rsid w:val="00B70E2D"/>
    <w:rsid w:val="00B70F68"/>
    <w:rsid w:val="00B71A1B"/>
    <w:rsid w:val="00B71AC3"/>
    <w:rsid w:val="00B71B7C"/>
    <w:rsid w:val="00B71C24"/>
    <w:rsid w:val="00B71F22"/>
    <w:rsid w:val="00B7261A"/>
    <w:rsid w:val="00B72A87"/>
    <w:rsid w:val="00B72E9C"/>
    <w:rsid w:val="00B73093"/>
    <w:rsid w:val="00B737FC"/>
    <w:rsid w:val="00B73D32"/>
    <w:rsid w:val="00B74263"/>
    <w:rsid w:val="00B74530"/>
    <w:rsid w:val="00B7509C"/>
    <w:rsid w:val="00B75331"/>
    <w:rsid w:val="00B75362"/>
    <w:rsid w:val="00B754DE"/>
    <w:rsid w:val="00B754E8"/>
    <w:rsid w:val="00B759D5"/>
    <w:rsid w:val="00B75A29"/>
    <w:rsid w:val="00B762B1"/>
    <w:rsid w:val="00B7633E"/>
    <w:rsid w:val="00B76393"/>
    <w:rsid w:val="00B76479"/>
    <w:rsid w:val="00B76629"/>
    <w:rsid w:val="00B7663E"/>
    <w:rsid w:val="00B77321"/>
    <w:rsid w:val="00B77689"/>
    <w:rsid w:val="00B778CF"/>
    <w:rsid w:val="00B77D6C"/>
    <w:rsid w:val="00B77DFC"/>
    <w:rsid w:val="00B77F91"/>
    <w:rsid w:val="00B8017E"/>
    <w:rsid w:val="00B801DB"/>
    <w:rsid w:val="00B8027B"/>
    <w:rsid w:val="00B80756"/>
    <w:rsid w:val="00B8077F"/>
    <w:rsid w:val="00B809F2"/>
    <w:rsid w:val="00B809FE"/>
    <w:rsid w:val="00B80B47"/>
    <w:rsid w:val="00B810E5"/>
    <w:rsid w:val="00B817BA"/>
    <w:rsid w:val="00B81840"/>
    <w:rsid w:val="00B818C7"/>
    <w:rsid w:val="00B819FA"/>
    <w:rsid w:val="00B821D0"/>
    <w:rsid w:val="00B82532"/>
    <w:rsid w:val="00B825D7"/>
    <w:rsid w:val="00B8329D"/>
    <w:rsid w:val="00B8337B"/>
    <w:rsid w:val="00B8356F"/>
    <w:rsid w:val="00B83684"/>
    <w:rsid w:val="00B83A74"/>
    <w:rsid w:val="00B83B25"/>
    <w:rsid w:val="00B83B99"/>
    <w:rsid w:val="00B83DE0"/>
    <w:rsid w:val="00B83E92"/>
    <w:rsid w:val="00B83EA8"/>
    <w:rsid w:val="00B83ECF"/>
    <w:rsid w:val="00B844E0"/>
    <w:rsid w:val="00B8480C"/>
    <w:rsid w:val="00B84FAA"/>
    <w:rsid w:val="00B85364"/>
    <w:rsid w:val="00B856E2"/>
    <w:rsid w:val="00B8621B"/>
    <w:rsid w:val="00B87AF7"/>
    <w:rsid w:val="00B87C28"/>
    <w:rsid w:val="00B87CB8"/>
    <w:rsid w:val="00B87DE3"/>
    <w:rsid w:val="00B901D4"/>
    <w:rsid w:val="00B9070C"/>
    <w:rsid w:val="00B90976"/>
    <w:rsid w:val="00B90A34"/>
    <w:rsid w:val="00B90D09"/>
    <w:rsid w:val="00B90F0F"/>
    <w:rsid w:val="00B9133E"/>
    <w:rsid w:val="00B9148B"/>
    <w:rsid w:val="00B9190F"/>
    <w:rsid w:val="00B9193A"/>
    <w:rsid w:val="00B91A14"/>
    <w:rsid w:val="00B91A84"/>
    <w:rsid w:val="00B92361"/>
    <w:rsid w:val="00B92BDB"/>
    <w:rsid w:val="00B9368A"/>
    <w:rsid w:val="00B93732"/>
    <w:rsid w:val="00B93D5E"/>
    <w:rsid w:val="00B940D6"/>
    <w:rsid w:val="00B941A9"/>
    <w:rsid w:val="00B942DD"/>
    <w:rsid w:val="00B9433E"/>
    <w:rsid w:val="00B947A0"/>
    <w:rsid w:val="00B94CF8"/>
    <w:rsid w:val="00B94D7B"/>
    <w:rsid w:val="00B9510E"/>
    <w:rsid w:val="00B95382"/>
    <w:rsid w:val="00B956C1"/>
    <w:rsid w:val="00B9648B"/>
    <w:rsid w:val="00B96B41"/>
    <w:rsid w:val="00B96CD7"/>
    <w:rsid w:val="00B96FB8"/>
    <w:rsid w:val="00B9707D"/>
    <w:rsid w:val="00B97963"/>
    <w:rsid w:val="00B97E05"/>
    <w:rsid w:val="00BA039D"/>
    <w:rsid w:val="00BA0D11"/>
    <w:rsid w:val="00BA174F"/>
    <w:rsid w:val="00BA17C0"/>
    <w:rsid w:val="00BA1E1B"/>
    <w:rsid w:val="00BA2060"/>
    <w:rsid w:val="00BA21C5"/>
    <w:rsid w:val="00BA250A"/>
    <w:rsid w:val="00BA287E"/>
    <w:rsid w:val="00BA2F20"/>
    <w:rsid w:val="00BA2F46"/>
    <w:rsid w:val="00BA30E0"/>
    <w:rsid w:val="00BA37E1"/>
    <w:rsid w:val="00BA3920"/>
    <w:rsid w:val="00BA3B9D"/>
    <w:rsid w:val="00BA3D64"/>
    <w:rsid w:val="00BA4540"/>
    <w:rsid w:val="00BA4A68"/>
    <w:rsid w:val="00BA4CE1"/>
    <w:rsid w:val="00BA5500"/>
    <w:rsid w:val="00BA589C"/>
    <w:rsid w:val="00BA6110"/>
    <w:rsid w:val="00BA620A"/>
    <w:rsid w:val="00BA63E8"/>
    <w:rsid w:val="00BB012A"/>
    <w:rsid w:val="00BB0395"/>
    <w:rsid w:val="00BB0848"/>
    <w:rsid w:val="00BB0A7A"/>
    <w:rsid w:val="00BB0CEB"/>
    <w:rsid w:val="00BB0ECE"/>
    <w:rsid w:val="00BB0EDD"/>
    <w:rsid w:val="00BB13EA"/>
    <w:rsid w:val="00BB1769"/>
    <w:rsid w:val="00BB1907"/>
    <w:rsid w:val="00BB19E9"/>
    <w:rsid w:val="00BB1B63"/>
    <w:rsid w:val="00BB1CFA"/>
    <w:rsid w:val="00BB28B0"/>
    <w:rsid w:val="00BB3092"/>
    <w:rsid w:val="00BB315D"/>
    <w:rsid w:val="00BB3505"/>
    <w:rsid w:val="00BB3ACF"/>
    <w:rsid w:val="00BB3D42"/>
    <w:rsid w:val="00BB3E30"/>
    <w:rsid w:val="00BB4B3B"/>
    <w:rsid w:val="00BB4DBD"/>
    <w:rsid w:val="00BB4E03"/>
    <w:rsid w:val="00BB54DD"/>
    <w:rsid w:val="00BB5610"/>
    <w:rsid w:val="00BB5B4D"/>
    <w:rsid w:val="00BB5DB6"/>
    <w:rsid w:val="00BB5DD4"/>
    <w:rsid w:val="00BB5E68"/>
    <w:rsid w:val="00BB66C1"/>
    <w:rsid w:val="00BB6801"/>
    <w:rsid w:val="00BB6B97"/>
    <w:rsid w:val="00BB6EFC"/>
    <w:rsid w:val="00BB70BC"/>
    <w:rsid w:val="00BB7301"/>
    <w:rsid w:val="00BB75AE"/>
    <w:rsid w:val="00BB76B2"/>
    <w:rsid w:val="00BB7D3F"/>
    <w:rsid w:val="00BBDCDC"/>
    <w:rsid w:val="00BC00AA"/>
    <w:rsid w:val="00BC051F"/>
    <w:rsid w:val="00BC06FB"/>
    <w:rsid w:val="00BC0C94"/>
    <w:rsid w:val="00BC101B"/>
    <w:rsid w:val="00BC125A"/>
    <w:rsid w:val="00BC197B"/>
    <w:rsid w:val="00BC1A3F"/>
    <w:rsid w:val="00BC1A7E"/>
    <w:rsid w:val="00BC1A83"/>
    <w:rsid w:val="00BC1C18"/>
    <w:rsid w:val="00BC1C5E"/>
    <w:rsid w:val="00BC1FED"/>
    <w:rsid w:val="00BC2183"/>
    <w:rsid w:val="00BC230F"/>
    <w:rsid w:val="00BC2F82"/>
    <w:rsid w:val="00BC34E5"/>
    <w:rsid w:val="00BC3517"/>
    <w:rsid w:val="00BC3CFA"/>
    <w:rsid w:val="00BC3E16"/>
    <w:rsid w:val="00BC4170"/>
    <w:rsid w:val="00BC4442"/>
    <w:rsid w:val="00BC4739"/>
    <w:rsid w:val="00BC4AD1"/>
    <w:rsid w:val="00BC4D12"/>
    <w:rsid w:val="00BC5A70"/>
    <w:rsid w:val="00BC5AAF"/>
    <w:rsid w:val="00BC5F5F"/>
    <w:rsid w:val="00BC5FF3"/>
    <w:rsid w:val="00BC6213"/>
    <w:rsid w:val="00BC631A"/>
    <w:rsid w:val="00BC645F"/>
    <w:rsid w:val="00BC69C0"/>
    <w:rsid w:val="00BC6A62"/>
    <w:rsid w:val="00BC6A94"/>
    <w:rsid w:val="00BC6BAF"/>
    <w:rsid w:val="00BC776A"/>
    <w:rsid w:val="00BC777D"/>
    <w:rsid w:val="00BC77C4"/>
    <w:rsid w:val="00BC77EA"/>
    <w:rsid w:val="00BC7E81"/>
    <w:rsid w:val="00BD02C6"/>
    <w:rsid w:val="00BD04EF"/>
    <w:rsid w:val="00BD052B"/>
    <w:rsid w:val="00BD0682"/>
    <w:rsid w:val="00BD0840"/>
    <w:rsid w:val="00BD0DDF"/>
    <w:rsid w:val="00BD0F22"/>
    <w:rsid w:val="00BD10BA"/>
    <w:rsid w:val="00BD1A47"/>
    <w:rsid w:val="00BD2093"/>
    <w:rsid w:val="00BD21CC"/>
    <w:rsid w:val="00BD2525"/>
    <w:rsid w:val="00BD2858"/>
    <w:rsid w:val="00BD2EE8"/>
    <w:rsid w:val="00BD353A"/>
    <w:rsid w:val="00BD35BA"/>
    <w:rsid w:val="00BD52BC"/>
    <w:rsid w:val="00BD5729"/>
    <w:rsid w:val="00BD577A"/>
    <w:rsid w:val="00BD5BEB"/>
    <w:rsid w:val="00BD60B5"/>
    <w:rsid w:val="00BD6740"/>
    <w:rsid w:val="00BD7421"/>
    <w:rsid w:val="00BD7799"/>
    <w:rsid w:val="00BD7B70"/>
    <w:rsid w:val="00BD7E61"/>
    <w:rsid w:val="00BD7FEC"/>
    <w:rsid w:val="00BE025E"/>
    <w:rsid w:val="00BE040F"/>
    <w:rsid w:val="00BE059D"/>
    <w:rsid w:val="00BE0EAA"/>
    <w:rsid w:val="00BE1333"/>
    <w:rsid w:val="00BE1974"/>
    <w:rsid w:val="00BE1A96"/>
    <w:rsid w:val="00BE1CD6"/>
    <w:rsid w:val="00BE1FA9"/>
    <w:rsid w:val="00BE21C7"/>
    <w:rsid w:val="00BE35C4"/>
    <w:rsid w:val="00BE3D99"/>
    <w:rsid w:val="00BE3DA5"/>
    <w:rsid w:val="00BE3DA8"/>
    <w:rsid w:val="00BE3F05"/>
    <w:rsid w:val="00BE4297"/>
    <w:rsid w:val="00BE42B1"/>
    <w:rsid w:val="00BE48A7"/>
    <w:rsid w:val="00BE5112"/>
    <w:rsid w:val="00BE52D5"/>
    <w:rsid w:val="00BE5766"/>
    <w:rsid w:val="00BE5C7D"/>
    <w:rsid w:val="00BE62DD"/>
    <w:rsid w:val="00BE6A8B"/>
    <w:rsid w:val="00BE6E00"/>
    <w:rsid w:val="00BE6F81"/>
    <w:rsid w:val="00BE7061"/>
    <w:rsid w:val="00BE72BE"/>
    <w:rsid w:val="00BE76AA"/>
    <w:rsid w:val="00BE7CCC"/>
    <w:rsid w:val="00BF00F6"/>
    <w:rsid w:val="00BF039D"/>
    <w:rsid w:val="00BF0B4E"/>
    <w:rsid w:val="00BF0FE1"/>
    <w:rsid w:val="00BF116E"/>
    <w:rsid w:val="00BF1387"/>
    <w:rsid w:val="00BF147B"/>
    <w:rsid w:val="00BF1DD9"/>
    <w:rsid w:val="00BF222C"/>
    <w:rsid w:val="00BF2270"/>
    <w:rsid w:val="00BF2855"/>
    <w:rsid w:val="00BF29AC"/>
    <w:rsid w:val="00BF2C9E"/>
    <w:rsid w:val="00BF2E71"/>
    <w:rsid w:val="00BF30DA"/>
    <w:rsid w:val="00BF3214"/>
    <w:rsid w:val="00BF3F78"/>
    <w:rsid w:val="00BF4B7C"/>
    <w:rsid w:val="00BF4E89"/>
    <w:rsid w:val="00BF57F7"/>
    <w:rsid w:val="00BF5F64"/>
    <w:rsid w:val="00BF6F02"/>
    <w:rsid w:val="00BF6F68"/>
    <w:rsid w:val="00BF756C"/>
    <w:rsid w:val="00BF765B"/>
    <w:rsid w:val="00BF7F73"/>
    <w:rsid w:val="00C00250"/>
    <w:rsid w:val="00C004B5"/>
    <w:rsid w:val="00C00511"/>
    <w:rsid w:val="00C0052C"/>
    <w:rsid w:val="00C005B3"/>
    <w:rsid w:val="00C00646"/>
    <w:rsid w:val="00C007AE"/>
    <w:rsid w:val="00C00A16"/>
    <w:rsid w:val="00C00DA2"/>
    <w:rsid w:val="00C0115F"/>
    <w:rsid w:val="00C01497"/>
    <w:rsid w:val="00C015DA"/>
    <w:rsid w:val="00C01CCF"/>
    <w:rsid w:val="00C01CDD"/>
    <w:rsid w:val="00C02038"/>
    <w:rsid w:val="00C02082"/>
    <w:rsid w:val="00C02386"/>
    <w:rsid w:val="00C02620"/>
    <w:rsid w:val="00C028FF"/>
    <w:rsid w:val="00C02AB0"/>
    <w:rsid w:val="00C02B25"/>
    <w:rsid w:val="00C04002"/>
    <w:rsid w:val="00C04091"/>
    <w:rsid w:val="00C051F3"/>
    <w:rsid w:val="00C05CF8"/>
    <w:rsid w:val="00C05F81"/>
    <w:rsid w:val="00C0601C"/>
    <w:rsid w:val="00C060BE"/>
    <w:rsid w:val="00C06253"/>
    <w:rsid w:val="00C06E0B"/>
    <w:rsid w:val="00C073BF"/>
    <w:rsid w:val="00C079E3"/>
    <w:rsid w:val="00C102A2"/>
    <w:rsid w:val="00C1076F"/>
    <w:rsid w:val="00C10CEF"/>
    <w:rsid w:val="00C10F51"/>
    <w:rsid w:val="00C1110A"/>
    <w:rsid w:val="00C11178"/>
    <w:rsid w:val="00C111BB"/>
    <w:rsid w:val="00C111C4"/>
    <w:rsid w:val="00C11986"/>
    <w:rsid w:val="00C11A5B"/>
    <w:rsid w:val="00C11E37"/>
    <w:rsid w:val="00C12375"/>
    <w:rsid w:val="00C12470"/>
    <w:rsid w:val="00C12A03"/>
    <w:rsid w:val="00C12ABD"/>
    <w:rsid w:val="00C12C19"/>
    <w:rsid w:val="00C12E4A"/>
    <w:rsid w:val="00C12EB8"/>
    <w:rsid w:val="00C1301D"/>
    <w:rsid w:val="00C1341B"/>
    <w:rsid w:val="00C142C2"/>
    <w:rsid w:val="00C150A3"/>
    <w:rsid w:val="00C15385"/>
    <w:rsid w:val="00C1543D"/>
    <w:rsid w:val="00C156C0"/>
    <w:rsid w:val="00C15996"/>
    <w:rsid w:val="00C15D35"/>
    <w:rsid w:val="00C15E09"/>
    <w:rsid w:val="00C15F0A"/>
    <w:rsid w:val="00C15F3C"/>
    <w:rsid w:val="00C1655D"/>
    <w:rsid w:val="00C16A61"/>
    <w:rsid w:val="00C16C7F"/>
    <w:rsid w:val="00C16E5B"/>
    <w:rsid w:val="00C16EE0"/>
    <w:rsid w:val="00C170C2"/>
    <w:rsid w:val="00C1734D"/>
    <w:rsid w:val="00C17618"/>
    <w:rsid w:val="00C17E70"/>
    <w:rsid w:val="00C2068D"/>
    <w:rsid w:val="00C21AB0"/>
    <w:rsid w:val="00C21F92"/>
    <w:rsid w:val="00C2237D"/>
    <w:rsid w:val="00C22447"/>
    <w:rsid w:val="00C2279C"/>
    <w:rsid w:val="00C22F7E"/>
    <w:rsid w:val="00C23175"/>
    <w:rsid w:val="00C23426"/>
    <w:rsid w:val="00C2368B"/>
    <w:rsid w:val="00C23724"/>
    <w:rsid w:val="00C23B77"/>
    <w:rsid w:val="00C23C94"/>
    <w:rsid w:val="00C23EBE"/>
    <w:rsid w:val="00C24011"/>
    <w:rsid w:val="00C246A7"/>
    <w:rsid w:val="00C2519B"/>
    <w:rsid w:val="00C252C1"/>
    <w:rsid w:val="00C2560B"/>
    <w:rsid w:val="00C25659"/>
    <w:rsid w:val="00C25792"/>
    <w:rsid w:val="00C25B6C"/>
    <w:rsid w:val="00C25DA9"/>
    <w:rsid w:val="00C25ED5"/>
    <w:rsid w:val="00C261E8"/>
    <w:rsid w:val="00C2667E"/>
    <w:rsid w:val="00C303B2"/>
    <w:rsid w:val="00C30418"/>
    <w:rsid w:val="00C3063D"/>
    <w:rsid w:val="00C3076A"/>
    <w:rsid w:val="00C30949"/>
    <w:rsid w:val="00C31AA9"/>
    <w:rsid w:val="00C31AC7"/>
    <w:rsid w:val="00C31C07"/>
    <w:rsid w:val="00C32378"/>
    <w:rsid w:val="00C32481"/>
    <w:rsid w:val="00C325AB"/>
    <w:rsid w:val="00C325C9"/>
    <w:rsid w:val="00C3280B"/>
    <w:rsid w:val="00C33374"/>
    <w:rsid w:val="00C3348C"/>
    <w:rsid w:val="00C33981"/>
    <w:rsid w:val="00C34168"/>
    <w:rsid w:val="00C34281"/>
    <w:rsid w:val="00C34F6E"/>
    <w:rsid w:val="00C34FB6"/>
    <w:rsid w:val="00C353D6"/>
    <w:rsid w:val="00C3545E"/>
    <w:rsid w:val="00C3570D"/>
    <w:rsid w:val="00C35B65"/>
    <w:rsid w:val="00C36819"/>
    <w:rsid w:val="00C36872"/>
    <w:rsid w:val="00C36A73"/>
    <w:rsid w:val="00C37192"/>
    <w:rsid w:val="00C3737A"/>
    <w:rsid w:val="00C374B1"/>
    <w:rsid w:val="00C37799"/>
    <w:rsid w:val="00C37949"/>
    <w:rsid w:val="00C37BF7"/>
    <w:rsid w:val="00C37D13"/>
    <w:rsid w:val="00C37F62"/>
    <w:rsid w:val="00C409D6"/>
    <w:rsid w:val="00C40A0B"/>
    <w:rsid w:val="00C40DC1"/>
    <w:rsid w:val="00C414A5"/>
    <w:rsid w:val="00C414D4"/>
    <w:rsid w:val="00C41869"/>
    <w:rsid w:val="00C419D0"/>
    <w:rsid w:val="00C41D2E"/>
    <w:rsid w:val="00C42344"/>
    <w:rsid w:val="00C4369B"/>
    <w:rsid w:val="00C43AF6"/>
    <w:rsid w:val="00C43CC8"/>
    <w:rsid w:val="00C441DD"/>
    <w:rsid w:val="00C4444E"/>
    <w:rsid w:val="00C44466"/>
    <w:rsid w:val="00C44FF0"/>
    <w:rsid w:val="00C45609"/>
    <w:rsid w:val="00C45BD2"/>
    <w:rsid w:val="00C4610D"/>
    <w:rsid w:val="00C46220"/>
    <w:rsid w:val="00C46814"/>
    <w:rsid w:val="00C46FA8"/>
    <w:rsid w:val="00C470CF"/>
    <w:rsid w:val="00C47510"/>
    <w:rsid w:val="00C47B0B"/>
    <w:rsid w:val="00C47F30"/>
    <w:rsid w:val="00C506BB"/>
    <w:rsid w:val="00C5072D"/>
    <w:rsid w:val="00C50773"/>
    <w:rsid w:val="00C50C1B"/>
    <w:rsid w:val="00C513D3"/>
    <w:rsid w:val="00C516A1"/>
    <w:rsid w:val="00C51D98"/>
    <w:rsid w:val="00C51F80"/>
    <w:rsid w:val="00C52146"/>
    <w:rsid w:val="00C52CFD"/>
    <w:rsid w:val="00C53804"/>
    <w:rsid w:val="00C5407B"/>
    <w:rsid w:val="00C543D9"/>
    <w:rsid w:val="00C544F1"/>
    <w:rsid w:val="00C54535"/>
    <w:rsid w:val="00C54796"/>
    <w:rsid w:val="00C54BAE"/>
    <w:rsid w:val="00C54C96"/>
    <w:rsid w:val="00C54D1E"/>
    <w:rsid w:val="00C55414"/>
    <w:rsid w:val="00C5543D"/>
    <w:rsid w:val="00C554DB"/>
    <w:rsid w:val="00C558DA"/>
    <w:rsid w:val="00C55BF2"/>
    <w:rsid w:val="00C55E26"/>
    <w:rsid w:val="00C560B1"/>
    <w:rsid w:val="00C562BE"/>
    <w:rsid w:val="00C565D1"/>
    <w:rsid w:val="00C57793"/>
    <w:rsid w:val="00C57AE0"/>
    <w:rsid w:val="00C57F64"/>
    <w:rsid w:val="00C6073B"/>
    <w:rsid w:val="00C60764"/>
    <w:rsid w:val="00C60C7B"/>
    <w:rsid w:val="00C60DD4"/>
    <w:rsid w:val="00C6122A"/>
    <w:rsid w:val="00C61499"/>
    <w:rsid w:val="00C61D75"/>
    <w:rsid w:val="00C61FD6"/>
    <w:rsid w:val="00C622F9"/>
    <w:rsid w:val="00C624D1"/>
    <w:rsid w:val="00C62F50"/>
    <w:rsid w:val="00C63296"/>
    <w:rsid w:val="00C634B7"/>
    <w:rsid w:val="00C638C3"/>
    <w:rsid w:val="00C63E86"/>
    <w:rsid w:val="00C6488B"/>
    <w:rsid w:val="00C64F9F"/>
    <w:rsid w:val="00C64FAF"/>
    <w:rsid w:val="00C653E1"/>
    <w:rsid w:val="00C654A8"/>
    <w:rsid w:val="00C6555D"/>
    <w:rsid w:val="00C658B0"/>
    <w:rsid w:val="00C66751"/>
    <w:rsid w:val="00C669D7"/>
    <w:rsid w:val="00C669EF"/>
    <w:rsid w:val="00C66A4C"/>
    <w:rsid w:val="00C66D19"/>
    <w:rsid w:val="00C66F30"/>
    <w:rsid w:val="00C670FF"/>
    <w:rsid w:val="00C67807"/>
    <w:rsid w:val="00C6790A"/>
    <w:rsid w:val="00C67D5D"/>
    <w:rsid w:val="00C67F6B"/>
    <w:rsid w:val="00C70191"/>
    <w:rsid w:val="00C702AA"/>
    <w:rsid w:val="00C705DD"/>
    <w:rsid w:val="00C706DF"/>
    <w:rsid w:val="00C70F2A"/>
    <w:rsid w:val="00C713BA"/>
    <w:rsid w:val="00C713D3"/>
    <w:rsid w:val="00C71440"/>
    <w:rsid w:val="00C7147E"/>
    <w:rsid w:val="00C714F0"/>
    <w:rsid w:val="00C7186C"/>
    <w:rsid w:val="00C71B08"/>
    <w:rsid w:val="00C71CC5"/>
    <w:rsid w:val="00C7247F"/>
    <w:rsid w:val="00C72493"/>
    <w:rsid w:val="00C72660"/>
    <w:rsid w:val="00C72909"/>
    <w:rsid w:val="00C72D1C"/>
    <w:rsid w:val="00C735B7"/>
    <w:rsid w:val="00C73D51"/>
    <w:rsid w:val="00C73F4B"/>
    <w:rsid w:val="00C73FF3"/>
    <w:rsid w:val="00C747E0"/>
    <w:rsid w:val="00C74855"/>
    <w:rsid w:val="00C74F52"/>
    <w:rsid w:val="00C7551C"/>
    <w:rsid w:val="00C75FFE"/>
    <w:rsid w:val="00C763A2"/>
    <w:rsid w:val="00C768C9"/>
    <w:rsid w:val="00C76909"/>
    <w:rsid w:val="00C7695C"/>
    <w:rsid w:val="00C76D66"/>
    <w:rsid w:val="00C8009D"/>
    <w:rsid w:val="00C80162"/>
    <w:rsid w:val="00C803C8"/>
    <w:rsid w:val="00C80921"/>
    <w:rsid w:val="00C80B5A"/>
    <w:rsid w:val="00C80EAF"/>
    <w:rsid w:val="00C80F46"/>
    <w:rsid w:val="00C816BB"/>
    <w:rsid w:val="00C81751"/>
    <w:rsid w:val="00C82B3A"/>
    <w:rsid w:val="00C830BB"/>
    <w:rsid w:val="00C83297"/>
    <w:rsid w:val="00C83937"/>
    <w:rsid w:val="00C83D30"/>
    <w:rsid w:val="00C83E1A"/>
    <w:rsid w:val="00C84158"/>
    <w:rsid w:val="00C8445F"/>
    <w:rsid w:val="00C8489F"/>
    <w:rsid w:val="00C851A1"/>
    <w:rsid w:val="00C854E7"/>
    <w:rsid w:val="00C8558B"/>
    <w:rsid w:val="00C8583E"/>
    <w:rsid w:val="00C8602E"/>
    <w:rsid w:val="00C8648D"/>
    <w:rsid w:val="00C86F9E"/>
    <w:rsid w:val="00C871FC"/>
    <w:rsid w:val="00C90B56"/>
    <w:rsid w:val="00C90E46"/>
    <w:rsid w:val="00C90ED6"/>
    <w:rsid w:val="00C916E3"/>
    <w:rsid w:val="00C91F06"/>
    <w:rsid w:val="00C92C75"/>
    <w:rsid w:val="00C92D01"/>
    <w:rsid w:val="00C930EB"/>
    <w:rsid w:val="00C93695"/>
    <w:rsid w:val="00C9375F"/>
    <w:rsid w:val="00C93BE9"/>
    <w:rsid w:val="00C94150"/>
    <w:rsid w:val="00C9460A"/>
    <w:rsid w:val="00C947B9"/>
    <w:rsid w:val="00C9487B"/>
    <w:rsid w:val="00C94C83"/>
    <w:rsid w:val="00C94D97"/>
    <w:rsid w:val="00C95550"/>
    <w:rsid w:val="00C95598"/>
    <w:rsid w:val="00C95817"/>
    <w:rsid w:val="00C95C9D"/>
    <w:rsid w:val="00C95D0C"/>
    <w:rsid w:val="00C95FCD"/>
    <w:rsid w:val="00C96387"/>
    <w:rsid w:val="00C965B1"/>
    <w:rsid w:val="00C965E6"/>
    <w:rsid w:val="00C96B62"/>
    <w:rsid w:val="00C96FA7"/>
    <w:rsid w:val="00C97520"/>
    <w:rsid w:val="00C976DC"/>
    <w:rsid w:val="00C978E5"/>
    <w:rsid w:val="00C97B06"/>
    <w:rsid w:val="00C97F8D"/>
    <w:rsid w:val="00CA0DBE"/>
    <w:rsid w:val="00CA0EC7"/>
    <w:rsid w:val="00CA1A95"/>
    <w:rsid w:val="00CA1C5F"/>
    <w:rsid w:val="00CA20C7"/>
    <w:rsid w:val="00CA235C"/>
    <w:rsid w:val="00CA23FA"/>
    <w:rsid w:val="00CA25F7"/>
    <w:rsid w:val="00CA290C"/>
    <w:rsid w:val="00CA2ABF"/>
    <w:rsid w:val="00CA33C7"/>
    <w:rsid w:val="00CA3492"/>
    <w:rsid w:val="00CA3B76"/>
    <w:rsid w:val="00CA3FB3"/>
    <w:rsid w:val="00CA3FE5"/>
    <w:rsid w:val="00CA42D3"/>
    <w:rsid w:val="00CA4627"/>
    <w:rsid w:val="00CA4A51"/>
    <w:rsid w:val="00CA500D"/>
    <w:rsid w:val="00CA5692"/>
    <w:rsid w:val="00CA5EDB"/>
    <w:rsid w:val="00CA64C0"/>
    <w:rsid w:val="00CA660A"/>
    <w:rsid w:val="00CA6918"/>
    <w:rsid w:val="00CA795E"/>
    <w:rsid w:val="00CA7A09"/>
    <w:rsid w:val="00CA7C62"/>
    <w:rsid w:val="00CA7F98"/>
    <w:rsid w:val="00CB0067"/>
    <w:rsid w:val="00CB0354"/>
    <w:rsid w:val="00CB07DD"/>
    <w:rsid w:val="00CB0B9E"/>
    <w:rsid w:val="00CB0BEB"/>
    <w:rsid w:val="00CB0E32"/>
    <w:rsid w:val="00CB12F5"/>
    <w:rsid w:val="00CB15A7"/>
    <w:rsid w:val="00CB18A4"/>
    <w:rsid w:val="00CB2457"/>
    <w:rsid w:val="00CB24AF"/>
    <w:rsid w:val="00CB253C"/>
    <w:rsid w:val="00CB2850"/>
    <w:rsid w:val="00CB2BA4"/>
    <w:rsid w:val="00CB31BD"/>
    <w:rsid w:val="00CB385D"/>
    <w:rsid w:val="00CB3B1C"/>
    <w:rsid w:val="00CB3E22"/>
    <w:rsid w:val="00CB4976"/>
    <w:rsid w:val="00CB4D78"/>
    <w:rsid w:val="00CB51DD"/>
    <w:rsid w:val="00CB59F5"/>
    <w:rsid w:val="00CB5C57"/>
    <w:rsid w:val="00CB5E8F"/>
    <w:rsid w:val="00CB5F4D"/>
    <w:rsid w:val="00CB67B2"/>
    <w:rsid w:val="00CB7631"/>
    <w:rsid w:val="00CB7A14"/>
    <w:rsid w:val="00CB7A44"/>
    <w:rsid w:val="00CB7E0B"/>
    <w:rsid w:val="00CC0098"/>
    <w:rsid w:val="00CC069F"/>
    <w:rsid w:val="00CC0C89"/>
    <w:rsid w:val="00CC0F06"/>
    <w:rsid w:val="00CC1821"/>
    <w:rsid w:val="00CC195C"/>
    <w:rsid w:val="00CC1D95"/>
    <w:rsid w:val="00CC2547"/>
    <w:rsid w:val="00CC3207"/>
    <w:rsid w:val="00CC33FA"/>
    <w:rsid w:val="00CC3B01"/>
    <w:rsid w:val="00CC3C09"/>
    <w:rsid w:val="00CC42E7"/>
    <w:rsid w:val="00CC4AD9"/>
    <w:rsid w:val="00CC51C4"/>
    <w:rsid w:val="00CC54A4"/>
    <w:rsid w:val="00CC55EE"/>
    <w:rsid w:val="00CC5900"/>
    <w:rsid w:val="00CC5F8A"/>
    <w:rsid w:val="00CC67D7"/>
    <w:rsid w:val="00CC6F67"/>
    <w:rsid w:val="00CC712B"/>
    <w:rsid w:val="00CC7519"/>
    <w:rsid w:val="00CC7DCF"/>
    <w:rsid w:val="00CD0079"/>
    <w:rsid w:val="00CD09E7"/>
    <w:rsid w:val="00CD0A6A"/>
    <w:rsid w:val="00CD0FB4"/>
    <w:rsid w:val="00CD1078"/>
    <w:rsid w:val="00CD1227"/>
    <w:rsid w:val="00CD1397"/>
    <w:rsid w:val="00CD1B8D"/>
    <w:rsid w:val="00CD1C8C"/>
    <w:rsid w:val="00CD1D77"/>
    <w:rsid w:val="00CD294B"/>
    <w:rsid w:val="00CD2A12"/>
    <w:rsid w:val="00CD311D"/>
    <w:rsid w:val="00CD3999"/>
    <w:rsid w:val="00CD429E"/>
    <w:rsid w:val="00CD42BB"/>
    <w:rsid w:val="00CD43E4"/>
    <w:rsid w:val="00CD46D4"/>
    <w:rsid w:val="00CD4896"/>
    <w:rsid w:val="00CD54B0"/>
    <w:rsid w:val="00CD70E2"/>
    <w:rsid w:val="00CD725E"/>
    <w:rsid w:val="00CD7592"/>
    <w:rsid w:val="00CD75D3"/>
    <w:rsid w:val="00CE09CB"/>
    <w:rsid w:val="00CE0DBB"/>
    <w:rsid w:val="00CE1C83"/>
    <w:rsid w:val="00CE217D"/>
    <w:rsid w:val="00CE26DD"/>
    <w:rsid w:val="00CE27B1"/>
    <w:rsid w:val="00CE28DA"/>
    <w:rsid w:val="00CE2C9E"/>
    <w:rsid w:val="00CE2D85"/>
    <w:rsid w:val="00CE31AA"/>
    <w:rsid w:val="00CE35D3"/>
    <w:rsid w:val="00CE3697"/>
    <w:rsid w:val="00CE418E"/>
    <w:rsid w:val="00CE4532"/>
    <w:rsid w:val="00CE4F07"/>
    <w:rsid w:val="00CE4F9C"/>
    <w:rsid w:val="00CE57F7"/>
    <w:rsid w:val="00CE59BD"/>
    <w:rsid w:val="00CE5A05"/>
    <w:rsid w:val="00CE6661"/>
    <w:rsid w:val="00CE6800"/>
    <w:rsid w:val="00CE6CB6"/>
    <w:rsid w:val="00CE6F18"/>
    <w:rsid w:val="00CE717D"/>
    <w:rsid w:val="00CE7485"/>
    <w:rsid w:val="00CE755C"/>
    <w:rsid w:val="00CE75F5"/>
    <w:rsid w:val="00CE7E0C"/>
    <w:rsid w:val="00CE7F9A"/>
    <w:rsid w:val="00CF00D2"/>
    <w:rsid w:val="00CF0747"/>
    <w:rsid w:val="00CF12A4"/>
    <w:rsid w:val="00CF1775"/>
    <w:rsid w:val="00CF1B67"/>
    <w:rsid w:val="00CF1FAF"/>
    <w:rsid w:val="00CF21FE"/>
    <w:rsid w:val="00CF2256"/>
    <w:rsid w:val="00CF2595"/>
    <w:rsid w:val="00CF27EF"/>
    <w:rsid w:val="00CF2B3D"/>
    <w:rsid w:val="00CF2B87"/>
    <w:rsid w:val="00CF2D5A"/>
    <w:rsid w:val="00CF31D5"/>
    <w:rsid w:val="00CF330B"/>
    <w:rsid w:val="00CF4020"/>
    <w:rsid w:val="00CF43E8"/>
    <w:rsid w:val="00CF43F3"/>
    <w:rsid w:val="00CF449A"/>
    <w:rsid w:val="00CF4878"/>
    <w:rsid w:val="00CF48FA"/>
    <w:rsid w:val="00CF4907"/>
    <w:rsid w:val="00CF4BB7"/>
    <w:rsid w:val="00CF4DD4"/>
    <w:rsid w:val="00CF5A22"/>
    <w:rsid w:val="00CF5A41"/>
    <w:rsid w:val="00CF6158"/>
    <w:rsid w:val="00CF6943"/>
    <w:rsid w:val="00CF7198"/>
    <w:rsid w:val="00CF78A4"/>
    <w:rsid w:val="00CF7975"/>
    <w:rsid w:val="00CF79DF"/>
    <w:rsid w:val="00D006BD"/>
    <w:rsid w:val="00D00C28"/>
    <w:rsid w:val="00D00D0E"/>
    <w:rsid w:val="00D01572"/>
    <w:rsid w:val="00D01785"/>
    <w:rsid w:val="00D01BDB"/>
    <w:rsid w:val="00D01D3C"/>
    <w:rsid w:val="00D0304E"/>
    <w:rsid w:val="00D03056"/>
    <w:rsid w:val="00D0322F"/>
    <w:rsid w:val="00D03615"/>
    <w:rsid w:val="00D03852"/>
    <w:rsid w:val="00D0393A"/>
    <w:rsid w:val="00D03BAE"/>
    <w:rsid w:val="00D04066"/>
    <w:rsid w:val="00D040B4"/>
    <w:rsid w:val="00D04722"/>
    <w:rsid w:val="00D04867"/>
    <w:rsid w:val="00D048E4"/>
    <w:rsid w:val="00D05030"/>
    <w:rsid w:val="00D0503D"/>
    <w:rsid w:val="00D052F3"/>
    <w:rsid w:val="00D05D8F"/>
    <w:rsid w:val="00D0617F"/>
    <w:rsid w:val="00D0630F"/>
    <w:rsid w:val="00D06465"/>
    <w:rsid w:val="00D066C8"/>
    <w:rsid w:val="00D06B64"/>
    <w:rsid w:val="00D072CE"/>
    <w:rsid w:val="00D07938"/>
    <w:rsid w:val="00D07C11"/>
    <w:rsid w:val="00D10549"/>
    <w:rsid w:val="00D105C2"/>
    <w:rsid w:val="00D10712"/>
    <w:rsid w:val="00D109A2"/>
    <w:rsid w:val="00D10EB0"/>
    <w:rsid w:val="00D11094"/>
    <w:rsid w:val="00D11205"/>
    <w:rsid w:val="00D11495"/>
    <w:rsid w:val="00D119CD"/>
    <w:rsid w:val="00D11A2F"/>
    <w:rsid w:val="00D11F9A"/>
    <w:rsid w:val="00D1202F"/>
    <w:rsid w:val="00D1263A"/>
    <w:rsid w:val="00D126F9"/>
    <w:rsid w:val="00D12D9B"/>
    <w:rsid w:val="00D13692"/>
    <w:rsid w:val="00D13A93"/>
    <w:rsid w:val="00D13CF9"/>
    <w:rsid w:val="00D1409B"/>
    <w:rsid w:val="00D152ED"/>
    <w:rsid w:val="00D15AF6"/>
    <w:rsid w:val="00D15D11"/>
    <w:rsid w:val="00D1660F"/>
    <w:rsid w:val="00D16757"/>
    <w:rsid w:val="00D168C5"/>
    <w:rsid w:val="00D16AF6"/>
    <w:rsid w:val="00D1759F"/>
    <w:rsid w:val="00D179C7"/>
    <w:rsid w:val="00D17C6E"/>
    <w:rsid w:val="00D2016A"/>
    <w:rsid w:val="00D202DA"/>
    <w:rsid w:val="00D203B6"/>
    <w:rsid w:val="00D20CB0"/>
    <w:rsid w:val="00D21155"/>
    <w:rsid w:val="00D216A9"/>
    <w:rsid w:val="00D21A1C"/>
    <w:rsid w:val="00D21B77"/>
    <w:rsid w:val="00D21C2F"/>
    <w:rsid w:val="00D22145"/>
    <w:rsid w:val="00D22E5E"/>
    <w:rsid w:val="00D23130"/>
    <w:rsid w:val="00D231A0"/>
    <w:rsid w:val="00D2334B"/>
    <w:rsid w:val="00D23E6F"/>
    <w:rsid w:val="00D240B3"/>
    <w:rsid w:val="00D2467D"/>
    <w:rsid w:val="00D25004"/>
    <w:rsid w:val="00D25176"/>
    <w:rsid w:val="00D2577B"/>
    <w:rsid w:val="00D25791"/>
    <w:rsid w:val="00D25A49"/>
    <w:rsid w:val="00D25D78"/>
    <w:rsid w:val="00D2607D"/>
    <w:rsid w:val="00D264A1"/>
    <w:rsid w:val="00D2747E"/>
    <w:rsid w:val="00D2750C"/>
    <w:rsid w:val="00D27716"/>
    <w:rsid w:val="00D2779E"/>
    <w:rsid w:val="00D277BF"/>
    <w:rsid w:val="00D27F93"/>
    <w:rsid w:val="00D3044B"/>
    <w:rsid w:val="00D3121A"/>
    <w:rsid w:val="00D31819"/>
    <w:rsid w:val="00D31F6F"/>
    <w:rsid w:val="00D320A9"/>
    <w:rsid w:val="00D3268E"/>
    <w:rsid w:val="00D328F6"/>
    <w:rsid w:val="00D331EC"/>
    <w:rsid w:val="00D33AAE"/>
    <w:rsid w:val="00D33E98"/>
    <w:rsid w:val="00D34180"/>
    <w:rsid w:val="00D342C4"/>
    <w:rsid w:val="00D3447D"/>
    <w:rsid w:val="00D347D1"/>
    <w:rsid w:val="00D34FDD"/>
    <w:rsid w:val="00D35F82"/>
    <w:rsid w:val="00D363B1"/>
    <w:rsid w:val="00D370D3"/>
    <w:rsid w:val="00D37FCB"/>
    <w:rsid w:val="00D40002"/>
    <w:rsid w:val="00D40292"/>
    <w:rsid w:val="00D40397"/>
    <w:rsid w:val="00D40466"/>
    <w:rsid w:val="00D40673"/>
    <w:rsid w:val="00D41745"/>
    <w:rsid w:val="00D41885"/>
    <w:rsid w:val="00D41B39"/>
    <w:rsid w:val="00D420C3"/>
    <w:rsid w:val="00D4224D"/>
    <w:rsid w:val="00D42580"/>
    <w:rsid w:val="00D42CF0"/>
    <w:rsid w:val="00D4348A"/>
    <w:rsid w:val="00D435F5"/>
    <w:rsid w:val="00D43B98"/>
    <w:rsid w:val="00D43F24"/>
    <w:rsid w:val="00D43FB2"/>
    <w:rsid w:val="00D44067"/>
    <w:rsid w:val="00D4457E"/>
    <w:rsid w:val="00D44CB3"/>
    <w:rsid w:val="00D450BF"/>
    <w:rsid w:val="00D451AC"/>
    <w:rsid w:val="00D453CD"/>
    <w:rsid w:val="00D45471"/>
    <w:rsid w:val="00D45AB9"/>
    <w:rsid w:val="00D45BF5"/>
    <w:rsid w:val="00D45ED0"/>
    <w:rsid w:val="00D45F92"/>
    <w:rsid w:val="00D46A1A"/>
    <w:rsid w:val="00D46B35"/>
    <w:rsid w:val="00D47168"/>
    <w:rsid w:val="00D473B4"/>
    <w:rsid w:val="00D4748D"/>
    <w:rsid w:val="00D476B4"/>
    <w:rsid w:val="00D47B87"/>
    <w:rsid w:val="00D47BA6"/>
    <w:rsid w:val="00D47E67"/>
    <w:rsid w:val="00D47FE2"/>
    <w:rsid w:val="00D50010"/>
    <w:rsid w:val="00D50335"/>
    <w:rsid w:val="00D50976"/>
    <w:rsid w:val="00D50A07"/>
    <w:rsid w:val="00D50B0C"/>
    <w:rsid w:val="00D51410"/>
    <w:rsid w:val="00D51725"/>
    <w:rsid w:val="00D51ADF"/>
    <w:rsid w:val="00D51BBE"/>
    <w:rsid w:val="00D52B9D"/>
    <w:rsid w:val="00D52D76"/>
    <w:rsid w:val="00D52F14"/>
    <w:rsid w:val="00D53228"/>
    <w:rsid w:val="00D53518"/>
    <w:rsid w:val="00D53607"/>
    <w:rsid w:val="00D53CE6"/>
    <w:rsid w:val="00D53F18"/>
    <w:rsid w:val="00D53F4B"/>
    <w:rsid w:val="00D5459B"/>
    <w:rsid w:val="00D54AFB"/>
    <w:rsid w:val="00D54CEB"/>
    <w:rsid w:val="00D54EE8"/>
    <w:rsid w:val="00D5539C"/>
    <w:rsid w:val="00D55996"/>
    <w:rsid w:val="00D55A9D"/>
    <w:rsid w:val="00D5649B"/>
    <w:rsid w:val="00D56FE1"/>
    <w:rsid w:val="00D57327"/>
    <w:rsid w:val="00D57818"/>
    <w:rsid w:val="00D57B01"/>
    <w:rsid w:val="00D57B53"/>
    <w:rsid w:val="00D57F81"/>
    <w:rsid w:val="00D60076"/>
    <w:rsid w:val="00D60A9F"/>
    <w:rsid w:val="00D60AFD"/>
    <w:rsid w:val="00D60E8B"/>
    <w:rsid w:val="00D6107D"/>
    <w:rsid w:val="00D614AB"/>
    <w:rsid w:val="00D6164B"/>
    <w:rsid w:val="00D61936"/>
    <w:rsid w:val="00D61F56"/>
    <w:rsid w:val="00D62BBC"/>
    <w:rsid w:val="00D6307E"/>
    <w:rsid w:val="00D6311C"/>
    <w:rsid w:val="00D63197"/>
    <w:rsid w:val="00D6350D"/>
    <w:rsid w:val="00D636FD"/>
    <w:rsid w:val="00D63A4D"/>
    <w:rsid w:val="00D65676"/>
    <w:rsid w:val="00D65B7B"/>
    <w:rsid w:val="00D65C0B"/>
    <w:rsid w:val="00D66462"/>
    <w:rsid w:val="00D6650E"/>
    <w:rsid w:val="00D66591"/>
    <w:rsid w:val="00D66EA4"/>
    <w:rsid w:val="00D6710B"/>
    <w:rsid w:val="00D6769E"/>
    <w:rsid w:val="00D6770B"/>
    <w:rsid w:val="00D6785D"/>
    <w:rsid w:val="00D6797A"/>
    <w:rsid w:val="00D67BB8"/>
    <w:rsid w:val="00D67C10"/>
    <w:rsid w:val="00D67D44"/>
    <w:rsid w:val="00D67EF6"/>
    <w:rsid w:val="00D71054"/>
    <w:rsid w:val="00D71907"/>
    <w:rsid w:val="00D7219D"/>
    <w:rsid w:val="00D725AD"/>
    <w:rsid w:val="00D725EF"/>
    <w:rsid w:val="00D72823"/>
    <w:rsid w:val="00D7284D"/>
    <w:rsid w:val="00D72A62"/>
    <w:rsid w:val="00D72BDF"/>
    <w:rsid w:val="00D72D70"/>
    <w:rsid w:val="00D72E23"/>
    <w:rsid w:val="00D72F46"/>
    <w:rsid w:val="00D73017"/>
    <w:rsid w:val="00D73537"/>
    <w:rsid w:val="00D74290"/>
    <w:rsid w:val="00D7462B"/>
    <w:rsid w:val="00D7480E"/>
    <w:rsid w:val="00D74D70"/>
    <w:rsid w:val="00D74D8E"/>
    <w:rsid w:val="00D74EB1"/>
    <w:rsid w:val="00D75193"/>
    <w:rsid w:val="00D753CE"/>
    <w:rsid w:val="00D75415"/>
    <w:rsid w:val="00D755C7"/>
    <w:rsid w:val="00D75DC9"/>
    <w:rsid w:val="00D75F74"/>
    <w:rsid w:val="00D7664A"/>
    <w:rsid w:val="00D76A7C"/>
    <w:rsid w:val="00D76E52"/>
    <w:rsid w:val="00D7775A"/>
    <w:rsid w:val="00D80C36"/>
    <w:rsid w:val="00D8115A"/>
    <w:rsid w:val="00D8156C"/>
    <w:rsid w:val="00D8231A"/>
    <w:rsid w:val="00D82749"/>
    <w:rsid w:val="00D82BDD"/>
    <w:rsid w:val="00D82C1A"/>
    <w:rsid w:val="00D82C63"/>
    <w:rsid w:val="00D82F7D"/>
    <w:rsid w:val="00D832A2"/>
    <w:rsid w:val="00D83C5F"/>
    <w:rsid w:val="00D845D1"/>
    <w:rsid w:val="00D84A4B"/>
    <w:rsid w:val="00D84E4B"/>
    <w:rsid w:val="00D850FA"/>
    <w:rsid w:val="00D851A6"/>
    <w:rsid w:val="00D85D0B"/>
    <w:rsid w:val="00D860F6"/>
    <w:rsid w:val="00D862EA"/>
    <w:rsid w:val="00D8659C"/>
    <w:rsid w:val="00D86BF4"/>
    <w:rsid w:val="00D87948"/>
    <w:rsid w:val="00D901F4"/>
    <w:rsid w:val="00D90394"/>
    <w:rsid w:val="00D906C6"/>
    <w:rsid w:val="00D907BD"/>
    <w:rsid w:val="00D907E8"/>
    <w:rsid w:val="00D90F76"/>
    <w:rsid w:val="00D914E6"/>
    <w:rsid w:val="00D915AA"/>
    <w:rsid w:val="00D9162D"/>
    <w:rsid w:val="00D919C5"/>
    <w:rsid w:val="00D91A39"/>
    <w:rsid w:val="00D92131"/>
    <w:rsid w:val="00D92A97"/>
    <w:rsid w:val="00D92DD8"/>
    <w:rsid w:val="00D93CD2"/>
    <w:rsid w:val="00D93F10"/>
    <w:rsid w:val="00D94920"/>
    <w:rsid w:val="00D950FE"/>
    <w:rsid w:val="00D95C81"/>
    <w:rsid w:val="00D95E7B"/>
    <w:rsid w:val="00D962AB"/>
    <w:rsid w:val="00D96591"/>
    <w:rsid w:val="00D96FB9"/>
    <w:rsid w:val="00D97901"/>
    <w:rsid w:val="00DA0336"/>
    <w:rsid w:val="00DA0A86"/>
    <w:rsid w:val="00DA1215"/>
    <w:rsid w:val="00DA16ED"/>
    <w:rsid w:val="00DA1C31"/>
    <w:rsid w:val="00DA2B5F"/>
    <w:rsid w:val="00DA2E3B"/>
    <w:rsid w:val="00DA35D5"/>
    <w:rsid w:val="00DA3AC6"/>
    <w:rsid w:val="00DA3BCF"/>
    <w:rsid w:val="00DA4300"/>
    <w:rsid w:val="00DA484B"/>
    <w:rsid w:val="00DA4FD1"/>
    <w:rsid w:val="00DA50C0"/>
    <w:rsid w:val="00DA5556"/>
    <w:rsid w:val="00DA5AB7"/>
    <w:rsid w:val="00DA5BD0"/>
    <w:rsid w:val="00DA5DF5"/>
    <w:rsid w:val="00DA5E65"/>
    <w:rsid w:val="00DA604E"/>
    <w:rsid w:val="00DA6A32"/>
    <w:rsid w:val="00DA6AE0"/>
    <w:rsid w:val="00DA6C07"/>
    <w:rsid w:val="00DA784D"/>
    <w:rsid w:val="00DA7887"/>
    <w:rsid w:val="00DB0185"/>
    <w:rsid w:val="00DB0203"/>
    <w:rsid w:val="00DB078B"/>
    <w:rsid w:val="00DB0BC9"/>
    <w:rsid w:val="00DB0C8F"/>
    <w:rsid w:val="00DB0E0C"/>
    <w:rsid w:val="00DB166F"/>
    <w:rsid w:val="00DB18B0"/>
    <w:rsid w:val="00DB1E6C"/>
    <w:rsid w:val="00DB1FF4"/>
    <w:rsid w:val="00DB20F4"/>
    <w:rsid w:val="00DB21D7"/>
    <w:rsid w:val="00DB22EC"/>
    <w:rsid w:val="00DB2AF7"/>
    <w:rsid w:val="00DB2F38"/>
    <w:rsid w:val="00DB3364"/>
    <w:rsid w:val="00DB4377"/>
    <w:rsid w:val="00DB443C"/>
    <w:rsid w:val="00DB4498"/>
    <w:rsid w:val="00DB47CC"/>
    <w:rsid w:val="00DB484A"/>
    <w:rsid w:val="00DB4E2C"/>
    <w:rsid w:val="00DB5FB7"/>
    <w:rsid w:val="00DB626B"/>
    <w:rsid w:val="00DB63DB"/>
    <w:rsid w:val="00DB6936"/>
    <w:rsid w:val="00DB7643"/>
    <w:rsid w:val="00DB7D27"/>
    <w:rsid w:val="00DC00BD"/>
    <w:rsid w:val="00DC0552"/>
    <w:rsid w:val="00DC0686"/>
    <w:rsid w:val="00DC0909"/>
    <w:rsid w:val="00DC0CD0"/>
    <w:rsid w:val="00DC0FB2"/>
    <w:rsid w:val="00DC16B9"/>
    <w:rsid w:val="00DC1C70"/>
    <w:rsid w:val="00DC1E1D"/>
    <w:rsid w:val="00DC2CE1"/>
    <w:rsid w:val="00DC2F20"/>
    <w:rsid w:val="00DC3063"/>
    <w:rsid w:val="00DC3122"/>
    <w:rsid w:val="00DC3339"/>
    <w:rsid w:val="00DC38DB"/>
    <w:rsid w:val="00DC3A1A"/>
    <w:rsid w:val="00DC3E7D"/>
    <w:rsid w:val="00DC3F4E"/>
    <w:rsid w:val="00DC4080"/>
    <w:rsid w:val="00DC44AE"/>
    <w:rsid w:val="00DC46A3"/>
    <w:rsid w:val="00DC47D0"/>
    <w:rsid w:val="00DC4FE7"/>
    <w:rsid w:val="00DC5A75"/>
    <w:rsid w:val="00DC5CB7"/>
    <w:rsid w:val="00DC66CA"/>
    <w:rsid w:val="00DC6DAB"/>
    <w:rsid w:val="00DC6FAE"/>
    <w:rsid w:val="00DC707E"/>
    <w:rsid w:val="00DC7271"/>
    <w:rsid w:val="00DC7403"/>
    <w:rsid w:val="00DC757C"/>
    <w:rsid w:val="00DC79C4"/>
    <w:rsid w:val="00DC7CB8"/>
    <w:rsid w:val="00DD0CAB"/>
    <w:rsid w:val="00DD102E"/>
    <w:rsid w:val="00DD1331"/>
    <w:rsid w:val="00DD13A9"/>
    <w:rsid w:val="00DD1701"/>
    <w:rsid w:val="00DD1A7D"/>
    <w:rsid w:val="00DD1D5F"/>
    <w:rsid w:val="00DD20CE"/>
    <w:rsid w:val="00DD282B"/>
    <w:rsid w:val="00DD2923"/>
    <w:rsid w:val="00DD2BD9"/>
    <w:rsid w:val="00DD2EAC"/>
    <w:rsid w:val="00DD2EFA"/>
    <w:rsid w:val="00DD2F59"/>
    <w:rsid w:val="00DD306B"/>
    <w:rsid w:val="00DD30BF"/>
    <w:rsid w:val="00DD3365"/>
    <w:rsid w:val="00DD3525"/>
    <w:rsid w:val="00DD3856"/>
    <w:rsid w:val="00DD4420"/>
    <w:rsid w:val="00DD444B"/>
    <w:rsid w:val="00DD55CE"/>
    <w:rsid w:val="00DD608D"/>
    <w:rsid w:val="00DD630B"/>
    <w:rsid w:val="00DD6B97"/>
    <w:rsid w:val="00DD77B5"/>
    <w:rsid w:val="00DD7D85"/>
    <w:rsid w:val="00DE082C"/>
    <w:rsid w:val="00DE0F1A"/>
    <w:rsid w:val="00DE14DE"/>
    <w:rsid w:val="00DE173A"/>
    <w:rsid w:val="00DE1B76"/>
    <w:rsid w:val="00DE1D4C"/>
    <w:rsid w:val="00DE21A0"/>
    <w:rsid w:val="00DE22F9"/>
    <w:rsid w:val="00DE2F26"/>
    <w:rsid w:val="00DE3111"/>
    <w:rsid w:val="00DE31BC"/>
    <w:rsid w:val="00DE34F9"/>
    <w:rsid w:val="00DE3888"/>
    <w:rsid w:val="00DE3BDD"/>
    <w:rsid w:val="00DE3D4E"/>
    <w:rsid w:val="00DE3E95"/>
    <w:rsid w:val="00DE3EE4"/>
    <w:rsid w:val="00DE4065"/>
    <w:rsid w:val="00DE4C1A"/>
    <w:rsid w:val="00DE4C62"/>
    <w:rsid w:val="00DE4DF9"/>
    <w:rsid w:val="00DE5279"/>
    <w:rsid w:val="00DE536F"/>
    <w:rsid w:val="00DE543E"/>
    <w:rsid w:val="00DE5B35"/>
    <w:rsid w:val="00DE63B9"/>
    <w:rsid w:val="00DE64FF"/>
    <w:rsid w:val="00DE65A0"/>
    <w:rsid w:val="00DE6623"/>
    <w:rsid w:val="00DE6759"/>
    <w:rsid w:val="00DE6ABC"/>
    <w:rsid w:val="00DE6BF9"/>
    <w:rsid w:val="00DE742E"/>
    <w:rsid w:val="00DE75D6"/>
    <w:rsid w:val="00DE7DE5"/>
    <w:rsid w:val="00DE7EB0"/>
    <w:rsid w:val="00DE7EBA"/>
    <w:rsid w:val="00DF00EE"/>
    <w:rsid w:val="00DF0F39"/>
    <w:rsid w:val="00DF0FAA"/>
    <w:rsid w:val="00DF15F6"/>
    <w:rsid w:val="00DF1C49"/>
    <w:rsid w:val="00DF1CC2"/>
    <w:rsid w:val="00DF1E06"/>
    <w:rsid w:val="00DF2288"/>
    <w:rsid w:val="00DF283B"/>
    <w:rsid w:val="00DF2B2C"/>
    <w:rsid w:val="00DF302A"/>
    <w:rsid w:val="00DF34F9"/>
    <w:rsid w:val="00DF36DD"/>
    <w:rsid w:val="00DF3791"/>
    <w:rsid w:val="00DF3D30"/>
    <w:rsid w:val="00DF43E0"/>
    <w:rsid w:val="00DF44AE"/>
    <w:rsid w:val="00DF4508"/>
    <w:rsid w:val="00DF49EC"/>
    <w:rsid w:val="00DF4D59"/>
    <w:rsid w:val="00DF4EDC"/>
    <w:rsid w:val="00DF55C0"/>
    <w:rsid w:val="00DF593E"/>
    <w:rsid w:val="00DF59E6"/>
    <w:rsid w:val="00DF5C46"/>
    <w:rsid w:val="00DF601B"/>
    <w:rsid w:val="00DF6784"/>
    <w:rsid w:val="00DF6B8A"/>
    <w:rsid w:val="00DF70A4"/>
    <w:rsid w:val="00DF7533"/>
    <w:rsid w:val="00DF7933"/>
    <w:rsid w:val="00DF7CCD"/>
    <w:rsid w:val="00E000F1"/>
    <w:rsid w:val="00E0054F"/>
    <w:rsid w:val="00E00563"/>
    <w:rsid w:val="00E00A93"/>
    <w:rsid w:val="00E01645"/>
    <w:rsid w:val="00E01ADD"/>
    <w:rsid w:val="00E01D3B"/>
    <w:rsid w:val="00E02254"/>
    <w:rsid w:val="00E023C6"/>
    <w:rsid w:val="00E02EAC"/>
    <w:rsid w:val="00E02EE8"/>
    <w:rsid w:val="00E03B46"/>
    <w:rsid w:val="00E04332"/>
    <w:rsid w:val="00E0469B"/>
    <w:rsid w:val="00E04F86"/>
    <w:rsid w:val="00E05493"/>
    <w:rsid w:val="00E05535"/>
    <w:rsid w:val="00E0574B"/>
    <w:rsid w:val="00E057D1"/>
    <w:rsid w:val="00E058B2"/>
    <w:rsid w:val="00E05B78"/>
    <w:rsid w:val="00E064E3"/>
    <w:rsid w:val="00E074AD"/>
    <w:rsid w:val="00E07528"/>
    <w:rsid w:val="00E07559"/>
    <w:rsid w:val="00E076DC"/>
    <w:rsid w:val="00E076F9"/>
    <w:rsid w:val="00E07E33"/>
    <w:rsid w:val="00E100CC"/>
    <w:rsid w:val="00E1043B"/>
    <w:rsid w:val="00E10C09"/>
    <w:rsid w:val="00E11276"/>
    <w:rsid w:val="00E118D7"/>
    <w:rsid w:val="00E11AF8"/>
    <w:rsid w:val="00E11CA1"/>
    <w:rsid w:val="00E12019"/>
    <w:rsid w:val="00E1232E"/>
    <w:rsid w:val="00E1253D"/>
    <w:rsid w:val="00E1271E"/>
    <w:rsid w:val="00E12D29"/>
    <w:rsid w:val="00E1372A"/>
    <w:rsid w:val="00E1392D"/>
    <w:rsid w:val="00E139B8"/>
    <w:rsid w:val="00E13BBA"/>
    <w:rsid w:val="00E13DD7"/>
    <w:rsid w:val="00E13ECB"/>
    <w:rsid w:val="00E14D5F"/>
    <w:rsid w:val="00E14F5D"/>
    <w:rsid w:val="00E1587D"/>
    <w:rsid w:val="00E15BD2"/>
    <w:rsid w:val="00E15D37"/>
    <w:rsid w:val="00E16287"/>
    <w:rsid w:val="00E162D6"/>
    <w:rsid w:val="00E16395"/>
    <w:rsid w:val="00E16916"/>
    <w:rsid w:val="00E16ED4"/>
    <w:rsid w:val="00E1755C"/>
    <w:rsid w:val="00E17A8E"/>
    <w:rsid w:val="00E17CAB"/>
    <w:rsid w:val="00E17DC5"/>
    <w:rsid w:val="00E17F0D"/>
    <w:rsid w:val="00E17FC2"/>
    <w:rsid w:val="00E1DA9E"/>
    <w:rsid w:val="00E20047"/>
    <w:rsid w:val="00E200D9"/>
    <w:rsid w:val="00E208B7"/>
    <w:rsid w:val="00E20A44"/>
    <w:rsid w:val="00E20EDD"/>
    <w:rsid w:val="00E20F0A"/>
    <w:rsid w:val="00E21254"/>
    <w:rsid w:val="00E217C3"/>
    <w:rsid w:val="00E22632"/>
    <w:rsid w:val="00E22696"/>
    <w:rsid w:val="00E22F5A"/>
    <w:rsid w:val="00E22F61"/>
    <w:rsid w:val="00E23496"/>
    <w:rsid w:val="00E2368D"/>
    <w:rsid w:val="00E236B6"/>
    <w:rsid w:val="00E23E0B"/>
    <w:rsid w:val="00E24244"/>
    <w:rsid w:val="00E242B9"/>
    <w:rsid w:val="00E2463B"/>
    <w:rsid w:val="00E249C9"/>
    <w:rsid w:val="00E24D2A"/>
    <w:rsid w:val="00E251C2"/>
    <w:rsid w:val="00E25654"/>
    <w:rsid w:val="00E25A1B"/>
    <w:rsid w:val="00E25CE4"/>
    <w:rsid w:val="00E26516"/>
    <w:rsid w:val="00E26546"/>
    <w:rsid w:val="00E26C8A"/>
    <w:rsid w:val="00E26E4E"/>
    <w:rsid w:val="00E26F62"/>
    <w:rsid w:val="00E26F96"/>
    <w:rsid w:val="00E26FD9"/>
    <w:rsid w:val="00E27576"/>
    <w:rsid w:val="00E27A07"/>
    <w:rsid w:val="00E30BD2"/>
    <w:rsid w:val="00E31A27"/>
    <w:rsid w:val="00E31DA9"/>
    <w:rsid w:val="00E32015"/>
    <w:rsid w:val="00E32105"/>
    <w:rsid w:val="00E325D6"/>
    <w:rsid w:val="00E32A68"/>
    <w:rsid w:val="00E32C35"/>
    <w:rsid w:val="00E32F58"/>
    <w:rsid w:val="00E32FC0"/>
    <w:rsid w:val="00E3319B"/>
    <w:rsid w:val="00E334E5"/>
    <w:rsid w:val="00E34155"/>
    <w:rsid w:val="00E342AF"/>
    <w:rsid w:val="00E34421"/>
    <w:rsid w:val="00E345D2"/>
    <w:rsid w:val="00E34750"/>
    <w:rsid w:val="00E349EA"/>
    <w:rsid w:val="00E34B93"/>
    <w:rsid w:val="00E34C35"/>
    <w:rsid w:val="00E34CDA"/>
    <w:rsid w:val="00E34E5D"/>
    <w:rsid w:val="00E350FA"/>
    <w:rsid w:val="00E3547F"/>
    <w:rsid w:val="00E3559F"/>
    <w:rsid w:val="00E35800"/>
    <w:rsid w:val="00E36822"/>
    <w:rsid w:val="00E369CB"/>
    <w:rsid w:val="00E36B9B"/>
    <w:rsid w:val="00E371DE"/>
    <w:rsid w:val="00E37213"/>
    <w:rsid w:val="00E379D8"/>
    <w:rsid w:val="00E37B29"/>
    <w:rsid w:val="00E37F6A"/>
    <w:rsid w:val="00E37FB6"/>
    <w:rsid w:val="00E37FD2"/>
    <w:rsid w:val="00E400CE"/>
    <w:rsid w:val="00E40387"/>
    <w:rsid w:val="00E4097A"/>
    <w:rsid w:val="00E40A50"/>
    <w:rsid w:val="00E40D66"/>
    <w:rsid w:val="00E41182"/>
    <w:rsid w:val="00E411E4"/>
    <w:rsid w:val="00E41207"/>
    <w:rsid w:val="00E41865"/>
    <w:rsid w:val="00E41D8B"/>
    <w:rsid w:val="00E42038"/>
    <w:rsid w:val="00E4242B"/>
    <w:rsid w:val="00E426CF"/>
    <w:rsid w:val="00E42944"/>
    <w:rsid w:val="00E42A2F"/>
    <w:rsid w:val="00E431A1"/>
    <w:rsid w:val="00E4322C"/>
    <w:rsid w:val="00E43386"/>
    <w:rsid w:val="00E43AAF"/>
    <w:rsid w:val="00E444A6"/>
    <w:rsid w:val="00E445B5"/>
    <w:rsid w:val="00E456F8"/>
    <w:rsid w:val="00E45C18"/>
    <w:rsid w:val="00E45D95"/>
    <w:rsid w:val="00E463BC"/>
    <w:rsid w:val="00E464FB"/>
    <w:rsid w:val="00E46FE3"/>
    <w:rsid w:val="00E4747D"/>
    <w:rsid w:val="00E474C0"/>
    <w:rsid w:val="00E4766B"/>
    <w:rsid w:val="00E47807"/>
    <w:rsid w:val="00E47D00"/>
    <w:rsid w:val="00E47D51"/>
    <w:rsid w:val="00E4EBA1"/>
    <w:rsid w:val="00E502D6"/>
    <w:rsid w:val="00E50946"/>
    <w:rsid w:val="00E511B7"/>
    <w:rsid w:val="00E511C2"/>
    <w:rsid w:val="00E5178D"/>
    <w:rsid w:val="00E518F2"/>
    <w:rsid w:val="00E51E72"/>
    <w:rsid w:val="00E5223B"/>
    <w:rsid w:val="00E523C7"/>
    <w:rsid w:val="00E52A15"/>
    <w:rsid w:val="00E53422"/>
    <w:rsid w:val="00E5371C"/>
    <w:rsid w:val="00E53ACD"/>
    <w:rsid w:val="00E54D25"/>
    <w:rsid w:val="00E55392"/>
    <w:rsid w:val="00E55A59"/>
    <w:rsid w:val="00E560A1"/>
    <w:rsid w:val="00E5654F"/>
    <w:rsid w:val="00E565E8"/>
    <w:rsid w:val="00E574D7"/>
    <w:rsid w:val="00E5755B"/>
    <w:rsid w:val="00E57B8D"/>
    <w:rsid w:val="00E57DFE"/>
    <w:rsid w:val="00E605C0"/>
    <w:rsid w:val="00E60D4D"/>
    <w:rsid w:val="00E60EC3"/>
    <w:rsid w:val="00E60F93"/>
    <w:rsid w:val="00E61092"/>
    <w:rsid w:val="00E612FA"/>
    <w:rsid w:val="00E6135F"/>
    <w:rsid w:val="00E61522"/>
    <w:rsid w:val="00E6182E"/>
    <w:rsid w:val="00E6183F"/>
    <w:rsid w:val="00E61CE1"/>
    <w:rsid w:val="00E62AE3"/>
    <w:rsid w:val="00E62AE9"/>
    <w:rsid w:val="00E62D47"/>
    <w:rsid w:val="00E62D89"/>
    <w:rsid w:val="00E62FB3"/>
    <w:rsid w:val="00E6360B"/>
    <w:rsid w:val="00E637B5"/>
    <w:rsid w:val="00E63A7C"/>
    <w:rsid w:val="00E63F9D"/>
    <w:rsid w:val="00E645E8"/>
    <w:rsid w:val="00E64874"/>
    <w:rsid w:val="00E65A95"/>
    <w:rsid w:val="00E670EF"/>
    <w:rsid w:val="00E67104"/>
    <w:rsid w:val="00E67EE6"/>
    <w:rsid w:val="00E7037B"/>
    <w:rsid w:val="00E703A4"/>
    <w:rsid w:val="00E70F3D"/>
    <w:rsid w:val="00E70FCF"/>
    <w:rsid w:val="00E714E3"/>
    <w:rsid w:val="00E71537"/>
    <w:rsid w:val="00E71575"/>
    <w:rsid w:val="00E71825"/>
    <w:rsid w:val="00E71D15"/>
    <w:rsid w:val="00E72849"/>
    <w:rsid w:val="00E72E90"/>
    <w:rsid w:val="00E730E7"/>
    <w:rsid w:val="00E733DD"/>
    <w:rsid w:val="00E73673"/>
    <w:rsid w:val="00E73B4C"/>
    <w:rsid w:val="00E73D67"/>
    <w:rsid w:val="00E74170"/>
    <w:rsid w:val="00E748E9"/>
    <w:rsid w:val="00E74D78"/>
    <w:rsid w:val="00E74ED0"/>
    <w:rsid w:val="00E74FC3"/>
    <w:rsid w:val="00E75C60"/>
    <w:rsid w:val="00E76392"/>
    <w:rsid w:val="00E7652A"/>
    <w:rsid w:val="00E76A87"/>
    <w:rsid w:val="00E76B10"/>
    <w:rsid w:val="00E76DCD"/>
    <w:rsid w:val="00E76DE1"/>
    <w:rsid w:val="00E77A97"/>
    <w:rsid w:val="00E77D44"/>
    <w:rsid w:val="00E77E94"/>
    <w:rsid w:val="00E800AE"/>
    <w:rsid w:val="00E803ED"/>
    <w:rsid w:val="00E805F5"/>
    <w:rsid w:val="00E80664"/>
    <w:rsid w:val="00E80A3D"/>
    <w:rsid w:val="00E80F71"/>
    <w:rsid w:val="00E81025"/>
    <w:rsid w:val="00E812A9"/>
    <w:rsid w:val="00E818E2"/>
    <w:rsid w:val="00E81DC7"/>
    <w:rsid w:val="00E823D5"/>
    <w:rsid w:val="00E82497"/>
    <w:rsid w:val="00E827A8"/>
    <w:rsid w:val="00E82ADD"/>
    <w:rsid w:val="00E82ED2"/>
    <w:rsid w:val="00E83423"/>
    <w:rsid w:val="00E83764"/>
    <w:rsid w:val="00E83778"/>
    <w:rsid w:val="00E84072"/>
    <w:rsid w:val="00E8450D"/>
    <w:rsid w:val="00E845C5"/>
    <w:rsid w:val="00E84F70"/>
    <w:rsid w:val="00E85059"/>
    <w:rsid w:val="00E8551E"/>
    <w:rsid w:val="00E85592"/>
    <w:rsid w:val="00E85884"/>
    <w:rsid w:val="00E8594A"/>
    <w:rsid w:val="00E85A3E"/>
    <w:rsid w:val="00E85ACC"/>
    <w:rsid w:val="00E86273"/>
    <w:rsid w:val="00E86C9F"/>
    <w:rsid w:val="00E86F80"/>
    <w:rsid w:val="00E870A6"/>
    <w:rsid w:val="00E870CE"/>
    <w:rsid w:val="00E872F1"/>
    <w:rsid w:val="00E8747F"/>
    <w:rsid w:val="00E905FA"/>
    <w:rsid w:val="00E90602"/>
    <w:rsid w:val="00E90E1B"/>
    <w:rsid w:val="00E90E7A"/>
    <w:rsid w:val="00E9117B"/>
    <w:rsid w:val="00E91259"/>
    <w:rsid w:val="00E914AA"/>
    <w:rsid w:val="00E916A5"/>
    <w:rsid w:val="00E92261"/>
    <w:rsid w:val="00E92520"/>
    <w:rsid w:val="00E92B17"/>
    <w:rsid w:val="00E92C12"/>
    <w:rsid w:val="00E92C1B"/>
    <w:rsid w:val="00E93376"/>
    <w:rsid w:val="00E937CF"/>
    <w:rsid w:val="00E9424B"/>
    <w:rsid w:val="00E94D57"/>
    <w:rsid w:val="00E9524B"/>
    <w:rsid w:val="00E95718"/>
    <w:rsid w:val="00E9587D"/>
    <w:rsid w:val="00E95C3E"/>
    <w:rsid w:val="00E9629B"/>
    <w:rsid w:val="00E96644"/>
    <w:rsid w:val="00E96B99"/>
    <w:rsid w:val="00EA0116"/>
    <w:rsid w:val="00EA0547"/>
    <w:rsid w:val="00EA0776"/>
    <w:rsid w:val="00EA0A06"/>
    <w:rsid w:val="00EA1A84"/>
    <w:rsid w:val="00EA1BB6"/>
    <w:rsid w:val="00EA25F5"/>
    <w:rsid w:val="00EA3D27"/>
    <w:rsid w:val="00EA3D53"/>
    <w:rsid w:val="00EA3F2A"/>
    <w:rsid w:val="00EA460A"/>
    <w:rsid w:val="00EA4946"/>
    <w:rsid w:val="00EA4FB4"/>
    <w:rsid w:val="00EA50AA"/>
    <w:rsid w:val="00EA50EC"/>
    <w:rsid w:val="00EA5659"/>
    <w:rsid w:val="00EA64A9"/>
    <w:rsid w:val="00EA6692"/>
    <w:rsid w:val="00EA6A7D"/>
    <w:rsid w:val="00EA6B97"/>
    <w:rsid w:val="00EA6BD0"/>
    <w:rsid w:val="00EA75CA"/>
    <w:rsid w:val="00EA77C3"/>
    <w:rsid w:val="00EA784E"/>
    <w:rsid w:val="00EB0012"/>
    <w:rsid w:val="00EB0152"/>
    <w:rsid w:val="00EB033F"/>
    <w:rsid w:val="00EB041A"/>
    <w:rsid w:val="00EB1567"/>
    <w:rsid w:val="00EB1585"/>
    <w:rsid w:val="00EB1DF4"/>
    <w:rsid w:val="00EB1ED8"/>
    <w:rsid w:val="00EB3014"/>
    <w:rsid w:val="00EB31DF"/>
    <w:rsid w:val="00EB333B"/>
    <w:rsid w:val="00EB34B4"/>
    <w:rsid w:val="00EB37F1"/>
    <w:rsid w:val="00EB37F2"/>
    <w:rsid w:val="00EB3B1B"/>
    <w:rsid w:val="00EB3C1F"/>
    <w:rsid w:val="00EB3DC8"/>
    <w:rsid w:val="00EB40EC"/>
    <w:rsid w:val="00EB4ECD"/>
    <w:rsid w:val="00EB53FA"/>
    <w:rsid w:val="00EB5494"/>
    <w:rsid w:val="00EB56F7"/>
    <w:rsid w:val="00EB5968"/>
    <w:rsid w:val="00EB5A24"/>
    <w:rsid w:val="00EB5C09"/>
    <w:rsid w:val="00EB5F62"/>
    <w:rsid w:val="00EB6518"/>
    <w:rsid w:val="00EB6574"/>
    <w:rsid w:val="00EB7534"/>
    <w:rsid w:val="00EB7603"/>
    <w:rsid w:val="00EB7DC4"/>
    <w:rsid w:val="00EB7DCB"/>
    <w:rsid w:val="00EB7F1A"/>
    <w:rsid w:val="00EC019C"/>
    <w:rsid w:val="00EC1145"/>
    <w:rsid w:val="00EC1583"/>
    <w:rsid w:val="00EC1CBC"/>
    <w:rsid w:val="00EC1D22"/>
    <w:rsid w:val="00EC208A"/>
    <w:rsid w:val="00EC208E"/>
    <w:rsid w:val="00EC2C10"/>
    <w:rsid w:val="00EC2CAB"/>
    <w:rsid w:val="00EC2DA0"/>
    <w:rsid w:val="00EC334B"/>
    <w:rsid w:val="00EC33F9"/>
    <w:rsid w:val="00EC34FF"/>
    <w:rsid w:val="00EC381A"/>
    <w:rsid w:val="00EC3954"/>
    <w:rsid w:val="00EC3F63"/>
    <w:rsid w:val="00EC3F9F"/>
    <w:rsid w:val="00EC42D8"/>
    <w:rsid w:val="00EC4AE3"/>
    <w:rsid w:val="00EC4BCF"/>
    <w:rsid w:val="00EC4F66"/>
    <w:rsid w:val="00EC553C"/>
    <w:rsid w:val="00EC5C78"/>
    <w:rsid w:val="00EC62B9"/>
    <w:rsid w:val="00EC63B0"/>
    <w:rsid w:val="00EC6AC1"/>
    <w:rsid w:val="00EC70C0"/>
    <w:rsid w:val="00EC734C"/>
    <w:rsid w:val="00EC7A28"/>
    <w:rsid w:val="00EC7C51"/>
    <w:rsid w:val="00EC7C86"/>
    <w:rsid w:val="00ECB576"/>
    <w:rsid w:val="00ED0B8F"/>
    <w:rsid w:val="00ED0EC5"/>
    <w:rsid w:val="00ED0F48"/>
    <w:rsid w:val="00ED14AA"/>
    <w:rsid w:val="00ED15BE"/>
    <w:rsid w:val="00ED1655"/>
    <w:rsid w:val="00ED1A60"/>
    <w:rsid w:val="00ED1ABD"/>
    <w:rsid w:val="00ED1B86"/>
    <w:rsid w:val="00ED1F1B"/>
    <w:rsid w:val="00ED23B9"/>
    <w:rsid w:val="00ED2421"/>
    <w:rsid w:val="00ED25A9"/>
    <w:rsid w:val="00ED2B4A"/>
    <w:rsid w:val="00ED2B6E"/>
    <w:rsid w:val="00ED2CEC"/>
    <w:rsid w:val="00ED2DD1"/>
    <w:rsid w:val="00ED2ED4"/>
    <w:rsid w:val="00ED38D6"/>
    <w:rsid w:val="00ED38F8"/>
    <w:rsid w:val="00ED3CCF"/>
    <w:rsid w:val="00ED42E2"/>
    <w:rsid w:val="00ED4A22"/>
    <w:rsid w:val="00ED4E57"/>
    <w:rsid w:val="00ED5077"/>
    <w:rsid w:val="00ED5298"/>
    <w:rsid w:val="00ED5DE5"/>
    <w:rsid w:val="00ED6600"/>
    <w:rsid w:val="00ED6C2D"/>
    <w:rsid w:val="00ED7409"/>
    <w:rsid w:val="00ED768C"/>
    <w:rsid w:val="00ED786C"/>
    <w:rsid w:val="00ED78A0"/>
    <w:rsid w:val="00ED7CA5"/>
    <w:rsid w:val="00EE00F6"/>
    <w:rsid w:val="00EE0245"/>
    <w:rsid w:val="00EE024C"/>
    <w:rsid w:val="00EE0AD8"/>
    <w:rsid w:val="00EE0C4F"/>
    <w:rsid w:val="00EE0EAD"/>
    <w:rsid w:val="00EE10BD"/>
    <w:rsid w:val="00EE1289"/>
    <w:rsid w:val="00EE1647"/>
    <w:rsid w:val="00EE19AD"/>
    <w:rsid w:val="00EE19C3"/>
    <w:rsid w:val="00EE1DAA"/>
    <w:rsid w:val="00EE1F04"/>
    <w:rsid w:val="00EE23B1"/>
    <w:rsid w:val="00EE273D"/>
    <w:rsid w:val="00EE2D6C"/>
    <w:rsid w:val="00EE33D6"/>
    <w:rsid w:val="00EE39C5"/>
    <w:rsid w:val="00EE3CCE"/>
    <w:rsid w:val="00EE419B"/>
    <w:rsid w:val="00EE46F3"/>
    <w:rsid w:val="00EE4D83"/>
    <w:rsid w:val="00EE52D3"/>
    <w:rsid w:val="00EE54D5"/>
    <w:rsid w:val="00EE5A09"/>
    <w:rsid w:val="00EE5DB9"/>
    <w:rsid w:val="00EE6073"/>
    <w:rsid w:val="00EE6137"/>
    <w:rsid w:val="00EE64B1"/>
    <w:rsid w:val="00EE6644"/>
    <w:rsid w:val="00EE689C"/>
    <w:rsid w:val="00EE69DD"/>
    <w:rsid w:val="00EE6A4B"/>
    <w:rsid w:val="00EE6ACC"/>
    <w:rsid w:val="00EE6C66"/>
    <w:rsid w:val="00EE6F49"/>
    <w:rsid w:val="00EE7116"/>
    <w:rsid w:val="00EE744B"/>
    <w:rsid w:val="00EE7511"/>
    <w:rsid w:val="00EE75CA"/>
    <w:rsid w:val="00EE787D"/>
    <w:rsid w:val="00EE7AFE"/>
    <w:rsid w:val="00EE7D1D"/>
    <w:rsid w:val="00EE7E0E"/>
    <w:rsid w:val="00EF0692"/>
    <w:rsid w:val="00EF0B67"/>
    <w:rsid w:val="00EF0E71"/>
    <w:rsid w:val="00EF0F44"/>
    <w:rsid w:val="00EF14C4"/>
    <w:rsid w:val="00EF1D6F"/>
    <w:rsid w:val="00EF20FA"/>
    <w:rsid w:val="00EF2C5E"/>
    <w:rsid w:val="00EF34CD"/>
    <w:rsid w:val="00EF3789"/>
    <w:rsid w:val="00EF3B27"/>
    <w:rsid w:val="00EF434A"/>
    <w:rsid w:val="00EF47BA"/>
    <w:rsid w:val="00EF4864"/>
    <w:rsid w:val="00EF4BF9"/>
    <w:rsid w:val="00EF4D84"/>
    <w:rsid w:val="00EF4DC6"/>
    <w:rsid w:val="00EF4E48"/>
    <w:rsid w:val="00EF53AE"/>
    <w:rsid w:val="00EF558B"/>
    <w:rsid w:val="00EF5883"/>
    <w:rsid w:val="00EF5DCE"/>
    <w:rsid w:val="00EF6129"/>
    <w:rsid w:val="00EF696A"/>
    <w:rsid w:val="00EF6DAB"/>
    <w:rsid w:val="00EF72AC"/>
    <w:rsid w:val="00EF7433"/>
    <w:rsid w:val="00EF76D6"/>
    <w:rsid w:val="00EF79A9"/>
    <w:rsid w:val="00EF7EBD"/>
    <w:rsid w:val="00EF7F29"/>
    <w:rsid w:val="00F00E0B"/>
    <w:rsid w:val="00F010B7"/>
    <w:rsid w:val="00F014EA"/>
    <w:rsid w:val="00F0150B"/>
    <w:rsid w:val="00F01543"/>
    <w:rsid w:val="00F01823"/>
    <w:rsid w:val="00F01A8E"/>
    <w:rsid w:val="00F025BF"/>
    <w:rsid w:val="00F02656"/>
    <w:rsid w:val="00F02BA2"/>
    <w:rsid w:val="00F02C18"/>
    <w:rsid w:val="00F02FF5"/>
    <w:rsid w:val="00F0310F"/>
    <w:rsid w:val="00F036B4"/>
    <w:rsid w:val="00F03D5E"/>
    <w:rsid w:val="00F04493"/>
    <w:rsid w:val="00F04AE5"/>
    <w:rsid w:val="00F04AFC"/>
    <w:rsid w:val="00F04DC6"/>
    <w:rsid w:val="00F059D9"/>
    <w:rsid w:val="00F05D7A"/>
    <w:rsid w:val="00F05DD0"/>
    <w:rsid w:val="00F0610C"/>
    <w:rsid w:val="00F06121"/>
    <w:rsid w:val="00F0621A"/>
    <w:rsid w:val="00F06A3B"/>
    <w:rsid w:val="00F06ABB"/>
    <w:rsid w:val="00F06CAD"/>
    <w:rsid w:val="00F06E3F"/>
    <w:rsid w:val="00F07DD6"/>
    <w:rsid w:val="00F07E3D"/>
    <w:rsid w:val="00F10086"/>
    <w:rsid w:val="00F102DF"/>
    <w:rsid w:val="00F1052C"/>
    <w:rsid w:val="00F10F70"/>
    <w:rsid w:val="00F11058"/>
    <w:rsid w:val="00F110B4"/>
    <w:rsid w:val="00F111FC"/>
    <w:rsid w:val="00F11784"/>
    <w:rsid w:val="00F118B6"/>
    <w:rsid w:val="00F11981"/>
    <w:rsid w:val="00F119CE"/>
    <w:rsid w:val="00F11B00"/>
    <w:rsid w:val="00F11C2E"/>
    <w:rsid w:val="00F11CA0"/>
    <w:rsid w:val="00F11F6C"/>
    <w:rsid w:val="00F124CA"/>
    <w:rsid w:val="00F12766"/>
    <w:rsid w:val="00F12CA9"/>
    <w:rsid w:val="00F12E1C"/>
    <w:rsid w:val="00F12E28"/>
    <w:rsid w:val="00F12ECE"/>
    <w:rsid w:val="00F130A6"/>
    <w:rsid w:val="00F134C6"/>
    <w:rsid w:val="00F13913"/>
    <w:rsid w:val="00F13A37"/>
    <w:rsid w:val="00F13B7B"/>
    <w:rsid w:val="00F13C69"/>
    <w:rsid w:val="00F1463D"/>
    <w:rsid w:val="00F150DF"/>
    <w:rsid w:val="00F16A4D"/>
    <w:rsid w:val="00F16B4E"/>
    <w:rsid w:val="00F1753D"/>
    <w:rsid w:val="00F2153B"/>
    <w:rsid w:val="00F2156C"/>
    <w:rsid w:val="00F21BA4"/>
    <w:rsid w:val="00F21D86"/>
    <w:rsid w:val="00F223C2"/>
    <w:rsid w:val="00F22C58"/>
    <w:rsid w:val="00F22FC0"/>
    <w:rsid w:val="00F237C9"/>
    <w:rsid w:val="00F23CFC"/>
    <w:rsid w:val="00F24353"/>
    <w:rsid w:val="00F245B4"/>
    <w:rsid w:val="00F24C2D"/>
    <w:rsid w:val="00F24E87"/>
    <w:rsid w:val="00F24F3D"/>
    <w:rsid w:val="00F25C40"/>
    <w:rsid w:val="00F25CD8"/>
    <w:rsid w:val="00F25D85"/>
    <w:rsid w:val="00F25F39"/>
    <w:rsid w:val="00F2612C"/>
    <w:rsid w:val="00F26176"/>
    <w:rsid w:val="00F263BF"/>
    <w:rsid w:val="00F266A5"/>
    <w:rsid w:val="00F2677B"/>
    <w:rsid w:val="00F267CD"/>
    <w:rsid w:val="00F2778B"/>
    <w:rsid w:val="00F27ABC"/>
    <w:rsid w:val="00F27BC7"/>
    <w:rsid w:val="00F3026F"/>
    <w:rsid w:val="00F30B30"/>
    <w:rsid w:val="00F31DAB"/>
    <w:rsid w:val="00F324F6"/>
    <w:rsid w:val="00F332E5"/>
    <w:rsid w:val="00F33A7B"/>
    <w:rsid w:val="00F33F47"/>
    <w:rsid w:val="00F33F75"/>
    <w:rsid w:val="00F34089"/>
    <w:rsid w:val="00F346F4"/>
    <w:rsid w:val="00F34CAF"/>
    <w:rsid w:val="00F350D5"/>
    <w:rsid w:val="00F35109"/>
    <w:rsid w:val="00F359B3"/>
    <w:rsid w:val="00F360D4"/>
    <w:rsid w:val="00F36863"/>
    <w:rsid w:val="00F36BD2"/>
    <w:rsid w:val="00F36BE3"/>
    <w:rsid w:val="00F36C34"/>
    <w:rsid w:val="00F36C37"/>
    <w:rsid w:val="00F36C47"/>
    <w:rsid w:val="00F36C80"/>
    <w:rsid w:val="00F37155"/>
    <w:rsid w:val="00F37237"/>
    <w:rsid w:val="00F372E4"/>
    <w:rsid w:val="00F37B35"/>
    <w:rsid w:val="00F37C13"/>
    <w:rsid w:val="00F40477"/>
    <w:rsid w:val="00F408DC"/>
    <w:rsid w:val="00F40B67"/>
    <w:rsid w:val="00F40EDB"/>
    <w:rsid w:val="00F41085"/>
    <w:rsid w:val="00F412FB"/>
    <w:rsid w:val="00F4172F"/>
    <w:rsid w:val="00F426DC"/>
    <w:rsid w:val="00F428E6"/>
    <w:rsid w:val="00F42A9F"/>
    <w:rsid w:val="00F42BAE"/>
    <w:rsid w:val="00F42CBD"/>
    <w:rsid w:val="00F4375C"/>
    <w:rsid w:val="00F43945"/>
    <w:rsid w:val="00F439EA"/>
    <w:rsid w:val="00F44740"/>
    <w:rsid w:val="00F449B9"/>
    <w:rsid w:val="00F44BB0"/>
    <w:rsid w:val="00F45F7B"/>
    <w:rsid w:val="00F46F44"/>
    <w:rsid w:val="00F47540"/>
    <w:rsid w:val="00F47609"/>
    <w:rsid w:val="00F50696"/>
    <w:rsid w:val="00F51B3D"/>
    <w:rsid w:val="00F51F10"/>
    <w:rsid w:val="00F525E3"/>
    <w:rsid w:val="00F5266F"/>
    <w:rsid w:val="00F52F8E"/>
    <w:rsid w:val="00F531D3"/>
    <w:rsid w:val="00F53604"/>
    <w:rsid w:val="00F5398C"/>
    <w:rsid w:val="00F5420B"/>
    <w:rsid w:val="00F54511"/>
    <w:rsid w:val="00F54887"/>
    <w:rsid w:val="00F54AAE"/>
    <w:rsid w:val="00F54C15"/>
    <w:rsid w:val="00F54CCF"/>
    <w:rsid w:val="00F55172"/>
    <w:rsid w:val="00F55324"/>
    <w:rsid w:val="00F5586D"/>
    <w:rsid w:val="00F55A81"/>
    <w:rsid w:val="00F55A99"/>
    <w:rsid w:val="00F55D33"/>
    <w:rsid w:val="00F560A9"/>
    <w:rsid w:val="00F565AF"/>
    <w:rsid w:val="00F56B34"/>
    <w:rsid w:val="00F56BB2"/>
    <w:rsid w:val="00F56D07"/>
    <w:rsid w:val="00F56E40"/>
    <w:rsid w:val="00F56EB0"/>
    <w:rsid w:val="00F571CC"/>
    <w:rsid w:val="00F57476"/>
    <w:rsid w:val="00F60054"/>
    <w:rsid w:val="00F60A5E"/>
    <w:rsid w:val="00F60D61"/>
    <w:rsid w:val="00F60DE9"/>
    <w:rsid w:val="00F61111"/>
    <w:rsid w:val="00F61121"/>
    <w:rsid w:val="00F6119F"/>
    <w:rsid w:val="00F61233"/>
    <w:rsid w:val="00F61295"/>
    <w:rsid w:val="00F61307"/>
    <w:rsid w:val="00F613E0"/>
    <w:rsid w:val="00F6146B"/>
    <w:rsid w:val="00F62876"/>
    <w:rsid w:val="00F63D5B"/>
    <w:rsid w:val="00F63E64"/>
    <w:rsid w:val="00F64329"/>
    <w:rsid w:val="00F647DE"/>
    <w:rsid w:val="00F64986"/>
    <w:rsid w:val="00F64A79"/>
    <w:rsid w:val="00F65525"/>
    <w:rsid w:val="00F6557D"/>
    <w:rsid w:val="00F65701"/>
    <w:rsid w:val="00F65797"/>
    <w:rsid w:val="00F657DE"/>
    <w:rsid w:val="00F658B0"/>
    <w:rsid w:val="00F65B5D"/>
    <w:rsid w:val="00F65CD6"/>
    <w:rsid w:val="00F65DE7"/>
    <w:rsid w:val="00F65FCA"/>
    <w:rsid w:val="00F66130"/>
    <w:rsid w:val="00F66500"/>
    <w:rsid w:val="00F673A7"/>
    <w:rsid w:val="00F679EF"/>
    <w:rsid w:val="00F67DA6"/>
    <w:rsid w:val="00F67EDA"/>
    <w:rsid w:val="00F7084B"/>
    <w:rsid w:val="00F7107D"/>
    <w:rsid w:val="00F71482"/>
    <w:rsid w:val="00F7171E"/>
    <w:rsid w:val="00F71B3F"/>
    <w:rsid w:val="00F721F2"/>
    <w:rsid w:val="00F7248B"/>
    <w:rsid w:val="00F727CA"/>
    <w:rsid w:val="00F72DB3"/>
    <w:rsid w:val="00F7305A"/>
    <w:rsid w:val="00F7313D"/>
    <w:rsid w:val="00F73163"/>
    <w:rsid w:val="00F732A1"/>
    <w:rsid w:val="00F737A5"/>
    <w:rsid w:val="00F73D28"/>
    <w:rsid w:val="00F7434E"/>
    <w:rsid w:val="00F74437"/>
    <w:rsid w:val="00F7462F"/>
    <w:rsid w:val="00F74684"/>
    <w:rsid w:val="00F7471A"/>
    <w:rsid w:val="00F74826"/>
    <w:rsid w:val="00F76121"/>
    <w:rsid w:val="00F76800"/>
    <w:rsid w:val="00F768B9"/>
    <w:rsid w:val="00F76B64"/>
    <w:rsid w:val="00F773F8"/>
    <w:rsid w:val="00F776DF"/>
    <w:rsid w:val="00F77CD6"/>
    <w:rsid w:val="00F77E0B"/>
    <w:rsid w:val="00F80259"/>
    <w:rsid w:val="00F80693"/>
    <w:rsid w:val="00F807F9"/>
    <w:rsid w:val="00F80EC5"/>
    <w:rsid w:val="00F8101B"/>
    <w:rsid w:val="00F8183B"/>
    <w:rsid w:val="00F81F26"/>
    <w:rsid w:val="00F824D4"/>
    <w:rsid w:val="00F82926"/>
    <w:rsid w:val="00F82A6C"/>
    <w:rsid w:val="00F83335"/>
    <w:rsid w:val="00F8377F"/>
    <w:rsid w:val="00F838A8"/>
    <w:rsid w:val="00F8404D"/>
    <w:rsid w:val="00F842F2"/>
    <w:rsid w:val="00F85193"/>
    <w:rsid w:val="00F85EDC"/>
    <w:rsid w:val="00F86106"/>
    <w:rsid w:val="00F8615E"/>
    <w:rsid w:val="00F863BA"/>
    <w:rsid w:val="00F866D9"/>
    <w:rsid w:val="00F869FE"/>
    <w:rsid w:val="00F86C6D"/>
    <w:rsid w:val="00F86E01"/>
    <w:rsid w:val="00F86E3E"/>
    <w:rsid w:val="00F86F98"/>
    <w:rsid w:val="00F8761A"/>
    <w:rsid w:val="00F87C3B"/>
    <w:rsid w:val="00F902CD"/>
    <w:rsid w:val="00F90960"/>
    <w:rsid w:val="00F90CD2"/>
    <w:rsid w:val="00F910AC"/>
    <w:rsid w:val="00F91232"/>
    <w:rsid w:val="00F91341"/>
    <w:rsid w:val="00F9145C"/>
    <w:rsid w:val="00F9188E"/>
    <w:rsid w:val="00F91F21"/>
    <w:rsid w:val="00F92911"/>
    <w:rsid w:val="00F92C4A"/>
    <w:rsid w:val="00F92DB9"/>
    <w:rsid w:val="00F92E99"/>
    <w:rsid w:val="00F934CD"/>
    <w:rsid w:val="00F934D4"/>
    <w:rsid w:val="00F93C89"/>
    <w:rsid w:val="00F93DA5"/>
    <w:rsid w:val="00F941E3"/>
    <w:rsid w:val="00F942A7"/>
    <w:rsid w:val="00F9461F"/>
    <w:rsid w:val="00F94C96"/>
    <w:rsid w:val="00F94D74"/>
    <w:rsid w:val="00F9535B"/>
    <w:rsid w:val="00F95373"/>
    <w:rsid w:val="00F95466"/>
    <w:rsid w:val="00F954BD"/>
    <w:rsid w:val="00F95745"/>
    <w:rsid w:val="00F95D3D"/>
    <w:rsid w:val="00F95DED"/>
    <w:rsid w:val="00F9622E"/>
    <w:rsid w:val="00F96340"/>
    <w:rsid w:val="00F964EE"/>
    <w:rsid w:val="00F96F7B"/>
    <w:rsid w:val="00F971F5"/>
    <w:rsid w:val="00F974B8"/>
    <w:rsid w:val="00F9754C"/>
    <w:rsid w:val="00F97807"/>
    <w:rsid w:val="00F97A1A"/>
    <w:rsid w:val="00F97BC3"/>
    <w:rsid w:val="00F97C7F"/>
    <w:rsid w:val="00F97F83"/>
    <w:rsid w:val="00F97FA1"/>
    <w:rsid w:val="00F97FC1"/>
    <w:rsid w:val="00FA0912"/>
    <w:rsid w:val="00FA0A39"/>
    <w:rsid w:val="00FA0B59"/>
    <w:rsid w:val="00FA1367"/>
    <w:rsid w:val="00FA1553"/>
    <w:rsid w:val="00FA1DEF"/>
    <w:rsid w:val="00FA2247"/>
    <w:rsid w:val="00FA284D"/>
    <w:rsid w:val="00FA332D"/>
    <w:rsid w:val="00FA35A0"/>
    <w:rsid w:val="00FA4633"/>
    <w:rsid w:val="00FA4864"/>
    <w:rsid w:val="00FA48A1"/>
    <w:rsid w:val="00FA5534"/>
    <w:rsid w:val="00FA58BC"/>
    <w:rsid w:val="00FA65E4"/>
    <w:rsid w:val="00FA67B8"/>
    <w:rsid w:val="00FA7196"/>
    <w:rsid w:val="00FA7288"/>
    <w:rsid w:val="00FA7517"/>
    <w:rsid w:val="00FA759E"/>
    <w:rsid w:val="00FA76A0"/>
    <w:rsid w:val="00FA7EA3"/>
    <w:rsid w:val="00FB08B0"/>
    <w:rsid w:val="00FB0E22"/>
    <w:rsid w:val="00FB113C"/>
    <w:rsid w:val="00FB1AD5"/>
    <w:rsid w:val="00FB201B"/>
    <w:rsid w:val="00FB2389"/>
    <w:rsid w:val="00FB2736"/>
    <w:rsid w:val="00FB317B"/>
    <w:rsid w:val="00FB3240"/>
    <w:rsid w:val="00FB37A7"/>
    <w:rsid w:val="00FB3D91"/>
    <w:rsid w:val="00FB406F"/>
    <w:rsid w:val="00FB4090"/>
    <w:rsid w:val="00FB40B5"/>
    <w:rsid w:val="00FB460A"/>
    <w:rsid w:val="00FB46FA"/>
    <w:rsid w:val="00FB4E1D"/>
    <w:rsid w:val="00FB53A7"/>
    <w:rsid w:val="00FB561D"/>
    <w:rsid w:val="00FB56D1"/>
    <w:rsid w:val="00FB5831"/>
    <w:rsid w:val="00FB59B6"/>
    <w:rsid w:val="00FB5C5B"/>
    <w:rsid w:val="00FB5D7C"/>
    <w:rsid w:val="00FB5FFC"/>
    <w:rsid w:val="00FB622B"/>
    <w:rsid w:val="00FB6E25"/>
    <w:rsid w:val="00FB6FC3"/>
    <w:rsid w:val="00FB709C"/>
    <w:rsid w:val="00FB7266"/>
    <w:rsid w:val="00FB740C"/>
    <w:rsid w:val="00FB7635"/>
    <w:rsid w:val="00FC061B"/>
    <w:rsid w:val="00FC0BAD"/>
    <w:rsid w:val="00FC0E9E"/>
    <w:rsid w:val="00FC13A8"/>
    <w:rsid w:val="00FC1AA6"/>
    <w:rsid w:val="00FC1EA7"/>
    <w:rsid w:val="00FC1F50"/>
    <w:rsid w:val="00FC23B0"/>
    <w:rsid w:val="00FC24F0"/>
    <w:rsid w:val="00FC26B0"/>
    <w:rsid w:val="00FC2853"/>
    <w:rsid w:val="00FC2881"/>
    <w:rsid w:val="00FC2932"/>
    <w:rsid w:val="00FC4252"/>
    <w:rsid w:val="00FC44D0"/>
    <w:rsid w:val="00FC4862"/>
    <w:rsid w:val="00FC4D6B"/>
    <w:rsid w:val="00FC52C2"/>
    <w:rsid w:val="00FC5819"/>
    <w:rsid w:val="00FC5AD7"/>
    <w:rsid w:val="00FC600B"/>
    <w:rsid w:val="00FC633D"/>
    <w:rsid w:val="00FC779E"/>
    <w:rsid w:val="00FC7A67"/>
    <w:rsid w:val="00FD0709"/>
    <w:rsid w:val="00FD08FA"/>
    <w:rsid w:val="00FD0BBD"/>
    <w:rsid w:val="00FD1237"/>
    <w:rsid w:val="00FD1300"/>
    <w:rsid w:val="00FD197B"/>
    <w:rsid w:val="00FD1A68"/>
    <w:rsid w:val="00FD1C7F"/>
    <w:rsid w:val="00FD263A"/>
    <w:rsid w:val="00FD277D"/>
    <w:rsid w:val="00FD28D7"/>
    <w:rsid w:val="00FD29E8"/>
    <w:rsid w:val="00FD2C86"/>
    <w:rsid w:val="00FD2E09"/>
    <w:rsid w:val="00FD2EC5"/>
    <w:rsid w:val="00FD2F72"/>
    <w:rsid w:val="00FD343D"/>
    <w:rsid w:val="00FD3D57"/>
    <w:rsid w:val="00FD3DFB"/>
    <w:rsid w:val="00FD4461"/>
    <w:rsid w:val="00FD58A7"/>
    <w:rsid w:val="00FD5D05"/>
    <w:rsid w:val="00FD623A"/>
    <w:rsid w:val="00FD64DF"/>
    <w:rsid w:val="00FD6AAD"/>
    <w:rsid w:val="00FD6BB9"/>
    <w:rsid w:val="00FD746F"/>
    <w:rsid w:val="00FD7829"/>
    <w:rsid w:val="00FE0CB0"/>
    <w:rsid w:val="00FE0ED4"/>
    <w:rsid w:val="00FE1535"/>
    <w:rsid w:val="00FE1687"/>
    <w:rsid w:val="00FE173B"/>
    <w:rsid w:val="00FE179F"/>
    <w:rsid w:val="00FE1952"/>
    <w:rsid w:val="00FE1B6F"/>
    <w:rsid w:val="00FE1CF7"/>
    <w:rsid w:val="00FE1F1C"/>
    <w:rsid w:val="00FE27A3"/>
    <w:rsid w:val="00FE2D49"/>
    <w:rsid w:val="00FE323E"/>
    <w:rsid w:val="00FE363E"/>
    <w:rsid w:val="00FE369B"/>
    <w:rsid w:val="00FE3C78"/>
    <w:rsid w:val="00FE419D"/>
    <w:rsid w:val="00FE43AD"/>
    <w:rsid w:val="00FE471F"/>
    <w:rsid w:val="00FE5103"/>
    <w:rsid w:val="00FE58D9"/>
    <w:rsid w:val="00FE5A1E"/>
    <w:rsid w:val="00FE5F78"/>
    <w:rsid w:val="00FE623F"/>
    <w:rsid w:val="00FE66B0"/>
    <w:rsid w:val="00FE6A7A"/>
    <w:rsid w:val="00FE70C5"/>
    <w:rsid w:val="00FE735D"/>
    <w:rsid w:val="00FE76AE"/>
    <w:rsid w:val="00FE78BF"/>
    <w:rsid w:val="00FF0239"/>
    <w:rsid w:val="00FF05A0"/>
    <w:rsid w:val="00FF066A"/>
    <w:rsid w:val="00FF089A"/>
    <w:rsid w:val="00FF0F0C"/>
    <w:rsid w:val="00FF1296"/>
    <w:rsid w:val="00FF155B"/>
    <w:rsid w:val="00FF1591"/>
    <w:rsid w:val="00FF2179"/>
    <w:rsid w:val="00FF2541"/>
    <w:rsid w:val="00FF27EB"/>
    <w:rsid w:val="00FF2E4F"/>
    <w:rsid w:val="00FF2F17"/>
    <w:rsid w:val="00FF382C"/>
    <w:rsid w:val="00FF3C30"/>
    <w:rsid w:val="00FF3C9C"/>
    <w:rsid w:val="00FF3CCA"/>
    <w:rsid w:val="00FF3DF6"/>
    <w:rsid w:val="00FF3EC9"/>
    <w:rsid w:val="00FF42A9"/>
    <w:rsid w:val="00FF4BBC"/>
    <w:rsid w:val="00FF4E2B"/>
    <w:rsid w:val="00FF516F"/>
    <w:rsid w:val="00FF5383"/>
    <w:rsid w:val="00FF56DF"/>
    <w:rsid w:val="00FF5A8D"/>
    <w:rsid w:val="00FF648E"/>
    <w:rsid w:val="00FF6BF4"/>
    <w:rsid w:val="00FF6CAD"/>
    <w:rsid w:val="00FF6CF0"/>
    <w:rsid w:val="00FF6EE4"/>
    <w:rsid w:val="00FF6EF5"/>
    <w:rsid w:val="00FF7284"/>
    <w:rsid w:val="00FF76C1"/>
    <w:rsid w:val="00FF7752"/>
    <w:rsid w:val="00FF7D43"/>
    <w:rsid w:val="00FF7DE5"/>
    <w:rsid w:val="011C721C"/>
    <w:rsid w:val="013CEBD4"/>
    <w:rsid w:val="01539D39"/>
    <w:rsid w:val="015591B7"/>
    <w:rsid w:val="015687A5"/>
    <w:rsid w:val="015C47C6"/>
    <w:rsid w:val="015FCEA9"/>
    <w:rsid w:val="017C9319"/>
    <w:rsid w:val="017CABCF"/>
    <w:rsid w:val="0186CECF"/>
    <w:rsid w:val="018FAD67"/>
    <w:rsid w:val="01A98603"/>
    <w:rsid w:val="01B2A3BC"/>
    <w:rsid w:val="01C079AF"/>
    <w:rsid w:val="01D55590"/>
    <w:rsid w:val="01EBEA90"/>
    <w:rsid w:val="0205C241"/>
    <w:rsid w:val="0226B041"/>
    <w:rsid w:val="023C99F4"/>
    <w:rsid w:val="0259A3B7"/>
    <w:rsid w:val="026DE5B1"/>
    <w:rsid w:val="027C37DD"/>
    <w:rsid w:val="027D166B"/>
    <w:rsid w:val="0285B351"/>
    <w:rsid w:val="028DA2D5"/>
    <w:rsid w:val="02A1A9AC"/>
    <w:rsid w:val="02A295B6"/>
    <w:rsid w:val="02A31327"/>
    <w:rsid w:val="02A7DEE5"/>
    <w:rsid w:val="02A917CE"/>
    <w:rsid w:val="02B4F533"/>
    <w:rsid w:val="02BE8023"/>
    <w:rsid w:val="02BE964A"/>
    <w:rsid w:val="02DF18B7"/>
    <w:rsid w:val="02EC5D8B"/>
    <w:rsid w:val="030A098F"/>
    <w:rsid w:val="030CD13A"/>
    <w:rsid w:val="0317092F"/>
    <w:rsid w:val="031AB13C"/>
    <w:rsid w:val="03247565"/>
    <w:rsid w:val="0324EF1F"/>
    <w:rsid w:val="03260B2C"/>
    <w:rsid w:val="032D7BB7"/>
    <w:rsid w:val="033577CC"/>
    <w:rsid w:val="03582C72"/>
    <w:rsid w:val="0374D097"/>
    <w:rsid w:val="03831B8E"/>
    <w:rsid w:val="03955958"/>
    <w:rsid w:val="03A769BC"/>
    <w:rsid w:val="03B0D0CE"/>
    <w:rsid w:val="03C7348C"/>
    <w:rsid w:val="03F711CA"/>
    <w:rsid w:val="042B6460"/>
    <w:rsid w:val="043B5AE8"/>
    <w:rsid w:val="043C315B"/>
    <w:rsid w:val="04439CF5"/>
    <w:rsid w:val="04459A72"/>
    <w:rsid w:val="044E0EA3"/>
    <w:rsid w:val="044F981C"/>
    <w:rsid w:val="046E75BE"/>
    <w:rsid w:val="04A5D9F0"/>
    <w:rsid w:val="04A974AF"/>
    <w:rsid w:val="04AAE2D6"/>
    <w:rsid w:val="04B12536"/>
    <w:rsid w:val="04B473A6"/>
    <w:rsid w:val="04C0374A"/>
    <w:rsid w:val="04C6B15F"/>
    <w:rsid w:val="04CD4059"/>
    <w:rsid w:val="04FC204C"/>
    <w:rsid w:val="050322C6"/>
    <w:rsid w:val="050783D2"/>
    <w:rsid w:val="051C49FE"/>
    <w:rsid w:val="052D19CB"/>
    <w:rsid w:val="053A04E7"/>
    <w:rsid w:val="054AB6D1"/>
    <w:rsid w:val="055A6088"/>
    <w:rsid w:val="055DF66E"/>
    <w:rsid w:val="05757E89"/>
    <w:rsid w:val="0580D996"/>
    <w:rsid w:val="0581DB2D"/>
    <w:rsid w:val="05B3798A"/>
    <w:rsid w:val="05B58B88"/>
    <w:rsid w:val="05C3D701"/>
    <w:rsid w:val="05C72B8C"/>
    <w:rsid w:val="05CAF206"/>
    <w:rsid w:val="05D052B2"/>
    <w:rsid w:val="05D8D0AE"/>
    <w:rsid w:val="05EB6CA3"/>
    <w:rsid w:val="0616347F"/>
    <w:rsid w:val="061CB441"/>
    <w:rsid w:val="061E090A"/>
    <w:rsid w:val="062D1B5C"/>
    <w:rsid w:val="062E4E69"/>
    <w:rsid w:val="06699140"/>
    <w:rsid w:val="06724891"/>
    <w:rsid w:val="067FF898"/>
    <w:rsid w:val="06819FA2"/>
    <w:rsid w:val="06834065"/>
    <w:rsid w:val="06861988"/>
    <w:rsid w:val="06882C9D"/>
    <w:rsid w:val="0689F306"/>
    <w:rsid w:val="06944C86"/>
    <w:rsid w:val="069D3E9C"/>
    <w:rsid w:val="06A207D6"/>
    <w:rsid w:val="06A29F0E"/>
    <w:rsid w:val="06AD2C7E"/>
    <w:rsid w:val="06AE65A8"/>
    <w:rsid w:val="06BAB886"/>
    <w:rsid w:val="06C542FC"/>
    <w:rsid w:val="06F89A6D"/>
    <w:rsid w:val="071097F7"/>
    <w:rsid w:val="071DF365"/>
    <w:rsid w:val="07242938"/>
    <w:rsid w:val="07302119"/>
    <w:rsid w:val="07323249"/>
    <w:rsid w:val="073CA211"/>
    <w:rsid w:val="0741A96C"/>
    <w:rsid w:val="074A99F6"/>
    <w:rsid w:val="07749E9F"/>
    <w:rsid w:val="07800582"/>
    <w:rsid w:val="079648C6"/>
    <w:rsid w:val="07A39226"/>
    <w:rsid w:val="07A9D330"/>
    <w:rsid w:val="07AC919A"/>
    <w:rsid w:val="07AF2BE8"/>
    <w:rsid w:val="07D77A38"/>
    <w:rsid w:val="07DC507E"/>
    <w:rsid w:val="0817064F"/>
    <w:rsid w:val="083507E8"/>
    <w:rsid w:val="0857BB5E"/>
    <w:rsid w:val="08922319"/>
    <w:rsid w:val="0899CBC0"/>
    <w:rsid w:val="089B7237"/>
    <w:rsid w:val="089BF952"/>
    <w:rsid w:val="08B140EE"/>
    <w:rsid w:val="08BF6EAD"/>
    <w:rsid w:val="08C14CCF"/>
    <w:rsid w:val="08C4F93D"/>
    <w:rsid w:val="08C7658A"/>
    <w:rsid w:val="08DFE731"/>
    <w:rsid w:val="08E50CEE"/>
    <w:rsid w:val="08EA7668"/>
    <w:rsid w:val="08F9A2BE"/>
    <w:rsid w:val="08FECEA5"/>
    <w:rsid w:val="090B7296"/>
    <w:rsid w:val="09181904"/>
    <w:rsid w:val="09251687"/>
    <w:rsid w:val="09570398"/>
    <w:rsid w:val="096537A0"/>
    <w:rsid w:val="09672F04"/>
    <w:rsid w:val="096CF3FE"/>
    <w:rsid w:val="09808C55"/>
    <w:rsid w:val="0999905C"/>
    <w:rsid w:val="09AA69D4"/>
    <w:rsid w:val="09B618AD"/>
    <w:rsid w:val="09C0DC83"/>
    <w:rsid w:val="09C1C8D2"/>
    <w:rsid w:val="09C8CA45"/>
    <w:rsid w:val="09CA2EEE"/>
    <w:rsid w:val="09D696ED"/>
    <w:rsid w:val="09DB924B"/>
    <w:rsid w:val="09E3D287"/>
    <w:rsid w:val="09F29D42"/>
    <w:rsid w:val="09FEC527"/>
    <w:rsid w:val="0A02AECA"/>
    <w:rsid w:val="0A09274C"/>
    <w:rsid w:val="0A4C39DE"/>
    <w:rsid w:val="0A6D0E06"/>
    <w:rsid w:val="0A724C76"/>
    <w:rsid w:val="0A7285C2"/>
    <w:rsid w:val="0A78C821"/>
    <w:rsid w:val="0A7CC8B3"/>
    <w:rsid w:val="0A83835A"/>
    <w:rsid w:val="0A848BE0"/>
    <w:rsid w:val="0A8D2ECE"/>
    <w:rsid w:val="0AA2C075"/>
    <w:rsid w:val="0AC692A7"/>
    <w:rsid w:val="0AD28E1A"/>
    <w:rsid w:val="0AD5379A"/>
    <w:rsid w:val="0AEEF5D6"/>
    <w:rsid w:val="0AF6E694"/>
    <w:rsid w:val="0AFCD847"/>
    <w:rsid w:val="0B025088"/>
    <w:rsid w:val="0B1033B5"/>
    <w:rsid w:val="0B128B40"/>
    <w:rsid w:val="0B17B7A4"/>
    <w:rsid w:val="0B19AA90"/>
    <w:rsid w:val="0B1D08FA"/>
    <w:rsid w:val="0B331F6F"/>
    <w:rsid w:val="0B438A35"/>
    <w:rsid w:val="0B45B0B8"/>
    <w:rsid w:val="0B4D5631"/>
    <w:rsid w:val="0B621325"/>
    <w:rsid w:val="0B649360"/>
    <w:rsid w:val="0B6CBE4F"/>
    <w:rsid w:val="0B84039E"/>
    <w:rsid w:val="0B8E6AEC"/>
    <w:rsid w:val="0B95069F"/>
    <w:rsid w:val="0B9D48E3"/>
    <w:rsid w:val="0BA4481C"/>
    <w:rsid w:val="0BCFD5F3"/>
    <w:rsid w:val="0BE44683"/>
    <w:rsid w:val="0BF661E3"/>
    <w:rsid w:val="0BFE55AE"/>
    <w:rsid w:val="0C02304A"/>
    <w:rsid w:val="0C19C07F"/>
    <w:rsid w:val="0C1B8A7D"/>
    <w:rsid w:val="0C1FE0B7"/>
    <w:rsid w:val="0C324D75"/>
    <w:rsid w:val="0C33FD97"/>
    <w:rsid w:val="0C3783EC"/>
    <w:rsid w:val="0C58EDF8"/>
    <w:rsid w:val="0C64CF2F"/>
    <w:rsid w:val="0C668279"/>
    <w:rsid w:val="0C6E9386"/>
    <w:rsid w:val="0C70C553"/>
    <w:rsid w:val="0C9EA0E4"/>
    <w:rsid w:val="0C9EA956"/>
    <w:rsid w:val="0CAC27AA"/>
    <w:rsid w:val="0CCD236C"/>
    <w:rsid w:val="0CE299A7"/>
    <w:rsid w:val="0CE55EF2"/>
    <w:rsid w:val="0D15748E"/>
    <w:rsid w:val="0D218653"/>
    <w:rsid w:val="0D2574B8"/>
    <w:rsid w:val="0D2986F2"/>
    <w:rsid w:val="0D3DDAAE"/>
    <w:rsid w:val="0D540FFF"/>
    <w:rsid w:val="0D5FF182"/>
    <w:rsid w:val="0D8EF0E3"/>
    <w:rsid w:val="0DA8F9D2"/>
    <w:rsid w:val="0DBE2F9F"/>
    <w:rsid w:val="0DC91105"/>
    <w:rsid w:val="0DD04EDB"/>
    <w:rsid w:val="0DD5CA41"/>
    <w:rsid w:val="0DE27C29"/>
    <w:rsid w:val="0DFA10EF"/>
    <w:rsid w:val="0DFDFE5C"/>
    <w:rsid w:val="0E0278EB"/>
    <w:rsid w:val="0E0DD9FF"/>
    <w:rsid w:val="0E12956C"/>
    <w:rsid w:val="0E1B79A7"/>
    <w:rsid w:val="0E224213"/>
    <w:rsid w:val="0E303F91"/>
    <w:rsid w:val="0E3B26F7"/>
    <w:rsid w:val="0E44E30B"/>
    <w:rsid w:val="0E54A9BC"/>
    <w:rsid w:val="0E612527"/>
    <w:rsid w:val="0E61BC33"/>
    <w:rsid w:val="0E6A2D5F"/>
    <w:rsid w:val="0EB38C05"/>
    <w:rsid w:val="0ECA3E17"/>
    <w:rsid w:val="0EFB56B3"/>
    <w:rsid w:val="0F04C17F"/>
    <w:rsid w:val="0F1031DD"/>
    <w:rsid w:val="0F1C19A4"/>
    <w:rsid w:val="0F225313"/>
    <w:rsid w:val="0F265DE6"/>
    <w:rsid w:val="0F423316"/>
    <w:rsid w:val="0F61CFE5"/>
    <w:rsid w:val="0F683543"/>
    <w:rsid w:val="0F6AC2FD"/>
    <w:rsid w:val="0F6E79F0"/>
    <w:rsid w:val="0F95D893"/>
    <w:rsid w:val="0FA71C27"/>
    <w:rsid w:val="0FAD144D"/>
    <w:rsid w:val="0FBB93FE"/>
    <w:rsid w:val="0FBE4B41"/>
    <w:rsid w:val="0FE58050"/>
    <w:rsid w:val="0FF152BF"/>
    <w:rsid w:val="1017ACEE"/>
    <w:rsid w:val="10248DB4"/>
    <w:rsid w:val="10308F04"/>
    <w:rsid w:val="1036E126"/>
    <w:rsid w:val="103E1EAB"/>
    <w:rsid w:val="103F337D"/>
    <w:rsid w:val="104107C6"/>
    <w:rsid w:val="1064A1B7"/>
    <w:rsid w:val="10772F8B"/>
    <w:rsid w:val="107B70C1"/>
    <w:rsid w:val="107CCC6E"/>
    <w:rsid w:val="10954F0E"/>
    <w:rsid w:val="10993AD7"/>
    <w:rsid w:val="10A16FB5"/>
    <w:rsid w:val="10B57E0C"/>
    <w:rsid w:val="10B6D92A"/>
    <w:rsid w:val="10BA37AC"/>
    <w:rsid w:val="10BD853B"/>
    <w:rsid w:val="10D41844"/>
    <w:rsid w:val="10FB0C73"/>
    <w:rsid w:val="111725AA"/>
    <w:rsid w:val="113005C5"/>
    <w:rsid w:val="11320B5B"/>
    <w:rsid w:val="11372848"/>
    <w:rsid w:val="11526589"/>
    <w:rsid w:val="115BFAC2"/>
    <w:rsid w:val="11649DC9"/>
    <w:rsid w:val="116C414B"/>
    <w:rsid w:val="11774018"/>
    <w:rsid w:val="11882087"/>
    <w:rsid w:val="1190D622"/>
    <w:rsid w:val="1196114D"/>
    <w:rsid w:val="11ACF46E"/>
    <w:rsid w:val="11B6C123"/>
    <w:rsid w:val="11BBC5D5"/>
    <w:rsid w:val="11C0C993"/>
    <w:rsid w:val="11C80512"/>
    <w:rsid w:val="11CFE710"/>
    <w:rsid w:val="11D2AD76"/>
    <w:rsid w:val="11E45760"/>
    <w:rsid w:val="11EB5D3A"/>
    <w:rsid w:val="11F937C4"/>
    <w:rsid w:val="11FF7D33"/>
    <w:rsid w:val="120AA3E8"/>
    <w:rsid w:val="120C3ECB"/>
    <w:rsid w:val="120D94F9"/>
    <w:rsid w:val="12345A85"/>
    <w:rsid w:val="1234B6C3"/>
    <w:rsid w:val="12415111"/>
    <w:rsid w:val="1242ADE4"/>
    <w:rsid w:val="127126B5"/>
    <w:rsid w:val="128020E2"/>
    <w:rsid w:val="1286B1F8"/>
    <w:rsid w:val="1289CFB8"/>
    <w:rsid w:val="12933638"/>
    <w:rsid w:val="12A434BF"/>
    <w:rsid w:val="12AE55A4"/>
    <w:rsid w:val="12B22F1B"/>
    <w:rsid w:val="12B9E156"/>
    <w:rsid w:val="12BC5910"/>
    <w:rsid w:val="12C1A3B7"/>
    <w:rsid w:val="12C90D1D"/>
    <w:rsid w:val="12D26E5A"/>
    <w:rsid w:val="12DBAB8A"/>
    <w:rsid w:val="12DE6DE7"/>
    <w:rsid w:val="12E84F7B"/>
    <w:rsid w:val="12F62559"/>
    <w:rsid w:val="133BF8DD"/>
    <w:rsid w:val="133F4A03"/>
    <w:rsid w:val="1340ECEE"/>
    <w:rsid w:val="13446E58"/>
    <w:rsid w:val="13490C4A"/>
    <w:rsid w:val="1349FDFE"/>
    <w:rsid w:val="134E09BA"/>
    <w:rsid w:val="1365E55C"/>
    <w:rsid w:val="13A1A6B2"/>
    <w:rsid w:val="13A63394"/>
    <w:rsid w:val="13B3235E"/>
    <w:rsid w:val="13BF6C13"/>
    <w:rsid w:val="13C51D6D"/>
    <w:rsid w:val="13CAD973"/>
    <w:rsid w:val="13CC5640"/>
    <w:rsid w:val="13CCD432"/>
    <w:rsid w:val="13EEEAFC"/>
    <w:rsid w:val="140B5008"/>
    <w:rsid w:val="141210D1"/>
    <w:rsid w:val="143284D2"/>
    <w:rsid w:val="14398574"/>
    <w:rsid w:val="14642FFC"/>
    <w:rsid w:val="146666E5"/>
    <w:rsid w:val="14678CAD"/>
    <w:rsid w:val="146E5449"/>
    <w:rsid w:val="1475C509"/>
    <w:rsid w:val="14A74B11"/>
    <w:rsid w:val="14AE0CB9"/>
    <w:rsid w:val="14B507B4"/>
    <w:rsid w:val="14B53FF9"/>
    <w:rsid w:val="14BE881A"/>
    <w:rsid w:val="14BE922C"/>
    <w:rsid w:val="14CFF5C2"/>
    <w:rsid w:val="14E02603"/>
    <w:rsid w:val="14F28EBD"/>
    <w:rsid w:val="15044423"/>
    <w:rsid w:val="15072D84"/>
    <w:rsid w:val="1510B648"/>
    <w:rsid w:val="1519C368"/>
    <w:rsid w:val="15293673"/>
    <w:rsid w:val="153FC59B"/>
    <w:rsid w:val="154279AF"/>
    <w:rsid w:val="1554351C"/>
    <w:rsid w:val="1555F0A5"/>
    <w:rsid w:val="1561C92A"/>
    <w:rsid w:val="15802FA7"/>
    <w:rsid w:val="15B2F6C5"/>
    <w:rsid w:val="15B3DEA4"/>
    <w:rsid w:val="15B974C5"/>
    <w:rsid w:val="15CE3690"/>
    <w:rsid w:val="15EF828E"/>
    <w:rsid w:val="15F83230"/>
    <w:rsid w:val="15FC05AA"/>
    <w:rsid w:val="1608DA79"/>
    <w:rsid w:val="160EA2BF"/>
    <w:rsid w:val="1612EB98"/>
    <w:rsid w:val="161BE67A"/>
    <w:rsid w:val="1625349C"/>
    <w:rsid w:val="1626C833"/>
    <w:rsid w:val="16386136"/>
    <w:rsid w:val="163B91C5"/>
    <w:rsid w:val="16708B80"/>
    <w:rsid w:val="16765C26"/>
    <w:rsid w:val="16784AE6"/>
    <w:rsid w:val="167A9C26"/>
    <w:rsid w:val="168A5B43"/>
    <w:rsid w:val="16B3EED8"/>
    <w:rsid w:val="16C62ED4"/>
    <w:rsid w:val="16E11854"/>
    <w:rsid w:val="16E55FCB"/>
    <w:rsid w:val="16E8CF18"/>
    <w:rsid w:val="16F011C7"/>
    <w:rsid w:val="16FFD13B"/>
    <w:rsid w:val="17010F35"/>
    <w:rsid w:val="1702C647"/>
    <w:rsid w:val="170B15E6"/>
    <w:rsid w:val="170EC8CC"/>
    <w:rsid w:val="17151A8A"/>
    <w:rsid w:val="1725BBAF"/>
    <w:rsid w:val="1729560F"/>
    <w:rsid w:val="17296847"/>
    <w:rsid w:val="175148F4"/>
    <w:rsid w:val="176714F1"/>
    <w:rsid w:val="17830DC0"/>
    <w:rsid w:val="178369CF"/>
    <w:rsid w:val="179F8B98"/>
    <w:rsid w:val="17A814E0"/>
    <w:rsid w:val="17B33D1D"/>
    <w:rsid w:val="17B45768"/>
    <w:rsid w:val="17BBB0CF"/>
    <w:rsid w:val="17C6E349"/>
    <w:rsid w:val="17D7FB15"/>
    <w:rsid w:val="17E46C5C"/>
    <w:rsid w:val="17EBC243"/>
    <w:rsid w:val="180674E6"/>
    <w:rsid w:val="180B70AE"/>
    <w:rsid w:val="18139350"/>
    <w:rsid w:val="183A06AA"/>
    <w:rsid w:val="1861FF35"/>
    <w:rsid w:val="18660168"/>
    <w:rsid w:val="1866ADF3"/>
    <w:rsid w:val="1874FC2A"/>
    <w:rsid w:val="18863CDD"/>
    <w:rsid w:val="1891EBF0"/>
    <w:rsid w:val="18A3A75F"/>
    <w:rsid w:val="18B59815"/>
    <w:rsid w:val="18BBC99C"/>
    <w:rsid w:val="18BC2E16"/>
    <w:rsid w:val="18CA62C7"/>
    <w:rsid w:val="18D5BB47"/>
    <w:rsid w:val="18DCACAE"/>
    <w:rsid w:val="18EC20F0"/>
    <w:rsid w:val="18EC813E"/>
    <w:rsid w:val="18F64152"/>
    <w:rsid w:val="18FE1807"/>
    <w:rsid w:val="1909B336"/>
    <w:rsid w:val="190F39D6"/>
    <w:rsid w:val="1916BFD5"/>
    <w:rsid w:val="1925C659"/>
    <w:rsid w:val="192BD56D"/>
    <w:rsid w:val="193A693F"/>
    <w:rsid w:val="19417B12"/>
    <w:rsid w:val="1948B15F"/>
    <w:rsid w:val="19615F77"/>
    <w:rsid w:val="19659309"/>
    <w:rsid w:val="197AC21D"/>
    <w:rsid w:val="197B8D19"/>
    <w:rsid w:val="19951C92"/>
    <w:rsid w:val="19999162"/>
    <w:rsid w:val="199F4A25"/>
    <w:rsid w:val="19E0E002"/>
    <w:rsid w:val="1A0E08B0"/>
    <w:rsid w:val="1A0FBD39"/>
    <w:rsid w:val="1A1B6002"/>
    <w:rsid w:val="1A209A3B"/>
    <w:rsid w:val="1A28F02E"/>
    <w:rsid w:val="1A4DDB39"/>
    <w:rsid w:val="1A6972BA"/>
    <w:rsid w:val="1A6B74DF"/>
    <w:rsid w:val="1A7D2181"/>
    <w:rsid w:val="1A9EA9C0"/>
    <w:rsid w:val="1A9F7718"/>
    <w:rsid w:val="1AA7CAD9"/>
    <w:rsid w:val="1ABDA5A7"/>
    <w:rsid w:val="1AC6F2E7"/>
    <w:rsid w:val="1ACA39EE"/>
    <w:rsid w:val="1AD46D34"/>
    <w:rsid w:val="1AEA672B"/>
    <w:rsid w:val="1B62A8F0"/>
    <w:rsid w:val="1B70F3DB"/>
    <w:rsid w:val="1B8BF5A7"/>
    <w:rsid w:val="1BA2FB0C"/>
    <w:rsid w:val="1BAA5537"/>
    <w:rsid w:val="1BAAA33D"/>
    <w:rsid w:val="1BBF31C0"/>
    <w:rsid w:val="1BC2BDB9"/>
    <w:rsid w:val="1BCE0443"/>
    <w:rsid w:val="1BD0E9D5"/>
    <w:rsid w:val="1BEC83F3"/>
    <w:rsid w:val="1BF49E63"/>
    <w:rsid w:val="1C0E94A3"/>
    <w:rsid w:val="1C177F09"/>
    <w:rsid w:val="1C2C2D2C"/>
    <w:rsid w:val="1C335809"/>
    <w:rsid w:val="1C35A797"/>
    <w:rsid w:val="1C4641F8"/>
    <w:rsid w:val="1C468406"/>
    <w:rsid w:val="1C60BBF5"/>
    <w:rsid w:val="1C6A9D8E"/>
    <w:rsid w:val="1C6F81F9"/>
    <w:rsid w:val="1C751010"/>
    <w:rsid w:val="1C83D8C7"/>
    <w:rsid w:val="1CA48207"/>
    <w:rsid w:val="1CC0E32B"/>
    <w:rsid w:val="1CEA22F8"/>
    <w:rsid w:val="1CF9F148"/>
    <w:rsid w:val="1D32241D"/>
    <w:rsid w:val="1D3617BB"/>
    <w:rsid w:val="1D61A059"/>
    <w:rsid w:val="1D87A344"/>
    <w:rsid w:val="1D8B4A66"/>
    <w:rsid w:val="1D91DA01"/>
    <w:rsid w:val="1D942186"/>
    <w:rsid w:val="1DA18D49"/>
    <w:rsid w:val="1DA52BF1"/>
    <w:rsid w:val="1DA7107E"/>
    <w:rsid w:val="1DB8B181"/>
    <w:rsid w:val="1DBC2B1E"/>
    <w:rsid w:val="1DBF5CE4"/>
    <w:rsid w:val="1DC5B931"/>
    <w:rsid w:val="1DF1BEB1"/>
    <w:rsid w:val="1DF74B60"/>
    <w:rsid w:val="1DFB1795"/>
    <w:rsid w:val="1E00D619"/>
    <w:rsid w:val="1E01447D"/>
    <w:rsid w:val="1E4D86C2"/>
    <w:rsid w:val="1E506D5C"/>
    <w:rsid w:val="1E520A0C"/>
    <w:rsid w:val="1E576046"/>
    <w:rsid w:val="1E59E9A6"/>
    <w:rsid w:val="1E62DFD3"/>
    <w:rsid w:val="1E90A219"/>
    <w:rsid w:val="1E937DC3"/>
    <w:rsid w:val="1E954237"/>
    <w:rsid w:val="1E9579D5"/>
    <w:rsid w:val="1E9F72E5"/>
    <w:rsid w:val="1EA37B50"/>
    <w:rsid w:val="1EADA23F"/>
    <w:rsid w:val="1EAE444F"/>
    <w:rsid w:val="1ED51531"/>
    <w:rsid w:val="1EF47316"/>
    <w:rsid w:val="1F0005AF"/>
    <w:rsid w:val="1F06DF9F"/>
    <w:rsid w:val="1F179AD1"/>
    <w:rsid w:val="1F1B3C75"/>
    <w:rsid w:val="1F2A4310"/>
    <w:rsid w:val="1F45681C"/>
    <w:rsid w:val="1F4D7E43"/>
    <w:rsid w:val="1F59F5A5"/>
    <w:rsid w:val="1F63E42D"/>
    <w:rsid w:val="1F64D183"/>
    <w:rsid w:val="1F667D1E"/>
    <w:rsid w:val="1F68BB84"/>
    <w:rsid w:val="1F69E18A"/>
    <w:rsid w:val="1F717D4E"/>
    <w:rsid w:val="1F7D3C77"/>
    <w:rsid w:val="1F7FB4DF"/>
    <w:rsid w:val="1F88070C"/>
    <w:rsid w:val="1F91E09E"/>
    <w:rsid w:val="1F93764B"/>
    <w:rsid w:val="1FA222E3"/>
    <w:rsid w:val="1FB82DCD"/>
    <w:rsid w:val="1FC933C5"/>
    <w:rsid w:val="1FD22856"/>
    <w:rsid w:val="1FD68C45"/>
    <w:rsid w:val="1FE0C864"/>
    <w:rsid w:val="1FE42CDE"/>
    <w:rsid w:val="1FE9BB31"/>
    <w:rsid w:val="1FECA125"/>
    <w:rsid w:val="1FF8EBAC"/>
    <w:rsid w:val="200744B3"/>
    <w:rsid w:val="200E1BE1"/>
    <w:rsid w:val="201B95CF"/>
    <w:rsid w:val="20384459"/>
    <w:rsid w:val="20476AB2"/>
    <w:rsid w:val="204ABE60"/>
    <w:rsid w:val="2052F93D"/>
    <w:rsid w:val="207091A1"/>
    <w:rsid w:val="2075EE78"/>
    <w:rsid w:val="207E8510"/>
    <w:rsid w:val="208E2836"/>
    <w:rsid w:val="2090B049"/>
    <w:rsid w:val="20E0B476"/>
    <w:rsid w:val="20E207AC"/>
    <w:rsid w:val="2104548D"/>
    <w:rsid w:val="2134DF73"/>
    <w:rsid w:val="2135CEC9"/>
    <w:rsid w:val="21473D50"/>
    <w:rsid w:val="2149BA6B"/>
    <w:rsid w:val="2151816D"/>
    <w:rsid w:val="2159CC24"/>
    <w:rsid w:val="2163EEDF"/>
    <w:rsid w:val="216F0D3E"/>
    <w:rsid w:val="21707E1C"/>
    <w:rsid w:val="21765F93"/>
    <w:rsid w:val="2177C059"/>
    <w:rsid w:val="2179E4ED"/>
    <w:rsid w:val="217F342E"/>
    <w:rsid w:val="219528D6"/>
    <w:rsid w:val="219DE74A"/>
    <w:rsid w:val="21C0698B"/>
    <w:rsid w:val="21C907CC"/>
    <w:rsid w:val="21C9D2EF"/>
    <w:rsid w:val="21CF3893"/>
    <w:rsid w:val="21D63A7C"/>
    <w:rsid w:val="21D68BFB"/>
    <w:rsid w:val="21DF725B"/>
    <w:rsid w:val="21DFD542"/>
    <w:rsid w:val="21E39D5C"/>
    <w:rsid w:val="21EE97C8"/>
    <w:rsid w:val="21F4FF81"/>
    <w:rsid w:val="2221B128"/>
    <w:rsid w:val="22269E98"/>
    <w:rsid w:val="2227B4EE"/>
    <w:rsid w:val="22310999"/>
    <w:rsid w:val="223D0752"/>
    <w:rsid w:val="22717E9A"/>
    <w:rsid w:val="2280698B"/>
    <w:rsid w:val="22B3D90A"/>
    <w:rsid w:val="22D13931"/>
    <w:rsid w:val="22DCFE10"/>
    <w:rsid w:val="230DFB21"/>
    <w:rsid w:val="231504B6"/>
    <w:rsid w:val="231C9FE1"/>
    <w:rsid w:val="2332AD64"/>
    <w:rsid w:val="2345D47C"/>
    <w:rsid w:val="236C790A"/>
    <w:rsid w:val="2390B952"/>
    <w:rsid w:val="2391A096"/>
    <w:rsid w:val="239497B7"/>
    <w:rsid w:val="2397DDDF"/>
    <w:rsid w:val="23A1E02E"/>
    <w:rsid w:val="23BC47DB"/>
    <w:rsid w:val="23C8FA91"/>
    <w:rsid w:val="23CA4E0A"/>
    <w:rsid w:val="23CD5F55"/>
    <w:rsid w:val="23DB9522"/>
    <w:rsid w:val="23FD6DE9"/>
    <w:rsid w:val="23FFDAAF"/>
    <w:rsid w:val="2400204A"/>
    <w:rsid w:val="240A0FB9"/>
    <w:rsid w:val="2424AE92"/>
    <w:rsid w:val="242A3144"/>
    <w:rsid w:val="24318FCD"/>
    <w:rsid w:val="243A2C18"/>
    <w:rsid w:val="243CD951"/>
    <w:rsid w:val="244C77CA"/>
    <w:rsid w:val="24577A36"/>
    <w:rsid w:val="2493AACF"/>
    <w:rsid w:val="24CC3C21"/>
    <w:rsid w:val="24D24237"/>
    <w:rsid w:val="24E761F8"/>
    <w:rsid w:val="24EE00F2"/>
    <w:rsid w:val="24FC3E1A"/>
    <w:rsid w:val="2503CD74"/>
    <w:rsid w:val="2504AEAC"/>
    <w:rsid w:val="252C4207"/>
    <w:rsid w:val="25480C28"/>
    <w:rsid w:val="25486FC3"/>
    <w:rsid w:val="255DB8B8"/>
    <w:rsid w:val="25629FE9"/>
    <w:rsid w:val="2586DC55"/>
    <w:rsid w:val="2586FBE5"/>
    <w:rsid w:val="2596C5E4"/>
    <w:rsid w:val="25983118"/>
    <w:rsid w:val="25C1318D"/>
    <w:rsid w:val="25E6A94E"/>
    <w:rsid w:val="25EEEAA6"/>
    <w:rsid w:val="25F90325"/>
    <w:rsid w:val="261A8F1E"/>
    <w:rsid w:val="26201BFD"/>
    <w:rsid w:val="26279EEC"/>
    <w:rsid w:val="26322B07"/>
    <w:rsid w:val="263DC4FB"/>
    <w:rsid w:val="265A0F6E"/>
    <w:rsid w:val="267803FF"/>
    <w:rsid w:val="268052D8"/>
    <w:rsid w:val="26AA6E37"/>
    <w:rsid w:val="26B983ED"/>
    <w:rsid w:val="26D3B922"/>
    <w:rsid w:val="26DF16C0"/>
    <w:rsid w:val="26E5A8A7"/>
    <w:rsid w:val="26EEDD00"/>
    <w:rsid w:val="26F9B0C3"/>
    <w:rsid w:val="27084642"/>
    <w:rsid w:val="27106E6F"/>
    <w:rsid w:val="2722ACB6"/>
    <w:rsid w:val="2723BFAB"/>
    <w:rsid w:val="27293E55"/>
    <w:rsid w:val="27316B61"/>
    <w:rsid w:val="2733D491"/>
    <w:rsid w:val="273E0AC5"/>
    <w:rsid w:val="2740DAC6"/>
    <w:rsid w:val="276126F7"/>
    <w:rsid w:val="276EA960"/>
    <w:rsid w:val="2776E60F"/>
    <w:rsid w:val="277A880C"/>
    <w:rsid w:val="2790409B"/>
    <w:rsid w:val="279746D6"/>
    <w:rsid w:val="2798847C"/>
    <w:rsid w:val="2798A0F7"/>
    <w:rsid w:val="279F65AC"/>
    <w:rsid w:val="27BBC154"/>
    <w:rsid w:val="27BBDDA4"/>
    <w:rsid w:val="27BD8598"/>
    <w:rsid w:val="27DA0216"/>
    <w:rsid w:val="27E3ED3B"/>
    <w:rsid w:val="27EAB5EB"/>
    <w:rsid w:val="27EC8760"/>
    <w:rsid w:val="280BAE2D"/>
    <w:rsid w:val="28366F8D"/>
    <w:rsid w:val="284E6507"/>
    <w:rsid w:val="2854833F"/>
    <w:rsid w:val="285538CD"/>
    <w:rsid w:val="285F6D0D"/>
    <w:rsid w:val="2872A17B"/>
    <w:rsid w:val="28759343"/>
    <w:rsid w:val="28782FC8"/>
    <w:rsid w:val="28790C2C"/>
    <w:rsid w:val="288BD82F"/>
    <w:rsid w:val="28AF0645"/>
    <w:rsid w:val="28B22E08"/>
    <w:rsid w:val="28B4A6A7"/>
    <w:rsid w:val="28B96682"/>
    <w:rsid w:val="28BCB680"/>
    <w:rsid w:val="28BD22A4"/>
    <w:rsid w:val="28DB2977"/>
    <w:rsid w:val="28F0D606"/>
    <w:rsid w:val="2905B806"/>
    <w:rsid w:val="2912FE6E"/>
    <w:rsid w:val="292D00B5"/>
    <w:rsid w:val="294A993A"/>
    <w:rsid w:val="295A69E3"/>
    <w:rsid w:val="295F189A"/>
    <w:rsid w:val="296ACAED"/>
    <w:rsid w:val="29778FDC"/>
    <w:rsid w:val="29A00DDE"/>
    <w:rsid w:val="29C184E6"/>
    <w:rsid w:val="29D12336"/>
    <w:rsid w:val="29DB4AD5"/>
    <w:rsid w:val="29E0E5F7"/>
    <w:rsid w:val="29E24859"/>
    <w:rsid w:val="2A1BE0E6"/>
    <w:rsid w:val="2A315185"/>
    <w:rsid w:val="2A35BF96"/>
    <w:rsid w:val="2A4513DC"/>
    <w:rsid w:val="2A49608D"/>
    <w:rsid w:val="2A62C755"/>
    <w:rsid w:val="2A689C56"/>
    <w:rsid w:val="2A874550"/>
    <w:rsid w:val="2A8BB719"/>
    <w:rsid w:val="2A8FDFDD"/>
    <w:rsid w:val="2A94DAFB"/>
    <w:rsid w:val="2AAB82D6"/>
    <w:rsid w:val="2ABE4314"/>
    <w:rsid w:val="2AE8A426"/>
    <w:rsid w:val="2AEB0E44"/>
    <w:rsid w:val="2AF728E4"/>
    <w:rsid w:val="2B0BBCB1"/>
    <w:rsid w:val="2B0C435F"/>
    <w:rsid w:val="2B0ED031"/>
    <w:rsid w:val="2B12181F"/>
    <w:rsid w:val="2B18A143"/>
    <w:rsid w:val="2B197E7A"/>
    <w:rsid w:val="2B40DA69"/>
    <w:rsid w:val="2B486E5B"/>
    <w:rsid w:val="2B55CF0B"/>
    <w:rsid w:val="2B651C12"/>
    <w:rsid w:val="2B84A7FB"/>
    <w:rsid w:val="2B8B17B2"/>
    <w:rsid w:val="2B9A3BFF"/>
    <w:rsid w:val="2BB6A426"/>
    <w:rsid w:val="2BC019B0"/>
    <w:rsid w:val="2BC63660"/>
    <w:rsid w:val="2BCFE049"/>
    <w:rsid w:val="2BE50A0E"/>
    <w:rsid w:val="2BEAE328"/>
    <w:rsid w:val="2C053CF5"/>
    <w:rsid w:val="2C1A5114"/>
    <w:rsid w:val="2C2BA6B4"/>
    <w:rsid w:val="2C5D50CE"/>
    <w:rsid w:val="2C844F56"/>
    <w:rsid w:val="2C89C8E6"/>
    <w:rsid w:val="2C8A7AA9"/>
    <w:rsid w:val="2CB4F30A"/>
    <w:rsid w:val="2CB82CD5"/>
    <w:rsid w:val="2CE375A0"/>
    <w:rsid w:val="2CE7F165"/>
    <w:rsid w:val="2CF24061"/>
    <w:rsid w:val="2CF78E1E"/>
    <w:rsid w:val="2D02B8E1"/>
    <w:rsid w:val="2D18BECC"/>
    <w:rsid w:val="2D1B15A4"/>
    <w:rsid w:val="2D24BC6C"/>
    <w:rsid w:val="2D2AA905"/>
    <w:rsid w:val="2D3A9756"/>
    <w:rsid w:val="2D41326B"/>
    <w:rsid w:val="2D5CB484"/>
    <w:rsid w:val="2D621016"/>
    <w:rsid w:val="2D642B55"/>
    <w:rsid w:val="2DA00F28"/>
    <w:rsid w:val="2DB36661"/>
    <w:rsid w:val="2DB82D50"/>
    <w:rsid w:val="2DBDD2BD"/>
    <w:rsid w:val="2DBDE14E"/>
    <w:rsid w:val="2DCBFF8D"/>
    <w:rsid w:val="2DCFCE9C"/>
    <w:rsid w:val="2DEA322A"/>
    <w:rsid w:val="2DF93DF0"/>
    <w:rsid w:val="2DFA6910"/>
    <w:rsid w:val="2E01E36D"/>
    <w:rsid w:val="2E069C11"/>
    <w:rsid w:val="2E0DB54E"/>
    <w:rsid w:val="2E0E8698"/>
    <w:rsid w:val="2E0F5564"/>
    <w:rsid w:val="2E139844"/>
    <w:rsid w:val="2E17952E"/>
    <w:rsid w:val="2E2ADE0E"/>
    <w:rsid w:val="2E36CA0C"/>
    <w:rsid w:val="2E4E8AC3"/>
    <w:rsid w:val="2E57507B"/>
    <w:rsid w:val="2E5DB63F"/>
    <w:rsid w:val="2E6259AC"/>
    <w:rsid w:val="2E7CEDD2"/>
    <w:rsid w:val="2E8CD855"/>
    <w:rsid w:val="2E953F88"/>
    <w:rsid w:val="2EA3DA80"/>
    <w:rsid w:val="2EBCCE4C"/>
    <w:rsid w:val="2EE23F23"/>
    <w:rsid w:val="2EECCE96"/>
    <w:rsid w:val="2F0EE440"/>
    <w:rsid w:val="2F1CBC88"/>
    <w:rsid w:val="2F1D6936"/>
    <w:rsid w:val="2F4CD373"/>
    <w:rsid w:val="2F70CA80"/>
    <w:rsid w:val="2F8110D8"/>
    <w:rsid w:val="2F8A9612"/>
    <w:rsid w:val="2F8A96CB"/>
    <w:rsid w:val="2F98954F"/>
    <w:rsid w:val="2FA2D0B9"/>
    <w:rsid w:val="2FA5828F"/>
    <w:rsid w:val="2FA63C17"/>
    <w:rsid w:val="2FA6F048"/>
    <w:rsid w:val="2FBA4698"/>
    <w:rsid w:val="2FCCCC2E"/>
    <w:rsid w:val="2FCEF071"/>
    <w:rsid w:val="2FECEB4C"/>
    <w:rsid w:val="2FFD4875"/>
    <w:rsid w:val="3001DCD7"/>
    <w:rsid w:val="30061CB3"/>
    <w:rsid w:val="3010E895"/>
    <w:rsid w:val="30120AA5"/>
    <w:rsid w:val="301897BA"/>
    <w:rsid w:val="302F01AA"/>
    <w:rsid w:val="3045A2FF"/>
    <w:rsid w:val="30557DD5"/>
    <w:rsid w:val="3056275B"/>
    <w:rsid w:val="30599B05"/>
    <w:rsid w:val="30738FD8"/>
    <w:rsid w:val="307BD66F"/>
    <w:rsid w:val="308B226A"/>
    <w:rsid w:val="308FC5B2"/>
    <w:rsid w:val="30956E67"/>
    <w:rsid w:val="309DD1CD"/>
    <w:rsid w:val="30A0E629"/>
    <w:rsid w:val="30B88CE9"/>
    <w:rsid w:val="30C0648E"/>
    <w:rsid w:val="30D157E0"/>
    <w:rsid w:val="30DE33EA"/>
    <w:rsid w:val="30E20912"/>
    <w:rsid w:val="30ECAC6C"/>
    <w:rsid w:val="30F2778A"/>
    <w:rsid w:val="3100D581"/>
    <w:rsid w:val="3121592C"/>
    <w:rsid w:val="31265C56"/>
    <w:rsid w:val="3126C727"/>
    <w:rsid w:val="313F4EFB"/>
    <w:rsid w:val="314DC5C7"/>
    <w:rsid w:val="318F4335"/>
    <w:rsid w:val="31A63710"/>
    <w:rsid w:val="31AAFFCD"/>
    <w:rsid w:val="31CC1D77"/>
    <w:rsid w:val="31DBAE8C"/>
    <w:rsid w:val="32079DAB"/>
    <w:rsid w:val="32221EE2"/>
    <w:rsid w:val="3241A855"/>
    <w:rsid w:val="3254CA50"/>
    <w:rsid w:val="326D7032"/>
    <w:rsid w:val="32802B69"/>
    <w:rsid w:val="329248C2"/>
    <w:rsid w:val="32929268"/>
    <w:rsid w:val="32A65783"/>
    <w:rsid w:val="32A98534"/>
    <w:rsid w:val="32C3ED8C"/>
    <w:rsid w:val="32C528C1"/>
    <w:rsid w:val="32E3B8EB"/>
    <w:rsid w:val="32EB9E13"/>
    <w:rsid w:val="32F0B592"/>
    <w:rsid w:val="32F28621"/>
    <w:rsid w:val="32FA9E2E"/>
    <w:rsid w:val="32FED858"/>
    <w:rsid w:val="330DB988"/>
    <w:rsid w:val="33150E9B"/>
    <w:rsid w:val="3327EB24"/>
    <w:rsid w:val="334298FD"/>
    <w:rsid w:val="3368F5B4"/>
    <w:rsid w:val="33886AC3"/>
    <w:rsid w:val="33A6CB2E"/>
    <w:rsid w:val="33AAFFD2"/>
    <w:rsid w:val="33B5EFBC"/>
    <w:rsid w:val="33BD4F04"/>
    <w:rsid w:val="33BE74C0"/>
    <w:rsid w:val="33ED5ECA"/>
    <w:rsid w:val="33F00340"/>
    <w:rsid w:val="33F02DAB"/>
    <w:rsid w:val="33F07E98"/>
    <w:rsid w:val="3406C34F"/>
    <w:rsid w:val="340EED19"/>
    <w:rsid w:val="342467E3"/>
    <w:rsid w:val="34364E3B"/>
    <w:rsid w:val="347722D6"/>
    <w:rsid w:val="34823AB4"/>
    <w:rsid w:val="3492F142"/>
    <w:rsid w:val="3497AE6D"/>
    <w:rsid w:val="3498B2E5"/>
    <w:rsid w:val="349AD97C"/>
    <w:rsid w:val="34A0831A"/>
    <w:rsid w:val="34A2868D"/>
    <w:rsid w:val="34A86A94"/>
    <w:rsid w:val="34B083BA"/>
    <w:rsid w:val="34C136C3"/>
    <w:rsid w:val="34DFA7F2"/>
    <w:rsid w:val="34E08F55"/>
    <w:rsid w:val="34E2EB8F"/>
    <w:rsid w:val="34EA5D99"/>
    <w:rsid w:val="34EF6335"/>
    <w:rsid w:val="34F76C72"/>
    <w:rsid w:val="34FE2818"/>
    <w:rsid w:val="35055C92"/>
    <w:rsid w:val="35142EC7"/>
    <w:rsid w:val="35221CF4"/>
    <w:rsid w:val="3528B380"/>
    <w:rsid w:val="3534FEA7"/>
    <w:rsid w:val="354B5F69"/>
    <w:rsid w:val="35547127"/>
    <w:rsid w:val="3561BDFD"/>
    <w:rsid w:val="35806D89"/>
    <w:rsid w:val="359395D2"/>
    <w:rsid w:val="35C73ABE"/>
    <w:rsid w:val="35C9B310"/>
    <w:rsid w:val="35DB0630"/>
    <w:rsid w:val="35DE0410"/>
    <w:rsid w:val="35E2F653"/>
    <w:rsid w:val="35FDEB33"/>
    <w:rsid w:val="361A94FA"/>
    <w:rsid w:val="362DF1DF"/>
    <w:rsid w:val="3646776F"/>
    <w:rsid w:val="36492221"/>
    <w:rsid w:val="364CB3C2"/>
    <w:rsid w:val="364D522E"/>
    <w:rsid w:val="365947F8"/>
    <w:rsid w:val="3667C71F"/>
    <w:rsid w:val="366823E3"/>
    <w:rsid w:val="36762A29"/>
    <w:rsid w:val="368E2FF8"/>
    <w:rsid w:val="36EF2E39"/>
    <w:rsid w:val="36F1AF3B"/>
    <w:rsid w:val="36F8D18D"/>
    <w:rsid w:val="3714E52B"/>
    <w:rsid w:val="371D9D7B"/>
    <w:rsid w:val="3734D471"/>
    <w:rsid w:val="373D4656"/>
    <w:rsid w:val="373F6A9E"/>
    <w:rsid w:val="375E8C48"/>
    <w:rsid w:val="3773B567"/>
    <w:rsid w:val="3794BCEB"/>
    <w:rsid w:val="3798C9A3"/>
    <w:rsid w:val="37A13975"/>
    <w:rsid w:val="37A5FA0A"/>
    <w:rsid w:val="37DF9BE0"/>
    <w:rsid w:val="37E247D0"/>
    <w:rsid w:val="37FD0D86"/>
    <w:rsid w:val="381DF7DE"/>
    <w:rsid w:val="3830F3DC"/>
    <w:rsid w:val="3830FE8F"/>
    <w:rsid w:val="3839FE5F"/>
    <w:rsid w:val="38428325"/>
    <w:rsid w:val="384D145B"/>
    <w:rsid w:val="38557DDF"/>
    <w:rsid w:val="3857B1A8"/>
    <w:rsid w:val="385B9663"/>
    <w:rsid w:val="386773A8"/>
    <w:rsid w:val="386E0076"/>
    <w:rsid w:val="38776C45"/>
    <w:rsid w:val="3883F041"/>
    <w:rsid w:val="388AC62E"/>
    <w:rsid w:val="38923B9C"/>
    <w:rsid w:val="389B20DA"/>
    <w:rsid w:val="38A675B4"/>
    <w:rsid w:val="38B3DF31"/>
    <w:rsid w:val="38B9F024"/>
    <w:rsid w:val="38BD24A2"/>
    <w:rsid w:val="38C227F3"/>
    <w:rsid w:val="390931F2"/>
    <w:rsid w:val="3909381A"/>
    <w:rsid w:val="39226378"/>
    <w:rsid w:val="392E4370"/>
    <w:rsid w:val="394D3A3C"/>
    <w:rsid w:val="3952D8C1"/>
    <w:rsid w:val="39593EAD"/>
    <w:rsid w:val="3961534E"/>
    <w:rsid w:val="396E8996"/>
    <w:rsid w:val="3973BDB7"/>
    <w:rsid w:val="397E1831"/>
    <w:rsid w:val="399530EC"/>
    <w:rsid w:val="39C52A3C"/>
    <w:rsid w:val="39DD08C2"/>
    <w:rsid w:val="39E5E53F"/>
    <w:rsid w:val="39EF3A62"/>
    <w:rsid w:val="39F97AE8"/>
    <w:rsid w:val="3A0914CA"/>
    <w:rsid w:val="3A44D529"/>
    <w:rsid w:val="3A4DECE2"/>
    <w:rsid w:val="3A532997"/>
    <w:rsid w:val="3A56CB59"/>
    <w:rsid w:val="3A625E87"/>
    <w:rsid w:val="3A668923"/>
    <w:rsid w:val="3A6A26A7"/>
    <w:rsid w:val="3A70B782"/>
    <w:rsid w:val="3A7E0B48"/>
    <w:rsid w:val="3A8FE0C6"/>
    <w:rsid w:val="3ACEC28E"/>
    <w:rsid w:val="3AD6613A"/>
    <w:rsid w:val="3B2A441D"/>
    <w:rsid w:val="3B2F5369"/>
    <w:rsid w:val="3B3B43BF"/>
    <w:rsid w:val="3B56A4CC"/>
    <w:rsid w:val="3B5BAFC0"/>
    <w:rsid w:val="3B663F84"/>
    <w:rsid w:val="3B7071F0"/>
    <w:rsid w:val="3B7C0AD7"/>
    <w:rsid w:val="3B816307"/>
    <w:rsid w:val="3BA0289A"/>
    <w:rsid w:val="3BA793D8"/>
    <w:rsid w:val="3BAAD1CC"/>
    <w:rsid w:val="3BAC9E14"/>
    <w:rsid w:val="3BBFBC96"/>
    <w:rsid w:val="3BC6B822"/>
    <w:rsid w:val="3BCE6744"/>
    <w:rsid w:val="3BF2CCC6"/>
    <w:rsid w:val="3BF6382B"/>
    <w:rsid w:val="3BFFA3F4"/>
    <w:rsid w:val="3C09FAED"/>
    <w:rsid w:val="3C0AADDA"/>
    <w:rsid w:val="3C14C5D0"/>
    <w:rsid w:val="3C1834F2"/>
    <w:rsid w:val="3C203A72"/>
    <w:rsid w:val="3C2DBF39"/>
    <w:rsid w:val="3C358C10"/>
    <w:rsid w:val="3C35D4B4"/>
    <w:rsid w:val="3C474AA1"/>
    <w:rsid w:val="3C6652A0"/>
    <w:rsid w:val="3C7A966E"/>
    <w:rsid w:val="3C90EFD9"/>
    <w:rsid w:val="3CB5B8F3"/>
    <w:rsid w:val="3CD385D1"/>
    <w:rsid w:val="3CD905C7"/>
    <w:rsid w:val="3CDD8B0B"/>
    <w:rsid w:val="3CE119EC"/>
    <w:rsid w:val="3CE1ABF2"/>
    <w:rsid w:val="3CE6DC39"/>
    <w:rsid w:val="3CED474E"/>
    <w:rsid w:val="3CEDFDD0"/>
    <w:rsid w:val="3D0D4D9A"/>
    <w:rsid w:val="3D1E11BC"/>
    <w:rsid w:val="3D2A92F3"/>
    <w:rsid w:val="3D2AFDCA"/>
    <w:rsid w:val="3D4F9EE0"/>
    <w:rsid w:val="3D507D15"/>
    <w:rsid w:val="3DAFD51D"/>
    <w:rsid w:val="3DC0D87E"/>
    <w:rsid w:val="3DC5BB85"/>
    <w:rsid w:val="3DDB7449"/>
    <w:rsid w:val="3DDD44B1"/>
    <w:rsid w:val="3DE125A6"/>
    <w:rsid w:val="3DF55DFE"/>
    <w:rsid w:val="3E0F0F30"/>
    <w:rsid w:val="3E100703"/>
    <w:rsid w:val="3E10C2A5"/>
    <w:rsid w:val="3E217CB9"/>
    <w:rsid w:val="3E235E7E"/>
    <w:rsid w:val="3E2F9B55"/>
    <w:rsid w:val="3E5F233A"/>
    <w:rsid w:val="3E7BBBFC"/>
    <w:rsid w:val="3E8806C8"/>
    <w:rsid w:val="3E8C96AE"/>
    <w:rsid w:val="3E954678"/>
    <w:rsid w:val="3EAA306F"/>
    <w:rsid w:val="3EB27584"/>
    <w:rsid w:val="3EB3361B"/>
    <w:rsid w:val="3EB7B093"/>
    <w:rsid w:val="3ECE61F0"/>
    <w:rsid w:val="3ED5A1C0"/>
    <w:rsid w:val="3ED8442E"/>
    <w:rsid w:val="3EFC28C0"/>
    <w:rsid w:val="3F04E317"/>
    <w:rsid w:val="3F0D9208"/>
    <w:rsid w:val="3F186A79"/>
    <w:rsid w:val="3F1DD8F2"/>
    <w:rsid w:val="3F2A4BDA"/>
    <w:rsid w:val="3F2D512F"/>
    <w:rsid w:val="3F3AAE05"/>
    <w:rsid w:val="3F618D52"/>
    <w:rsid w:val="3F77549F"/>
    <w:rsid w:val="3FB3A90D"/>
    <w:rsid w:val="3FB9B127"/>
    <w:rsid w:val="3FBE5209"/>
    <w:rsid w:val="3FC0EF1C"/>
    <w:rsid w:val="3FDCC309"/>
    <w:rsid w:val="3FF65B52"/>
    <w:rsid w:val="3FFF057C"/>
    <w:rsid w:val="40000D64"/>
    <w:rsid w:val="40169B40"/>
    <w:rsid w:val="401A2C75"/>
    <w:rsid w:val="401B4363"/>
    <w:rsid w:val="401FB16B"/>
    <w:rsid w:val="403C9FA0"/>
    <w:rsid w:val="405F2325"/>
    <w:rsid w:val="406742D6"/>
    <w:rsid w:val="40696E73"/>
    <w:rsid w:val="408C38D1"/>
    <w:rsid w:val="4094FEDA"/>
    <w:rsid w:val="40BE2B70"/>
    <w:rsid w:val="40BFB3E9"/>
    <w:rsid w:val="40C57565"/>
    <w:rsid w:val="40CC5418"/>
    <w:rsid w:val="40D63232"/>
    <w:rsid w:val="40D9F079"/>
    <w:rsid w:val="40E5652D"/>
    <w:rsid w:val="40E742CB"/>
    <w:rsid w:val="40F5356E"/>
    <w:rsid w:val="40FCB2BA"/>
    <w:rsid w:val="40FCFBD8"/>
    <w:rsid w:val="41124547"/>
    <w:rsid w:val="411E7F0E"/>
    <w:rsid w:val="411F62A5"/>
    <w:rsid w:val="41305F22"/>
    <w:rsid w:val="41455A8B"/>
    <w:rsid w:val="41675226"/>
    <w:rsid w:val="417265D1"/>
    <w:rsid w:val="417BE0CA"/>
    <w:rsid w:val="4181CEBD"/>
    <w:rsid w:val="4183BD4E"/>
    <w:rsid w:val="419514CB"/>
    <w:rsid w:val="41C0DF26"/>
    <w:rsid w:val="41C11C99"/>
    <w:rsid w:val="41CEDCA6"/>
    <w:rsid w:val="41E644EA"/>
    <w:rsid w:val="41EDFC95"/>
    <w:rsid w:val="42000DC3"/>
    <w:rsid w:val="420DE8BF"/>
    <w:rsid w:val="420EAE39"/>
    <w:rsid w:val="421335F7"/>
    <w:rsid w:val="4221F733"/>
    <w:rsid w:val="422302FF"/>
    <w:rsid w:val="4224098C"/>
    <w:rsid w:val="422F6BA1"/>
    <w:rsid w:val="42340ADB"/>
    <w:rsid w:val="42380466"/>
    <w:rsid w:val="423F8BD6"/>
    <w:rsid w:val="4242AB7C"/>
    <w:rsid w:val="424FB166"/>
    <w:rsid w:val="425DDB48"/>
    <w:rsid w:val="42774E95"/>
    <w:rsid w:val="427CED09"/>
    <w:rsid w:val="42813D42"/>
    <w:rsid w:val="42875AD1"/>
    <w:rsid w:val="4287D4F2"/>
    <w:rsid w:val="429B04A2"/>
    <w:rsid w:val="42A1DFA8"/>
    <w:rsid w:val="42AA3015"/>
    <w:rsid w:val="42C57C80"/>
    <w:rsid w:val="42C6C297"/>
    <w:rsid w:val="42CAE416"/>
    <w:rsid w:val="42CF4562"/>
    <w:rsid w:val="42F2F3D4"/>
    <w:rsid w:val="42F46CEA"/>
    <w:rsid w:val="42F54846"/>
    <w:rsid w:val="42F64340"/>
    <w:rsid w:val="42FA5436"/>
    <w:rsid w:val="430BA83E"/>
    <w:rsid w:val="4326199E"/>
    <w:rsid w:val="4329C314"/>
    <w:rsid w:val="432D0D32"/>
    <w:rsid w:val="434D8750"/>
    <w:rsid w:val="43717032"/>
    <w:rsid w:val="4383BCF3"/>
    <w:rsid w:val="438877B8"/>
    <w:rsid w:val="438AD582"/>
    <w:rsid w:val="438C735D"/>
    <w:rsid w:val="438ED5EE"/>
    <w:rsid w:val="4396324D"/>
    <w:rsid w:val="43B1B565"/>
    <w:rsid w:val="43B39EE4"/>
    <w:rsid w:val="43B80F80"/>
    <w:rsid w:val="43DBF6A7"/>
    <w:rsid w:val="43DD739C"/>
    <w:rsid w:val="43FB728A"/>
    <w:rsid w:val="43FC658F"/>
    <w:rsid w:val="44130B59"/>
    <w:rsid w:val="442BB332"/>
    <w:rsid w:val="444559A5"/>
    <w:rsid w:val="444EE43F"/>
    <w:rsid w:val="4458B019"/>
    <w:rsid w:val="445EB47F"/>
    <w:rsid w:val="4473B37F"/>
    <w:rsid w:val="44870BD5"/>
    <w:rsid w:val="44963EDE"/>
    <w:rsid w:val="44A9C52A"/>
    <w:rsid w:val="44AB72EC"/>
    <w:rsid w:val="44BF34A0"/>
    <w:rsid w:val="44CBFC50"/>
    <w:rsid w:val="44D5C6F6"/>
    <w:rsid w:val="44D690D2"/>
    <w:rsid w:val="44E99CBD"/>
    <w:rsid w:val="4525B3DA"/>
    <w:rsid w:val="4528C32B"/>
    <w:rsid w:val="45458E74"/>
    <w:rsid w:val="4549B147"/>
    <w:rsid w:val="4551E83F"/>
    <w:rsid w:val="4566DEBC"/>
    <w:rsid w:val="4579A8C6"/>
    <w:rsid w:val="458B9935"/>
    <w:rsid w:val="45A8D94C"/>
    <w:rsid w:val="45A8E3BA"/>
    <w:rsid w:val="45B71560"/>
    <w:rsid w:val="45BA7094"/>
    <w:rsid w:val="45BFA141"/>
    <w:rsid w:val="45CDF9F3"/>
    <w:rsid w:val="45DF79D9"/>
    <w:rsid w:val="45DFCF69"/>
    <w:rsid w:val="45E6F00E"/>
    <w:rsid w:val="45F2C385"/>
    <w:rsid w:val="45F6B941"/>
    <w:rsid w:val="4603DA73"/>
    <w:rsid w:val="4613AA56"/>
    <w:rsid w:val="4630FFA8"/>
    <w:rsid w:val="464D7B7E"/>
    <w:rsid w:val="46566BCB"/>
    <w:rsid w:val="4656D883"/>
    <w:rsid w:val="4656F867"/>
    <w:rsid w:val="465717DC"/>
    <w:rsid w:val="465B8D38"/>
    <w:rsid w:val="465DFE1A"/>
    <w:rsid w:val="467CBC6C"/>
    <w:rsid w:val="4682C4EB"/>
    <w:rsid w:val="469EAE9B"/>
    <w:rsid w:val="46A72416"/>
    <w:rsid w:val="46BA6BFF"/>
    <w:rsid w:val="46C1A227"/>
    <w:rsid w:val="46DF82B8"/>
    <w:rsid w:val="46E66ACC"/>
    <w:rsid w:val="46EAF6AA"/>
    <w:rsid w:val="46F6A7CB"/>
    <w:rsid w:val="46FEE795"/>
    <w:rsid w:val="47010963"/>
    <w:rsid w:val="471B753F"/>
    <w:rsid w:val="47222710"/>
    <w:rsid w:val="47265BFB"/>
    <w:rsid w:val="472800DD"/>
    <w:rsid w:val="4732F3F5"/>
    <w:rsid w:val="47356DD8"/>
    <w:rsid w:val="47413E9B"/>
    <w:rsid w:val="4743B4D2"/>
    <w:rsid w:val="474A6E13"/>
    <w:rsid w:val="4751FE49"/>
    <w:rsid w:val="4776D896"/>
    <w:rsid w:val="477C60AF"/>
    <w:rsid w:val="47847D6E"/>
    <w:rsid w:val="479AF1CC"/>
    <w:rsid w:val="47E634FD"/>
    <w:rsid w:val="47E869BA"/>
    <w:rsid w:val="47F57834"/>
    <w:rsid w:val="47F63A90"/>
    <w:rsid w:val="4818AB96"/>
    <w:rsid w:val="481B5E5F"/>
    <w:rsid w:val="4822819C"/>
    <w:rsid w:val="482438E3"/>
    <w:rsid w:val="48265548"/>
    <w:rsid w:val="4827B12F"/>
    <w:rsid w:val="48448299"/>
    <w:rsid w:val="487E0992"/>
    <w:rsid w:val="48850717"/>
    <w:rsid w:val="488D8D1D"/>
    <w:rsid w:val="48C040E7"/>
    <w:rsid w:val="48C3E675"/>
    <w:rsid w:val="48C5AA1B"/>
    <w:rsid w:val="48CA6EF4"/>
    <w:rsid w:val="48CA95AB"/>
    <w:rsid w:val="48D74C5B"/>
    <w:rsid w:val="48DAD107"/>
    <w:rsid w:val="48DFF34B"/>
    <w:rsid w:val="48E73A8B"/>
    <w:rsid w:val="48EEC05E"/>
    <w:rsid w:val="48F3C741"/>
    <w:rsid w:val="48FC2416"/>
    <w:rsid w:val="48FD2BB8"/>
    <w:rsid w:val="493034AB"/>
    <w:rsid w:val="49621595"/>
    <w:rsid w:val="496F4DE2"/>
    <w:rsid w:val="496FDD4D"/>
    <w:rsid w:val="49739446"/>
    <w:rsid w:val="497A70DA"/>
    <w:rsid w:val="49844B71"/>
    <w:rsid w:val="499AB89A"/>
    <w:rsid w:val="499C634E"/>
    <w:rsid w:val="49B759F1"/>
    <w:rsid w:val="49C65648"/>
    <w:rsid w:val="49D4D1F1"/>
    <w:rsid w:val="49ECBE4E"/>
    <w:rsid w:val="4A1E9094"/>
    <w:rsid w:val="4A3F7635"/>
    <w:rsid w:val="4A402179"/>
    <w:rsid w:val="4A42DBD1"/>
    <w:rsid w:val="4A48C184"/>
    <w:rsid w:val="4A4C1912"/>
    <w:rsid w:val="4A53202F"/>
    <w:rsid w:val="4A54CA5B"/>
    <w:rsid w:val="4A615004"/>
    <w:rsid w:val="4A80C9CD"/>
    <w:rsid w:val="4A8A8683"/>
    <w:rsid w:val="4A99BC48"/>
    <w:rsid w:val="4A9FEEF8"/>
    <w:rsid w:val="4AAA1F45"/>
    <w:rsid w:val="4ACE4E82"/>
    <w:rsid w:val="4AE12505"/>
    <w:rsid w:val="4B001029"/>
    <w:rsid w:val="4B0379B9"/>
    <w:rsid w:val="4B13A5C7"/>
    <w:rsid w:val="4B174910"/>
    <w:rsid w:val="4B56058C"/>
    <w:rsid w:val="4B616087"/>
    <w:rsid w:val="4B6F4147"/>
    <w:rsid w:val="4B828C2F"/>
    <w:rsid w:val="4B85073B"/>
    <w:rsid w:val="4B85117A"/>
    <w:rsid w:val="4B8B4636"/>
    <w:rsid w:val="4B9BFC8D"/>
    <w:rsid w:val="4BA7B76E"/>
    <w:rsid w:val="4BBB9FAE"/>
    <w:rsid w:val="4BBFACB3"/>
    <w:rsid w:val="4BCEBECE"/>
    <w:rsid w:val="4BDCD730"/>
    <w:rsid w:val="4BFE0604"/>
    <w:rsid w:val="4C04D815"/>
    <w:rsid w:val="4C05CC36"/>
    <w:rsid w:val="4C48D754"/>
    <w:rsid w:val="4C54044D"/>
    <w:rsid w:val="4C54C005"/>
    <w:rsid w:val="4C67E95E"/>
    <w:rsid w:val="4C6E5EF8"/>
    <w:rsid w:val="4CA0ECC1"/>
    <w:rsid w:val="4CAB2A2A"/>
    <w:rsid w:val="4CC1B6B7"/>
    <w:rsid w:val="4CC32BCD"/>
    <w:rsid w:val="4CC731E0"/>
    <w:rsid w:val="4CD32C3C"/>
    <w:rsid w:val="4CE41BE5"/>
    <w:rsid w:val="4CF4D30F"/>
    <w:rsid w:val="4D05663A"/>
    <w:rsid w:val="4D093BFF"/>
    <w:rsid w:val="4D0A7DA6"/>
    <w:rsid w:val="4D0DB168"/>
    <w:rsid w:val="4D11D1E6"/>
    <w:rsid w:val="4D157410"/>
    <w:rsid w:val="4D17D3FB"/>
    <w:rsid w:val="4D2E680D"/>
    <w:rsid w:val="4D2E7481"/>
    <w:rsid w:val="4D3C2249"/>
    <w:rsid w:val="4D3CFEEE"/>
    <w:rsid w:val="4D6299B0"/>
    <w:rsid w:val="4D657006"/>
    <w:rsid w:val="4D6F9145"/>
    <w:rsid w:val="4D875120"/>
    <w:rsid w:val="4D929BB9"/>
    <w:rsid w:val="4D94F6C0"/>
    <w:rsid w:val="4DA3955A"/>
    <w:rsid w:val="4DBE0307"/>
    <w:rsid w:val="4DC6A979"/>
    <w:rsid w:val="4DDFEC97"/>
    <w:rsid w:val="4DEBAE42"/>
    <w:rsid w:val="4DF028C4"/>
    <w:rsid w:val="4DF560F2"/>
    <w:rsid w:val="4E09A080"/>
    <w:rsid w:val="4E17D1AB"/>
    <w:rsid w:val="4E2557B0"/>
    <w:rsid w:val="4E38F70C"/>
    <w:rsid w:val="4E5B0832"/>
    <w:rsid w:val="4E5C9073"/>
    <w:rsid w:val="4E653997"/>
    <w:rsid w:val="4E746CDE"/>
    <w:rsid w:val="4E7C8C3A"/>
    <w:rsid w:val="4E7DC519"/>
    <w:rsid w:val="4E914718"/>
    <w:rsid w:val="4EB5FE8E"/>
    <w:rsid w:val="4EC82700"/>
    <w:rsid w:val="4ECD4A46"/>
    <w:rsid w:val="4EF54241"/>
    <w:rsid w:val="4EFA2561"/>
    <w:rsid w:val="4EFAC79C"/>
    <w:rsid w:val="4EFEE790"/>
    <w:rsid w:val="4F0C38F2"/>
    <w:rsid w:val="4F0DE5EA"/>
    <w:rsid w:val="4F104729"/>
    <w:rsid w:val="4F12D284"/>
    <w:rsid w:val="4F12FE1D"/>
    <w:rsid w:val="4F26EADB"/>
    <w:rsid w:val="4F55F53D"/>
    <w:rsid w:val="4F7B99D4"/>
    <w:rsid w:val="4F83C574"/>
    <w:rsid w:val="4F924BC0"/>
    <w:rsid w:val="4F94BE14"/>
    <w:rsid w:val="4F9AD590"/>
    <w:rsid w:val="4F9CB702"/>
    <w:rsid w:val="4FA5D590"/>
    <w:rsid w:val="4FBC76AB"/>
    <w:rsid w:val="4FC4A25E"/>
    <w:rsid w:val="4FC9B293"/>
    <w:rsid w:val="4FCE8E24"/>
    <w:rsid w:val="4FDE7E53"/>
    <w:rsid w:val="5004A11F"/>
    <w:rsid w:val="50132EA5"/>
    <w:rsid w:val="502A4BEC"/>
    <w:rsid w:val="503509F9"/>
    <w:rsid w:val="503D2378"/>
    <w:rsid w:val="504658B7"/>
    <w:rsid w:val="505660DA"/>
    <w:rsid w:val="50598A4C"/>
    <w:rsid w:val="506C9623"/>
    <w:rsid w:val="5081C440"/>
    <w:rsid w:val="5083D574"/>
    <w:rsid w:val="5087344C"/>
    <w:rsid w:val="508EF202"/>
    <w:rsid w:val="50949F6A"/>
    <w:rsid w:val="50A0B6E2"/>
    <w:rsid w:val="50A6AB2F"/>
    <w:rsid w:val="50AAB5C9"/>
    <w:rsid w:val="50B24B9E"/>
    <w:rsid w:val="50B4BBAF"/>
    <w:rsid w:val="50C8E374"/>
    <w:rsid w:val="50CBE28F"/>
    <w:rsid w:val="50EB917E"/>
    <w:rsid w:val="50F35658"/>
    <w:rsid w:val="50F44A2B"/>
    <w:rsid w:val="51069639"/>
    <w:rsid w:val="51100575"/>
    <w:rsid w:val="51158405"/>
    <w:rsid w:val="51177357"/>
    <w:rsid w:val="511E257A"/>
    <w:rsid w:val="512151FD"/>
    <w:rsid w:val="5159B782"/>
    <w:rsid w:val="51674982"/>
    <w:rsid w:val="516D5461"/>
    <w:rsid w:val="517C84CB"/>
    <w:rsid w:val="51934C2B"/>
    <w:rsid w:val="51A2579C"/>
    <w:rsid w:val="51A38C51"/>
    <w:rsid w:val="51ACD0C7"/>
    <w:rsid w:val="51CA945C"/>
    <w:rsid w:val="51CE81E9"/>
    <w:rsid w:val="51D9931C"/>
    <w:rsid w:val="51E7DF81"/>
    <w:rsid w:val="51F10AED"/>
    <w:rsid w:val="5200301C"/>
    <w:rsid w:val="5217934E"/>
    <w:rsid w:val="5220F5D2"/>
    <w:rsid w:val="5231C1DC"/>
    <w:rsid w:val="523B1EDD"/>
    <w:rsid w:val="523F2D24"/>
    <w:rsid w:val="524EF376"/>
    <w:rsid w:val="525002B2"/>
    <w:rsid w:val="526F6A07"/>
    <w:rsid w:val="52835937"/>
    <w:rsid w:val="52896FBD"/>
    <w:rsid w:val="529AF2F6"/>
    <w:rsid w:val="52A7A124"/>
    <w:rsid w:val="52AB8DD2"/>
    <w:rsid w:val="52B5C94B"/>
    <w:rsid w:val="52C22126"/>
    <w:rsid w:val="52C7C018"/>
    <w:rsid w:val="52E0C0D6"/>
    <w:rsid w:val="531DE7D0"/>
    <w:rsid w:val="5320C90F"/>
    <w:rsid w:val="53236875"/>
    <w:rsid w:val="533E53B1"/>
    <w:rsid w:val="536C285B"/>
    <w:rsid w:val="53770A85"/>
    <w:rsid w:val="5379F045"/>
    <w:rsid w:val="53A146A5"/>
    <w:rsid w:val="53A436E5"/>
    <w:rsid w:val="53BFD96A"/>
    <w:rsid w:val="53C538AC"/>
    <w:rsid w:val="53D50814"/>
    <w:rsid w:val="53D78E6E"/>
    <w:rsid w:val="53FB4C17"/>
    <w:rsid w:val="540CFD99"/>
    <w:rsid w:val="540D6D85"/>
    <w:rsid w:val="540DFB32"/>
    <w:rsid w:val="540F984E"/>
    <w:rsid w:val="5422DE4E"/>
    <w:rsid w:val="5445F871"/>
    <w:rsid w:val="546B1579"/>
    <w:rsid w:val="54762F28"/>
    <w:rsid w:val="547E2639"/>
    <w:rsid w:val="548D4326"/>
    <w:rsid w:val="548EDE5D"/>
    <w:rsid w:val="54D3396F"/>
    <w:rsid w:val="54E5C0BE"/>
    <w:rsid w:val="550C81F2"/>
    <w:rsid w:val="551F754A"/>
    <w:rsid w:val="552212E7"/>
    <w:rsid w:val="552812E9"/>
    <w:rsid w:val="55579982"/>
    <w:rsid w:val="555C78B7"/>
    <w:rsid w:val="5561B217"/>
    <w:rsid w:val="5563B652"/>
    <w:rsid w:val="5585EB08"/>
    <w:rsid w:val="55A7A525"/>
    <w:rsid w:val="55C2E6ED"/>
    <w:rsid w:val="55C48227"/>
    <w:rsid w:val="55CE2BA8"/>
    <w:rsid w:val="55D0AC1A"/>
    <w:rsid w:val="55DB9313"/>
    <w:rsid w:val="55DC6FD5"/>
    <w:rsid w:val="55ECDE04"/>
    <w:rsid w:val="55EDA430"/>
    <w:rsid w:val="5605FBC9"/>
    <w:rsid w:val="561ABAEA"/>
    <w:rsid w:val="5623FA96"/>
    <w:rsid w:val="564B7649"/>
    <w:rsid w:val="5657422F"/>
    <w:rsid w:val="5660ED4E"/>
    <w:rsid w:val="566C561C"/>
    <w:rsid w:val="568226C2"/>
    <w:rsid w:val="56CDD856"/>
    <w:rsid w:val="56CE7C52"/>
    <w:rsid w:val="56CFD2C6"/>
    <w:rsid w:val="56D30B04"/>
    <w:rsid w:val="5715879B"/>
    <w:rsid w:val="5715BDD5"/>
    <w:rsid w:val="57224E31"/>
    <w:rsid w:val="5729BB8B"/>
    <w:rsid w:val="57517F01"/>
    <w:rsid w:val="5753F6D5"/>
    <w:rsid w:val="57630341"/>
    <w:rsid w:val="578C8B93"/>
    <w:rsid w:val="57946A83"/>
    <w:rsid w:val="57959A94"/>
    <w:rsid w:val="579F7208"/>
    <w:rsid w:val="57B1C42E"/>
    <w:rsid w:val="57C75721"/>
    <w:rsid w:val="57CDAB50"/>
    <w:rsid w:val="57DA8DF5"/>
    <w:rsid w:val="57E4C3A8"/>
    <w:rsid w:val="57FEB513"/>
    <w:rsid w:val="580F7515"/>
    <w:rsid w:val="5812337F"/>
    <w:rsid w:val="5814BF60"/>
    <w:rsid w:val="5821F551"/>
    <w:rsid w:val="58240113"/>
    <w:rsid w:val="5826EF93"/>
    <w:rsid w:val="5833FC9C"/>
    <w:rsid w:val="58357537"/>
    <w:rsid w:val="583652EF"/>
    <w:rsid w:val="58428C07"/>
    <w:rsid w:val="585755EB"/>
    <w:rsid w:val="5863F93E"/>
    <w:rsid w:val="58834B71"/>
    <w:rsid w:val="58BF7BD3"/>
    <w:rsid w:val="58C2F65C"/>
    <w:rsid w:val="58C9ABE9"/>
    <w:rsid w:val="58EA7FE5"/>
    <w:rsid w:val="5904E851"/>
    <w:rsid w:val="5904F49F"/>
    <w:rsid w:val="590FE1E5"/>
    <w:rsid w:val="59420360"/>
    <w:rsid w:val="594692CA"/>
    <w:rsid w:val="59555B8A"/>
    <w:rsid w:val="595CB41D"/>
    <w:rsid w:val="59855116"/>
    <w:rsid w:val="598AEF8C"/>
    <w:rsid w:val="599EE5D9"/>
    <w:rsid w:val="59BABD20"/>
    <w:rsid w:val="59BADE2B"/>
    <w:rsid w:val="59C944DA"/>
    <w:rsid w:val="59E2B4A1"/>
    <w:rsid w:val="59E33800"/>
    <w:rsid w:val="59E69DDB"/>
    <w:rsid w:val="59F99138"/>
    <w:rsid w:val="5A07D7D2"/>
    <w:rsid w:val="5A07E662"/>
    <w:rsid w:val="5A0979F2"/>
    <w:rsid w:val="5A5A78D1"/>
    <w:rsid w:val="5A7A1025"/>
    <w:rsid w:val="5A836456"/>
    <w:rsid w:val="5A8816AE"/>
    <w:rsid w:val="5A915967"/>
    <w:rsid w:val="5A9E5C5E"/>
    <w:rsid w:val="5ABC337A"/>
    <w:rsid w:val="5AC7BCB2"/>
    <w:rsid w:val="5ACAA3EB"/>
    <w:rsid w:val="5ADA81C4"/>
    <w:rsid w:val="5ADF072A"/>
    <w:rsid w:val="5AE3EAEC"/>
    <w:rsid w:val="5AE55C2B"/>
    <w:rsid w:val="5AEB546B"/>
    <w:rsid w:val="5AFC1178"/>
    <w:rsid w:val="5AFD6A9E"/>
    <w:rsid w:val="5AFE8C6B"/>
    <w:rsid w:val="5B044B1C"/>
    <w:rsid w:val="5B3BB5DC"/>
    <w:rsid w:val="5B41218A"/>
    <w:rsid w:val="5B454292"/>
    <w:rsid w:val="5B46FB8F"/>
    <w:rsid w:val="5B5B8E07"/>
    <w:rsid w:val="5B5D6075"/>
    <w:rsid w:val="5B686438"/>
    <w:rsid w:val="5B6DC1DE"/>
    <w:rsid w:val="5B85B110"/>
    <w:rsid w:val="5B93E5E0"/>
    <w:rsid w:val="5BA2DA0C"/>
    <w:rsid w:val="5BA2EFF9"/>
    <w:rsid w:val="5BA672AF"/>
    <w:rsid w:val="5BC4E2C8"/>
    <w:rsid w:val="5BCC21B2"/>
    <w:rsid w:val="5BD5FAD9"/>
    <w:rsid w:val="5BD8C624"/>
    <w:rsid w:val="5BDB48E4"/>
    <w:rsid w:val="5BDBE4F9"/>
    <w:rsid w:val="5C0D1D62"/>
    <w:rsid w:val="5C0E793B"/>
    <w:rsid w:val="5C161389"/>
    <w:rsid w:val="5C2246A5"/>
    <w:rsid w:val="5C28F7F0"/>
    <w:rsid w:val="5C41F376"/>
    <w:rsid w:val="5C53DC71"/>
    <w:rsid w:val="5C5573DA"/>
    <w:rsid w:val="5C689003"/>
    <w:rsid w:val="5C70A15D"/>
    <w:rsid w:val="5C7EAC25"/>
    <w:rsid w:val="5C80654C"/>
    <w:rsid w:val="5C85811B"/>
    <w:rsid w:val="5CB0AF02"/>
    <w:rsid w:val="5CBEDD89"/>
    <w:rsid w:val="5CBF6C8C"/>
    <w:rsid w:val="5CC5F8F7"/>
    <w:rsid w:val="5CE1C980"/>
    <w:rsid w:val="5CED7526"/>
    <w:rsid w:val="5D1BC119"/>
    <w:rsid w:val="5D266267"/>
    <w:rsid w:val="5D48DE9E"/>
    <w:rsid w:val="5D565798"/>
    <w:rsid w:val="5D6814B6"/>
    <w:rsid w:val="5D69F68C"/>
    <w:rsid w:val="5D6EEA0C"/>
    <w:rsid w:val="5D7366CF"/>
    <w:rsid w:val="5D7CC532"/>
    <w:rsid w:val="5D81D6D4"/>
    <w:rsid w:val="5D81EC39"/>
    <w:rsid w:val="5D9CF13F"/>
    <w:rsid w:val="5DA67B8D"/>
    <w:rsid w:val="5DCA4387"/>
    <w:rsid w:val="5DD51C5B"/>
    <w:rsid w:val="5E07C1E8"/>
    <w:rsid w:val="5E18E533"/>
    <w:rsid w:val="5E1FBD59"/>
    <w:rsid w:val="5E26683B"/>
    <w:rsid w:val="5E28C23C"/>
    <w:rsid w:val="5E2EAFF3"/>
    <w:rsid w:val="5E352806"/>
    <w:rsid w:val="5E63DA9A"/>
    <w:rsid w:val="5EA604D7"/>
    <w:rsid w:val="5EADB8B5"/>
    <w:rsid w:val="5EB10797"/>
    <w:rsid w:val="5ECC318B"/>
    <w:rsid w:val="5ECD8831"/>
    <w:rsid w:val="5EE5FBAF"/>
    <w:rsid w:val="5EE6E59E"/>
    <w:rsid w:val="5EFC9563"/>
    <w:rsid w:val="5EFD1AF0"/>
    <w:rsid w:val="5F18411F"/>
    <w:rsid w:val="5F1A3FD8"/>
    <w:rsid w:val="5F431392"/>
    <w:rsid w:val="5F4336E0"/>
    <w:rsid w:val="5F4F2D3E"/>
    <w:rsid w:val="5F65BEC8"/>
    <w:rsid w:val="5F975E2D"/>
    <w:rsid w:val="5FA8D3C6"/>
    <w:rsid w:val="5FBDFAA1"/>
    <w:rsid w:val="5FC416D9"/>
    <w:rsid w:val="5FD120CD"/>
    <w:rsid w:val="5FD661A5"/>
    <w:rsid w:val="5FDB5DA0"/>
    <w:rsid w:val="5FF46F27"/>
    <w:rsid w:val="600FE0AB"/>
    <w:rsid w:val="60304AC0"/>
    <w:rsid w:val="603E0F78"/>
    <w:rsid w:val="607D2F32"/>
    <w:rsid w:val="608A56D7"/>
    <w:rsid w:val="608D0FE1"/>
    <w:rsid w:val="608EFB2C"/>
    <w:rsid w:val="60931440"/>
    <w:rsid w:val="609DFDFB"/>
    <w:rsid w:val="60CC98FB"/>
    <w:rsid w:val="60E6A19D"/>
    <w:rsid w:val="60EA033F"/>
    <w:rsid w:val="60EFA967"/>
    <w:rsid w:val="61008A49"/>
    <w:rsid w:val="6101E28A"/>
    <w:rsid w:val="61073029"/>
    <w:rsid w:val="613018EE"/>
    <w:rsid w:val="613025DD"/>
    <w:rsid w:val="61469FAC"/>
    <w:rsid w:val="6157753C"/>
    <w:rsid w:val="615BFB12"/>
    <w:rsid w:val="615C4EFA"/>
    <w:rsid w:val="61638D5F"/>
    <w:rsid w:val="617EC91E"/>
    <w:rsid w:val="6184C235"/>
    <w:rsid w:val="6199E513"/>
    <w:rsid w:val="61A7A847"/>
    <w:rsid w:val="61B1D0B9"/>
    <w:rsid w:val="61E7FED2"/>
    <w:rsid w:val="61E9EF19"/>
    <w:rsid w:val="61F312C2"/>
    <w:rsid w:val="61F50D6A"/>
    <w:rsid w:val="620A11DE"/>
    <w:rsid w:val="620E3FD9"/>
    <w:rsid w:val="62192218"/>
    <w:rsid w:val="621A5688"/>
    <w:rsid w:val="6236D5A4"/>
    <w:rsid w:val="6236DDCD"/>
    <w:rsid w:val="623B3D5B"/>
    <w:rsid w:val="623C5B32"/>
    <w:rsid w:val="6240B3F5"/>
    <w:rsid w:val="62509B8A"/>
    <w:rsid w:val="6263C93E"/>
    <w:rsid w:val="626CAD61"/>
    <w:rsid w:val="6275846E"/>
    <w:rsid w:val="6275C9AB"/>
    <w:rsid w:val="6280B6BC"/>
    <w:rsid w:val="629F1ABD"/>
    <w:rsid w:val="62BACA10"/>
    <w:rsid w:val="62C5C848"/>
    <w:rsid w:val="62F2F721"/>
    <w:rsid w:val="62F6EA57"/>
    <w:rsid w:val="630786B4"/>
    <w:rsid w:val="630B2984"/>
    <w:rsid w:val="631F32A2"/>
    <w:rsid w:val="63292EFD"/>
    <w:rsid w:val="634C2F7C"/>
    <w:rsid w:val="63566418"/>
    <w:rsid w:val="6367B6DC"/>
    <w:rsid w:val="636B45F8"/>
    <w:rsid w:val="636E43CA"/>
    <w:rsid w:val="6382D85C"/>
    <w:rsid w:val="63A08D89"/>
    <w:rsid w:val="63BD4EE2"/>
    <w:rsid w:val="63BFA618"/>
    <w:rsid w:val="63CD43C1"/>
    <w:rsid w:val="63CD5573"/>
    <w:rsid w:val="64160B4E"/>
    <w:rsid w:val="6416E569"/>
    <w:rsid w:val="644FFE56"/>
    <w:rsid w:val="64552929"/>
    <w:rsid w:val="645E6622"/>
    <w:rsid w:val="64727647"/>
    <w:rsid w:val="6480B8EF"/>
    <w:rsid w:val="64A7D9B4"/>
    <w:rsid w:val="64B4CA17"/>
    <w:rsid w:val="64CEB018"/>
    <w:rsid w:val="64D80E0C"/>
    <w:rsid w:val="64DCB7AE"/>
    <w:rsid w:val="64DF3661"/>
    <w:rsid w:val="64DF65AF"/>
    <w:rsid w:val="64E8BDCE"/>
    <w:rsid w:val="64F0B5A6"/>
    <w:rsid w:val="6517D611"/>
    <w:rsid w:val="651928BC"/>
    <w:rsid w:val="653D5D55"/>
    <w:rsid w:val="654493BF"/>
    <w:rsid w:val="6547DA01"/>
    <w:rsid w:val="654FCA7C"/>
    <w:rsid w:val="655A0A79"/>
    <w:rsid w:val="6566C3DA"/>
    <w:rsid w:val="6567D9E5"/>
    <w:rsid w:val="6568C614"/>
    <w:rsid w:val="656C3868"/>
    <w:rsid w:val="656E03BA"/>
    <w:rsid w:val="6576CA86"/>
    <w:rsid w:val="657B74A1"/>
    <w:rsid w:val="6588E567"/>
    <w:rsid w:val="6592055F"/>
    <w:rsid w:val="65BA0F4B"/>
    <w:rsid w:val="65C457B5"/>
    <w:rsid w:val="65D53639"/>
    <w:rsid w:val="65D65092"/>
    <w:rsid w:val="65DC5CA0"/>
    <w:rsid w:val="65EC64A0"/>
    <w:rsid w:val="660628FC"/>
    <w:rsid w:val="6616CAFC"/>
    <w:rsid w:val="66277233"/>
    <w:rsid w:val="66542CDE"/>
    <w:rsid w:val="665AF1F0"/>
    <w:rsid w:val="665DFF7B"/>
    <w:rsid w:val="666C35E7"/>
    <w:rsid w:val="66730447"/>
    <w:rsid w:val="667D38BC"/>
    <w:rsid w:val="66A2672B"/>
    <w:rsid w:val="66AD400C"/>
    <w:rsid w:val="66B51A1E"/>
    <w:rsid w:val="66CBE8AC"/>
    <w:rsid w:val="66DB63C5"/>
    <w:rsid w:val="66E16F60"/>
    <w:rsid w:val="67049C93"/>
    <w:rsid w:val="67116495"/>
    <w:rsid w:val="6715683E"/>
    <w:rsid w:val="671AB4E3"/>
    <w:rsid w:val="67310BE1"/>
    <w:rsid w:val="673F816C"/>
    <w:rsid w:val="6743D6EF"/>
    <w:rsid w:val="676BE62E"/>
    <w:rsid w:val="67B0FA9D"/>
    <w:rsid w:val="67BDCF45"/>
    <w:rsid w:val="67DCEA53"/>
    <w:rsid w:val="67EE10BB"/>
    <w:rsid w:val="67EF9519"/>
    <w:rsid w:val="67F1742D"/>
    <w:rsid w:val="67FFEEC2"/>
    <w:rsid w:val="68062F0B"/>
    <w:rsid w:val="680E09A6"/>
    <w:rsid w:val="680FAAE3"/>
    <w:rsid w:val="683A1BA7"/>
    <w:rsid w:val="6852D704"/>
    <w:rsid w:val="68577388"/>
    <w:rsid w:val="6867B90D"/>
    <w:rsid w:val="686B826B"/>
    <w:rsid w:val="686E4D73"/>
    <w:rsid w:val="6882A09C"/>
    <w:rsid w:val="688F3E8D"/>
    <w:rsid w:val="689A67ED"/>
    <w:rsid w:val="689AB1CB"/>
    <w:rsid w:val="68A76AB4"/>
    <w:rsid w:val="68B207EB"/>
    <w:rsid w:val="68B99A64"/>
    <w:rsid w:val="68C1CB3F"/>
    <w:rsid w:val="68C4D616"/>
    <w:rsid w:val="68CE9ED9"/>
    <w:rsid w:val="68CFFC6C"/>
    <w:rsid w:val="68EAA13B"/>
    <w:rsid w:val="68F18FCA"/>
    <w:rsid w:val="691FB4C6"/>
    <w:rsid w:val="695168F0"/>
    <w:rsid w:val="69585E74"/>
    <w:rsid w:val="69772BA7"/>
    <w:rsid w:val="697F4E93"/>
    <w:rsid w:val="699638A1"/>
    <w:rsid w:val="699D4E9A"/>
    <w:rsid w:val="69A3D190"/>
    <w:rsid w:val="69AB1667"/>
    <w:rsid w:val="69B8B26C"/>
    <w:rsid w:val="69E4CC58"/>
    <w:rsid w:val="6A0D836C"/>
    <w:rsid w:val="6A21B3E0"/>
    <w:rsid w:val="6A389C59"/>
    <w:rsid w:val="6A7B2675"/>
    <w:rsid w:val="6A817696"/>
    <w:rsid w:val="6A843B14"/>
    <w:rsid w:val="6A97C666"/>
    <w:rsid w:val="6A995EF0"/>
    <w:rsid w:val="6AADAACA"/>
    <w:rsid w:val="6AB38271"/>
    <w:rsid w:val="6AEB0E42"/>
    <w:rsid w:val="6AF22B04"/>
    <w:rsid w:val="6AF853F1"/>
    <w:rsid w:val="6B07AD71"/>
    <w:rsid w:val="6B299737"/>
    <w:rsid w:val="6B29AB31"/>
    <w:rsid w:val="6B2B9E00"/>
    <w:rsid w:val="6B361FE0"/>
    <w:rsid w:val="6B433941"/>
    <w:rsid w:val="6B4818E6"/>
    <w:rsid w:val="6B49FAF9"/>
    <w:rsid w:val="6B4F25F8"/>
    <w:rsid w:val="6B66F938"/>
    <w:rsid w:val="6B6D7466"/>
    <w:rsid w:val="6B6EA32C"/>
    <w:rsid w:val="6B85064A"/>
    <w:rsid w:val="6B938D6F"/>
    <w:rsid w:val="6BA782CB"/>
    <w:rsid w:val="6BA84794"/>
    <w:rsid w:val="6BBC3518"/>
    <w:rsid w:val="6BC065A4"/>
    <w:rsid w:val="6BC2AC8C"/>
    <w:rsid w:val="6BC32BB6"/>
    <w:rsid w:val="6BCEED13"/>
    <w:rsid w:val="6BDB4D87"/>
    <w:rsid w:val="6BF6CAA2"/>
    <w:rsid w:val="6BFE7DE1"/>
    <w:rsid w:val="6C0CF72C"/>
    <w:rsid w:val="6C1E2EB3"/>
    <w:rsid w:val="6C3A8C26"/>
    <w:rsid w:val="6C5C10A4"/>
    <w:rsid w:val="6C81E928"/>
    <w:rsid w:val="6C824084"/>
    <w:rsid w:val="6C893013"/>
    <w:rsid w:val="6C915C09"/>
    <w:rsid w:val="6C9923D6"/>
    <w:rsid w:val="6C9ABB7A"/>
    <w:rsid w:val="6CBA3282"/>
    <w:rsid w:val="6CC83CBA"/>
    <w:rsid w:val="6CCA815E"/>
    <w:rsid w:val="6CCAE923"/>
    <w:rsid w:val="6D08E9B4"/>
    <w:rsid w:val="6D0D7E3F"/>
    <w:rsid w:val="6D1410B1"/>
    <w:rsid w:val="6D24F8A9"/>
    <w:rsid w:val="6D2DDD9A"/>
    <w:rsid w:val="6D355C55"/>
    <w:rsid w:val="6D476FB0"/>
    <w:rsid w:val="6D509996"/>
    <w:rsid w:val="6D611798"/>
    <w:rsid w:val="6D742FCD"/>
    <w:rsid w:val="6D7474A6"/>
    <w:rsid w:val="6D92FFAA"/>
    <w:rsid w:val="6DD88E11"/>
    <w:rsid w:val="6DFC58E1"/>
    <w:rsid w:val="6E25E854"/>
    <w:rsid w:val="6E57F396"/>
    <w:rsid w:val="6E5AC61A"/>
    <w:rsid w:val="6E754201"/>
    <w:rsid w:val="6E768802"/>
    <w:rsid w:val="6E7F9F8A"/>
    <w:rsid w:val="6E7FAD02"/>
    <w:rsid w:val="6E860B6A"/>
    <w:rsid w:val="6E9A63A7"/>
    <w:rsid w:val="6EB759EC"/>
    <w:rsid w:val="6EC4C825"/>
    <w:rsid w:val="6EC7254A"/>
    <w:rsid w:val="6EC9E23B"/>
    <w:rsid w:val="6EF40795"/>
    <w:rsid w:val="6EF80A93"/>
    <w:rsid w:val="6EFD39AC"/>
    <w:rsid w:val="6F0ABAC9"/>
    <w:rsid w:val="6F160153"/>
    <w:rsid w:val="6F49E85B"/>
    <w:rsid w:val="6F4CA3FC"/>
    <w:rsid w:val="6F8A752D"/>
    <w:rsid w:val="6F8E77B7"/>
    <w:rsid w:val="6F972491"/>
    <w:rsid w:val="6F9E5199"/>
    <w:rsid w:val="6FA8D484"/>
    <w:rsid w:val="6FB4EA40"/>
    <w:rsid w:val="6FBD49FA"/>
    <w:rsid w:val="6FBDA407"/>
    <w:rsid w:val="6FC050B7"/>
    <w:rsid w:val="6FD0DE94"/>
    <w:rsid w:val="6FD59526"/>
    <w:rsid w:val="6FE57E2F"/>
    <w:rsid w:val="6FE7271A"/>
    <w:rsid w:val="6FF97B8D"/>
    <w:rsid w:val="6FFC5859"/>
    <w:rsid w:val="700DAAC6"/>
    <w:rsid w:val="70173E6E"/>
    <w:rsid w:val="701B283E"/>
    <w:rsid w:val="70223178"/>
    <w:rsid w:val="7047EADD"/>
    <w:rsid w:val="704BAEB9"/>
    <w:rsid w:val="7053696E"/>
    <w:rsid w:val="70709150"/>
    <w:rsid w:val="708766A7"/>
    <w:rsid w:val="70878D11"/>
    <w:rsid w:val="70984E31"/>
    <w:rsid w:val="70A34CD8"/>
    <w:rsid w:val="70A6A36D"/>
    <w:rsid w:val="70A6F136"/>
    <w:rsid w:val="70A7C443"/>
    <w:rsid w:val="70B30CDD"/>
    <w:rsid w:val="70B7EE8E"/>
    <w:rsid w:val="70BF1D9E"/>
    <w:rsid w:val="70CBA309"/>
    <w:rsid w:val="70D912A9"/>
    <w:rsid w:val="70D92FCA"/>
    <w:rsid w:val="70EA0B5F"/>
    <w:rsid w:val="710F6F10"/>
    <w:rsid w:val="71131B10"/>
    <w:rsid w:val="7114F1F7"/>
    <w:rsid w:val="712A01EB"/>
    <w:rsid w:val="7135C6FB"/>
    <w:rsid w:val="7135DDFC"/>
    <w:rsid w:val="714F62E1"/>
    <w:rsid w:val="717D4141"/>
    <w:rsid w:val="71826F62"/>
    <w:rsid w:val="71887CE0"/>
    <w:rsid w:val="71A12372"/>
    <w:rsid w:val="71E04481"/>
    <w:rsid w:val="71E40458"/>
    <w:rsid w:val="71E47492"/>
    <w:rsid w:val="71E7FC86"/>
    <w:rsid w:val="71EEA53B"/>
    <w:rsid w:val="71F8E8A5"/>
    <w:rsid w:val="71FB7A9E"/>
    <w:rsid w:val="72046CC2"/>
    <w:rsid w:val="7211D527"/>
    <w:rsid w:val="7218E35B"/>
    <w:rsid w:val="72288F82"/>
    <w:rsid w:val="72509440"/>
    <w:rsid w:val="7252C2E6"/>
    <w:rsid w:val="726BFD18"/>
    <w:rsid w:val="727BD409"/>
    <w:rsid w:val="727CE0A4"/>
    <w:rsid w:val="72854B46"/>
    <w:rsid w:val="7290C0F0"/>
    <w:rsid w:val="729F33ED"/>
    <w:rsid w:val="72A86154"/>
    <w:rsid w:val="72B4A969"/>
    <w:rsid w:val="72CEAA83"/>
    <w:rsid w:val="72F88B9C"/>
    <w:rsid w:val="72FB55F2"/>
    <w:rsid w:val="72FCA57F"/>
    <w:rsid w:val="7326152E"/>
    <w:rsid w:val="73293D8C"/>
    <w:rsid w:val="732E3284"/>
    <w:rsid w:val="733354BD"/>
    <w:rsid w:val="7342AB68"/>
    <w:rsid w:val="7344676F"/>
    <w:rsid w:val="734CEA8A"/>
    <w:rsid w:val="7354CFDE"/>
    <w:rsid w:val="7356D8E8"/>
    <w:rsid w:val="736B09F0"/>
    <w:rsid w:val="737E39B7"/>
    <w:rsid w:val="73881AC1"/>
    <w:rsid w:val="7390BCF7"/>
    <w:rsid w:val="73911221"/>
    <w:rsid w:val="73B60176"/>
    <w:rsid w:val="73C0E2D9"/>
    <w:rsid w:val="73D3B015"/>
    <w:rsid w:val="73EE36A4"/>
    <w:rsid w:val="73FE1415"/>
    <w:rsid w:val="740111AD"/>
    <w:rsid w:val="741DC57F"/>
    <w:rsid w:val="742478A2"/>
    <w:rsid w:val="7425D002"/>
    <w:rsid w:val="7430D51E"/>
    <w:rsid w:val="7438F1A3"/>
    <w:rsid w:val="743A0512"/>
    <w:rsid w:val="7447FDB1"/>
    <w:rsid w:val="7458BAF5"/>
    <w:rsid w:val="745C9A44"/>
    <w:rsid w:val="745EF7B1"/>
    <w:rsid w:val="74623C12"/>
    <w:rsid w:val="746648A4"/>
    <w:rsid w:val="74771528"/>
    <w:rsid w:val="747EAD60"/>
    <w:rsid w:val="74AB4023"/>
    <w:rsid w:val="74AE9E68"/>
    <w:rsid w:val="74B4B75E"/>
    <w:rsid w:val="74B6C1BF"/>
    <w:rsid w:val="74D3C35A"/>
    <w:rsid w:val="74F497F5"/>
    <w:rsid w:val="74F6EAFA"/>
    <w:rsid w:val="74FD2B7B"/>
    <w:rsid w:val="7505DE32"/>
    <w:rsid w:val="7515A29E"/>
    <w:rsid w:val="7525C93C"/>
    <w:rsid w:val="752F27A6"/>
    <w:rsid w:val="752FF1EF"/>
    <w:rsid w:val="755B2DAC"/>
    <w:rsid w:val="755FA8AA"/>
    <w:rsid w:val="75697ED1"/>
    <w:rsid w:val="756C4D4B"/>
    <w:rsid w:val="756ED42A"/>
    <w:rsid w:val="7592E981"/>
    <w:rsid w:val="759A4D93"/>
    <w:rsid w:val="75A0A687"/>
    <w:rsid w:val="75CF6680"/>
    <w:rsid w:val="75DCB3A7"/>
    <w:rsid w:val="75EDE5A5"/>
    <w:rsid w:val="760AC451"/>
    <w:rsid w:val="760F51E2"/>
    <w:rsid w:val="76172684"/>
    <w:rsid w:val="761EE3F2"/>
    <w:rsid w:val="762255A7"/>
    <w:rsid w:val="763D3A70"/>
    <w:rsid w:val="7640BE5C"/>
    <w:rsid w:val="766A3EF1"/>
    <w:rsid w:val="768A828C"/>
    <w:rsid w:val="76959745"/>
    <w:rsid w:val="76A9DC7D"/>
    <w:rsid w:val="76B059DE"/>
    <w:rsid w:val="76BC3651"/>
    <w:rsid w:val="76C198D2"/>
    <w:rsid w:val="76C1CC85"/>
    <w:rsid w:val="76C52060"/>
    <w:rsid w:val="76C8E419"/>
    <w:rsid w:val="76CD01DA"/>
    <w:rsid w:val="76D43445"/>
    <w:rsid w:val="76F6802E"/>
    <w:rsid w:val="76FB2DB9"/>
    <w:rsid w:val="76FB3D7A"/>
    <w:rsid w:val="770670C9"/>
    <w:rsid w:val="770F40E9"/>
    <w:rsid w:val="771A2753"/>
    <w:rsid w:val="77248A71"/>
    <w:rsid w:val="775D79BD"/>
    <w:rsid w:val="775FCFE9"/>
    <w:rsid w:val="7770195F"/>
    <w:rsid w:val="77788432"/>
    <w:rsid w:val="777BA3D3"/>
    <w:rsid w:val="77C41F86"/>
    <w:rsid w:val="77E4AA61"/>
    <w:rsid w:val="7817641B"/>
    <w:rsid w:val="782AD660"/>
    <w:rsid w:val="7836F74C"/>
    <w:rsid w:val="7844568B"/>
    <w:rsid w:val="78453DC6"/>
    <w:rsid w:val="784BD289"/>
    <w:rsid w:val="785E4465"/>
    <w:rsid w:val="78607E29"/>
    <w:rsid w:val="7866B45C"/>
    <w:rsid w:val="788949D3"/>
    <w:rsid w:val="788AC596"/>
    <w:rsid w:val="78935CE3"/>
    <w:rsid w:val="78AB0012"/>
    <w:rsid w:val="78AEB8F6"/>
    <w:rsid w:val="78BA5965"/>
    <w:rsid w:val="78C121F8"/>
    <w:rsid w:val="78C8EA86"/>
    <w:rsid w:val="78D31A94"/>
    <w:rsid w:val="78D87502"/>
    <w:rsid w:val="78DBE16B"/>
    <w:rsid w:val="78E60B51"/>
    <w:rsid w:val="78EFFDF5"/>
    <w:rsid w:val="78F2EE35"/>
    <w:rsid w:val="78F6ED6B"/>
    <w:rsid w:val="78FB1661"/>
    <w:rsid w:val="79042BDC"/>
    <w:rsid w:val="790722C1"/>
    <w:rsid w:val="79131AE1"/>
    <w:rsid w:val="791B6A5B"/>
    <w:rsid w:val="792AEC15"/>
    <w:rsid w:val="792EE431"/>
    <w:rsid w:val="79382A05"/>
    <w:rsid w:val="7939D77C"/>
    <w:rsid w:val="7943C284"/>
    <w:rsid w:val="794B3729"/>
    <w:rsid w:val="79616AB4"/>
    <w:rsid w:val="798119E8"/>
    <w:rsid w:val="798597A0"/>
    <w:rsid w:val="79AED5FC"/>
    <w:rsid w:val="79D58B9B"/>
    <w:rsid w:val="79D8D377"/>
    <w:rsid w:val="7A0FF437"/>
    <w:rsid w:val="7A14F17D"/>
    <w:rsid w:val="7A1AD772"/>
    <w:rsid w:val="7A1F454C"/>
    <w:rsid w:val="7A2B07BA"/>
    <w:rsid w:val="7A2C4448"/>
    <w:rsid w:val="7A30D773"/>
    <w:rsid w:val="7A359E38"/>
    <w:rsid w:val="7A4085D3"/>
    <w:rsid w:val="7A5D0F1F"/>
    <w:rsid w:val="7A5DC812"/>
    <w:rsid w:val="7A6B1E2B"/>
    <w:rsid w:val="7A79065E"/>
    <w:rsid w:val="7A87DCF5"/>
    <w:rsid w:val="7A8C3BEF"/>
    <w:rsid w:val="7A9C62D8"/>
    <w:rsid w:val="7AAB9143"/>
    <w:rsid w:val="7AC4C01B"/>
    <w:rsid w:val="7AD2C956"/>
    <w:rsid w:val="7AECDC78"/>
    <w:rsid w:val="7AFB70BA"/>
    <w:rsid w:val="7AFC5094"/>
    <w:rsid w:val="7B4060E9"/>
    <w:rsid w:val="7B64070B"/>
    <w:rsid w:val="7B9C553C"/>
    <w:rsid w:val="7BA594FC"/>
    <w:rsid w:val="7BB44C43"/>
    <w:rsid w:val="7BBE07E3"/>
    <w:rsid w:val="7BCAECFF"/>
    <w:rsid w:val="7BCCA69E"/>
    <w:rsid w:val="7BD4B4F8"/>
    <w:rsid w:val="7BD8A6B2"/>
    <w:rsid w:val="7BE392EA"/>
    <w:rsid w:val="7BF732EC"/>
    <w:rsid w:val="7BF9FD63"/>
    <w:rsid w:val="7BFB3248"/>
    <w:rsid w:val="7BFFD104"/>
    <w:rsid w:val="7C00E956"/>
    <w:rsid w:val="7C1DAC13"/>
    <w:rsid w:val="7C1F17AC"/>
    <w:rsid w:val="7C372A22"/>
    <w:rsid w:val="7C3C6023"/>
    <w:rsid w:val="7C47B68A"/>
    <w:rsid w:val="7C558E00"/>
    <w:rsid w:val="7C57E9BE"/>
    <w:rsid w:val="7C8347B0"/>
    <w:rsid w:val="7C88A7D6"/>
    <w:rsid w:val="7C8A0269"/>
    <w:rsid w:val="7C8F4F21"/>
    <w:rsid w:val="7C955DE3"/>
    <w:rsid w:val="7CB457F2"/>
    <w:rsid w:val="7CBC797C"/>
    <w:rsid w:val="7CDBC7D3"/>
    <w:rsid w:val="7CF52156"/>
    <w:rsid w:val="7D091240"/>
    <w:rsid w:val="7D0CD4AE"/>
    <w:rsid w:val="7D170987"/>
    <w:rsid w:val="7D18DA4E"/>
    <w:rsid w:val="7D26D5ED"/>
    <w:rsid w:val="7D494853"/>
    <w:rsid w:val="7D59F8B5"/>
    <w:rsid w:val="7D6D7734"/>
    <w:rsid w:val="7D73D202"/>
    <w:rsid w:val="7D768378"/>
    <w:rsid w:val="7D832D16"/>
    <w:rsid w:val="7D8701F7"/>
    <w:rsid w:val="7D9AE4CB"/>
    <w:rsid w:val="7DAB3C46"/>
    <w:rsid w:val="7DC0A62C"/>
    <w:rsid w:val="7DE37627"/>
    <w:rsid w:val="7DEA1FCA"/>
    <w:rsid w:val="7E0C01A2"/>
    <w:rsid w:val="7E0FE4D7"/>
    <w:rsid w:val="7E612FD3"/>
    <w:rsid w:val="7E7395F0"/>
    <w:rsid w:val="7E8B2931"/>
    <w:rsid w:val="7E9E5FA0"/>
    <w:rsid w:val="7EB00DF4"/>
    <w:rsid w:val="7EB5F248"/>
    <w:rsid w:val="7EE67349"/>
    <w:rsid w:val="7EE7A2EF"/>
    <w:rsid w:val="7F08B7D7"/>
    <w:rsid w:val="7F0CA94E"/>
    <w:rsid w:val="7F125FBD"/>
    <w:rsid w:val="7F299FD7"/>
    <w:rsid w:val="7F594C2B"/>
    <w:rsid w:val="7F5CF3E6"/>
    <w:rsid w:val="7F715EF7"/>
    <w:rsid w:val="7F7B9F8E"/>
    <w:rsid w:val="7FBA1099"/>
    <w:rsid w:val="7FBA50FA"/>
    <w:rsid w:val="7FBCC88C"/>
    <w:rsid w:val="7FBEA9D3"/>
    <w:rsid w:val="7FD073EC"/>
    <w:rsid w:val="7FD268CC"/>
    <w:rsid w:val="7FDAFBB6"/>
    <w:rsid w:val="7FF8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200452"/>
  <w15:docId w15:val="{65B6A592-E845-4805-B382-449D1EBA2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921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9218A"/>
    <w:pPr>
      <w:keepNext/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before="200" w:after="0" w:line="240" w:lineRule="auto"/>
      <w:ind w:left="576" w:hanging="576"/>
      <w:outlineLvl w:val="1"/>
    </w:pPr>
    <w:rPr>
      <w:rFonts w:eastAsiaTheme="minorEastAsia"/>
      <w:caps/>
      <w:spacing w:val="15"/>
      <w:lang w:val="en-US"/>
    </w:rPr>
  </w:style>
  <w:style w:type="paragraph" w:styleId="Heading3">
    <w:name w:val="heading 3"/>
    <w:basedOn w:val="Normal"/>
    <w:next w:val="Normal"/>
    <w:link w:val="Heading3Char"/>
    <w:unhideWhenUsed/>
    <w:qFormat/>
    <w:rsid w:val="0069218A"/>
    <w:pPr>
      <w:keepNext/>
      <w:pBdr>
        <w:top w:val="single" w:sz="6" w:space="2" w:color="4472C4" w:themeColor="accent1"/>
        <w:left w:val="single" w:sz="6" w:space="2" w:color="4472C4" w:themeColor="accent1"/>
      </w:pBdr>
      <w:spacing w:before="300" w:after="0" w:line="240" w:lineRule="auto"/>
      <w:ind w:left="720" w:hanging="720"/>
      <w:outlineLvl w:val="2"/>
    </w:pPr>
    <w:rPr>
      <w:rFonts w:eastAsiaTheme="minorEastAsia"/>
      <w:caps/>
      <w:color w:val="1F3763" w:themeColor="accent1" w:themeShade="7F"/>
      <w:spacing w:val="15"/>
      <w:lang w:val="en-US"/>
    </w:rPr>
  </w:style>
  <w:style w:type="paragraph" w:styleId="Heading4">
    <w:name w:val="heading 4"/>
    <w:basedOn w:val="Normal"/>
    <w:next w:val="Normal"/>
    <w:link w:val="Heading4Char"/>
    <w:unhideWhenUsed/>
    <w:qFormat/>
    <w:rsid w:val="0069218A"/>
    <w:pPr>
      <w:pBdr>
        <w:top w:val="dotted" w:sz="6" w:space="2" w:color="4472C4" w:themeColor="accent1"/>
        <w:left w:val="dotted" w:sz="6" w:space="2" w:color="4472C4" w:themeColor="accent1"/>
      </w:pBdr>
      <w:spacing w:before="300" w:after="0" w:line="240" w:lineRule="auto"/>
      <w:ind w:left="1224" w:hanging="864"/>
      <w:outlineLvl w:val="3"/>
    </w:pPr>
    <w:rPr>
      <w:rFonts w:eastAsiaTheme="minorEastAsia"/>
      <w:caps/>
      <w:color w:val="2F5496" w:themeColor="accent1" w:themeShade="BF"/>
      <w:spacing w:val="10"/>
      <w:lang w:val="en-US"/>
    </w:rPr>
  </w:style>
  <w:style w:type="paragraph" w:styleId="Heading5">
    <w:name w:val="heading 5"/>
    <w:basedOn w:val="Normal"/>
    <w:next w:val="Normal"/>
    <w:link w:val="Heading5Char"/>
    <w:unhideWhenUsed/>
    <w:qFormat/>
    <w:rsid w:val="0069218A"/>
    <w:pPr>
      <w:pBdr>
        <w:bottom w:val="single" w:sz="6" w:space="1" w:color="4472C4" w:themeColor="accent1"/>
      </w:pBdr>
      <w:spacing w:before="300" w:after="0" w:line="240" w:lineRule="auto"/>
      <w:ind w:left="1008" w:hanging="1008"/>
      <w:outlineLvl w:val="4"/>
    </w:pPr>
    <w:rPr>
      <w:rFonts w:eastAsiaTheme="minorEastAsia"/>
      <w:caps/>
      <w:color w:val="2F5496" w:themeColor="accent1" w:themeShade="BF"/>
      <w:spacing w:val="10"/>
      <w:lang w:val="en-US"/>
    </w:rPr>
  </w:style>
  <w:style w:type="paragraph" w:styleId="Heading6">
    <w:name w:val="heading 6"/>
    <w:basedOn w:val="Normal"/>
    <w:next w:val="Normal"/>
    <w:link w:val="Heading6Char"/>
    <w:unhideWhenUsed/>
    <w:qFormat/>
    <w:rsid w:val="0069218A"/>
    <w:pPr>
      <w:pBdr>
        <w:bottom w:val="dotted" w:sz="6" w:space="1" w:color="4472C4" w:themeColor="accent1"/>
      </w:pBdr>
      <w:spacing w:before="300" w:after="0" w:line="240" w:lineRule="auto"/>
      <w:ind w:left="1152" w:hanging="1152"/>
      <w:outlineLvl w:val="5"/>
    </w:pPr>
    <w:rPr>
      <w:rFonts w:eastAsiaTheme="minorEastAsia"/>
      <w:caps/>
      <w:color w:val="2F5496" w:themeColor="accent1" w:themeShade="BF"/>
      <w:spacing w:val="10"/>
      <w:lang w:val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9218A"/>
    <w:pPr>
      <w:spacing w:before="300" w:after="0" w:line="240" w:lineRule="auto"/>
      <w:ind w:left="1296" w:hanging="1296"/>
      <w:outlineLvl w:val="6"/>
    </w:pPr>
    <w:rPr>
      <w:rFonts w:eastAsiaTheme="minorEastAsia"/>
      <w:caps/>
      <w:color w:val="2F5496" w:themeColor="accent1" w:themeShade="BF"/>
      <w:spacing w:val="10"/>
      <w:lang w:val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9218A"/>
    <w:pPr>
      <w:spacing w:before="300" w:after="0" w:line="240" w:lineRule="auto"/>
      <w:ind w:left="1440" w:hanging="1440"/>
      <w:outlineLvl w:val="7"/>
    </w:pPr>
    <w:rPr>
      <w:rFonts w:eastAsiaTheme="minorEastAsia"/>
      <w:caps/>
      <w:spacing w:val="10"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9218A"/>
    <w:pPr>
      <w:spacing w:before="300" w:after="0" w:line="240" w:lineRule="auto"/>
      <w:ind w:left="1584" w:hanging="1584"/>
      <w:outlineLvl w:val="8"/>
    </w:pPr>
    <w:rPr>
      <w:rFonts w:eastAsiaTheme="minorEastAsia"/>
      <w:i/>
      <w:caps/>
      <w:spacing w:val="1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9218A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rsid w:val="0069218A"/>
    <w:rPr>
      <w:rFonts w:eastAsiaTheme="minorEastAsia"/>
      <w:caps/>
      <w:spacing w:val="15"/>
      <w:shd w:val="clear" w:color="auto" w:fill="D9E2F3" w:themeFill="accent1" w:themeFillTint="33"/>
      <w:lang w:val="en-US"/>
    </w:rPr>
  </w:style>
  <w:style w:type="character" w:customStyle="1" w:styleId="Heading3Char">
    <w:name w:val="Heading 3 Char"/>
    <w:basedOn w:val="DefaultParagraphFont"/>
    <w:link w:val="Heading3"/>
    <w:rsid w:val="0069218A"/>
    <w:rPr>
      <w:rFonts w:eastAsiaTheme="minorEastAsia"/>
      <w:caps/>
      <w:color w:val="1F3763" w:themeColor="accent1" w:themeShade="7F"/>
      <w:spacing w:val="15"/>
      <w:lang w:val="en-US"/>
    </w:rPr>
  </w:style>
  <w:style w:type="character" w:customStyle="1" w:styleId="Heading4Char">
    <w:name w:val="Heading 4 Char"/>
    <w:basedOn w:val="DefaultParagraphFont"/>
    <w:link w:val="Heading4"/>
    <w:rsid w:val="0069218A"/>
    <w:rPr>
      <w:rFonts w:eastAsiaTheme="minorEastAsia"/>
      <w:caps/>
      <w:color w:val="2F5496" w:themeColor="accent1" w:themeShade="BF"/>
      <w:spacing w:val="10"/>
      <w:lang w:val="en-US"/>
    </w:rPr>
  </w:style>
  <w:style w:type="character" w:customStyle="1" w:styleId="Heading5Char">
    <w:name w:val="Heading 5 Char"/>
    <w:basedOn w:val="DefaultParagraphFont"/>
    <w:link w:val="Heading5"/>
    <w:rsid w:val="0069218A"/>
    <w:rPr>
      <w:rFonts w:eastAsiaTheme="minorEastAsia"/>
      <w:caps/>
      <w:color w:val="2F5496" w:themeColor="accent1" w:themeShade="BF"/>
      <w:spacing w:val="10"/>
      <w:lang w:val="en-US"/>
    </w:rPr>
  </w:style>
  <w:style w:type="character" w:customStyle="1" w:styleId="Heading6Char">
    <w:name w:val="Heading 6 Char"/>
    <w:basedOn w:val="DefaultParagraphFont"/>
    <w:link w:val="Heading6"/>
    <w:rsid w:val="0069218A"/>
    <w:rPr>
      <w:rFonts w:eastAsiaTheme="minorEastAsia"/>
      <w:caps/>
      <w:color w:val="2F5496" w:themeColor="accent1" w:themeShade="BF"/>
      <w:spacing w:val="10"/>
      <w:lang w:val="en-US"/>
    </w:rPr>
  </w:style>
  <w:style w:type="character" w:customStyle="1" w:styleId="Heading7Char">
    <w:name w:val="Heading 7 Char"/>
    <w:basedOn w:val="DefaultParagraphFont"/>
    <w:link w:val="Heading7"/>
    <w:rsid w:val="0069218A"/>
    <w:rPr>
      <w:rFonts w:eastAsiaTheme="minorEastAsia"/>
      <w:caps/>
      <w:color w:val="2F5496" w:themeColor="accent1" w:themeShade="BF"/>
      <w:spacing w:val="10"/>
      <w:lang w:val="en-US"/>
    </w:rPr>
  </w:style>
  <w:style w:type="character" w:customStyle="1" w:styleId="Heading8Char">
    <w:name w:val="Heading 8 Char"/>
    <w:basedOn w:val="DefaultParagraphFont"/>
    <w:link w:val="Heading8"/>
    <w:rsid w:val="0069218A"/>
    <w:rPr>
      <w:rFonts w:eastAsiaTheme="minorEastAsia"/>
      <w:caps/>
      <w:spacing w:val="10"/>
      <w:sz w:val="18"/>
      <w:szCs w:val="18"/>
      <w:lang w:val="en-US"/>
    </w:rPr>
  </w:style>
  <w:style w:type="character" w:customStyle="1" w:styleId="Heading9Char">
    <w:name w:val="Heading 9 Char"/>
    <w:basedOn w:val="DefaultParagraphFont"/>
    <w:link w:val="Heading9"/>
    <w:rsid w:val="0069218A"/>
    <w:rPr>
      <w:rFonts w:eastAsiaTheme="minorEastAsia"/>
      <w:i/>
      <w:caps/>
      <w:spacing w:val="10"/>
      <w:sz w:val="18"/>
      <w:szCs w:val="18"/>
      <w:lang w:val="en-US"/>
    </w:rPr>
  </w:style>
  <w:style w:type="paragraph" w:styleId="Footer">
    <w:name w:val="footer"/>
    <w:basedOn w:val="Normal"/>
    <w:link w:val="FooterChar"/>
    <w:rsid w:val="0069218A"/>
    <w:pPr>
      <w:tabs>
        <w:tab w:val="center" w:pos="4153"/>
        <w:tab w:val="right" w:pos="8306"/>
      </w:tabs>
      <w:spacing w:before="200" w:after="200" w:line="240" w:lineRule="auto"/>
    </w:pPr>
    <w:rPr>
      <w:rFonts w:eastAsiaTheme="minorEastAsia"/>
      <w:sz w:val="20"/>
      <w:szCs w:val="20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69218A"/>
    <w:rPr>
      <w:rFonts w:eastAsiaTheme="minorEastAsia"/>
      <w:sz w:val="20"/>
      <w:szCs w:val="20"/>
      <w:lang w:val="en-US"/>
    </w:rPr>
  </w:style>
  <w:style w:type="paragraph" w:customStyle="1" w:styleId="CentredHeader">
    <w:name w:val="Centred Header"/>
    <w:basedOn w:val="Normal"/>
    <w:rsid w:val="0069218A"/>
    <w:pPr>
      <w:spacing w:after="0" w:line="240" w:lineRule="auto"/>
      <w:jc w:val="center"/>
    </w:pPr>
    <w:rPr>
      <w:rFonts w:ascii="Book Antiqua" w:eastAsia="Times New Roman" w:hAnsi="Book Antiqua" w:cs="Book Antiqua"/>
      <w:b/>
      <w:bCs/>
      <w:sz w:val="24"/>
      <w:szCs w:val="24"/>
      <w:lang w:val="en-US" w:eastAsia="en-AU"/>
    </w:rPr>
  </w:style>
  <w:style w:type="paragraph" w:styleId="TOC2">
    <w:name w:val="toc 2"/>
    <w:basedOn w:val="Normal"/>
    <w:next w:val="Normal"/>
    <w:autoRedefine/>
    <w:uiPriority w:val="39"/>
    <w:unhideWhenUsed/>
    <w:rsid w:val="001A51E3"/>
    <w:pPr>
      <w:tabs>
        <w:tab w:val="left" w:pos="660"/>
        <w:tab w:val="left" w:pos="880"/>
        <w:tab w:val="right" w:leader="dot" w:pos="9015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9218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64147"/>
    <w:pPr>
      <w:tabs>
        <w:tab w:val="left" w:pos="435"/>
        <w:tab w:val="right" w:leader="dot" w:pos="9015"/>
      </w:tabs>
      <w:spacing w:after="100"/>
    </w:pPr>
  </w:style>
  <w:style w:type="table" w:styleId="TableGrid">
    <w:name w:val="Table Grid"/>
    <w:basedOn w:val="TableNormal"/>
    <w:uiPriority w:val="39"/>
    <w:rsid w:val="00E9629B"/>
    <w:pPr>
      <w:spacing w:before="200" w:after="200" w:line="276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Use Case List Paragraph,Ref,List Paragraph1,Bullet List Paragraph,Bulleted List1,List Paragraph Option,List Paragraph11,List Paragraph111,EG Bullet 1,Equipment,FooterText,numbered,Paragraphe de liste,Bullet Normal,lp1,Bullet List,Heading2"/>
    <w:basedOn w:val="Normal"/>
    <w:link w:val="ListParagraphChar"/>
    <w:uiPriority w:val="34"/>
    <w:qFormat/>
    <w:rsid w:val="00272E54"/>
    <w:pPr>
      <w:spacing w:before="200" w:after="200" w:line="240" w:lineRule="auto"/>
      <w:ind w:left="720"/>
      <w:contextualSpacing/>
    </w:pPr>
    <w:rPr>
      <w:rFonts w:eastAsiaTheme="minorEastAsia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C10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05F"/>
  </w:style>
  <w:style w:type="paragraph" w:styleId="TOC3">
    <w:name w:val="toc 3"/>
    <w:basedOn w:val="Normal"/>
    <w:next w:val="Normal"/>
    <w:autoRedefine/>
    <w:uiPriority w:val="39"/>
    <w:unhideWhenUsed/>
    <w:rsid w:val="006A5D6C"/>
    <w:pPr>
      <w:spacing w:after="100"/>
      <w:ind w:left="440"/>
    </w:pPr>
  </w:style>
  <w:style w:type="character" w:customStyle="1" w:styleId="UnresolvedMention1">
    <w:name w:val="Unresolved Mention1"/>
    <w:basedOn w:val="DefaultParagraphFont"/>
    <w:uiPriority w:val="99"/>
    <w:unhideWhenUsed/>
    <w:rsid w:val="00313F4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273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273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273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3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321"/>
    <w:rPr>
      <w:b/>
      <w:bCs/>
      <w:sz w:val="20"/>
      <w:szCs w:val="20"/>
    </w:rPr>
  </w:style>
  <w:style w:type="character" w:customStyle="1" w:styleId="Mention1">
    <w:name w:val="Mention1"/>
    <w:basedOn w:val="DefaultParagraphFont"/>
    <w:uiPriority w:val="99"/>
    <w:unhideWhenUsed/>
    <w:rsid w:val="00321FD4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7A180A"/>
    <w:pPr>
      <w:spacing w:after="0" w:line="240" w:lineRule="auto"/>
    </w:pPr>
  </w:style>
  <w:style w:type="paragraph" w:styleId="BodyTextIndent">
    <w:name w:val="Body Text Indent"/>
    <w:link w:val="BodyTextIndentChar"/>
    <w:rsid w:val="00EB3DC8"/>
    <w:pPr>
      <w:spacing w:after="0" w:line="240" w:lineRule="auto"/>
      <w:ind w:left="2563"/>
    </w:pPr>
    <w:rPr>
      <w:rFonts w:ascii="Arial" w:eastAsia="Times New Roman" w:hAnsi="Arial" w:cs="Times New Roman"/>
      <w:szCs w:val="20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EB3DC8"/>
    <w:rPr>
      <w:rFonts w:ascii="Arial" w:eastAsia="Times New Roman" w:hAnsi="Arial" w:cs="Times New Roman"/>
      <w:szCs w:val="20"/>
      <w:lang w:val="en-GB"/>
    </w:rPr>
  </w:style>
  <w:style w:type="paragraph" w:customStyle="1" w:styleId="paragraph">
    <w:name w:val="paragraph"/>
    <w:basedOn w:val="Normal"/>
    <w:rsid w:val="005A5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5A568D"/>
  </w:style>
  <w:style w:type="character" w:customStyle="1" w:styleId="eop">
    <w:name w:val="eop"/>
    <w:basedOn w:val="DefaultParagraphFont"/>
    <w:rsid w:val="005A568D"/>
  </w:style>
  <w:style w:type="paragraph" w:styleId="NormalWeb">
    <w:name w:val="Normal (Web)"/>
    <w:basedOn w:val="Normal"/>
    <w:uiPriority w:val="99"/>
    <w:unhideWhenUsed/>
    <w:rsid w:val="00CB1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CB15A7"/>
    <w:rPr>
      <w:b/>
      <w:bCs/>
    </w:rPr>
  </w:style>
  <w:style w:type="character" w:customStyle="1" w:styleId="ListParagraphChar">
    <w:name w:val="List Paragraph Char"/>
    <w:aliases w:val="Use Case List Paragraph Char,Ref Char,List Paragraph1 Char,Bullet List Paragraph Char,Bulleted List1 Char,List Paragraph Option Char,List Paragraph11 Char,List Paragraph111 Char,EG Bullet 1 Char,Equipment Char,FooterText Char"/>
    <w:link w:val="ListParagraph"/>
    <w:uiPriority w:val="34"/>
    <w:qFormat/>
    <w:locked/>
    <w:rsid w:val="00CF4878"/>
    <w:rPr>
      <w:rFonts w:eastAsiaTheme="minorEastAsia"/>
      <w:sz w:val="20"/>
      <w:szCs w:val="20"/>
      <w:lang w:val="en-US"/>
    </w:rPr>
  </w:style>
  <w:style w:type="character" w:customStyle="1" w:styleId="ui-provider">
    <w:name w:val="ui-provider"/>
    <w:basedOn w:val="DefaultParagraphFont"/>
    <w:rsid w:val="00560C33"/>
  </w:style>
  <w:style w:type="table" w:styleId="GridTable6Colorful-Accent5">
    <w:name w:val="Grid Table 6 Colorful Accent 5"/>
    <w:basedOn w:val="TableNormal"/>
    <w:uiPriority w:val="51"/>
    <w:rsid w:val="00C353D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tblPr/>
      <w:tcPr>
        <w:tcBorders>
          <w:bottom w:val="single" w:sz="12" w:space="0" w:color="9CC2E5" w:themeColor="accent5" w:themeTint="99"/>
        </w:tcBorders>
      </w:tcPr>
    </w:tblStylePr>
    <w:tblStylePr w:type="lastRow"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29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29E8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sqlkeyword">
    <w:name w:val="sqlkeyword"/>
    <w:basedOn w:val="DefaultParagraphFont"/>
    <w:rsid w:val="00FD29E8"/>
  </w:style>
  <w:style w:type="character" w:customStyle="1" w:styleId="sqloperator">
    <w:name w:val="sqloperator"/>
    <w:basedOn w:val="DefaultParagraphFont"/>
    <w:rsid w:val="00FD29E8"/>
  </w:style>
  <w:style w:type="table" w:styleId="GridTable4-Accent6">
    <w:name w:val="Grid Table 4 Accent 6"/>
    <w:basedOn w:val="TableNormal"/>
    <w:uiPriority w:val="49"/>
    <w:rsid w:val="0070168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E4065"/>
    <w:rPr>
      <w:color w:val="605E5C"/>
      <w:shd w:val="clear" w:color="auto" w:fill="E1DFDD"/>
    </w:rPr>
  </w:style>
  <w:style w:type="character" w:customStyle="1" w:styleId="cf01">
    <w:name w:val="cf01"/>
    <w:basedOn w:val="DefaultParagraphFont"/>
    <w:rsid w:val="00FA0B59"/>
    <w:rPr>
      <w:rFonts w:ascii="Segoe UI" w:hAnsi="Segoe UI" w:cs="Segoe UI" w:hint="default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C419D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4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4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9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6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31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7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92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5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4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8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5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4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91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28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2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24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2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9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5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7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0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9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3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9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1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1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4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21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73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8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2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4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2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8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2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3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6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8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9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44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382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600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881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1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2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6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5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50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6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3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937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4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7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4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7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mptob.sharepoint.com/:w:/r/sites/GSCE2EDataEnablement/Shared%20Documents/General/99.%20%20Capgemini%20File%20Structure/07B.2%20E2E%20GSC%20Data%20Hub%20Deliverables/01.%20E2E%20GSC%20Data%20Hub%20Deliverables%20WIP/05%20D03%20Datahub%20Solution%20Technical%20Specification/D03%20Datahub%20Solution%20Technical%20Specification%20-%20Common%20Components.docx?d=wf8b423ba469f4a77ae3078fecf43ff9d&amp;csf=1&amp;web=1&amp;e=ZLPrHM" TargetMode="External"/><Relationship Id="rId18" Type="http://schemas.openxmlformats.org/officeDocument/2006/relationships/hyperlink" Target="https://imptob.sharepoint.com/:w:/r/sites/GSCE2EDataEnablement/Shared%20Documents/General/99.%20%20Capgemini%20File%20Structure/06.%20Build/MX%20Accelerator%20Documents/Documents/MX%20Transform%20User%20Guide_version1.2.docx?d=waa2b48689931417f973d2bc8c43acba1&amp;csf=1&amp;web=1&amp;e=shk6Oo" TargetMode="External"/><Relationship Id="rId26" Type="http://schemas.openxmlformats.org/officeDocument/2006/relationships/hyperlink" Target="https://portal.azure.com/" TargetMode="External"/><Relationship Id="rId39" Type="http://schemas.openxmlformats.org/officeDocument/2006/relationships/hyperlink" Target="https://portal.azure.com/%22%20/o%20%22https://portal.azure.com/" TargetMode="External"/><Relationship Id="rId21" Type="http://schemas.openxmlformats.org/officeDocument/2006/relationships/comments" Target="comments.xml"/><Relationship Id="rId34" Type="http://schemas.openxmlformats.org/officeDocument/2006/relationships/hyperlink" Target="https://portal.azure.com/%22%20/o%20%22https://portal.azure.com/" TargetMode="External"/><Relationship Id="rId42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imptob.sharepoint.com/:w:/s/GSCE2EDataEnablement/EbqQ6N51FiREr3Jy69lJl2ABR8_AnsE0kY2W16XqqmpA1w?e=Ywq3wU" TargetMode="External"/><Relationship Id="rId29" Type="http://schemas.openxmlformats.org/officeDocument/2006/relationships/hyperlink" Target="https://portal.azure.com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imptob.sharepoint.com/:x:/r/sites/GSCE2EDataEnablement/Shared%20Documents/General/99.%20%20Capgemini%20File%20Structure/07B%20E2E%20BY%20Data%20Catalogue/A02%20E2E%20GSC%20Data%20Model%20Requirement.xlsm?d=wbd3407ff3ddf4dac94b1950a0f0ae6b0&amp;csf=1&amp;web=1&amp;e=xIOzKT" TargetMode="External"/><Relationship Id="rId24" Type="http://schemas.microsoft.com/office/2018/08/relationships/commentsExtensible" Target="commentsExtensible.xml"/><Relationship Id="rId32" Type="http://schemas.openxmlformats.org/officeDocument/2006/relationships/hyperlink" Target="https://portal.azure.com/%22%20/o%20%22https://portal.azure.com/" TargetMode="External"/><Relationship Id="rId37" Type="http://schemas.openxmlformats.org/officeDocument/2006/relationships/hyperlink" Target="https://portal.azure.com/%22%20/o%20%22https://portal.azure.com/" TargetMode="External"/><Relationship Id="rId40" Type="http://schemas.openxmlformats.org/officeDocument/2006/relationships/hyperlink" Target="https://portal.azure.com/%22%20/o%20%22https://portal.azure.com/" TargetMode="External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imptob.sharepoint.com/:w:/r/sites/GSCE2EDataEnablement/Shared%20Documents/General/99.%20%20Capgemini%20File%20Structure/07B.2%20E2E%20GSC%20Data%20Hub%20Deliverables/01.%20E2E%20GSC%20Data%20Hub%20Deliverables%20WIP/02%20D10%20Data%20Hub%20Solution%20Design/D10%20GDE02%20LOCATION%20-%20E2E%20Solution%20Design%20and%20Tech%20Spec.docx?d=w20f0565db68e4d3f833fb69d8eb2cdaf&amp;csf=1&amp;web=1&amp;e=MZOpdL" TargetMode="External"/><Relationship Id="rId23" Type="http://schemas.microsoft.com/office/2016/09/relationships/commentsIds" Target="commentsIds.xml"/><Relationship Id="rId28" Type="http://schemas.openxmlformats.org/officeDocument/2006/relationships/hyperlink" Target="https://portal.azure.com/" TargetMode="External"/><Relationship Id="rId36" Type="http://schemas.openxmlformats.org/officeDocument/2006/relationships/hyperlink" Target="https://portal.azure.com/%22%20/o%20%22https://portal.azure.com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imptob.sharepoint.com/:f:/s/GSCE2EDataEnablement/EoEkdcD9TipPkF-IK4Oa4GYByd7oTW6QktErczCsAPXEgQ?e=TKA76V" TargetMode="External"/><Relationship Id="rId31" Type="http://schemas.openxmlformats.org/officeDocument/2006/relationships/hyperlink" Target="https://portal.azure.com/%22%20/o%20%22https://portal.azure.com/" TargetMode="External"/><Relationship Id="rId44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mptob.sharepoint.com/:x:/r/sites/GSCE2EDataEnablement/Shared%20Documents/General/99.%20%20Capgemini%20File%20Structure/07B.2%20E2E%20GSC%20Data%20Hub%20Deliverables/01.%20E2E%20GSC%20Data%20Hub%20Deliverables%20WIP/01%20D05%20Data%20Hub%20Data%20Mapping%20specification/D05%20GDE02%20LOCATION.xlsx?d=w703708650057493f9a333936446be225&amp;csf=1&amp;web=1&amp;e=xzBgGu" TargetMode="External"/><Relationship Id="rId22" Type="http://schemas.microsoft.com/office/2011/relationships/commentsExtended" Target="commentsExtended.xml"/><Relationship Id="rId27" Type="http://schemas.openxmlformats.org/officeDocument/2006/relationships/hyperlink" Target="https://portal.azure.com/" TargetMode="External"/><Relationship Id="rId30" Type="http://schemas.openxmlformats.org/officeDocument/2006/relationships/hyperlink" Target="https://portal.azure.com/" TargetMode="External"/><Relationship Id="rId35" Type="http://schemas.openxmlformats.org/officeDocument/2006/relationships/hyperlink" Target="https://portal.azure.com/%22%20/o%20%22https://portal.azure.com/" TargetMode="External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imptob.sharepoint.com/:w:/r/sites/GSCE2EDataEnablement/Shared%20Documents/General/99.%20%20Capgemini%20File%20Structure/07B.2%20E2E%20GSC%20Data%20Hub%20Deliverables/01.%20E2E%20GSC%20Data%20Hub%20Deliverables%20WIP/07%20D01%20Data%20Hub%20Solution%20Design/D01%20Data%20Hub%20Solution%20Design%20.docx?d=w95c160206d67448e90c86a045751a646&amp;csf=1&amp;web=1&amp;e=6LGtPV" TargetMode="External"/><Relationship Id="rId17" Type="http://schemas.openxmlformats.org/officeDocument/2006/relationships/hyperlink" Target="https://imptob.sharepoint.com/:w:/r/sites/GSCE2EDataEnablement/Shared%20Documents/General/99.%20%20Capgemini%20File%20Structure/06.%20Build/MX%20Accelerator%20Documents/Documents/Azure%20MX%20Ingest%20User%20Guide.docx?d=w7cd2c78de07e48479a4b5f036bc08c94&amp;csf=1&amp;web=1&amp;e=TZcMrO" TargetMode="External"/><Relationship Id="rId25" Type="http://schemas.openxmlformats.org/officeDocument/2006/relationships/hyperlink" Target="bookmark://_PROJECT_REFERERNCE_DOCUMENTATION" TargetMode="External"/><Relationship Id="rId33" Type="http://schemas.openxmlformats.org/officeDocument/2006/relationships/hyperlink" Target="https://portal.azure.com/%22%20/o%20%22https://portal.azure.com/" TargetMode="External"/><Relationship Id="rId38" Type="http://schemas.openxmlformats.org/officeDocument/2006/relationships/hyperlink" Target="https://portal.azure.com/%22%20/o%20%22https://portal.azure.com/" TargetMode="External"/><Relationship Id="rId46" Type="http://schemas.microsoft.com/office/2020/10/relationships/intelligence" Target="intelligence2.xml"/><Relationship Id="rId20" Type="http://schemas.openxmlformats.org/officeDocument/2006/relationships/hyperlink" Target="https://imptob.sharepoint.com/:w:/r/sites/GSCE2EDataEnablement/Shared%20Documents/General/99.%20%20Capgemini%20File%20Structure/07.4%20E2E%20DATA%20Workstream%20Docs%20Folder/KDD-01%20GSC%20DataHub%20Standards.doc?d=wd556c87d50804056bc22c03603746465&amp;csf=1&amp;web=1&amp;e=wRB7o1" TargetMode="External"/><Relationship Id="rId4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d248ef-06e3-4789-b016-d26617756b43" xsi:nil="true"/>
    <lcf76f155ced4ddcb4097134ff3c332f xmlns="f6753bf3-9c5e-48d7-9c26-aec40496d20f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862924E4FEDB4C8C4CF508CB5C0CFE" ma:contentTypeVersion="18" ma:contentTypeDescription="Create a new document." ma:contentTypeScope="" ma:versionID="eddd4850410215f298151425a77bb950">
  <xsd:schema xmlns:xsd="http://www.w3.org/2001/XMLSchema" xmlns:xs="http://www.w3.org/2001/XMLSchema" xmlns:p="http://schemas.microsoft.com/office/2006/metadata/properties" xmlns:ns2="f6753bf3-9c5e-48d7-9c26-aec40496d20f" xmlns:ns3="83d248ef-06e3-4789-b016-d26617756b43" targetNamespace="http://schemas.microsoft.com/office/2006/metadata/properties" ma:root="true" ma:fieldsID="9c0ace0d3adfcb0373e618b9b53def3f" ns2:_="" ns3:_="">
    <xsd:import namespace="f6753bf3-9c5e-48d7-9c26-aec40496d20f"/>
    <xsd:import namespace="83d248ef-06e3-4789-b016-d26617756b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753bf3-9c5e-48d7-9c26-aec40496d2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1b5fca6-317f-4d10-9650-72aef1967a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248ef-06e3-4789-b016-d26617756b4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08d587cc-1856-4e81-9941-ff9e318731c1}" ma:internalName="TaxCatchAll" ma:showField="CatchAllData" ma:web="83d248ef-06e3-4789-b016-d26617756b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372149-FED6-4DF9-A20E-1436CE7502F0}">
  <ds:schemaRefs>
    <ds:schemaRef ds:uri="http://schemas.microsoft.com/office/2006/metadata/properties"/>
    <ds:schemaRef ds:uri="http://schemas.microsoft.com/office/infopath/2007/PartnerControls"/>
    <ds:schemaRef ds:uri="83d248ef-06e3-4789-b016-d26617756b43"/>
    <ds:schemaRef ds:uri="f6753bf3-9c5e-48d7-9c26-aec40496d20f"/>
  </ds:schemaRefs>
</ds:datastoreItem>
</file>

<file path=customXml/itemProps2.xml><?xml version="1.0" encoding="utf-8"?>
<ds:datastoreItem xmlns:ds="http://schemas.openxmlformats.org/officeDocument/2006/customXml" ds:itemID="{1A4B662D-B8F9-4B2D-8C89-DF6A108BC00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4752F7-5710-4799-814B-CE73284B510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CDF8B0-E640-4993-8477-B3666FCD0F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753bf3-9c5e-48d7-9c26-aec40496d20f"/>
    <ds:schemaRef ds:uri="83d248ef-06e3-4789-b016-d26617756b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9</Pages>
  <Words>2096</Words>
  <Characters>15072</Characters>
  <Application>Microsoft Office Word</Application>
  <DocSecurity>0</DocSecurity>
  <Lines>1159</Lines>
  <Paragraphs>903</Paragraphs>
  <ScaleCrop>false</ScaleCrop>
  <Company/>
  <LinksUpToDate>false</LinksUpToDate>
  <CharactersWithSpaces>16265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Desai, Ankur</dc:creator>
  <cp:keywords/>
  <dc:description/>
  <cp:lastModifiedBy>Venkata Sriram, Erramilli Sesha</cp:lastModifiedBy>
  <cp:revision>380</cp:revision>
  <dcterms:created xsi:type="dcterms:W3CDTF">2023-11-04T07:33:00Z</dcterms:created>
  <dcterms:modified xsi:type="dcterms:W3CDTF">2024-03-28T08:51:00Z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0x010100FD862924E4FEDB4C8C4CF508CB5C0CFE</vt:lpwstr>
  </property>
  <property fmtid="{D5CDD505-2E9C-101B-9397-08002B2CF9AE}" pid="3" name="MediaServiceImageTags">
    <vt:lpwstr/>
  </property>
  <property fmtid="{D5CDD505-2E9C-101B-9397-08002B2CF9AE}" pid="4" name="GrammarlyDocumentId">
    <vt:lpwstr>7ff93e7be683d5561715b0e5c29bdf6eba51458fc6ae4edf3c5039973044cc3a</vt:lpwstr>
  </property>
</Properties>
</file>