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8"/>
      </w:tblGrid>
      <w:tr w:rsidR="00A43878" w14:paraId="50B4C906" w14:textId="77777777" w:rsidTr="00E004C9">
        <w:tc>
          <w:tcPr>
            <w:tcW w:w="8678" w:type="dxa"/>
          </w:tcPr>
          <w:p w14:paraId="50BBD3AF" w14:textId="77777777" w:rsidR="00A43878" w:rsidRDefault="00A43878" w:rsidP="00274E4B">
            <w:r>
              <w:rPr>
                <w:noProof/>
                <w:color w:val="2B579A"/>
                <w:shd w:val="clear" w:color="auto" w:fill="E6E6E6"/>
                <w:lang w:val="nl-NL" w:eastAsia="nl-NL" w:bidi="ar-SA"/>
              </w:rPr>
              <w:drawing>
                <wp:inline distT="0" distB="0" distL="0" distR="0" wp14:anchorId="795D15EA" wp14:editId="388C4957">
                  <wp:extent cx="3479470" cy="31464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1539" t="32607" r="4044" b="12109"/>
                          <a:stretch/>
                        </pic:blipFill>
                        <pic:spPr bwMode="auto">
                          <a:xfrm>
                            <a:off x="0" y="0"/>
                            <a:ext cx="3496183" cy="31615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43878" w14:paraId="4813D4C8" w14:textId="77777777" w:rsidTr="00E004C9">
        <w:tc>
          <w:tcPr>
            <w:tcW w:w="8678" w:type="dxa"/>
          </w:tcPr>
          <w:p w14:paraId="4290CCF6" w14:textId="77777777" w:rsidR="00A43878" w:rsidRDefault="00A43878" w:rsidP="00274E4B"/>
        </w:tc>
      </w:tr>
      <w:tr w:rsidR="00A43878" w14:paraId="39A53231" w14:textId="77777777" w:rsidTr="00E004C9">
        <w:tc>
          <w:tcPr>
            <w:tcW w:w="8678" w:type="dxa"/>
          </w:tcPr>
          <w:p w14:paraId="3BD6C736" w14:textId="77777777" w:rsidR="00A43878" w:rsidRDefault="00A43878" w:rsidP="00274E4B"/>
        </w:tc>
      </w:tr>
      <w:tr w:rsidR="00A43878" w14:paraId="76CFBAB7" w14:textId="77777777" w:rsidTr="00E004C9">
        <w:tc>
          <w:tcPr>
            <w:tcW w:w="8678" w:type="dxa"/>
          </w:tcPr>
          <w:p w14:paraId="118357E6" w14:textId="77777777" w:rsidR="00A43878" w:rsidRDefault="00A43878" w:rsidP="00274E4B"/>
        </w:tc>
      </w:tr>
    </w:tbl>
    <w:p w14:paraId="42E577F0" w14:textId="0B4DD576" w:rsidR="00E66F8A" w:rsidRDefault="00E20382" w:rsidP="00300C70">
      <w:pPr>
        <w:pStyle w:val="CoverTitle"/>
        <w:spacing w:before="720"/>
        <w:ind w:left="364" w:right="1212"/>
        <w:rPr>
          <w:sz w:val="88"/>
          <w:szCs w:val="20"/>
        </w:rPr>
      </w:pPr>
      <w:r>
        <w:rPr>
          <w:sz w:val="88"/>
          <w:szCs w:val="20"/>
        </w:rPr>
        <w:t xml:space="preserve">IB </w:t>
      </w:r>
      <w:r w:rsidR="00A65F06">
        <w:rPr>
          <w:sz w:val="88"/>
          <w:szCs w:val="20"/>
        </w:rPr>
        <w:t>E</w:t>
      </w:r>
      <w:r w:rsidR="001812EF">
        <w:rPr>
          <w:sz w:val="88"/>
          <w:szCs w:val="20"/>
        </w:rPr>
        <w:t>nd-to</w:t>
      </w:r>
      <w:r w:rsidR="00D91409">
        <w:rPr>
          <w:sz w:val="88"/>
          <w:szCs w:val="20"/>
        </w:rPr>
        <w:t>-</w:t>
      </w:r>
      <w:r w:rsidR="00A65F06">
        <w:rPr>
          <w:sz w:val="88"/>
          <w:szCs w:val="20"/>
        </w:rPr>
        <w:t>E</w:t>
      </w:r>
      <w:r w:rsidR="00D91409">
        <w:rPr>
          <w:sz w:val="88"/>
          <w:szCs w:val="20"/>
        </w:rPr>
        <w:t>nd</w:t>
      </w:r>
      <w:r w:rsidR="001149F5" w:rsidRPr="001149F5">
        <w:rPr>
          <w:sz w:val="88"/>
          <w:szCs w:val="20"/>
        </w:rPr>
        <w:t xml:space="preserve"> DATA ENABLEMENT</w:t>
      </w:r>
    </w:p>
    <w:p w14:paraId="1A3AE61C" w14:textId="35BD86B4" w:rsidR="00F91891" w:rsidRDefault="00CB17D5" w:rsidP="00300C70">
      <w:pPr>
        <w:pStyle w:val="CoverTitle"/>
        <w:spacing w:before="720"/>
        <w:ind w:left="364" w:right="1212"/>
        <w:rPr>
          <w:rFonts w:ascii="Stainless Light" w:hAnsi="Stainless Light"/>
          <w:color w:val="4B3C32" w:themeColor="accent2"/>
          <w:sz w:val="64"/>
          <w:szCs w:val="64"/>
        </w:rPr>
      </w:pPr>
      <w:r w:rsidRPr="001149F5">
        <w:rPr>
          <w:sz w:val="88"/>
          <w:szCs w:val="20"/>
        </w:rPr>
        <w:br/>
      </w:r>
      <w:r w:rsidR="00A02347" w:rsidRPr="00A02347">
        <w:rPr>
          <w:rFonts w:ascii="Stainless Light" w:hAnsi="Stainless Light"/>
          <w:color w:val="4B3C32" w:themeColor="accent2"/>
          <w:sz w:val="64"/>
          <w:szCs w:val="64"/>
        </w:rPr>
        <w:t>Project Test Approach</w:t>
      </w:r>
    </w:p>
    <w:p w14:paraId="06C235A8" w14:textId="745948C1" w:rsidR="00A02347" w:rsidRPr="00B12FC0" w:rsidRDefault="00F91891" w:rsidP="00B12FC0">
      <w:pPr>
        <w:pStyle w:val="Heading2"/>
      </w:pPr>
      <w:r>
        <w:rPr>
          <w:rFonts w:ascii="Stainless Light" w:hAnsi="Stainless Light"/>
          <w:color w:val="4B3C32" w:themeColor="accent2"/>
          <w:sz w:val="64"/>
          <w:szCs w:val="64"/>
        </w:rPr>
        <w:br w:type="page"/>
      </w:r>
      <w:bookmarkStart w:id="0" w:name="_Toc54786818"/>
      <w:r w:rsidR="00A02347" w:rsidRPr="00B12FC0">
        <w:t>Document Overview</w:t>
      </w:r>
      <w:bookmarkEnd w:id="0"/>
    </w:p>
    <w:p w14:paraId="639129AC" w14:textId="4EEAC02E" w:rsidR="00A02347" w:rsidRDefault="00A02347" w:rsidP="00993A38">
      <w:pPr>
        <w:jc w:val="both"/>
        <w:rPr>
          <w:rFonts w:cstheme="minorHAnsi"/>
          <w:sz w:val="20"/>
          <w:szCs w:val="20"/>
        </w:rPr>
      </w:pPr>
      <w:r w:rsidRPr="00A02347">
        <w:rPr>
          <w:rFonts w:cstheme="minorHAnsi"/>
          <w:sz w:val="20"/>
          <w:szCs w:val="20"/>
        </w:rPr>
        <w:t xml:space="preserve">The objective of this document is to detail the approach to be employed in the management of the testing for the </w:t>
      </w:r>
      <w:r w:rsidR="008357AE">
        <w:rPr>
          <w:rFonts w:cstheme="minorHAnsi"/>
          <w:noProof/>
          <w:sz w:val="20"/>
          <w:szCs w:val="20"/>
        </w:rPr>
        <w:t xml:space="preserve">IB </w:t>
      </w:r>
      <w:r w:rsidR="00A65F06">
        <w:rPr>
          <w:rFonts w:cstheme="minorHAnsi"/>
          <w:noProof/>
          <w:sz w:val="20"/>
          <w:szCs w:val="20"/>
        </w:rPr>
        <w:t xml:space="preserve">E2E </w:t>
      </w:r>
      <w:r w:rsidR="001149F5">
        <w:rPr>
          <w:rFonts w:cstheme="minorHAnsi"/>
          <w:noProof/>
          <w:sz w:val="20"/>
          <w:szCs w:val="20"/>
        </w:rPr>
        <w:t>D</w:t>
      </w:r>
      <w:r w:rsidR="00BA420B">
        <w:rPr>
          <w:rFonts w:cstheme="minorHAnsi"/>
          <w:noProof/>
          <w:sz w:val="20"/>
          <w:szCs w:val="20"/>
        </w:rPr>
        <w:t>ata Enablement</w:t>
      </w:r>
      <w:r w:rsidR="002B7A92">
        <w:rPr>
          <w:rFonts w:cstheme="minorHAnsi"/>
          <w:noProof/>
          <w:sz w:val="20"/>
          <w:szCs w:val="20"/>
        </w:rPr>
        <w:t xml:space="preserve"> </w:t>
      </w:r>
      <w:r w:rsidRPr="00A02347">
        <w:rPr>
          <w:rFonts w:cstheme="minorHAnsi"/>
          <w:sz w:val="20"/>
          <w:szCs w:val="20"/>
        </w:rPr>
        <w:t>Project.</w:t>
      </w:r>
    </w:p>
    <w:p w14:paraId="53BB24A6" w14:textId="77777777" w:rsidR="007E2258" w:rsidRDefault="007E2258" w:rsidP="00993A38">
      <w:pPr>
        <w:jc w:val="both"/>
        <w:rPr>
          <w:rFonts w:cstheme="minorHAnsi"/>
          <w:sz w:val="20"/>
          <w:szCs w:val="20"/>
        </w:rPr>
      </w:pPr>
    </w:p>
    <w:p w14:paraId="4F8A9320" w14:textId="01DDCFBA" w:rsidR="007E2258" w:rsidRDefault="00BB1443" w:rsidP="00993A38">
      <w:pPr>
        <w:jc w:val="both"/>
        <w:rPr>
          <w:rFonts w:cstheme="minorHAnsi"/>
          <w:sz w:val="20"/>
          <w:szCs w:val="20"/>
        </w:rPr>
      </w:pPr>
      <w:r>
        <w:rPr>
          <w:rFonts w:cstheme="minorHAnsi"/>
          <w:sz w:val="20"/>
          <w:szCs w:val="20"/>
        </w:rPr>
        <w:t>I</w:t>
      </w:r>
      <w:r w:rsidR="00B437EC">
        <w:rPr>
          <w:rFonts w:cstheme="minorHAnsi"/>
          <w:sz w:val="20"/>
          <w:szCs w:val="20"/>
        </w:rPr>
        <w:t>n summary</w:t>
      </w:r>
      <w:r w:rsidR="008F680B">
        <w:rPr>
          <w:rFonts w:cstheme="minorHAnsi"/>
          <w:sz w:val="20"/>
          <w:szCs w:val="20"/>
        </w:rPr>
        <w:t xml:space="preserve">, </w:t>
      </w:r>
      <w:r w:rsidR="00B437EC">
        <w:rPr>
          <w:rFonts w:cstheme="minorHAnsi"/>
          <w:sz w:val="20"/>
          <w:szCs w:val="20"/>
        </w:rPr>
        <w:t xml:space="preserve">the Test Approach will </w:t>
      </w:r>
      <w:r w:rsidR="00AF4ADD">
        <w:rPr>
          <w:rFonts w:cstheme="minorHAnsi"/>
          <w:sz w:val="20"/>
          <w:szCs w:val="20"/>
        </w:rPr>
        <w:t>provide information on how test</w:t>
      </w:r>
      <w:r w:rsidR="00C13132">
        <w:rPr>
          <w:rFonts w:cstheme="minorHAnsi"/>
          <w:sz w:val="20"/>
          <w:szCs w:val="20"/>
        </w:rPr>
        <w:t xml:space="preserve">ing </w:t>
      </w:r>
      <w:r w:rsidR="00AF4ADD">
        <w:rPr>
          <w:rFonts w:cstheme="minorHAnsi"/>
          <w:sz w:val="20"/>
          <w:szCs w:val="20"/>
        </w:rPr>
        <w:t xml:space="preserve">will be approached for the project to ensure the solution has been built to specification and </w:t>
      </w:r>
      <w:r w:rsidR="00C13132">
        <w:rPr>
          <w:rFonts w:cstheme="minorHAnsi"/>
          <w:sz w:val="20"/>
          <w:szCs w:val="20"/>
        </w:rPr>
        <w:t>is fit for purpose: It will o</w:t>
      </w:r>
      <w:r w:rsidR="00B437EC">
        <w:rPr>
          <w:rFonts w:cstheme="minorHAnsi"/>
          <w:sz w:val="20"/>
          <w:szCs w:val="20"/>
        </w:rPr>
        <w:t>utline the following:</w:t>
      </w:r>
      <w:r>
        <w:rPr>
          <w:rFonts w:cstheme="minorHAnsi"/>
          <w:sz w:val="20"/>
          <w:szCs w:val="20"/>
        </w:rPr>
        <w:t xml:space="preserve"> </w:t>
      </w:r>
    </w:p>
    <w:p w14:paraId="24729F2B" w14:textId="6D087ABE" w:rsidR="00B437EC" w:rsidRDefault="00BB1443">
      <w:pPr>
        <w:pStyle w:val="ListParagraph"/>
        <w:numPr>
          <w:ilvl w:val="0"/>
          <w:numId w:val="24"/>
        </w:numPr>
        <w:jc w:val="both"/>
        <w:rPr>
          <w:rFonts w:cstheme="minorHAnsi"/>
          <w:sz w:val="20"/>
          <w:szCs w:val="20"/>
        </w:rPr>
      </w:pPr>
      <w:r>
        <w:rPr>
          <w:rFonts w:cstheme="minorHAnsi"/>
          <w:sz w:val="20"/>
          <w:szCs w:val="20"/>
        </w:rPr>
        <w:t xml:space="preserve">Test </w:t>
      </w:r>
      <w:r w:rsidR="00515FC1">
        <w:rPr>
          <w:rFonts w:cstheme="minorHAnsi"/>
          <w:sz w:val="20"/>
          <w:szCs w:val="20"/>
        </w:rPr>
        <w:t>p</w:t>
      </w:r>
      <w:r>
        <w:rPr>
          <w:rFonts w:cstheme="minorHAnsi"/>
          <w:sz w:val="20"/>
          <w:szCs w:val="20"/>
        </w:rPr>
        <w:t>hases</w:t>
      </w:r>
      <w:r w:rsidR="00B437EC">
        <w:rPr>
          <w:rFonts w:cstheme="minorHAnsi"/>
          <w:sz w:val="20"/>
          <w:szCs w:val="20"/>
        </w:rPr>
        <w:t xml:space="preserve"> in scope</w:t>
      </w:r>
    </w:p>
    <w:p w14:paraId="1CA9383B" w14:textId="47F1D682" w:rsidR="00B437EC" w:rsidRDefault="00515FC1">
      <w:pPr>
        <w:pStyle w:val="ListParagraph"/>
        <w:numPr>
          <w:ilvl w:val="0"/>
          <w:numId w:val="24"/>
        </w:numPr>
        <w:jc w:val="both"/>
        <w:rPr>
          <w:rFonts w:cstheme="minorHAnsi"/>
          <w:sz w:val="20"/>
          <w:szCs w:val="20"/>
        </w:rPr>
      </w:pPr>
      <w:r>
        <w:rPr>
          <w:rFonts w:cstheme="minorHAnsi"/>
          <w:sz w:val="20"/>
          <w:szCs w:val="20"/>
        </w:rPr>
        <w:t xml:space="preserve">Test </w:t>
      </w:r>
      <w:r w:rsidR="00DA1E33">
        <w:rPr>
          <w:rFonts w:cstheme="minorHAnsi"/>
          <w:sz w:val="20"/>
          <w:szCs w:val="20"/>
        </w:rPr>
        <w:t xml:space="preserve">scope </w:t>
      </w:r>
      <w:r>
        <w:rPr>
          <w:rFonts w:cstheme="minorHAnsi"/>
          <w:sz w:val="20"/>
          <w:szCs w:val="20"/>
        </w:rPr>
        <w:t>coverage</w:t>
      </w:r>
    </w:p>
    <w:p w14:paraId="7F91293E" w14:textId="44B3834D" w:rsidR="00515FC1" w:rsidRDefault="00CE76ED">
      <w:pPr>
        <w:pStyle w:val="ListParagraph"/>
        <w:numPr>
          <w:ilvl w:val="0"/>
          <w:numId w:val="24"/>
        </w:numPr>
        <w:jc w:val="both"/>
        <w:rPr>
          <w:rFonts w:cstheme="minorHAnsi"/>
          <w:sz w:val="20"/>
          <w:szCs w:val="20"/>
        </w:rPr>
      </w:pPr>
      <w:r>
        <w:rPr>
          <w:rFonts w:cstheme="minorHAnsi"/>
          <w:sz w:val="20"/>
          <w:szCs w:val="20"/>
        </w:rPr>
        <w:t>Teams and resources involved</w:t>
      </w:r>
    </w:p>
    <w:p w14:paraId="74C4B792" w14:textId="06934C94" w:rsidR="00757CD5" w:rsidRDefault="00757CD5">
      <w:pPr>
        <w:pStyle w:val="ListParagraph"/>
        <w:numPr>
          <w:ilvl w:val="0"/>
          <w:numId w:val="24"/>
        </w:numPr>
        <w:jc w:val="both"/>
        <w:rPr>
          <w:rFonts w:cstheme="minorHAnsi"/>
          <w:sz w:val="20"/>
          <w:szCs w:val="20"/>
        </w:rPr>
      </w:pPr>
      <w:r>
        <w:rPr>
          <w:rFonts w:cstheme="minorHAnsi"/>
          <w:sz w:val="20"/>
          <w:szCs w:val="20"/>
        </w:rPr>
        <w:t>Test timelines</w:t>
      </w:r>
    </w:p>
    <w:p w14:paraId="1659B70C" w14:textId="77777777" w:rsidR="00515FC1" w:rsidRDefault="00515FC1" w:rsidP="00757CD5">
      <w:pPr>
        <w:jc w:val="both"/>
        <w:rPr>
          <w:rFonts w:cstheme="minorHAnsi"/>
          <w:sz w:val="20"/>
          <w:szCs w:val="20"/>
        </w:rPr>
      </w:pPr>
    </w:p>
    <w:p w14:paraId="778BE019" w14:textId="656C06D1" w:rsidR="00757CD5" w:rsidRPr="002420BE" w:rsidRDefault="00757CD5" w:rsidP="00757CD5">
      <w:pPr>
        <w:jc w:val="both"/>
        <w:rPr>
          <w:rFonts w:cstheme="minorHAnsi"/>
          <w:sz w:val="20"/>
          <w:szCs w:val="20"/>
        </w:rPr>
      </w:pPr>
      <w:r>
        <w:rPr>
          <w:rFonts w:cstheme="minorHAnsi"/>
          <w:sz w:val="20"/>
          <w:szCs w:val="20"/>
        </w:rPr>
        <w:t>A Test Plan document will be developed</w:t>
      </w:r>
      <w:r w:rsidR="00ED4ABD">
        <w:rPr>
          <w:rFonts w:cstheme="minorHAnsi"/>
          <w:sz w:val="20"/>
          <w:szCs w:val="20"/>
        </w:rPr>
        <w:t xml:space="preserve"> for each Test Phase</w:t>
      </w:r>
      <w:r w:rsidR="008F680B">
        <w:rPr>
          <w:rFonts w:cstheme="minorHAnsi"/>
          <w:sz w:val="20"/>
          <w:szCs w:val="20"/>
        </w:rPr>
        <w:t xml:space="preserve"> detailing</w:t>
      </w:r>
      <w:r w:rsidR="00D60529">
        <w:rPr>
          <w:rFonts w:cstheme="minorHAnsi"/>
          <w:sz w:val="20"/>
          <w:szCs w:val="20"/>
        </w:rPr>
        <w:t xml:space="preserve"> what will be covered and performed</w:t>
      </w:r>
      <w:r w:rsidR="002C5989">
        <w:rPr>
          <w:rFonts w:cstheme="minorHAnsi"/>
          <w:sz w:val="20"/>
          <w:szCs w:val="20"/>
        </w:rPr>
        <w:t>.</w:t>
      </w:r>
    </w:p>
    <w:p w14:paraId="43099467" w14:textId="77777777" w:rsidR="009C0E77" w:rsidRDefault="00AF0EDB" w:rsidP="00300C70">
      <w:pPr>
        <w:pStyle w:val="HEADNOTOCOR"/>
      </w:pPr>
      <w:r>
        <w:t>DOCUMENT CONTROL</w:t>
      </w:r>
      <w:r w:rsidR="009C0E77">
        <w:br/>
      </w:r>
    </w:p>
    <w:tbl>
      <w:tblPr>
        <w:tblStyle w:val="GridTable6Colorful-Accent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543"/>
      </w:tblGrid>
      <w:tr w:rsidR="00AF0EDB" w:rsidRPr="00993A38" w14:paraId="053F2795" w14:textId="77777777" w:rsidTr="00AF0EDB">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618F03BD" w14:textId="77777777" w:rsidR="00AF0EDB" w:rsidRPr="00993A38" w:rsidRDefault="00AF0EDB" w:rsidP="00300C70">
            <w:pPr>
              <w:pStyle w:val="BodyTextBold"/>
              <w:spacing w:before="120" w:after="120"/>
              <w:rPr>
                <w:rFonts w:ascii="Roboto Slab" w:hAnsi="Roboto Slab"/>
                <w:color w:val="auto"/>
                <w:sz w:val="20"/>
                <w:szCs w:val="20"/>
              </w:rPr>
            </w:pPr>
            <w:r w:rsidRPr="00993A38">
              <w:rPr>
                <w:rFonts w:ascii="Roboto Slab" w:hAnsi="Roboto Slab"/>
                <w:color w:val="auto"/>
                <w:sz w:val="20"/>
                <w:szCs w:val="20"/>
              </w:rPr>
              <w:t>Title</w:t>
            </w:r>
          </w:p>
        </w:tc>
        <w:tc>
          <w:tcPr>
            <w:tcW w:w="6543" w:type="dxa"/>
            <w:shd w:val="clear" w:color="auto" w:fill="auto"/>
          </w:tcPr>
          <w:p w14:paraId="468F5F13" w14:textId="1748D1D0" w:rsidR="00AF0EDB" w:rsidRPr="00993A38" w:rsidRDefault="004149A0" w:rsidP="00300C70">
            <w:pPr>
              <w:pStyle w:val="BodyText"/>
              <w:spacing w:after="120"/>
              <w:cnfStyle w:val="100000000000" w:firstRow="1" w:lastRow="0" w:firstColumn="0" w:lastColumn="0" w:oddVBand="0" w:evenVBand="0" w:oddHBand="0" w:evenHBand="0" w:firstRowFirstColumn="0" w:firstRowLastColumn="0" w:lastRowFirstColumn="0" w:lastRowLastColumn="0"/>
              <w:rPr>
                <w:rFonts w:ascii="Roboto Slab" w:hAnsi="Roboto Slab"/>
                <w:color w:val="auto"/>
                <w:sz w:val="20"/>
                <w:szCs w:val="20"/>
              </w:rPr>
            </w:pPr>
            <w:r w:rsidRPr="00993A38">
              <w:rPr>
                <w:rFonts w:ascii="Roboto Slab" w:hAnsi="Roboto Slab"/>
                <w:color w:val="auto"/>
                <w:sz w:val="20"/>
                <w:szCs w:val="20"/>
              </w:rPr>
              <w:t>IB E2E Data Enablement</w:t>
            </w:r>
            <w:r w:rsidR="000E519D" w:rsidRPr="00993A38">
              <w:rPr>
                <w:rFonts w:ascii="Roboto Slab" w:hAnsi="Roboto Slab"/>
                <w:color w:val="auto"/>
                <w:sz w:val="20"/>
                <w:szCs w:val="20"/>
              </w:rPr>
              <w:t xml:space="preserve"> Test Approach</w:t>
            </w:r>
          </w:p>
        </w:tc>
      </w:tr>
      <w:tr w:rsidR="00AF0EDB" w:rsidRPr="00993A38" w14:paraId="16A881FE" w14:textId="77777777" w:rsidTr="00AF0ED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62DE4423" w14:textId="77777777" w:rsidR="00AF0EDB" w:rsidRPr="00993A38" w:rsidRDefault="00AF0EDB" w:rsidP="00300C70">
            <w:pPr>
              <w:pStyle w:val="BodyTextBold"/>
              <w:spacing w:before="120" w:after="120"/>
              <w:rPr>
                <w:rFonts w:ascii="Roboto Slab" w:hAnsi="Roboto Slab"/>
                <w:color w:val="auto"/>
                <w:sz w:val="20"/>
                <w:szCs w:val="20"/>
              </w:rPr>
            </w:pPr>
            <w:r w:rsidRPr="00993A38">
              <w:rPr>
                <w:rFonts w:ascii="Roboto Slab" w:hAnsi="Roboto Slab"/>
                <w:color w:val="auto"/>
                <w:sz w:val="20"/>
                <w:szCs w:val="20"/>
              </w:rPr>
              <w:t>Prepared by</w:t>
            </w:r>
          </w:p>
        </w:tc>
        <w:tc>
          <w:tcPr>
            <w:tcW w:w="6543" w:type="dxa"/>
            <w:shd w:val="clear" w:color="auto" w:fill="auto"/>
          </w:tcPr>
          <w:p w14:paraId="03E8D7B9" w14:textId="77777777" w:rsidR="00AF0EDB" w:rsidRPr="00993A38" w:rsidRDefault="00045E49" w:rsidP="00300C70">
            <w:pPr>
              <w:pStyle w:val="BodyText"/>
              <w:spacing w:after="120"/>
              <w:cnfStyle w:val="000000100000" w:firstRow="0" w:lastRow="0" w:firstColumn="0" w:lastColumn="0" w:oddVBand="0" w:evenVBand="0" w:oddHBand="1" w:evenHBand="0" w:firstRowFirstColumn="0" w:firstRowLastColumn="0" w:lastRowFirstColumn="0" w:lastRowLastColumn="0"/>
              <w:rPr>
                <w:rFonts w:ascii="Roboto Slab" w:hAnsi="Roboto Slab"/>
                <w:color w:val="auto"/>
                <w:sz w:val="20"/>
                <w:szCs w:val="20"/>
              </w:rPr>
            </w:pPr>
            <w:r w:rsidRPr="00993A38">
              <w:rPr>
                <w:rFonts w:ascii="Roboto Slab" w:hAnsi="Roboto Slab"/>
                <w:color w:val="auto"/>
                <w:sz w:val="20"/>
                <w:szCs w:val="20"/>
              </w:rPr>
              <w:t>Test Centre of Excellence (Global Solution Delivery)</w:t>
            </w:r>
          </w:p>
        </w:tc>
      </w:tr>
      <w:tr w:rsidR="00AF0EDB" w:rsidRPr="00993A38" w14:paraId="000DCA9D" w14:textId="77777777" w:rsidTr="00AF0EDB">
        <w:trPr>
          <w:trHeight w:val="435"/>
        </w:trPr>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598FA013" w14:textId="77777777" w:rsidR="00AF0EDB" w:rsidRPr="00993A38" w:rsidRDefault="00AF0EDB" w:rsidP="00300C70">
            <w:pPr>
              <w:pStyle w:val="BodyTextBold"/>
              <w:spacing w:before="120" w:after="120"/>
              <w:rPr>
                <w:rFonts w:ascii="Roboto Slab" w:hAnsi="Roboto Slab"/>
                <w:color w:val="auto"/>
                <w:sz w:val="20"/>
                <w:szCs w:val="20"/>
              </w:rPr>
            </w:pPr>
            <w:r w:rsidRPr="00993A38">
              <w:rPr>
                <w:rFonts w:ascii="Roboto Slab" w:hAnsi="Roboto Slab"/>
                <w:color w:val="auto"/>
                <w:sz w:val="20"/>
                <w:szCs w:val="20"/>
              </w:rPr>
              <w:t>Approved by</w:t>
            </w:r>
          </w:p>
        </w:tc>
        <w:tc>
          <w:tcPr>
            <w:tcW w:w="6543" w:type="dxa"/>
            <w:shd w:val="clear" w:color="auto" w:fill="auto"/>
          </w:tcPr>
          <w:p w14:paraId="75FCD895" w14:textId="77777777" w:rsidR="00AF0EDB" w:rsidRPr="00993A38" w:rsidRDefault="00045E49" w:rsidP="00300C70">
            <w:pPr>
              <w:pStyle w:val="BodyText"/>
              <w:spacing w:after="120"/>
              <w:cnfStyle w:val="000000000000" w:firstRow="0" w:lastRow="0" w:firstColumn="0" w:lastColumn="0" w:oddVBand="0" w:evenVBand="0" w:oddHBand="0" w:evenHBand="0" w:firstRowFirstColumn="0" w:firstRowLastColumn="0" w:lastRowFirstColumn="0" w:lastRowLastColumn="0"/>
              <w:rPr>
                <w:rFonts w:ascii="Roboto Slab" w:hAnsi="Roboto Slab"/>
                <w:color w:val="auto"/>
                <w:sz w:val="20"/>
                <w:szCs w:val="20"/>
              </w:rPr>
            </w:pPr>
            <w:r w:rsidRPr="00993A38">
              <w:rPr>
                <w:rFonts w:ascii="Roboto Slab" w:hAnsi="Roboto Slab"/>
                <w:color w:val="auto"/>
                <w:sz w:val="20"/>
                <w:szCs w:val="20"/>
              </w:rPr>
              <w:t xml:space="preserve">Alex </w:t>
            </w:r>
            <w:proofErr w:type="spellStart"/>
            <w:r w:rsidRPr="00993A38">
              <w:rPr>
                <w:rFonts w:ascii="Roboto Slab" w:hAnsi="Roboto Slab"/>
                <w:color w:val="auto"/>
                <w:sz w:val="20"/>
                <w:szCs w:val="20"/>
              </w:rPr>
              <w:t>Lutke</w:t>
            </w:r>
            <w:proofErr w:type="spellEnd"/>
            <w:r w:rsidRPr="00993A38">
              <w:rPr>
                <w:rFonts w:ascii="Roboto Slab" w:hAnsi="Roboto Slab"/>
                <w:color w:val="auto"/>
                <w:sz w:val="20"/>
                <w:szCs w:val="20"/>
              </w:rPr>
              <w:t xml:space="preserve"> </w:t>
            </w:r>
            <w:proofErr w:type="spellStart"/>
            <w:r w:rsidRPr="00993A38">
              <w:rPr>
                <w:rFonts w:ascii="Roboto Slab" w:hAnsi="Roboto Slab"/>
                <w:color w:val="auto"/>
                <w:sz w:val="20"/>
                <w:szCs w:val="20"/>
              </w:rPr>
              <w:t>Schipholt</w:t>
            </w:r>
            <w:proofErr w:type="spellEnd"/>
          </w:p>
        </w:tc>
      </w:tr>
      <w:tr w:rsidR="00AF0EDB" w:rsidRPr="00993A38" w14:paraId="38487A3C" w14:textId="77777777" w:rsidTr="00AF0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2C228D87" w14:textId="77777777" w:rsidR="00AF0EDB" w:rsidRPr="00993A38" w:rsidRDefault="00AF0EDB" w:rsidP="00300C70">
            <w:pPr>
              <w:pStyle w:val="BodyTextBold"/>
              <w:spacing w:before="120" w:after="120"/>
              <w:rPr>
                <w:rFonts w:ascii="Roboto Slab" w:hAnsi="Roboto Slab"/>
                <w:color w:val="auto"/>
                <w:sz w:val="20"/>
                <w:szCs w:val="20"/>
              </w:rPr>
            </w:pPr>
            <w:r w:rsidRPr="00993A38">
              <w:rPr>
                <w:rFonts w:ascii="Roboto Slab" w:hAnsi="Roboto Slab"/>
                <w:color w:val="auto"/>
                <w:sz w:val="20"/>
                <w:szCs w:val="20"/>
              </w:rPr>
              <w:t>Version Number</w:t>
            </w:r>
          </w:p>
        </w:tc>
        <w:tc>
          <w:tcPr>
            <w:tcW w:w="6543" w:type="dxa"/>
            <w:shd w:val="clear" w:color="auto" w:fill="auto"/>
          </w:tcPr>
          <w:p w14:paraId="449C3921" w14:textId="37CD3920" w:rsidR="00AF0EDB" w:rsidRPr="00993A38" w:rsidRDefault="53ABEBBD" w:rsidP="7AA670CB">
            <w:pPr>
              <w:pStyle w:val="BodyText"/>
              <w:spacing w:after="120" w:line="240" w:lineRule="exact"/>
              <w:cnfStyle w:val="000000100000" w:firstRow="0" w:lastRow="0" w:firstColumn="0" w:lastColumn="0" w:oddVBand="0" w:evenVBand="0" w:oddHBand="1" w:evenHBand="0" w:firstRowFirstColumn="0" w:firstRowLastColumn="0" w:lastRowFirstColumn="0" w:lastRowLastColumn="0"/>
              <w:rPr>
                <w:rFonts w:ascii="Roboto Slab" w:hAnsi="Roboto Slab"/>
                <w:color w:val="auto"/>
                <w:sz w:val="20"/>
                <w:szCs w:val="20"/>
              </w:rPr>
            </w:pPr>
            <w:r w:rsidRPr="00993A38">
              <w:rPr>
                <w:rFonts w:ascii="Roboto Slab" w:hAnsi="Roboto Slab"/>
                <w:color w:val="auto"/>
                <w:sz w:val="20"/>
                <w:szCs w:val="20"/>
              </w:rPr>
              <w:t>0</w:t>
            </w:r>
            <w:r w:rsidR="008738A6" w:rsidRPr="00993A38">
              <w:rPr>
                <w:rFonts w:ascii="Roboto Slab" w:hAnsi="Roboto Slab"/>
                <w:color w:val="auto"/>
                <w:sz w:val="20"/>
                <w:szCs w:val="20"/>
              </w:rPr>
              <w:t>.</w:t>
            </w:r>
            <w:r w:rsidR="000E519D" w:rsidRPr="00993A38">
              <w:rPr>
                <w:rFonts w:ascii="Roboto Slab" w:hAnsi="Roboto Slab"/>
                <w:color w:val="auto"/>
                <w:sz w:val="20"/>
                <w:szCs w:val="20"/>
              </w:rPr>
              <w:t>5</w:t>
            </w:r>
          </w:p>
        </w:tc>
      </w:tr>
      <w:tr w:rsidR="00AF0EDB" w:rsidRPr="00993A38" w14:paraId="10BDCDE7" w14:textId="77777777" w:rsidTr="00AF0EDB">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4F862211" w14:textId="77777777" w:rsidR="00AF0EDB" w:rsidRPr="00993A38" w:rsidRDefault="00AF0EDB" w:rsidP="00300C70">
            <w:pPr>
              <w:pStyle w:val="BodyTextBold"/>
              <w:spacing w:before="120" w:after="120"/>
              <w:rPr>
                <w:rFonts w:ascii="Roboto Slab" w:hAnsi="Roboto Slab"/>
                <w:color w:val="auto"/>
                <w:sz w:val="20"/>
                <w:szCs w:val="20"/>
              </w:rPr>
            </w:pPr>
            <w:r w:rsidRPr="00993A38">
              <w:rPr>
                <w:rFonts w:ascii="Roboto Slab" w:hAnsi="Roboto Slab"/>
                <w:color w:val="auto"/>
                <w:sz w:val="20"/>
                <w:szCs w:val="20"/>
              </w:rPr>
              <w:t>Version Date</w:t>
            </w:r>
          </w:p>
        </w:tc>
        <w:tc>
          <w:tcPr>
            <w:tcW w:w="6543" w:type="dxa"/>
            <w:shd w:val="clear" w:color="auto" w:fill="auto"/>
          </w:tcPr>
          <w:p w14:paraId="67D5D0F2" w14:textId="63310E7F" w:rsidR="00AF0EDB" w:rsidRPr="00993A38" w:rsidRDefault="008738A6" w:rsidP="00300C70">
            <w:pPr>
              <w:pStyle w:val="BodyText"/>
              <w:spacing w:after="120"/>
              <w:cnfStyle w:val="000000000000" w:firstRow="0" w:lastRow="0" w:firstColumn="0" w:lastColumn="0" w:oddVBand="0" w:evenVBand="0" w:oddHBand="0" w:evenHBand="0" w:firstRowFirstColumn="0" w:firstRowLastColumn="0" w:lastRowFirstColumn="0" w:lastRowLastColumn="0"/>
              <w:rPr>
                <w:rFonts w:ascii="Roboto Slab" w:hAnsi="Roboto Slab"/>
                <w:color w:val="auto"/>
                <w:sz w:val="20"/>
                <w:szCs w:val="20"/>
              </w:rPr>
            </w:pPr>
            <w:r w:rsidRPr="00993A38">
              <w:rPr>
                <w:rFonts w:ascii="Roboto Slab" w:hAnsi="Roboto Slab"/>
                <w:color w:val="auto"/>
                <w:sz w:val="20"/>
                <w:szCs w:val="20"/>
              </w:rPr>
              <w:t>28/09/22</w:t>
            </w:r>
          </w:p>
        </w:tc>
      </w:tr>
      <w:tr w:rsidR="00AF0EDB" w14:paraId="2295CF5C" w14:textId="77777777" w:rsidTr="00AF0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5" w:type="dxa"/>
            <w:shd w:val="clear" w:color="auto" w:fill="auto"/>
          </w:tcPr>
          <w:p w14:paraId="5C90BF4E" w14:textId="77777777" w:rsidR="00AF0EDB" w:rsidRPr="00AF0EDB" w:rsidRDefault="00AF0EDB" w:rsidP="00300C70">
            <w:pPr>
              <w:pStyle w:val="BodyTextBold"/>
              <w:spacing w:before="120" w:after="120"/>
              <w:rPr>
                <w:color w:val="F07300" w:themeColor="accent1"/>
              </w:rPr>
            </w:pPr>
          </w:p>
        </w:tc>
        <w:tc>
          <w:tcPr>
            <w:tcW w:w="6543" w:type="dxa"/>
            <w:shd w:val="clear" w:color="auto" w:fill="auto"/>
          </w:tcPr>
          <w:p w14:paraId="3807E981" w14:textId="77777777" w:rsidR="00AF0EDB" w:rsidRPr="00AF0EDB" w:rsidRDefault="00AF0EDB" w:rsidP="00300C70">
            <w:pPr>
              <w:pStyle w:val="BodyText"/>
              <w:spacing w:after="120"/>
              <w:cnfStyle w:val="000000100000" w:firstRow="0" w:lastRow="0" w:firstColumn="0" w:lastColumn="0" w:oddVBand="0" w:evenVBand="0" w:oddHBand="1" w:evenHBand="0" w:firstRowFirstColumn="0" w:firstRowLastColumn="0" w:lastRowFirstColumn="0" w:lastRowLastColumn="0"/>
              <w:rPr>
                <w:color w:val="F07300" w:themeColor="accent1"/>
              </w:rPr>
            </w:pPr>
          </w:p>
        </w:tc>
      </w:tr>
    </w:tbl>
    <w:p w14:paraId="6840B990" w14:textId="77777777" w:rsidR="008A7971" w:rsidRDefault="008A7971" w:rsidP="00300C70">
      <w:pPr>
        <w:pStyle w:val="HEADNOTOCOR"/>
      </w:pPr>
      <w:r>
        <w:t>V</w:t>
      </w:r>
      <w:r w:rsidRPr="00BB6976">
        <w:t>ersion Control</w:t>
      </w:r>
    </w:p>
    <w:p w14:paraId="161BAB8C" w14:textId="77777777" w:rsidR="008A7971" w:rsidRPr="00BB6976" w:rsidRDefault="008A7971" w:rsidP="00300C70">
      <w:pPr>
        <w:pStyle w:val="FooterSpacer"/>
      </w:pPr>
    </w:p>
    <w:tbl>
      <w:tblPr>
        <w:tblStyle w:val="GridTable1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235"/>
        <w:gridCol w:w="1460"/>
        <w:gridCol w:w="5495"/>
      </w:tblGrid>
      <w:tr w:rsidR="00A02347" w:rsidRPr="006751A8" w14:paraId="52476BDD" w14:textId="77777777" w:rsidTr="00993A38">
        <w:tc>
          <w:tcPr>
            <w:tcW w:w="1170" w:type="dxa"/>
            <w:shd w:val="clear" w:color="auto" w:fill="F07300" w:themeFill="accent1"/>
          </w:tcPr>
          <w:p w14:paraId="3E90D25B" w14:textId="77777777" w:rsidR="00A02347" w:rsidRPr="006751A8" w:rsidRDefault="00A02347" w:rsidP="00300C70">
            <w:pPr>
              <w:pStyle w:val="TableRowHead"/>
              <w:rPr>
                <w:rFonts w:ascii="Roboto Slab" w:hAnsi="Roboto Slab"/>
                <w:color w:val="FFFFFF" w:themeColor="background1"/>
                <w:spacing w:val="3"/>
                <w:sz w:val="20"/>
                <w:szCs w:val="20"/>
              </w:rPr>
            </w:pPr>
            <w:r w:rsidRPr="006751A8">
              <w:rPr>
                <w:rFonts w:ascii="Roboto Slab" w:hAnsi="Roboto Slab"/>
                <w:color w:val="FFFFFF" w:themeColor="background1"/>
                <w:spacing w:val="3"/>
                <w:sz w:val="20"/>
                <w:szCs w:val="20"/>
              </w:rPr>
              <w:t>Date</w:t>
            </w:r>
          </w:p>
        </w:tc>
        <w:tc>
          <w:tcPr>
            <w:tcW w:w="1235" w:type="dxa"/>
            <w:shd w:val="clear" w:color="auto" w:fill="F07300" w:themeFill="accent1"/>
          </w:tcPr>
          <w:p w14:paraId="54E2C540" w14:textId="77777777" w:rsidR="00A02347" w:rsidRPr="006751A8" w:rsidRDefault="00A02347" w:rsidP="00300C70">
            <w:pPr>
              <w:pStyle w:val="TableRowHead"/>
              <w:rPr>
                <w:rFonts w:ascii="Roboto Slab" w:hAnsi="Roboto Slab"/>
                <w:color w:val="FFFFFF" w:themeColor="background1"/>
                <w:spacing w:val="3"/>
                <w:sz w:val="20"/>
                <w:szCs w:val="20"/>
              </w:rPr>
            </w:pPr>
            <w:r w:rsidRPr="006751A8">
              <w:rPr>
                <w:rFonts w:ascii="Roboto Slab" w:hAnsi="Roboto Slab"/>
                <w:color w:val="FFFFFF" w:themeColor="background1"/>
                <w:spacing w:val="3"/>
                <w:sz w:val="20"/>
                <w:szCs w:val="20"/>
              </w:rPr>
              <w:t>Version No.</w:t>
            </w:r>
          </w:p>
        </w:tc>
        <w:tc>
          <w:tcPr>
            <w:tcW w:w="1460" w:type="dxa"/>
            <w:shd w:val="clear" w:color="auto" w:fill="F07300" w:themeFill="accent1"/>
          </w:tcPr>
          <w:p w14:paraId="7DF6A1F6" w14:textId="0CB7990C" w:rsidR="00A02347" w:rsidRPr="006751A8" w:rsidRDefault="00A02347" w:rsidP="00300C70">
            <w:pPr>
              <w:pStyle w:val="TableRowHead"/>
              <w:rPr>
                <w:rFonts w:ascii="Roboto Slab" w:hAnsi="Roboto Slab"/>
                <w:color w:val="FFFFFF" w:themeColor="background1"/>
                <w:spacing w:val="3"/>
                <w:sz w:val="20"/>
                <w:szCs w:val="20"/>
              </w:rPr>
            </w:pPr>
            <w:r w:rsidRPr="006751A8">
              <w:rPr>
                <w:rFonts w:ascii="Roboto Slab" w:hAnsi="Roboto Slab"/>
                <w:color w:val="FFFFFF" w:themeColor="background1"/>
                <w:spacing w:val="3"/>
                <w:sz w:val="20"/>
                <w:szCs w:val="20"/>
              </w:rPr>
              <w:t>Author</w:t>
            </w:r>
          </w:p>
        </w:tc>
        <w:tc>
          <w:tcPr>
            <w:tcW w:w="5495" w:type="dxa"/>
            <w:shd w:val="clear" w:color="auto" w:fill="F07300" w:themeFill="accent1"/>
          </w:tcPr>
          <w:p w14:paraId="1AB5FA13" w14:textId="76678F70" w:rsidR="00A02347" w:rsidRPr="006751A8" w:rsidRDefault="00A02347" w:rsidP="00300C70">
            <w:pPr>
              <w:pStyle w:val="TableRowHead"/>
              <w:rPr>
                <w:rFonts w:ascii="Roboto Slab" w:hAnsi="Roboto Slab"/>
                <w:color w:val="FFFFFF" w:themeColor="background1"/>
                <w:spacing w:val="3"/>
                <w:sz w:val="20"/>
                <w:szCs w:val="20"/>
              </w:rPr>
            </w:pPr>
            <w:r w:rsidRPr="006751A8">
              <w:rPr>
                <w:rFonts w:ascii="Roboto Slab" w:hAnsi="Roboto Slab"/>
                <w:color w:val="FFFFFF" w:themeColor="background1"/>
                <w:spacing w:val="3"/>
                <w:sz w:val="20"/>
                <w:szCs w:val="20"/>
              </w:rPr>
              <w:t>Comment</w:t>
            </w:r>
          </w:p>
        </w:tc>
      </w:tr>
      <w:tr w:rsidR="00A02347" w:rsidRPr="00993A38" w14:paraId="21929BF8" w14:textId="77777777" w:rsidTr="00993A38">
        <w:trPr>
          <w:trHeight w:val="307"/>
        </w:trPr>
        <w:tc>
          <w:tcPr>
            <w:tcW w:w="1170" w:type="dxa"/>
            <w:vAlign w:val="center"/>
          </w:tcPr>
          <w:p w14:paraId="1901E9A2" w14:textId="0A356634" w:rsidR="00A02347" w:rsidRPr="00993A38" w:rsidRDefault="00F325A3" w:rsidP="00300C70">
            <w:pPr>
              <w:pStyle w:val="TableText"/>
              <w:spacing w:before="120"/>
              <w:rPr>
                <w:rFonts w:ascii="Roboto Slab" w:hAnsi="Roboto Slab"/>
                <w:sz w:val="20"/>
                <w:szCs w:val="20"/>
              </w:rPr>
            </w:pPr>
            <w:r w:rsidRPr="00993A38">
              <w:rPr>
                <w:rFonts w:ascii="Roboto Slab" w:hAnsi="Roboto Slab" w:cstheme="minorHAnsi"/>
                <w:sz w:val="20"/>
                <w:szCs w:val="20"/>
              </w:rPr>
              <w:t>29</w:t>
            </w:r>
            <w:r w:rsidR="00A02347" w:rsidRPr="00993A38">
              <w:rPr>
                <w:rFonts w:ascii="Roboto Slab" w:hAnsi="Roboto Slab" w:cstheme="minorHAnsi"/>
                <w:sz w:val="20"/>
                <w:szCs w:val="20"/>
              </w:rPr>
              <w:t>/</w:t>
            </w:r>
            <w:r w:rsidRPr="00993A38">
              <w:rPr>
                <w:rFonts w:ascii="Roboto Slab" w:hAnsi="Roboto Slab" w:cstheme="minorHAnsi"/>
                <w:sz w:val="20"/>
                <w:szCs w:val="20"/>
              </w:rPr>
              <w:t>08</w:t>
            </w:r>
            <w:r w:rsidR="00A02347" w:rsidRPr="00993A38">
              <w:rPr>
                <w:rFonts w:ascii="Roboto Slab" w:hAnsi="Roboto Slab" w:cstheme="minorHAnsi"/>
                <w:sz w:val="20"/>
                <w:szCs w:val="20"/>
              </w:rPr>
              <w:t>/</w:t>
            </w:r>
            <w:r w:rsidRPr="00993A38">
              <w:rPr>
                <w:rFonts w:ascii="Roboto Slab" w:hAnsi="Roboto Slab" w:cstheme="minorHAnsi"/>
                <w:sz w:val="20"/>
                <w:szCs w:val="20"/>
              </w:rPr>
              <w:t>22</w:t>
            </w:r>
          </w:p>
        </w:tc>
        <w:tc>
          <w:tcPr>
            <w:tcW w:w="1235" w:type="dxa"/>
          </w:tcPr>
          <w:p w14:paraId="796CB85A" w14:textId="77777777" w:rsidR="00A02347" w:rsidRPr="00993A38" w:rsidRDefault="00A02347" w:rsidP="00300C70">
            <w:pPr>
              <w:pStyle w:val="TableText"/>
              <w:spacing w:before="120"/>
              <w:rPr>
                <w:rFonts w:ascii="Roboto Slab" w:hAnsi="Roboto Slab"/>
                <w:sz w:val="20"/>
                <w:szCs w:val="20"/>
              </w:rPr>
            </w:pPr>
            <w:r w:rsidRPr="00993A38">
              <w:rPr>
                <w:rFonts w:ascii="Roboto Slab" w:hAnsi="Roboto Slab"/>
                <w:sz w:val="20"/>
                <w:szCs w:val="20"/>
              </w:rPr>
              <w:t>0.1</w:t>
            </w:r>
          </w:p>
        </w:tc>
        <w:tc>
          <w:tcPr>
            <w:tcW w:w="1460" w:type="dxa"/>
          </w:tcPr>
          <w:p w14:paraId="7D3928AA" w14:textId="48BE99D6" w:rsidR="00A02347" w:rsidRPr="00993A38" w:rsidRDefault="00F325A3" w:rsidP="00300C70">
            <w:pPr>
              <w:pStyle w:val="TableText"/>
              <w:spacing w:before="120"/>
              <w:rPr>
                <w:rFonts w:ascii="Roboto Slab" w:hAnsi="Roboto Slab" w:cstheme="minorHAnsi"/>
                <w:sz w:val="20"/>
                <w:szCs w:val="20"/>
              </w:rPr>
            </w:pPr>
            <w:r w:rsidRPr="00993A38">
              <w:rPr>
                <w:rFonts w:ascii="Roboto Slab" w:hAnsi="Roboto Slab" w:cstheme="minorHAnsi"/>
                <w:sz w:val="20"/>
                <w:szCs w:val="20"/>
              </w:rPr>
              <w:t>Rohit Ravindran</w:t>
            </w:r>
          </w:p>
        </w:tc>
        <w:tc>
          <w:tcPr>
            <w:tcW w:w="5495" w:type="dxa"/>
          </w:tcPr>
          <w:p w14:paraId="4148D14F" w14:textId="3A62CA06" w:rsidR="00A02347" w:rsidRPr="00993A38" w:rsidRDefault="005340B8" w:rsidP="00300C70">
            <w:pPr>
              <w:pStyle w:val="TableText"/>
              <w:spacing w:before="120"/>
              <w:rPr>
                <w:rFonts w:ascii="Roboto Slab" w:hAnsi="Roboto Slab"/>
                <w:sz w:val="20"/>
                <w:szCs w:val="20"/>
              </w:rPr>
            </w:pPr>
            <w:r w:rsidRPr="00993A38">
              <w:rPr>
                <w:rFonts w:ascii="Roboto Slab" w:hAnsi="Roboto Slab" w:cstheme="minorHAnsi"/>
                <w:sz w:val="20"/>
                <w:szCs w:val="20"/>
              </w:rPr>
              <w:t>Initial</w:t>
            </w:r>
            <w:r w:rsidR="00A02347" w:rsidRPr="00993A38">
              <w:rPr>
                <w:rFonts w:ascii="Roboto Slab" w:hAnsi="Roboto Slab" w:cstheme="minorHAnsi"/>
                <w:sz w:val="20"/>
                <w:szCs w:val="20"/>
              </w:rPr>
              <w:t xml:space="preserve"> Draf</w:t>
            </w:r>
            <w:r w:rsidR="00F325A3" w:rsidRPr="00993A38">
              <w:rPr>
                <w:rFonts w:ascii="Roboto Slab" w:hAnsi="Roboto Slab" w:cstheme="minorHAnsi"/>
                <w:sz w:val="20"/>
                <w:szCs w:val="20"/>
              </w:rPr>
              <w:t>t</w:t>
            </w:r>
          </w:p>
        </w:tc>
      </w:tr>
      <w:tr w:rsidR="00A02347" w:rsidRPr="00993A38" w14:paraId="4B31A8BA" w14:textId="77777777" w:rsidTr="00993A38">
        <w:trPr>
          <w:trHeight w:val="307"/>
        </w:trPr>
        <w:tc>
          <w:tcPr>
            <w:tcW w:w="1170" w:type="dxa"/>
            <w:vAlign w:val="center"/>
          </w:tcPr>
          <w:p w14:paraId="10762B86" w14:textId="7F33CB6C" w:rsidR="00A02347" w:rsidRPr="00993A38" w:rsidRDefault="00C06280" w:rsidP="00300C70">
            <w:pPr>
              <w:pStyle w:val="TableText"/>
              <w:spacing w:before="120"/>
              <w:rPr>
                <w:rFonts w:ascii="Roboto Slab" w:hAnsi="Roboto Slab"/>
                <w:sz w:val="20"/>
                <w:szCs w:val="20"/>
              </w:rPr>
            </w:pPr>
            <w:r w:rsidRPr="00993A38">
              <w:rPr>
                <w:rFonts w:ascii="Roboto Slab" w:hAnsi="Roboto Slab"/>
                <w:sz w:val="20"/>
                <w:szCs w:val="20"/>
              </w:rPr>
              <w:t>16/09/22</w:t>
            </w:r>
          </w:p>
        </w:tc>
        <w:tc>
          <w:tcPr>
            <w:tcW w:w="1235" w:type="dxa"/>
            <w:vAlign w:val="center"/>
          </w:tcPr>
          <w:p w14:paraId="20707086" w14:textId="687AEDE9" w:rsidR="00A02347" w:rsidRPr="00993A38" w:rsidRDefault="00C06280" w:rsidP="00300C70">
            <w:pPr>
              <w:pStyle w:val="TableText"/>
              <w:spacing w:before="120"/>
              <w:rPr>
                <w:rFonts w:ascii="Roboto Slab" w:hAnsi="Roboto Slab"/>
                <w:sz w:val="20"/>
                <w:szCs w:val="20"/>
              </w:rPr>
            </w:pPr>
            <w:r w:rsidRPr="00993A38">
              <w:rPr>
                <w:rFonts w:ascii="Roboto Slab" w:hAnsi="Roboto Slab"/>
                <w:sz w:val="20"/>
                <w:szCs w:val="20"/>
              </w:rPr>
              <w:t>0.2</w:t>
            </w:r>
          </w:p>
        </w:tc>
        <w:tc>
          <w:tcPr>
            <w:tcW w:w="1460" w:type="dxa"/>
          </w:tcPr>
          <w:p w14:paraId="7730CBA0" w14:textId="77777777" w:rsidR="00DB7A95" w:rsidRPr="00993A38" w:rsidRDefault="00DB7A95" w:rsidP="00300C70">
            <w:pPr>
              <w:pStyle w:val="TableText"/>
              <w:spacing w:before="120"/>
              <w:rPr>
                <w:rFonts w:ascii="Roboto Slab" w:hAnsi="Roboto Slab"/>
                <w:sz w:val="20"/>
                <w:szCs w:val="20"/>
              </w:rPr>
            </w:pPr>
          </w:p>
          <w:p w14:paraId="070EF435" w14:textId="1353214A" w:rsidR="00A02347" w:rsidRPr="00993A38" w:rsidRDefault="00C06280" w:rsidP="00300C70">
            <w:pPr>
              <w:pStyle w:val="TableText"/>
              <w:spacing w:before="120"/>
              <w:rPr>
                <w:rFonts w:ascii="Roboto Slab" w:hAnsi="Roboto Slab"/>
                <w:sz w:val="20"/>
                <w:szCs w:val="20"/>
              </w:rPr>
            </w:pPr>
            <w:r w:rsidRPr="00993A38">
              <w:rPr>
                <w:rFonts w:ascii="Roboto Slab" w:hAnsi="Roboto Slab"/>
                <w:sz w:val="20"/>
                <w:szCs w:val="20"/>
              </w:rPr>
              <w:t>Rohit Ravindran</w:t>
            </w:r>
          </w:p>
        </w:tc>
        <w:tc>
          <w:tcPr>
            <w:tcW w:w="5495" w:type="dxa"/>
          </w:tcPr>
          <w:p w14:paraId="2F07FF62" w14:textId="77777777" w:rsidR="00D02BED" w:rsidRPr="00993A38" w:rsidRDefault="00C06280" w:rsidP="00300C70">
            <w:pPr>
              <w:pStyle w:val="TableText"/>
              <w:spacing w:before="120"/>
              <w:rPr>
                <w:rFonts w:ascii="Roboto Slab" w:hAnsi="Roboto Slab"/>
                <w:sz w:val="20"/>
                <w:szCs w:val="20"/>
              </w:rPr>
            </w:pPr>
            <w:r w:rsidRPr="00993A38">
              <w:rPr>
                <w:rFonts w:ascii="Roboto Slab" w:hAnsi="Roboto Slab"/>
                <w:sz w:val="20"/>
                <w:szCs w:val="20"/>
              </w:rPr>
              <w:t>Incorporated</w:t>
            </w:r>
            <w:r w:rsidR="00A407E5" w:rsidRPr="00993A38">
              <w:rPr>
                <w:rFonts w:ascii="Roboto Slab" w:hAnsi="Roboto Slab"/>
                <w:sz w:val="20"/>
                <w:szCs w:val="20"/>
              </w:rPr>
              <w:t xml:space="preserve"> review comments from</w:t>
            </w:r>
            <w:r w:rsidR="007C4B4D" w:rsidRPr="00993A38">
              <w:rPr>
                <w:rFonts w:ascii="Roboto Slab" w:hAnsi="Roboto Slab"/>
                <w:sz w:val="20"/>
                <w:szCs w:val="20"/>
              </w:rPr>
              <w:t xml:space="preserve"> Alan</w:t>
            </w:r>
            <w:r w:rsidR="00A67142" w:rsidRPr="00993A38">
              <w:rPr>
                <w:rFonts w:ascii="Roboto Slab" w:hAnsi="Roboto Slab"/>
                <w:sz w:val="20"/>
                <w:szCs w:val="20"/>
              </w:rPr>
              <w:t>:</w:t>
            </w:r>
            <w:r w:rsidR="00A407E5" w:rsidRPr="00993A38">
              <w:rPr>
                <w:rFonts w:ascii="Roboto Slab" w:hAnsi="Roboto Slab"/>
                <w:sz w:val="20"/>
                <w:szCs w:val="20"/>
              </w:rPr>
              <w:t xml:space="preserve"> </w:t>
            </w:r>
          </w:p>
          <w:p w14:paraId="6478EB81" w14:textId="77777777" w:rsidR="0046438D" w:rsidRPr="00993A38" w:rsidRDefault="00A9254B" w:rsidP="00300C70">
            <w:pPr>
              <w:pStyle w:val="TableText"/>
              <w:spacing w:before="120"/>
              <w:rPr>
                <w:rFonts w:ascii="Roboto Slab" w:hAnsi="Roboto Slab"/>
                <w:sz w:val="20"/>
                <w:szCs w:val="20"/>
              </w:rPr>
            </w:pPr>
            <w:r w:rsidRPr="00993A38">
              <w:rPr>
                <w:rFonts w:ascii="Roboto Slab" w:hAnsi="Roboto Slab"/>
                <w:sz w:val="20"/>
                <w:szCs w:val="20"/>
              </w:rPr>
              <w:t>- A</w:t>
            </w:r>
            <w:r w:rsidR="00A5414C" w:rsidRPr="00993A38">
              <w:rPr>
                <w:rFonts w:ascii="Roboto Slab" w:hAnsi="Roboto Slab"/>
                <w:sz w:val="20"/>
                <w:szCs w:val="20"/>
              </w:rPr>
              <w:t xml:space="preserve">dditions to </w:t>
            </w:r>
            <w:r w:rsidR="007A6629" w:rsidRPr="00993A38">
              <w:rPr>
                <w:rFonts w:ascii="Roboto Slab" w:hAnsi="Roboto Slab"/>
                <w:sz w:val="20"/>
                <w:szCs w:val="20"/>
              </w:rPr>
              <w:t xml:space="preserve">Document Purpose </w:t>
            </w:r>
          </w:p>
          <w:p w14:paraId="494AB173" w14:textId="77777777" w:rsidR="00A02347" w:rsidRPr="00993A38" w:rsidRDefault="00A9254B" w:rsidP="00300C70">
            <w:pPr>
              <w:pStyle w:val="TableText"/>
              <w:spacing w:before="120"/>
              <w:rPr>
                <w:rFonts w:ascii="Roboto Slab" w:hAnsi="Roboto Slab"/>
                <w:sz w:val="20"/>
                <w:szCs w:val="20"/>
              </w:rPr>
            </w:pPr>
            <w:r w:rsidRPr="00993A38">
              <w:rPr>
                <w:rFonts w:ascii="Roboto Slab" w:hAnsi="Roboto Slab"/>
                <w:sz w:val="20"/>
                <w:szCs w:val="20"/>
              </w:rPr>
              <w:t xml:space="preserve">- </w:t>
            </w:r>
            <w:r w:rsidR="00A5414C" w:rsidRPr="00993A38">
              <w:rPr>
                <w:rFonts w:ascii="Roboto Slab" w:hAnsi="Roboto Slab"/>
                <w:sz w:val="20"/>
                <w:szCs w:val="20"/>
              </w:rPr>
              <w:t>Corrections to System Under Test and Other Systems</w:t>
            </w:r>
            <w:r w:rsidR="00DB7A95" w:rsidRPr="00993A38">
              <w:rPr>
                <w:rFonts w:ascii="Roboto Slab" w:hAnsi="Roboto Slab"/>
                <w:sz w:val="20"/>
                <w:szCs w:val="20"/>
              </w:rPr>
              <w:t xml:space="preserve"> sections</w:t>
            </w:r>
          </w:p>
          <w:p w14:paraId="518669F5" w14:textId="77777777" w:rsidR="00EA7B0F" w:rsidRPr="00993A38" w:rsidRDefault="00EA7B0F" w:rsidP="00EA7B0F">
            <w:pPr>
              <w:pStyle w:val="TableText"/>
              <w:spacing w:before="120"/>
              <w:rPr>
                <w:rFonts w:ascii="Roboto Slab" w:hAnsi="Roboto Slab"/>
                <w:sz w:val="20"/>
                <w:szCs w:val="20"/>
              </w:rPr>
            </w:pPr>
            <w:r w:rsidRPr="00993A38">
              <w:rPr>
                <w:rFonts w:ascii="Roboto Slab" w:hAnsi="Roboto Slab"/>
                <w:sz w:val="20"/>
                <w:szCs w:val="20"/>
              </w:rPr>
              <w:t xml:space="preserve">Incorporated review comments from Kishan: </w:t>
            </w:r>
          </w:p>
          <w:p w14:paraId="2C9BCC66" w14:textId="77777777" w:rsidR="00EA7B0F" w:rsidRPr="00993A38" w:rsidRDefault="00EA7B0F" w:rsidP="00EA7B0F">
            <w:pPr>
              <w:pStyle w:val="TableText"/>
              <w:spacing w:before="120"/>
              <w:rPr>
                <w:rFonts w:ascii="Roboto Slab" w:hAnsi="Roboto Slab"/>
                <w:sz w:val="20"/>
                <w:szCs w:val="20"/>
              </w:rPr>
            </w:pPr>
            <w:r w:rsidRPr="00993A38">
              <w:rPr>
                <w:rFonts w:ascii="Roboto Slab" w:hAnsi="Roboto Slab"/>
                <w:sz w:val="20"/>
                <w:szCs w:val="20"/>
              </w:rPr>
              <w:t>- Added Related Systems in Test Environment section</w:t>
            </w:r>
          </w:p>
          <w:p w14:paraId="6FFD2A36" w14:textId="77777777" w:rsidR="00EA7B0F" w:rsidRPr="00993A38" w:rsidRDefault="00EA7B0F" w:rsidP="00EA7B0F">
            <w:pPr>
              <w:pStyle w:val="TableText"/>
              <w:spacing w:before="120"/>
              <w:rPr>
                <w:rFonts w:ascii="Roboto Slab" w:hAnsi="Roboto Slab"/>
                <w:sz w:val="20"/>
                <w:szCs w:val="20"/>
              </w:rPr>
            </w:pPr>
            <w:r w:rsidRPr="00993A38">
              <w:rPr>
                <w:rFonts w:ascii="Roboto Slab" w:hAnsi="Roboto Slab"/>
                <w:sz w:val="20"/>
                <w:szCs w:val="20"/>
              </w:rPr>
              <w:t xml:space="preserve">- Removed additional project entry criteria, added, </w:t>
            </w:r>
          </w:p>
          <w:p w14:paraId="6177C79C" w14:textId="5E494C8E" w:rsidR="00EA7B0F" w:rsidRPr="00993A38" w:rsidRDefault="00EA7B0F" w:rsidP="00EA7B0F">
            <w:pPr>
              <w:pStyle w:val="TableText"/>
              <w:spacing w:before="120"/>
              <w:rPr>
                <w:rFonts w:ascii="Roboto Slab" w:hAnsi="Roboto Slab"/>
                <w:sz w:val="20"/>
                <w:szCs w:val="20"/>
              </w:rPr>
            </w:pPr>
            <w:r w:rsidRPr="00993A38">
              <w:rPr>
                <w:rFonts w:ascii="Roboto Slab" w:hAnsi="Roboto Slab"/>
                <w:sz w:val="20"/>
                <w:szCs w:val="20"/>
              </w:rPr>
              <w:t>- Added points on doing basic connectivity and structure related tests with the assumption that the interfacing systems (upstream/downstream) are available</w:t>
            </w:r>
          </w:p>
        </w:tc>
      </w:tr>
      <w:tr w:rsidR="004710E8" w:rsidRPr="00993A38" w14:paraId="779A197F" w14:textId="77777777" w:rsidTr="00993A38">
        <w:trPr>
          <w:trHeight w:val="307"/>
        </w:trPr>
        <w:tc>
          <w:tcPr>
            <w:tcW w:w="1170" w:type="dxa"/>
          </w:tcPr>
          <w:p w14:paraId="05E1AA0E" w14:textId="1213B4A1" w:rsidR="004710E8" w:rsidRPr="00993A38" w:rsidRDefault="00803CFD" w:rsidP="00300C70">
            <w:pPr>
              <w:pStyle w:val="TableText"/>
              <w:spacing w:before="120"/>
              <w:rPr>
                <w:rFonts w:ascii="Roboto Slab" w:hAnsi="Roboto Slab"/>
                <w:sz w:val="20"/>
                <w:szCs w:val="20"/>
              </w:rPr>
            </w:pPr>
            <w:r w:rsidRPr="00993A38">
              <w:rPr>
                <w:rFonts w:ascii="Roboto Slab" w:hAnsi="Roboto Slab"/>
                <w:sz w:val="20"/>
                <w:szCs w:val="20"/>
              </w:rPr>
              <w:t>22/09/22</w:t>
            </w:r>
          </w:p>
        </w:tc>
        <w:tc>
          <w:tcPr>
            <w:tcW w:w="1235" w:type="dxa"/>
          </w:tcPr>
          <w:p w14:paraId="3D45965B" w14:textId="1E3826B6" w:rsidR="004710E8" w:rsidRPr="00993A38" w:rsidRDefault="00803CFD" w:rsidP="00300C70">
            <w:pPr>
              <w:pStyle w:val="TableText"/>
              <w:spacing w:before="120"/>
              <w:rPr>
                <w:rFonts w:ascii="Roboto Slab" w:hAnsi="Roboto Slab"/>
                <w:sz w:val="20"/>
                <w:szCs w:val="20"/>
              </w:rPr>
            </w:pPr>
            <w:r w:rsidRPr="00993A38">
              <w:rPr>
                <w:rFonts w:ascii="Roboto Slab" w:hAnsi="Roboto Slab"/>
                <w:sz w:val="20"/>
                <w:szCs w:val="20"/>
              </w:rPr>
              <w:t>0.3</w:t>
            </w:r>
          </w:p>
        </w:tc>
        <w:tc>
          <w:tcPr>
            <w:tcW w:w="1460" w:type="dxa"/>
          </w:tcPr>
          <w:p w14:paraId="31A5EE89" w14:textId="29EBD3DA" w:rsidR="004710E8" w:rsidRPr="00993A38" w:rsidRDefault="00803CFD" w:rsidP="00300C70">
            <w:pPr>
              <w:pStyle w:val="TableText"/>
              <w:spacing w:before="120"/>
              <w:rPr>
                <w:rFonts w:ascii="Roboto Slab" w:hAnsi="Roboto Slab"/>
                <w:sz w:val="20"/>
                <w:szCs w:val="20"/>
              </w:rPr>
            </w:pPr>
            <w:r w:rsidRPr="00993A38">
              <w:rPr>
                <w:rFonts w:ascii="Roboto Slab" w:hAnsi="Roboto Slab"/>
                <w:sz w:val="20"/>
                <w:szCs w:val="20"/>
              </w:rPr>
              <w:t>Rohit Ravindran</w:t>
            </w:r>
          </w:p>
        </w:tc>
        <w:tc>
          <w:tcPr>
            <w:tcW w:w="5495" w:type="dxa"/>
          </w:tcPr>
          <w:p w14:paraId="4AF02B54" w14:textId="35B4F9C2" w:rsidR="004710E8" w:rsidRPr="00993A38" w:rsidRDefault="00803CFD" w:rsidP="00300C70">
            <w:pPr>
              <w:pStyle w:val="TableText"/>
              <w:spacing w:before="120"/>
              <w:rPr>
                <w:rFonts w:ascii="Roboto Slab" w:hAnsi="Roboto Slab"/>
                <w:sz w:val="20"/>
                <w:szCs w:val="20"/>
              </w:rPr>
            </w:pPr>
            <w:r w:rsidRPr="00993A38">
              <w:rPr>
                <w:rFonts w:ascii="Roboto Slab" w:hAnsi="Roboto Slab"/>
                <w:sz w:val="20"/>
                <w:szCs w:val="20"/>
              </w:rPr>
              <w:t>Incorporated rev</w:t>
            </w:r>
            <w:r w:rsidR="00DB0567" w:rsidRPr="00993A38">
              <w:rPr>
                <w:rFonts w:ascii="Roboto Slab" w:hAnsi="Roboto Slab"/>
                <w:sz w:val="20"/>
                <w:szCs w:val="20"/>
              </w:rPr>
              <w:t>i</w:t>
            </w:r>
            <w:r w:rsidRPr="00993A38">
              <w:rPr>
                <w:rFonts w:ascii="Roboto Slab" w:hAnsi="Roboto Slab"/>
                <w:sz w:val="20"/>
                <w:szCs w:val="20"/>
              </w:rPr>
              <w:t xml:space="preserve">ew comments from </w:t>
            </w:r>
            <w:r w:rsidR="000F5319" w:rsidRPr="00993A38">
              <w:rPr>
                <w:rFonts w:ascii="Roboto Slab" w:hAnsi="Roboto Slab"/>
                <w:sz w:val="20"/>
                <w:szCs w:val="20"/>
              </w:rPr>
              <w:t>Katar</w:t>
            </w:r>
            <w:r w:rsidR="00E8148A" w:rsidRPr="00993A38">
              <w:rPr>
                <w:rFonts w:ascii="Roboto Slab" w:hAnsi="Roboto Slab"/>
                <w:sz w:val="20"/>
                <w:szCs w:val="20"/>
              </w:rPr>
              <w:t>zyna</w:t>
            </w:r>
            <w:r w:rsidR="00CF5883" w:rsidRPr="00993A38">
              <w:rPr>
                <w:rFonts w:ascii="Roboto Slab" w:hAnsi="Roboto Slab"/>
                <w:sz w:val="20"/>
                <w:szCs w:val="20"/>
              </w:rPr>
              <w:t xml:space="preserve"> on</w:t>
            </w:r>
          </w:p>
          <w:p w14:paraId="405F4616" w14:textId="7DD6C30B" w:rsidR="00CF5883" w:rsidRPr="00993A38" w:rsidRDefault="00CF5883" w:rsidP="004E399A">
            <w:pPr>
              <w:pStyle w:val="TableText"/>
              <w:numPr>
                <w:ilvl w:val="0"/>
                <w:numId w:val="22"/>
              </w:numPr>
              <w:spacing w:before="120"/>
              <w:rPr>
                <w:rFonts w:ascii="Roboto Slab" w:hAnsi="Roboto Slab"/>
                <w:sz w:val="20"/>
                <w:szCs w:val="20"/>
              </w:rPr>
            </w:pPr>
            <w:r w:rsidRPr="00993A38">
              <w:rPr>
                <w:rFonts w:ascii="Roboto Slab" w:hAnsi="Roboto Slab"/>
                <w:sz w:val="20"/>
                <w:szCs w:val="20"/>
              </w:rPr>
              <w:t>Example of previous testing phase</w:t>
            </w:r>
          </w:p>
          <w:p w14:paraId="76CE862F" w14:textId="47B452A6" w:rsidR="00CF5883" w:rsidRPr="00993A38" w:rsidRDefault="00CF5883" w:rsidP="004E399A">
            <w:pPr>
              <w:pStyle w:val="TableText"/>
              <w:numPr>
                <w:ilvl w:val="0"/>
                <w:numId w:val="22"/>
              </w:numPr>
              <w:spacing w:before="120"/>
              <w:rPr>
                <w:rFonts w:ascii="Roboto Slab" w:hAnsi="Roboto Slab"/>
                <w:sz w:val="20"/>
                <w:szCs w:val="20"/>
              </w:rPr>
            </w:pPr>
            <w:r w:rsidRPr="00993A38">
              <w:rPr>
                <w:rFonts w:ascii="Roboto Slab" w:hAnsi="Roboto Slab"/>
                <w:sz w:val="20"/>
                <w:szCs w:val="20"/>
              </w:rPr>
              <w:t>Power BI Dashboards scenario</w:t>
            </w:r>
          </w:p>
          <w:p w14:paraId="5BCA6B4F" w14:textId="77777777" w:rsidR="00CF5883" w:rsidRPr="00993A38" w:rsidRDefault="00CF5883" w:rsidP="004E399A">
            <w:pPr>
              <w:pStyle w:val="TableText"/>
              <w:numPr>
                <w:ilvl w:val="0"/>
                <w:numId w:val="22"/>
              </w:numPr>
              <w:spacing w:before="120"/>
              <w:rPr>
                <w:rFonts w:ascii="Roboto Slab" w:hAnsi="Roboto Slab"/>
                <w:sz w:val="20"/>
                <w:szCs w:val="20"/>
              </w:rPr>
            </w:pPr>
            <w:r w:rsidRPr="00993A38">
              <w:rPr>
                <w:rFonts w:ascii="Roboto Slab" w:hAnsi="Roboto Slab"/>
                <w:sz w:val="20"/>
                <w:szCs w:val="20"/>
              </w:rPr>
              <w:t>Reliability testing</w:t>
            </w:r>
          </w:p>
          <w:p w14:paraId="45BCD091" w14:textId="2FB8C46D" w:rsidR="00EB5C5E" w:rsidRPr="00993A38" w:rsidRDefault="00EB5C5E" w:rsidP="00EB5C5E">
            <w:pPr>
              <w:pStyle w:val="TableText"/>
              <w:spacing w:before="120"/>
              <w:rPr>
                <w:rFonts w:ascii="Roboto Slab" w:hAnsi="Roboto Slab"/>
                <w:sz w:val="20"/>
                <w:szCs w:val="20"/>
              </w:rPr>
            </w:pPr>
            <w:r w:rsidRPr="00993A38">
              <w:rPr>
                <w:rFonts w:ascii="Roboto Slab" w:hAnsi="Roboto Slab"/>
                <w:sz w:val="20"/>
                <w:szCs w:val="20"/>
              </w:rPr>
              <w:t>Renamed Unit Integration Test to System</w:t>
            </w:r>
            <w:r w:rsidR="007916F4" w:rsidRPr="00993A38">
              <w:rPr>
                <w:rFonts w:ascii="Roboto Slab" w:hAnsi="Roboto Slab"/>
                <w:sz w:val="20"/>
                <w:szCs w:val="20"/>
              </w:rPr>
              <w:t xml:space="preserve"> Unit Test as suggested by Lalit</w:t>
            </w:r>
          </w:p>
        </w:tc>
      </w:tr>
      <w:tr w:rsidR="00523122" w:rsidRPr="00993A38" w14:paraId="67008241" w14:textId="77777777" w:rsidTr="00993A38">
        <w:trPr>
          <w:trHeight w:val="307"/>
          <w:ins w:id="1" w:author="Rohit" w:date="2022-09-27T18:13:00Z"/>
        </w:trPr>
        <w:tc>
          <w:tcPr>
            <w:tcW w:w="1170" w:type="dxa"/>
          </w:tcPr>
          <w:p w14:paraId="31CCC2F1" w14:textId="462BC532" w:rsidR="00523122" w:rsidRPr="00993A38" w:rsidRDefault="00E0020A" w:rsidP="00300C70">
            <w:pPr>
              <w:pStyle w:val="TableText"/>
              <w:spacing w:before="120"/>
              <w:rPr>
                <w:ins w:id="2" w:author="Rohit" w:date="2022-09-27T18:13:00Z"/>
                <w:rFonts w:ascii="Roboto Slab" w:hAnsi="Roboto Slab"/>
                <w:sz w:val="20"/>
                <w:szCs w:val="20"/>
              </w:rPr>
            </w:pPr>
            <w:ins w:id="3" w:author="Rohit" w:date="2022-09-27T18:13:00Z">
              <w:r w:rsidRPr="00993A38">
                <w:rPr>
                  <w:rFonts w:ascii="Roboto Slab" w:hAnsi="Roboto Slab"/>
                  <w:sz w:val="20"/>
                  <w:szCs w:val="20"/>
                </w:rPr>
                <w:t>27/09/22</w:t>
              </w:r>
            </w:ins>
          </w:p>
        </w:tc>
        <w:tc>
          <w:tcPr>
            <w:tcW w:w="1235" w:type="dxa"/>
          </w:tcPr>
          <w:p w14:paraId="175F53B9" w14:textId="79F7724E" w:rsidR="00523122" w:rsidRPr="00993A38" w:rsidRDefault="00E0020A" w:rsidP="00300C70">
            <w:pPr>
              <w:pStyle w:val="TableText"/>
              <w:spacing w:before="120"/>
              <w:rPr>
                <w:ins w:id="4" w:author="Rohit" w:date="2022-09-27T18:13:00Z"/>
                <w:rFonts w:ascii="Roboto Slab" w:hAnsi="Roboto Slab"/>
                <w:sz w:val="20"/>
                <w:szCs w:val="20"/>
              </w:rPr>
            </w:pPr>
            <w:ins w:id="5" w:author="Rohit" w:date="2022-09-27T18:13:00Z">
              <w:r w:rsidRPr="00993A38">
                <w:rPr>
                  <w:rFonts w:ascii="Roboto Slab" w:hAnsi="Roboto Slab"/>
                  <w:sz w:val="20"/>
                  <w:szCs w:val="20"/>
                </w:rPr>
                <w:t>0.4</w:t>
              </w:r>
            </w:ins>
          </w:p>
        </w:tc>
        <w:tc>
          <w:tcPr>
            <w:tcW w:w="1460" w:type="dxa"/>
          </w:tcPr>
          <w:p w14:paraId="3F1B8E37" w14:textId="2B1AC51C" w:rsidR="00523122" w:rsidRPr="00993A38" w:rsidRDefault="00E0020A" w:rsidP="00300C70">
            <w:pPr>
              <w:pStyle w:val="TableText"/>
              <w:spacing w:before="120"/>
              <w:rPr>
                <w:ins w:id="6" w:author="Rohit" w:date="2022-09-27T18:13:00Z"/>
                <w:rFonts w:ascii="Roboto Slab" w:hAnsi="Roboto Slab"/>
                <w:sz w:val="20"/>
                <w:szCs w:val="20"/>
              </w:rPr>
            </w:pPr>
            <w:ins w:id="7" w:author="Rohit" w:date="2022-09-27T18:13:00Z">
              <w:r w:rsidRPr="00993A38">
                <w:rPr>
                  <w:rFonts w:ascii="Roboto Slab" w:hAnsi="Roboto Slab"/>
                  <w:sz w:val="20"/>
                  <w:szCs w:val="20"/>
                </w:rPr>
                <w:t>Rohit Ravindran</w:t>
              </w:r>
            </w:ins>
          </w:p>
        </w:tc>
        <w:tc>
          <w:tcPr>
            <w:tcW w:w="5495" w:type="dxa"/>
          </w:tcPr>
          <w:p w14:paraId="3972D536" w14:textId="79B91C18" w:rsidR="00523122" w:rsidRPr="00993A38" w:rsidRDefault="009D2D4D" w:rsidP="00300C70">
            <w:pPr>
              <w:pStyle w:val="TableText"/>
              <w:spacing w:before="120"/>
              <w:rPr>
                <w:ins w:id="8" w:author="Rohit" w:date="2022-09-27T18:15:00Z"/>
                <w:rFonts w:ascii="Roboto Slab" w:hAnsi="Roboto Slab"/>
                <w:sz w:val="20"/>
                <w:szCs w:val="20"/>
              </w:rPr>
            </w:pPr>
            <w:ins w:id="9" w:author="Rohit" w:date="2022-09-27T18:16:00Z">
              <w:r w:rsidRPr="00993A38">
                <w:rPr>
                  <w:rFonts w:ascii="Roboto Slab" w:hAnsi="Roboto Slab"/>
                  <w:sz w:val="20"/>
                  <w:szCs w:val="20"/>
                </w:rPr>
                <w:t xml:space="preserve">Below updates made </w:t>
              </w:r>
            </w:ins>
            <w:ins w:id="10" w:author="Rohit" w:date="2022-09-27T18:14:00Z">
              <w:r w:rsidR="007840FD" w:rsidRPr="00993A38">
                <w:rPr>
                  <w:rFonts w:ascii="Roboto Slab" w:hAnsi="Roboto Slab"/>
                  <w:sz w:val="20"/>
                  <w:szCs w:val="20"/>
                </w:rPr>
                <w:t>after review by</w:t>
              </w:r>
            </w:ins>
            <w:ins w:id="11" w:author="Rohit" w:date="2022-09-27T18:15:00Z">
              <w:r w:rsidR="007840FD" w:rsidRPr="00993A38">
                <w:rPr>
                  <w:rFonts w:ascii="Roboto Slab" w:hAnsi="Roboto Slab"/>
                  <w:sz w:val="20"/>
                  <w:szCs w:val="20"/>
                </w:rPr>
                <w:t xml:space="preserve"> Heena and </w:t>
              </w:r>
            </w:ins>
            <w:ins w:id="12" w:author="Rohit" w:date="2022-09-27T18:58:00Z">
              <w:r w:rsidR="00601206" w:rsidRPr="00993A38">
                <w:rPr>
                  <w:rFonts w:ascii="Roboto Slab" w:hAnsi="Roboto Slab"/>
                  <w:sz w:val="20"/>
                  <w:szCs w:val="20"/>
                </w:rPr>
                <w:t>Lalit</w:t>
              </w:r>
            </w:ins>
          </w:p>
          <w:p w14:paraId="10FE863A" w14:textId="08A3F58A" w:rsidR="00216C65" w:rsidRPr="00993A38" w:rsidRDefault="00216C65" w:rsidP="004E399A">
            <w:pPr>
              <w:pStyle w:val="TableText"/>
              <w:numPr>
                <w:ilvl w:val="0"/>
                <w:numId w:val="22"/>
              </w:numPr>
              <w:spacing w:before="120"/>
              <w:rPr>
                <w:ins w:id="13" w:author="Rohit" w:date="2022-09-27T18:15:00Z"/>
                <w:rFonts w:ascii="Roboto Slab" w:hAnsi="Roboto Slab"/>
                <w:sz w:val="20"/>
                <w:szCs w:val="20"/>
              </w:rPr>
            </w:pPr>
            <w:ins w:id="14" w:author="Rohit" w:date="2022-09-27T18:15:00Z">
              <w:r w:rsidRPr="00993A38">
                <w:rPr>
                  <w:rFonts w:ascii="Roboto Slab" w:hAnsi="Roboto Slab"/>
                  <w:sz w:val="20"/>
                  <w:szCs w:val="20"/>
                </w:rPr>
                <w:t xml:space="preserve">Split Regression Testing into System Regression </w:t>
              </w:r>
            </w:ins>
            <w:ins w:id="15" w:author="Rohit" w:date="2022-09-28T14:48:00Z">
              <w:r w:rsidR="00FA3DCF" w:rsidRPr="00993A38">
                <w:rPr>
                  <w:rFonts w:ascii="Roboto Slab" w:hAnsi="Roboto Slab"/>
                  <w:sz w:val="20"/>
                  <w:szCs w:val="20"/>
                </w:rPr>
                <w:t xml:space="preserve">(Data Hub) </w:t>
              </w:r>
            </w:ins>
            <w:ins w:id="16" w:author="Rohit" w:date="2022-09-27T18:15:00Z">
              <w:r w:rsidRPr="00993A38">
                <w:rPr>
                  <w:rFonts w:ascii="Roboto Slab" w:hAnsi="Roboto Slab"/>
                  <w:sz w:val="20"/>
                  <w:szCs w:val="20"/>
                </w:rPr>
                <w:t xml:space="preserve">and BAU </w:t>
              </w:r>
            </w:ins>
            <w:ins w:id="17" w:author="Rohit" w:date="2022-09-28T14:48:00Z">
              <w:r w:rsidR="00BF7EC2" w:rsidRPr="00993A38">
                <w:rPr>
                  <w:rFonts w:ascii="Roboto Slab" w:hAnsi="Roboto Slab"/>
                  <w:sz w:val="20"/>
                  <w:szCs w:val="20"/>
                </w:rPr>
                <w:t>(</w:t>
              </w:r>
              <w:r w:rsidR="00FA3DCF" w:rsidRPr="00993A38">
                <w:rPr>
                  <w:rFonts w:ascii="Roboto Slab" w:hAnsi="Roboto Slab"/>
                  <w:sz w:val="20"/>
                  <w:szCs w:val="20"/>
                </w:rPr>
                <w:t>in case of c</w:t>
              </w:r>
              <w:r w:rsidR="00BF7EC2" w:rsidRPr="00993A38">
                <w:rPr>
                  <w:rFonts w:ascii="Roboto Slab" w:hAnsi="Roboto Slab"/>
                  <w:sz w:val="20"/>
                  <w:szCs w:val="20"/>
                </w:rPr>
                <w:t>hanges to</w:t>
              </w:r>
            </w:ins>
            <w:ins w:id="18" w:author="Rohit" w:date="2022-09-27T18:15:00Z">
              <w:r w:rsidRPr="00993A38">
                <w:rPr>
                  <w:rFonts w:ascii="Roboto Slab" w:hAnsi="Roboto Slab"/>
                  <w:sz w:val="20"/>
                  <w:szCs w:val="20"/>
                </w:rPr>
                <w:t xml:space="preserve"> </w:t>
              </w:r>
            </w:ins>
            <w:ins w:id="19" w:author="Rohit" w:date="2022-09-28T14:48:00Z">
              <w:r w:rsidR="00FA3DCF" w:rsidRPr="00993A38">
                <w:rPr>
                  <w:rFonts w:ascii="Roboto Slab" w:hAnsi="Roboto Slab"/>
                  <w:sz w:val="20"/>
                  <w:szCs w:val="20"/>
                </w:rPr>
                <w:t>other systems)</w:t>
              </w:r>
            </w:ins>
            <w:ins w:id="20" w:author="Rohit" w:date="2022-09-27T18:15:00Z">
              <w:r w:rsidRPr="00993A38">
                <w:rPr>
                  <w:rFonts w:ascii="Roboto Slab" w:hAnsi="Roboto Slab"/>
                  <w:sz w:val="20"/>
                  <w:szCs w:val="20"/>
                </w:rPr>
                <w:t xml:space="preserve"> Regression</w:t>
              </w:r>
            </w:ins>
          </w:p>
          <w:p w14:paraId="696E1BB7" w14:textId="77777777" w:rsidR="00216C65" w:rsidRPr="00993A38" w:rsidRDefault="000F6877" w:rsidP="004E399A">
            <w:pPr>
              <w:pStyle w:val="TableText"/>
              <w:numPr>
                <w:ilvl w:val="0"/>
                <w:numId w:val="22"/>
              </w:numPr>
              <w:spacing w:before="120"/>
              <w:rPr>
                <w:ins w:id="21" w:author="Rohit" w:date="2022-09-27T18:19:00Z"/>
                <w:rFonts w:ascii="Roboto Slab" w:hAnsi="Roboto Slab"/>
                <w:sz w:val="20"/>
                <w:szCs w:val="20"/>
              </w:rPr>
            </w:pPr>
            <w:commentRangeStart w:id="22"/>
            <w:ins w:id="23" w:author="Rohit" w:date="2022-09-27T18:17:00Z">
              <w:r w:rsidRPr="00993A38">
                <w:rPr>
                  <w:rFonts w:ascii="Roboto Slab" w:hAnsi="Roboto Slab"/>
                  <w:sz w:val="20"/>
                  <w:szCs w:val="20"/>
                </w:rPr>
                <w:t>Added Data Migration</w:t>
              </w:r>
            </w:ins>
            <w:ins w:id="24" w:author="Rohit" w:date="2022-09-27T18:19:00Z">
              <w:r w:rsidR="00E05B75" w:rsidRPr="00993A38">
                <w:rPr>
                  <w:rFonts w:ascii="Roboto Slab" w:hAnsi="Roboto Slab"/>
                  <w:sz w:val="20"/>
                  <w:szCs w:val="20"/>
                </w:rPr>
                <w:t xml:space="preserve"> </w:t>
              </w:r>
            </w:ins>
            <w:commentRangeEnd w:id="22"/>
            <w:ins w:id="25" w:author="Rohit" w:date="2022-09-28T15:27:00Z">
              <w:r w:rsidR="00AA176D" w:rsidRPr="00993A38">
                <w:rPr>
                  <w:rStyle w:val="CommentReference"/>
                  <w:rFonts w:ascii="Roboto Slab" w:hAnsi="Roboto Slab"/>
                  <w:sz w:val="20"/>
                  <w:szCs w:val="20"/>
                </w:rPr>
                <w:commentReference w:id="22"/>
              </w:r>
            </w:ins>
            <w:ins w:id="26" w:author="Rohit" w:date="2022-09-27T18:19:00Z">
              <w:r w:rsidR="00685B82" w:rsidRPr="00993A38">
                <w:rPr>
                  <w:rFonts w:ascii="Roboto Slab" w:hAnsi="Roboto Slab"/>
                  <w:sz w:val="20"/>
                  <w:szCs w:val="20"/>
                </w:rPr>
                <w:t>(Historical Data Validation)</w:t>
              </w:r>
            </w:ins>
            <w:ins w:id="27" w:author="Rohit" w:date="2022-09-27T18:17:00Z">
              <w:r w:rsidRPr="00993A38">
                <w:rPr>
                  <w:rFonts w:ascii="Roboto Slab" w:hAnsi="Roboto Slab"/>
                  <w:sz w:val="20"/>
                  <w:szCs w:val="20"/>
                </w:rPr>
                <w:t xml:space="preserve"> Testing</w:t>
              </w:r>
            </w:ins>
          </w:p>
          <w:p w14:paraId="58D5B810" w14:textId="77777777" w:rsidR="00685B82" w:rsidRPr="00993A38" w:rsidRDefault="00685B82" w:rsidP="004E399A">
            <w:pPr>
              <w:pStyle w:val="TableText"/>
              <w:numPr>
                <w:ilvl w:val="0"/>
                <w:numId w:val="22"/>
              </w:numPr>
              <w:spacing w:before="120"/>
              <w:rPr>
                <w:ins w:id="28" w:author="Rohit" w:date="2022-09-27T19:23:00Z"/>
                <w:rFonts w:ascii="Roboto Slab" w:hAnsi="Roboto Slab"/>
                <w:sz w:val="20"/>
                <w:szCs w:val="20"/>
              </w:rPr>
            </w:pPr>
            <w:ins w:id="29" w:author="Rohit" w:date="2022-09-27T18:19:00Z">
              <w:r w:rsidRPr="00993A38">
                <w:rPr>
                  <w:rFonts w:ascii="Roboto Slab" w:hAnsi="Roboto Slab"/>
                  <w:sz w:val="20"/>
                  <w:szCs w:val="20"/>
                </w:rPr>
                <w:t>Added comment</w:t>
              </w:r>
            </w:ins>
            <w:ins w:id="30" w:author="Rohit" w:date="2022-09-27T18:20:00Z">
              <w:r w:rsidR="005447E2" w:rsidRPr="00993A38">
                <w:rPr>
                  <w:rFonts w:ascii="Roboto Slab" w:hAnsi="Roboto Slab"/>
                  <w:sz w:val="20"/>
                  <w:szCs w:val="20"/>
                </w:rPr>
                <w:t xml:space="preserve"> calling out the need to create a matrix </w:t>
              </w:r>
              <w:r w:rsidR="00FC3947" w:rsidRPr="00993A38">
                <w:rPr>
                  <w:rFonts w:ascii="Roboto Slab" w:hAnsi="Roboto Slab"/>
                  <w:sz w:val="20"/>
                  <w:szCs w:val="20"/>
                </w:rPr>
                <w:t xml:space="preserve">for </w:t>
              </w:r>
            </w:ins>
            <w:ins w:id="31" w:author="Rohit" w:date="2022-09-27T18:21:00Z">
              <w:r w:rsidR="00A4341D" w:rsidRPr="00993A38">
                <w:rPr>
                  <w:rFonts w:ascii="Roboto Slab" w:hAnsi="Roboto Slab"/>
                  <w:sz w:val="20"/>
                  <w:szCs w:val="20"/>
                </w:rPr>
                <w:t>the testing</w:t>
              </w:r>
            </w:ins>
            <w:ins w:id="32" w:author="Rohit" w:date="2022-09-27T18:20:00Z">
              <w:r w:rsidR="00A4341D" w:rsidRPr="00993A38">
                <w:rPr>
                  <w:rFonts w:ascii="Roboto Slab" w:hAnsi="Roboto Slab"/>
                  <w:sz w:val="20"/>
                  <w:szCs w:val="20"/>
                </w:rPr>
                <w:t xml:space="preserve"> </w:t>
              </w:r>
            </w:ins>
            <w:ins w:id="33" w:author="Rohit" w:date="2022-09-27T18:21:00Z">
              <w:r w:rsidR="00A4341D" w:rsidRPr="00993A38">
                <w:rPr>
                  <w:rFonts w:ascii="Roboto Slab" w:hAnsi="Roboto Slab"/>
                  <w:sz w:val="20"/>
                  <w:szCs w:val="20"/>
                </w:rPr>
                <w:t>focussed on</w:t>
              </w:r>
            </w:ins>
            <w:ins w:id="34" w:author="Rohit" w:date="2022-09-27T18:20:00Z">
              <w:r w:rsidR="00A4341D" w:rsidRPr="00993A38">
                <w:rPr>
                  <w:rFonts w:ascii="Roboto Slab" w:hAnsi="Roboto Slab"/>
                  <w:sz w:val="20"/>
                  <w:szCs w:val="20"/>
                </w:rPr>
                <w:t xml:space="preserve"> other </w:t>
              </w:r>
            </w:ins>
            <w:ins w:id="35" w:author="Rohit" w:date="2022-09-27T18:21:00Z">
              <w:r w:rsidR="00A4341D" w:rsidRPr="00993A38">
                <w:rPr>
                  <w:rFonts w:ascii="Roboto Slab" w:hAnsi="Roboto Slab"/>
                  <w:sz w:val="20"/>
                  <w:szCs w:val="20"/>
                </w:rPr>
                <w:t xml:space="preserve">Upstream and Downstream systems </w:t>
              </w:r>
            </w:ins>
            <w:ins w:id="36" w:author="Rohit" w:date="2022-09-27T18:20:00Z">
              <w:r w:rsidR="00FC3947" w:rsidRPr="00993A38">
                <w:rPr>
                  <w:rFonts w:ascii="Roboto Slab" w:hAnsi="Roboto Slab"/>
                  <w:sz w:val="20"/>
                  <w:szCs w:val="20"/>
                </w:rPr>
                <w:t xml:space="preserve">and </w:t>
              </w:r>
            </w:ins>
            <w:ins w:id="37" w:author="Rohit" w:date="2022-09-27T18:22:00Z">
              <w:r w:rsidR="00CB2C07" w:rsidRPr="00993A38">
                <w:rPr>
                  <w:rFonts w:ascii="Roboto Slab" w:hAnsi="Roboto Slab"/>
                  <w:sz w:val="20"/>
                  <w:szCs w:val="20"/>
                </w:rPr>
                <w:t>the teams responsible for doing these tests</w:t>
              </w:r>
            </w:ins>
          </w:p>
          <w:p w14:paraId="1A98E710" w14:textId="77777777" w:rsidR="00052112" w:rsidRPr="00993A38" w:rsidRDefault="00052112" w:rsidP="00052112">
            <w:pPr>
              <w:pStyle w:val="TableText"/>
              <w:spacing w:before="120"/>
              <w:rPr>
                <w:ins w:id="38" w:author="Rohit" w:date="2022-09-27T19:23:00Z"/>
                <w:rFonts w:ascii="Roboto Slab" w:hAnsi="Roboto Slab"/>
                <w:sz w:val="20"/>
                <w:szCs w:val="20"/>
              </w:rPr>
            </w:pPr>
            <w:ins w:id="39" w:author="Rohit" w:date="2022-09-27T19:23:00Z">
              <w:r w:rsidRPr="00993A38">
                <w:rPr>
                  <w:rFonts w:ascii="Roboto Slab" w:hAnsi="Roboto Slab"/>
                  <w:sz w:val="20"/>
                  <w:szCs w:val="20"/>
                </w:rPr>
                <w:t>Other Update</w:t>
              </w:r>
              <w:r w:rsidR="00C25BB3" w:rsidRPr="00993A38">
                <w:rPr>
                  <w:rFonts w:ascii="Roboto Slab" w:hAnsi="Roboto Slab"/>
                  <w:sz w:val="20"/>
                  <w:szCs w:val="20"/>
                </w:rPr>
                <w:t>:</w:t>
              </w:r>
            </w:ins>
          </w:p>
          <w:p w14:paraId="1F2B9BB0" w14:textId="7A98DFC5" w:rsidR="00C25BB3" w:rsidRPr="00993A38" w:rsidRDefault="00C25BB3" w:rsidP="00052112">
            <w:pPr>
              <w:pStyle w:val="TableText"/>
              <w:spacing w:before="120"/>
              <w:rPr>
                <w:ins w:id="40" w:author="Rohit" w:date="2022-09-27T18:13:00Z"/>
                <w:rFonts w:ascii="Roboto Slab" w:hAnsi="Roboto Slab"/>
                <w:sz w:val="20"/>
                <w:szCs w:val="20"/>
              </w:rPr>
            </w:pPr>
            <w:ins w:id="41" w:author="Rohit" w:date="2022-09-27T19:23:00Z">
              <w:r w:rsidRPr="00993A38">
                <w:rPr>
                  <w:rFonts w:ascii="Roboto Slab" w:hAnsi="Roboto Slab"/>
                  <w:sz w:val="20"/>
                  <w:szCs w:val="20"/>
                </w:rPr>
                <w:t xml:space="preserve">Added Distributor Stock in Diagram in System </w:t>
              </w:r>
            </w:ins>
            <w:ins w:id="42" w:author="Rohit" w:date="2022-09-27T19:24:00Z">
              <w:r w:rsidRPr="00993A38">
                <w:rPr>
                  <w:rFonts w:ascii="Roboto Slab" w:hAnsi="Roboto Slab"/>
                  <w:sz w:val="20"/>
                  <w:szCs w:val="20"/>
                </w:rPr>
                <w:t xml:space="preserve">Landscape </w:t>
              </w:r>
            </w:ins>
            <w:ins w:id="43" w:author="Rohit" w:date="2022-09-27T19:23:00Z">
              <w:r w:rsidRPr="00993A38">
                <w:rPr>
                  <w:rFonts w:ascii="Roboto Slab" w:hAnsi="Roboto Slab"/>
                  <w:sz w:val="20"/>
                  <w:szCs w:val="20"/>
                </w:rPr>
                <w:t>Overview Section</w:t>
              </w:r>
            </w:ins>
          </w:p>
        </w:tc>
      </w:tr>
      <w:tr w:rsidR="00AF455E" w:rsidRPr="00993A38" w14:paraId="20DDEAF1" w14:textId="77777777" w:rsidTr="00993A38">
        <w:trPr>
          <w:trHeight w:val="307"/>
          <w:ins w:id="44" w:author="Heena Patel" w:date="2022-09-28T15:09:00Z"/>
        </w:trPr>
        <w:tc>
          <w:tcPr>
            <w:tcW w:w="1170" w:type="dxa"/>
          </w:tcPr>
          <w:p w14:paraId="00CDE859" w14:textId="121864FA" w:rsidR="00AF455E" w:rsidRPr="00993A38" w:rsidRDefault="00AF455E" w:rsidP="00300C70">
            <w:pPr>
              <w:pStyle w:val="TableText"/>
              <w:spacing w:before="120"/>
              <w:rPr>
                <w:ins w:id="45" w:author="Heena Patel" w:date="2022-09-28T15:09:00Z"/>
                <w:rFonts w:ascii="Roboto Slab" w:hAnsi="Roboto Slab"/>
                <w:sz w:val="20"/>
                <w:szCs w:val="20"/>
              </w:rPr>
            </w:pPr>
            <w:ins w:id="46" w:author="Heena Patel" w:date="2022-09-28T15:09:00Z">
              <w:r w:rsidRPr="00993A38">
                <w:rPr>
                  <w:rFonts w:ascii="Roboto Slab" w:hAnsi="Roboto Slab"/>
                  <w:sz w:val="20"/>
                  <w:szCs w:val="20"/>
                </w:rPr>
                <w:t>28/09/22</w:t>
              </w:r>
            </w:ins>
          </w:p>
        </w:tc>
        <w:tc>
          <w:tcPr>
            <w:tcW w:w="1235" w:type="dxa"/>
          </w:tcPr>
          <w:p w14:paraId="76574CB6" w14:textId="113EBB1C" w:rsidR="00AF455E" w:rsidRPr="00993A38" w:rsidRDefault="00AF455E" w:rsidP="00300C70">
            <w:pPr>
              <w:pStyle w:val="TableText"/>
              <w:spacing w:before="120"/>
              <w:rPr>
                <w:ins w:id="47" w:author="Heena Patel" w:date="2022-09-28T15:09:00Z"/>
                <w:rFonts w:ascii="Roboto Slab" w:hAnsi="Roboto Slab"/>
                <w:sz w:val="20"/>
                <w:szCs w:val="20"/>
              </w:rPr>
            </w:pPr>
            <w:ins w:id="48" w:author="Heena Patel" w:date="2022-09-28T15:09:00Z">
              <w:r w:rsidRPr="00993A38">
                <w:rPr>
                  <w:rFonts w:ascii="Roboto Slab" w:hAnsi="Roboto Slab"/>
                  <w:sz w:val="20"/>
                  <w:szCs w:val="20"/>
                </w:rPr>
                <w:t>0.5</w:t>
              </w:r>
            </w:ins>
          </w:p>
        </w:tc>
        <w:tc>
          <w:tcPr>
            <w:tcW w:w="1460" w:type="dxa"/>
          </w:tcPr>
          <w:p w14:paraId="0E26CCAB" w14:textId="162C92BF" w:rsidR="00AF455E" w:rsidRPr="00993A38" w:rsidRDefault="00AF455E" w:rsidP="00300C70">
            <w:pPr>
              <w:pStyle w:val="TableText"/>
              <w:spacing w:before="120"/>
              <w:rPr>
                <w:ins w:id="49" w:author="Heena Patel" w:date="2022-09-28T15:09:00Z"/>
                <w:rFonts w:ascii="Roboto Slab" w:hAnsi="Roboto Slab"/>
                <w:sz w:val="20"/>
                <w:szCs w:val="20"/>
              </w:rPr>
            </w:pPr>
            <w:ins w:id="50" w:author="Heena Patel" w:date="2022-09-28T15:09:00Z">
              <w:r w:rsidRPr="00993A38">
                <w:rPr>
                  <w:rFonts w:ascii="Roboto Slab" w:hAnsi="Roboto Slab"/>
                  <w:sz w:val="20"/>
                  <w:szCs w:val="20"/>
                </w:rPr>
                <w:t>Heena Patel</w:t>
              </w:r>
            </w:ins>
          </w:p>
        </w:tc>
        <w:tc>
          <w:tcPr>
            <w:tcW w:w="5495" w:type="dxa"/>
          </w:tcPr>
          <w:p w14:paraId="01868661" w14:textId="77777777" w:rsidR="00AF455E" w:rsidRPr="00993A38" w:rsidRDefault="00AF455E" w:rsidP="00300C70">
            <w:pPr>
              <w:pStyle w:val="TableText"/>
              <w:spacing w:before="120"/>
              <w:rPr>
                <w:ins w:id="51" w:author="Heena Patel" w:date="2022-09-28T15:09:00Z"/>
                <w:rFonts w:ascii="Roboto Slab" w:hAnsi="Roboto Slab"/>
                <w:sz w:val="20"/>
                <w:szCs w:val="20"/>
              </w:rPr>
            </w:pPr>
          </w:p>
        </w:tc>
      </w:tr>
    </w:tbl>
    <w:p w14:paraId="64D00F56" w14:textId="77777777" w:rsidR="005D60F0" w:rsidRDefault="005D60F0" w:rsidP="00300C70">
      <w:pPr>
        <w:pStyle w:val="HEADNOTOCOR"/>
      </w:pPr>
    </w:p>
    <w:p w14:paraId="3AE33069" w14:textId="77777777" w:rsidR="005D60F0" w:rsidRDefault="005D60F0" w:rsidP="00300C70">
      <w:pPr>
        <w:pStyle w:val="HEADNOTOCOR"/>
      </w:pPr>
    </w:p>
    <w:p w14:paraId="6841EA25" w14:textId="21580951" w:rsidR="00A02347" w:rsidRDefault="00A02347" w:rsidP="00300C70">
      <w:pPr>
        <w:pStyle w:val="HEADNOTOCOR"/>
      </w:pPr>
      <w:r>
        <w:t>DOCUMENT APPROVAL</w:t>
      </w:r>
    </w:p>
    <w:p w14:paraId="43C087A6" w14:textId="77777777" w:rsidR="00A02347" w:rsidRPr="00BB6976" w:rsidRDefault="00A02347" w:rsidP="00300C70">
      <w:pPr>
        <w:pStyle w:val="FooterSpacer"/>
      </w:pPr>
    </w:p>
    <w:tbl>
      <w:tblPr>
        <w:tblStyle w:val="GridTable1Light"/>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5"/>
        <w:gridCol w:w="1735"/>
        <w:gridCol w:w="1736"/>
        <w:gridCol w:w="1736"/>
        <w:gridCol w:w="2409"/>
      </w:tblGrid>
      <w:tr w:rsidR="00A02347" w:rsidRPr="00650A43" w14:paraId="09D55A3F" w14:textId="413A101D" w:rsidTr="006751A8">
        <w:tc>
          <w:tcPr>
            <w:tcW w:w="1735" w:type="dxa"/>
            <w:shd w:val="clear" w:color="auto" w:fill="F07300" w:themeFill="accent1"/>
          </w:tcPr>
          <w:p w14:paraId="4C20CEF5" w14:textId="21D870B8" w:rsidR="00A02347" w:rsidRPr="00650A43" w:rsidRDefault="00A02347" w:rsidP="00300C70">
            <w:pPr>
              <w:pStyle w:val="TableRowHead"/>
              <w:rPr>
                <w:rFonts w:ascii="Roboto Slab" w:hAnsi="Roboto Slab"/>
                <w:color w:val="FFFFFF" w:themeColor="background1"/>
                <w:spacing w:val="3"/>
                <w:sz w:val="20"/>
                <w:szCs w:val="20"/>
              </w:rPr>
            </w:pPr>
            <w:r w:rsidRPr="00650A43">
              <w:rPr>
                <w:rFonts w:ascii="Roboto Slab" w:hAnsi="Roboto Slab"/>
                <w:color w:val="FFFFFF" w:themeColor="background1"/>
                <w:spacing w:val="3"/>
                <w:sz w:val="20"/>
                <w:szCs w:val="20"/>
              </w:rPr>
              <w:t>Name</w:t>
            </w:r>
          </w:p>
        </w:tc>
        <w:tc>
          <w:tcPr>
            <w:tcW w:w="1735" w:type="dxa"/>
            <w:shd w:val="clear" w:color="auto" w:fill="F07300" w:themeFill="accent1"/>
          </w:tcPr>
          <w:p w14:paraId="21B07D2C" w14:textId="680448C5" w:rsidR="00A02347" w:rsidRPr="00650A43" w:rsidRDefault="00A02347" w:rsidP="00300C70">
            <w:pPr>
              <w:pStyle w:val="TableRowHead"/>
              <w:rPr>
                <w:rFonts w:ascii="Roboto Slab" w:hAnsi="Roboto Slab"/>
                <w:color w:val="FFFFFF" w:themeColor="background1"/>
                <w:spacing w:val="3"/>
                <w:sz w:val="20"/>
                <w:szCs w:val="20"/>
              </w:rPr>
            </w:pPr>
            <w:r w:rsidRPr="00650A43">
              <w:rPr>
                <w:rFonts w:ascii="Roboto Slab" w:hAnsi="Roboto Slab"/>
                <w:color w:val="FFFFFF" w:themeColor="background1"/>
                <w:spacing w:val="3"/>
                <w:sz w:val="20"/>
                <w:szCs w:val="20"/>
              </w:rPr>
              <w:t>Position</w:t>
            </w:r>
          </w:p>
        </w:tc>
        <w:tc>
          <w:tcPr>
            <w:tcW w:w="1736" w:type="dxa"/>
            <w:shd w:val="clear" w:color="auto" w:fill="F07300" w:themeFill="accent1"/>
          </w:tcPr>
          <w:p w14:paraId="0ABED79B" w14:textId="445093BB" w:rsidR="00A02347" w:rsidRPr="00650A43" w:rsidRDefault="00A02347" w:rsidP="00300C70">
            <w:pPr>
              <w:pStyle w:val="TableRowHead"/>
              <w:rPr>
                <w:rFonts w:ascii="Roboto Slab" w:hAnsi="Roboto Slab"/>
                <w:color w:val="FFFFFF" w:themeColor="background1"/>
                <w:spacing w:val="3"/>
                <w:sz w:val="20"/>
                <w:szCs w:val="20"/>
              </w:rPr>
            </w:pPr>
            <w:r w:rsidRPr="00650A43">
              <w:rPr>
                <w:rFonts w:ascii="Roboto Slab" w:hAnsi="Roboto Slab"/>
                <w:color w:val="FFFFFF" w:themeColor="background1"/>
                <w:spacing w:val="3"/>
                <w:sz w:val="20"/>
                <w:szCs w:val="20"/>
              </w:rPr>
              <w:t>Role</w:t>
            </w:r>
          </w:p>
        </w:tc>
        <w:tc>
          <w:tcPr>
            <w:tcW w:w="1736" w:type="dxa"/>
            <w:shd w:val="clear" w:color="auto" w:fill="F07300" w:themeFill="accent1"/>
          </w:tcPr>
          <w:p w14:paraId="566207E2" w14:textId="12FA796D" w:rsidR="00A02347" w:rsidRPr="00650A43" w:rsidRDefault="00A02347" w:rsidP="00300C70">
            <w:pPr>
              <w:pStyle w:val="TableRowHead"/>
              <w:rPr>
                <w:rFonts w:ascii="Roboto Slab" w:hAnsi="Roboto Slab"/>
                <w:color w:val="FFFFFF" w:themeColor="background1"/>
                <w:spacing w:val="3"/>
                <w:sz w:val="20"/>
                <w:szCs w:val="20"/>
              </w:rPr>
            </w:pPr>
            <w:r w:rsidRPr="00650A43">
              <w:rPr>
                <w:rFonts w:ascii="Roboto Slab" w:hAnsi="Roboto Slab"/>
                <w:color w:val="FFFFFF" w:themeColor="background1"/>
                <w:spacing w:val="3"/>
                <w:sz w:val="20"/>
                <w:szCs w:val="20"/>
              </w:rPr>
              <w:t>Date</w:t>
            </w:r>
          </w:p>
        </w:tc>
        <w:tc>
          <w:tcPr>
            <w:tcW w:w="2409" w:type="dxa"/>
            <w:shd w:val="clear" w:color="auto" w:fill="F07300" w:themeFill="accent1"/>
          </w:tcPr>
          <w:p w14:paraId="6B88FD47" w14:textId="7E6F0E61" w:rsidR="00A02347" w:rsidRPr="00650A43" w:rsidRDefault="00A02347" w:rsidP="00300C70">
            <w:pPr>
              <w:pStyle w:val="TableRowHead"/>
              <w:rPr>
                <w:rFonts w:ascii="Roboto Slab" w:hAnsi="Roboto Slab"/>
                <w:color w:val="FFFFFF" w:themeColor="background1"/>
                <w:spacing w:val="3"/>
                <w:sz w:val="20"/>
                <w:szCs w:val="20"/>
              </w:rPr>
            </w:pPr>
            <w:r w:rsidRPr="00650A43">
              <w:rPr>
                <w:rFonts w:ascii="Roboto Slab" w:hAnsi="Roboto Slab"/>
                <w:color w:val="FFFFFF" w:themeColor="background1"/>
                <w:spacing w:val="3"/>
                <w:sz w:val="20"/>
                <w:szCs w:val="20"/>
              </w:rPr>
              <w:t>Evidence</w:t>
            </w:r>
          </w:p>
        </w:tc>
      </w:tr>
      <w:tr w:rsidR="00300C70" w:rsidRPr="00650A43" w14:paraId="39FD3206" w14:textId="01697758" w:rsidTr="006751A8">
        <w:trPr>
          <w:trHeight w:val="307"/>
        </w:trPr>
        <w:tc>
          <w:tcPr>
            <w:tcW w:w="1735" w:type="dxa"/>
            <w:vAlign w:val="center"/>
          </w:tcPr>
          <w:p w14:paraId="58F3E100" w14:textId="74BFB635" w:rsidR="00300C70" w:rsidRPr="00650A43" w:rsidRDefault="00E952BB" w:rsidP="00300C70">
            <w:pPr>
              <w:pStyle w:val="TableText"/>
              <w:spacing w:before="120"/>
              <w:rPr>
                <w:rFonts w:ascii="Roboto Slab" w:hAnsi="Roboto Slab"/>
                <w:sz w:val="20"/>
                <w:szCs w:val="20"/>
              </w:rPr>
            </w:pPr>
            <w:r w:rsidRPr="00650A43">
              <w:rPr>
                <w:rFonts w:ascii="Roboto Slab" w:hAnsi="Roboto Slab" w:cstheme="minorHAnsi"/>
                <w:sz w:val="20"/>
                <w:szCs w:val="20"/>
              </w:rPr>
              <w:t>Heena Patel</w:t>
            </w:r>
          </w:p>
        </w:tc>
        <w:tc>
          <w:tcPr>
            <w:tcW w:w="1735" w:type="dxa"/>
          </w:tcPr>
          <w:p w14:paraId="1F0BAD18" w14:textId="4C5261E3" w:rsidR="00300C70" w:rsidRPr="00650A43" w:rsidRDefault="004517B0" w:rsidP="00300C70">
            <w:pPr>
              <w:pStyle w:val="TableText"/>
              <w:spacing w:before="120"/>
              <w:rPr>
                <w:rFonts w:ascii="Roboto Slab" w:hAnsi="Roboto Slab"/>
                <w:sz w:val="20"/>
                <w:szCs w:val="20"/>
              </w:rPr>
            </w:pPr>
            <w:r w:rsidRPr="00650A43">
              <w:rPr>
                <w:rFonts w:ascii="Roboto Slab" w:hAnsi="Roboto Slab"/>
                <w:sz w:val="20"/>
                <w:szCs w:val="20"/>
              </w:rPr>
              <w:t>IB Test C</w:t>
            </w:r>
            <w:r w:rsidR="00016EB7">
              <w:rPr>
                <w:rFonts w:ascii="Roboto Slab" w:hAnsi="Roboto Slab"/>
                <w:sz w:val="20"/>
                <w:szCs w:val="20"/>
              </w:rPr>
              <w:t>o</w:t>
            </w:r>
            <w:r w:rsidRPr="00650A43">
              <w:rPr>
                <w:rFonts w:ascii="Roboto Slab" w:hAnsi="Roboto Slab"/>
                <w:sz w:val="20"/>
                <w:szCs w:val="20"/>
              </w:rPr>
              <w:t>E Programme Test Manager</w:t>
            </w:r>
          </w:p>
        </w:tc>
        <w:tc>
          <w:tcPr>
            <w:tcW w:w="1736" w:type="dxa"/>
          </w:tcPr>
          <w:p w14:paraId="1DFC415F" w14:textId="52A5F60F" w:rsidR="00300C70" w:rsidRPr="00650A43" w:rsidRDefault="0056193D" w:rsidP="00650A43">
            <w:pPr>
              <w:pStyle w:val="TableText"/>
              <w:spacing w:before="120"/>
              <w:jc w:val="center"/>
              <w:rPr>
                <w:rFonts w:ascii="Roboto Slab" w:hAnsi="Roboto Slab" w:cstheme="minorHAnsi"/>
                <w:sz w:val="20"/>
                <w:szCs w:val="20"/>
              </w:rPr>
            </w:pPr>
            <w:r w:rsidRPr="00650A43">
              <w:rPr>
                <w:rFonts w:ascii="Roboto Slab" w:hAnsi="Roboto Slab" w:cstheme="minorHAnsi"/>
                <w:sz w:val="20"/>
                <w:szCs w:val="20"/>
              </w:rPr>
              <w:t>A</w:t>
            </w:r>
          </w:p>
        </w:tc>
        <w:tc>
          <w:tcPr>
            <w:tcW w:w="1736" w:type="dxa"/>
          </w:tcPr>
          <w:p w14:paraId="71649035" w14:textId="6F5609AA" w:rsidR="00300C70" w:rsidRPr="00650A43" w:rsidRDefault="00300C70" w:rsidP="00650A43">
            <w:pPr>
              <w:pStyle w:val="TableText"/>
              <w:spacing w:before="120"/>
              <w:jc w:val="center"/>
              <w:rPr>
                <w:rFonts w:ascii="Roboto Slab" w:hAnsi="Roboto Slab"/>
                <w:sz w:val="20"/>
                <w:szCs w:val="20"/>
              </w:rPr>
            </w:pPr>
          </w:p>
        </w:tc>
        <w:tc>
          <w:tcPr>
            <w:tcW w:w="2409" w:type="dxa"/>
          </w:tcPr>
          <w:p w14:paraId="461429D5" w14:textId="77777777" w:rsidR="00300C70" w:rsidRPr="00650A43" w:rsidRDefault="00300C70" w:rsidP="00300C70">
            <w:pPr>
              <w:pStyle w:val="TableText"/>
              <w:spacing w:before="120"/>
              <w:rPr>
                <w:rFonts w:ascii="Roboto Slab" w:hAnsi="Roboto Slab" w:cstheme="minorHAnsi"/>
                <w:sz w:val="20"/>
                <w:szCs w:val="20"/>
              </w:rPr>
            </w:pPr>
          </w:p>
        </w:tc>
      </w:tr>
      <w:tr w:rsidR="00300C70" w:rsidRPr="00650A43" w14:paraId="7FC07AF6" w14:textId="0E95B96F" w:rsidTr="006751A8">
        <w:trPr>
          <w:trHeight w:val="307"/>
        </w:trPr>
        <w:tc>
          <w:tcPr>
            <w:tcW w:w="1735" w:type="dxa"/>
            <w:vAlign w:val="center"/>
          </w:tcPr>
          <w:p w14:paraId="4174D1E4" w14:textId="4AD534CB" w:rsidR="00300C70" w:rsidRPr="00650A43" w:rsidRDefault="007359A1" w:rsidP="00300C70">
            <w:pPr>
              <w:pStyle w:val="TableText"/>
              <w:spacing w:before="120"/>
              <w:rPr>
                <w:rFonts w:ascii="Roboto Slab" w:hAnsi="Roboto Slab"/>
                <w:sz w:val="20"/>
                <w:szCs w:val="20"/>
              </w:rPr>
            </w:pPr>
            <w:r w:rsidRPr="00650A43">
              <w:rPr>
                <w:rFonts w:ascii="Roboto Slab" w:hAnsi="Roboto Slab" w:cstheme="minorHAnsi"/>
                <w:sz w:val="20"/>
                <w:szCs w:val="20"/>
              </w:rPr>
              <w:t>Kishan Maisuria</w:t>
            </w:r>
          </w:p>
        </w:tc>
        <w:tc>
          <w:tcPr>
            <w:tcW w:w="1735" w:type="dxa"/>
          </w:tcPr>
          <w:p w14:paraId="39A4FD22" w14:textId="6FA1F6B8" w:rsidR="00300C70" w:rsidRPr="00650A43" w:rsidRDefault="008B6C77" w:rsidP="00300C70">
            <w:pPr>
              <w:pStyle w:val="TableText"/>
              <w:spacing w:before="120"/>
              <w:rPr>
                <w:rFonts w:ascii="Roboto Slab" w:hAnsi="Roboto Slab"/>
                <w:sz w:val="20"/>
                <w:szCs w:val="20"/>
              </w:rPr>
            </w:pPr>
            <w:r w:rsidRPr="00650A43">
              <w:rPr>
                <w:rFonts w:ascii="Roboto Slab" w:hAnsi="Roboto Slab"/>
                <w:sz w:val="20"/>
                <w:szCs w:val="20"/>
              </w:rPr>
              <w:t xml:space="preserve">Head of Testing, </w:t>
            </w:r>
            <w:r w:rsidR="00327D13" w:rsidRPr="00650A43">
              <w:rPr>
                <w:rFonts w:ascii="Roboto Slab" w:hAnsi="Roboto Slab"/>
                <w:sz w:val="20"/>
                <w:szCs w:val="20"/>
              </w:rPr>
              <w:t>IB</w:t>
            </w:r>
            <w:r w:rsidRPr="00650A43">
              <w:rPr>
                <w:rFonts w:ascii="Roboto Slab" w:hAnsi="Roboto Slab"/>
                <w:sz w:val="20"/>
                <w:szCs w:val="20"/>
              </w:rPr>
              <w:t xml:space="preserve"> Global Solution Delivery</w:t>
            </w:r>
          </w:p>
        </w:tc>
        <w:tc>
          <w:tcPr>
            <w:tcW w:w="1736" w:type="dxa"/>
          </w:tcPr>
          <w:p w14:paraId="098FCB02" w14:textId="43DD7FC1" w:rsidR="00300C70" w:rsidRPr="00650A43" w:rsidRDefault="0056193D" w:rsidP="00650A43">
            <w:pPr>
              <w:pStyle w:val="TableText"/>
              <w:spacing w:before="120"/>
              <w:jc w:val="center"/>
              <w:rPr>
                <w:rFonts w:ascii="Roboto Slab" w:hAnsi="Roboto Slab"/>
                <w:sz w:val="20"/>
                <w:szCs w:val="20"/>
              </w:rPr>
            </w:pPr>
            <w:r w:rsidRPr="00650A43">
              <w:rPr>
                <w:rFonts w:ascii="Roboto Slab" w:hAnsi="Roboto Slab"/>
                <w:sz w:val="20"/>
                <w:szCs w:val="20"/>
              </w:rPr>
              <w:t>A</w:t>
            </w:r>
          </w:p>
        </w:tc>
        <w:tc>
          <w:tcPr>
            <w:tcW w:w="1736" w:type="dxa"/>
          </w:tcPr>
          <w:p w14:paraId="6C6BD468" w14:textId="52BDAE66" w:rsidR="00300C70" w:rsidRPr="00650A43" w:rsidRDefault="00300C70" w:rsidP="00650A43">
            <w:pPr>
              <w:pStyle w:val="TableText"/>
              <w:spacing w:before="120"/>
              <w:jc w:val="center"/>
              <w:rPr>
                <w:rFonts w:ascii="Roboto Slab" w:hAnsi="Roboto Slab"/>
                <w:sz w:val="20"/>
                <w:szCs w:val="20"/>
              </w:rPr>
            </w:pPr>
          </w:p>
        </w:tc>
        <w:tc>
          <w:tcPr>
            <w:tcW w:w="2409" w:type="dxa"/>
          </w:tcPr>
          <w:p w14:paraId="20F7893B" w14:textId="77777777" w:rsidR="00300C70" w:rsidRPr="00650A43" w:rsidRDefault="00300C70" w:rsidP="00300C70">
            <w:pPr>
              <w:pStyle w:val="TableText"/>
              <w:spacing w:before="120"/>
              <w:rPr>
                <w:rFonts w:ascii="Roboto Slab" w:hAnsi="Roboto Slab"/>
                <w:sz w:val="20"/>
                <w:szCs w:val="20"/>
              </w:rPr>
            </w:pPr>
          </w:p>
        </w:tc>
      </w:tr>
      <w:tr w:rsidR="00520B98" w:rsidRPr="00650A43" w14:paraId="465D7AE2" w14:textId="77777777" w:rsidTr="006751A8">
        <w:trPr>
          <w:trHeight w:val="307"/>
        </w:trPr>
        <w:tc>
          <w:tcPr>
            <w:tcW w:w="1735" w:type="dxa"/>
            <w:vAlign w:val="center"/>
          </w:tcPr>
          <w:p w14:paraId="7D69A1C1" w14:textId="2A20979D" w:rsidR="00520B98" w:rsidRPr="00650A43" w:rsidRDefault="007359A1" w:rsidP="00300C70">
            <w:pPr>
              <w:pStyle w:val="TableText"/>
              <w:spacing w:before="120"/>
              <w:rPr>
                <w:rFonts w:ascii="Roboto Slab" w:hAnsi="Roboto Slab" w:cstheme="minorHAnsi"/>
                <w:sz w:val="20"/>
                <w:szCs w:val="20"/>
              </w:rPr>
            </w:pPr>
            <w:r w:rsidRPr="00650A43">
              <w:rPr>
                <w:rFonts w:ascii="Roboto Slab" w:hAnsi="Roboto Slab" w:cstheme="minorHAnsi"/>
                <w:sz w:val="20"/>
                <w:szCs w:val="20"/>
              </w:rPr>
              <w:t>Nilesh Bhalsod</w:t>
            </w:r>
          </w:p>
        </w:tc>
        <w:tc>
          <w:tcPr>
            <w:tcW w:w="1735" w:type="dxa"/>
          </w:tcPr>
          <w:p w14:paraId="586F7574" w14:textId="6FE51736" w:rsidR="00520B98" w:rsidRPr="00650A43" w:rsidRDefault="00C00273" w:rsidP="00300C70">
            <w:pPr>
              <w:pStyle w:val="TableText"/>
              <w:spacing w:before="120"/>
              <w:rPr>
                <w:rFonts w:ascii="Roboto Slab" w:hAnsi="Roboto Slab"/>
                <w:sz w:val="20"/>
                <w:szCs w:val="20"/>
              </w:rPr>
            </w:pPr>
            <w:r w:rsidRPr="00650A43">
              <w:rPr>
                <w:rFonts w:ascii="Roboto Slab" w:hAnsi="Roboto Slab"/>
                <w:sz w:val="20"/>
                <w:szCs w:val="20"/>
              </w:rPr>
              <w:t xml:space="preserve">Head of </w:t>
            </w:r>
            <w:r w:rsidR="00D120BD" w:rsidRPr="00650A43">
              <w:rPr>
                <w:rFonts w:ascii="Roboto Slab" w:hAnsi="Roboto Slab"/>
                <w:sz w:val="20"/>
                <w:szCs w:val="20"/>
              </w:rPr>
              <w:t xml:space="preserve">IB </w:t>
            </w:r>
            <w:r w:rsidRPr="00650A43">
              <w:rPr>
                <w:rFonts w:ascii="Roboto Slab" w:hAnsi="Roboto Slab"/>
                <w:sz w:val="20"/>
                <w:szCs w:val="20"/>
              </w:rPr>
              <w:t>Test C</w:t>
            </w:r>
            <w:ins w:id="52" w:author="Heena Patel" w:date="2022-09-30T10:33:00Z">
              <w:r w:rsidR="00016EB7">
                <w:rPr>
                  <w:rFonts w:ascii="Roboto Slab" w:hAnsi="Roboto Slab"/>
                  <w:sz w:val="20"/>
                  <w:szCs w:val="20"/>
                </w:rPr>
                <w:t>o</w:t>
              </w:r>
            </w:ins>
            <w:r w:rsidRPr="00650A43">
              <w:rPr>
                <w:rFonts w:ascii="Roboto Slab" w:hAnsi="Roboto Slab"/>
                <w:sz w:val="20"/>
                <w:szCs w:val="20"/>
              </w:rPr>
              <w:t>E</w:t>
            </w:r>
          </w:p>
        </w:tc>
        <w:tc>
          <w:tcPr>
            <w:tcW w:w="1736" w:type="dxa"/>
          </w:tcPr>
          <w:p w14:paraId="46F9C539" w14:textId="41DDF80E" w:rsidR="00520B98" w:rsidRPr="00650A43" w:rsidRDefault="00C00273" w:rsidP="00650A43">
            <w:pPr>
              <w:pStyle w:val="TableText"/>
              <w:spacing w:before="120"/>
              <w:jc w:val="center"/>
              <w:rPr>
                <w:rFonts w:ascii="Roboto Slab" w:hAnsi="Roboto Slab"/>
                <w:sz w:val="20"/>
                <w:szCs w:val="20"/>
              </w:rPr>
            </w:pPr>
            <w:r w:rsidRPr="00650A43">
              <w:rPr>
                <w:rFonts w:ascii="Roboto Slab" w:hAnsi="Roboto Slab"/>
                <w:sz w:val="20"/>
                <w:szCs w:val="20"/>
              </w:rPr>
              <w:t>A</w:t>
            </w:r>
          </w:p>
        </w:tc>
        <w:tc>
          <w:tcPr>
            <w:tcW w:w="1736" w:type="dxa"/>
          </w:tcPr>
          <w:p w14:paraId="770FECA0" w14:textId="77777777" w:rsidR="00520B98" w:rsidRPr="00650A43" w:rsidRDefault="00520B98" w:rsidP="00650A43">
            <w:pPr>
              <w:pStyle w:val="TableText"/>
              <w:spacing w:before="120"/>
              <w:jc w:val="center"/>
              <w:rPr>
                <w:rFonts w:ascii="Roboto Slab" w:hAnsi="Roboto Slab"/>
                <w:sz w:val="20"/>
                <w:szCs w:val="20"/>
              </w:rPr>
            </w:pPr>
          </w:p>
        </w:tc>
        <w:tc>
          <w:tcPr>
            <w:tcW w:w="2409" w:type="dxa"/>
          </w:tcPr>
          <w:p w14:paraId="38F5BCEC" w14:textId="77777777" w:rsidR="00520B98" w:rsidRPr="00650A43" w:rsidRDefault="00520B98" w:rsidP="00300C70">
            <w:pPr>
              <w:pStyle w:val="TableText"/>
              <w:spacing w:before="120"/>
              <w:rPr>
                <w:rFonts w:ascii="Roboto Slab" w:hAnsi="Roboto Slab"/>
                <w:sz w:val="20"/>
                <w:szCs w:val="20"/>
              </w:rPr>
            </w:pPr>
          </w:p>
        </w:tc>
      </w:tr>
      <w:tr w:rsidR="00CE2321" w:rsidRPr="00650A43" w14:paraId="32908692" w14:textId="77777777" w:rsidTr="006751A8">
        <w:trPr>
          <w:trHeight w:val="307"/>
        </w:trPr>
        <w:tc>
          <w:tcPr>
            <w:tcW w:w="1735" w:type="dxa"/>
          </w:tcPr>
          <w:p w14:paraId="58A1032C" w14:textId="61BD3376" w:rsidR="00CE2321" w:rsidRPr="00650A43" w:rsidRDefault="00FB05B4" w:rsidP="00300C70">
            <w:pPr>
              <w:pStyle w:val="TableText"/>
              <w:spacing w:before="120"/>
              <w:rPr>
                <w:rFonts w:ascii="Roboto Slab" w:hAnsi="Roboto Slab" w:cstheme="minorHAnsi"/>
                <w:sz w:val="20"/>
                <w:szCs w:val="20"/>
              </w:rPr>
            </w:pPr>
            <w:r w:rsidRPr="00650A43">
              <w:rPr>
                <w:rFonts w:ascii="Roboto Slab" w:hAnsi="Roboto Slab" w:cstheme="minorHAnsi"/>
                <w:sz w:val="20"/>
                <w:szCs w:val="20"/>
              </w:rPr>
              <w:t xml:space="preserve">Katarzyna </w:t>
            </w:r>
            <w:r w:rsidR="006756C9" w:rsidRPr="00650A43">
              <w:rPr>
                <w:rFonts w:ascii="Roboto Slab" w:hAnsi="Roboto Slab" w:cstheme="minorHAnsi"/>
                <w:sz w:val="20"/>
                <w:szCs w:val="20"/>
              </w:rPr>
              <w:t>Michalowska</w:t>
            </w:r>
          </w:p>
        </w:tc>
        <w:tc>
          <w:tcPr>
            <w:tcW w:w="1735" w:type="dxa"/>
          </w:tcPr>
          <w:p w14:paraId="340389F3" w14:textId="658E51E0" w:rsidR="00CE2321" w:rsidRPr="00650A43" w:rsidRDefault="006756C9" w:rsidP="00300C70">
            <w:pPr>
              <w:pStyle w:val="TableText"/>
              <w:spacing w:before="120"/>
              <w:rPr>
                <w:rFonts w:ascii="Roboto Slab" w:hAnsi="Roboto Slab"/>
                <w:sz w:val="20"/>
                <w:szCs w:val="20"/>
              </w:rPr>
            </w:pPr>
            <w:r w:rsidRPr="00650A43">
              <w:rPr>
                <w:rFonts w:ascii="Roboto Slab" w:hAnsi="Roboto Slab"/>
                <w:sz w:val="20"/>
                <w:szCs w:val="20"/>
              </w:rPr>
              <w:t>IB Business Project Manager</w:t>
            </w:r>
          </w:p>
        </w:tc>
        <w:tc>
          <w:tcPr>
            <w:tcW w:w="1736" w:type="dxa"/>
          </w:tcPr>
          <w:p w14:paraId="06CFF663" w14:textId="3F3C936B" w:rsidR="00CE2321" w:rsidRPr="00650A43" w:rsidRDefault="00EA7B0F" w:rsidP="00650A43">
            <w:pPr>
              <w:pStyle w:val="TableText"/>
              <w:spacing w:before="120"/>
              <w:jc w:val="center"/>
              <w:rPr>
                <w:rFonts w:ascii="Roboto Slab" w:hAnsi="Roboto Slab"/>
                <w:sz w:val="20"/>
                <w:szCs w:val="20"/>
              </w:rPr>
            </w:pPr>
            <w:r w:rsidRPr="00650A43">
              <w:rPr>
                <w:rFonts w:ascii="Roboto Slab" w:hAnsi="Roboto Slab"/>
                <w:sz w:val="20"/>
                <w:szCs w:val="20"/>
              </w:rPr>
              <w:t>A</w:t>
            </w:r>
          </w:p>
        </w:tc>
        <w:tc>
          <w:tcPr>
            <w:tcW w:w="1736" w:type="dxa"/>
          </w:tcPr>
          <w:p w14:paraId="732BF5E6" w14:textId="77777777" w:rsidR="00CE2321" w:rsidRPr="00650A43" w:rsidRDefault="00CE2321" w:rsidP="00650A43">
            <w:pPr>
              <w:pStyle w:val="TableText"/>
              <w:spacing w:before="120"/>
              <w:jc w:val="center"/>
              <w:rPr>
                <w:rFonts w:ascii="Roboto Slab" w:hAnsi="Roboto Slab"/>
                <w:sz w:val="20"/>
                <w:szCs w:val="20"/>
              </w:rPr>
            </w:pPr>
          </w:p>
        </w:tc>
        <w:tc>
          <w:tcPr>
            <w:tcW w:w="2409" w:type="dxa"/>
          </w:tcPr>
          <w:p w14:paraId="788572C2" w14:textId="77777777" w:rsidR="00CE2321" w:rsidRPr="00650A43" w:rsidRDefault="00CE2321" w:rsidP="00300C70">
            <w:pPr>
              <w:pStyle w:val="TableText"/>
              <w:spacing w:before="120"/>
              <w:rPr>
                <w:rFonts w:ascii="Roboto Slab" w:hAnsi="Roboto Slab"/>
                <w:sz w:val="20"/>
                <w:szCs w:val="20"/>
              </w:rPr>
            </w:pPr>
          </w:p>
        </w:tc>
      </w:tr>
      <w:tr w:rsidR="00300C70" w:rsidRPr="00650A43" w14:paraId="2D94879C" w14:textId="53584EDC" w:rsidTr="006751A8">
        <w:trPr>
          <w:trHeight w:val="307"/>
        </w:trPr>
        <w:tc>
          <w:tcPr>
            <w:tcW w:w="1735" w:type="dxa"/>
          </w:tcPr>
          <w:p w14:paraId="163A1FD6" w14:textId="3B07DB99" w:rsidR="00300C70" w:rsidRPr="00650A43" w:rsidRDefault="0056193D" w:rsidP="00300C70">
            <w:pPr>
              <w:pStyle w:val="TableText"/>
              <w:spacing w:before="120"/>
              <w:rPr>
                <w:rFonts w:ascii="Roboto Slab" w:hAnsi="Roboto Slab"/>
                <w:sz w:val="20"/>
                <w:szCs w:val="20"/>
              </w:rPr>
            </w:pPr>
            <w:r w:rsidRPr="00650A43">
              <w:rPr>
                <w:rFonts w:ascii="Roboto Slab" w:hAnsi="Roboto Slab" w:cstheme="minorHAnsi"/>
                <w:sz w:val="20"/>
                <w:szCs w:val="20"/>
              </w:rPr>
              <w:t>Lalit Kapur</w:t>
            </w:r>
          </w:p>
        </w:tc>
        <w:tc>
          <w:tcPr>
            <w:tcW w:w="1735" w:type="dxa"/>
          </w:tcPr>
          <w:p w14:paraId="4EE420F2" w14:textId="4D35C2E4" w:rsidR="00300C70" w:rsidRPr="00650A43" w:rsidRDefault="0056193D" w:rsidP="00300C70">
            <w:pPr>
              <w:pStyle w:val="TableText"/>
              <w:spacing w:before="120"/>
              <w:rPr>
                <w:rFonts w:ascii="Roboto Slab" w:hAnsi="Roboto Slab"/>
                <w:sz w:val="20"/>
                <w:szCs w:val="20"/>
              </w:rPr>
            </w:pPr>
            <w:r w:rsidRPr="00650A43">
              <w:rPr>
                <w:rFonts w:ascii="Roboto Slab" w:hAnsi="Roboto Slab"/>
                <w:sz w:val="20"/>
                <w:szCs w:val="20"/>
              </w:rPr>
              <w:t xml:space="preserve">IB </w:t>
            </w:r>
            <w:r w:rsidR="006756C9" w:rsidRPr="00650A43">
              <w:rPr>
                <w:rFonts w:ascii="Roboto Slab" w:hAnsi="Roboto Slab"/>
                <w:sz w:val="20"/>
                <w:szCs w:val="20"/>
              </w:rPr>
              <w:t xml:space="preserve">IT </w:t>
            </w:r>
            <w:r w:rsidR="00300C70" w:rsidRPr="00650A43">
              <w:rPr>
                <w:rFonts w:ascii="Roboto Slab" w:hAnsi="Roboto Slab"/>
                <w:sz w:val="20"/>
                <w:szCs w:val="20"/>
              </w:rPr>
              <w:t>Project Manager</w:t>
            </w:r>
          </w:p>
        </w:tc>
        <w:tc>
          <w:tcPr>
            <w:tcW w:w="1736" w:type="dxa"/>
          </w:tcPr>
          <w:p w14:paraId="20D0B357" w14:textId="5652FD80" w:rsidR="00300C70" w:rsidRPr="00650A43" w:rsidRDefault="347C2AC5" w:rsidP="00650A43">
            <w:pPr>
              <w:pStyle w:val="TableText"/>
              <w:spacing w:before="120"/>
              <w:jc w:val="center"/>
              <w:rPr>
                <w:rFonts w:ascii="Roboto Slab" w:hAnsi="Roboto Slab"/>
                <w:sz w:val="20"/>
                <w:szCs w:val="20"/>
              </w:rPr>
            </w:pPr>
            <w:r w:rsidRPr="00650A43">
              <w:rPr>
                <w:rFonts w:ascii="Roboto Slab" w:hAnsi="Roboto Slab"/>
                <w:sz w:val="20"/>
                <w:szCs w:val="20"/>
              </w:rPr>
              <w:t>A</w:t>
            </w:r>
          </w:p>
        </w:tc>
        <w:tc>
          <w:tcPr>
            <w:tcW w:w="1736" w:type="dxa"/>
          </w:tcPr>
          <w:p w14:paraId="017CD8C4" w14:textId="216A2282" w:rsidR="00300C70" w:rsidRPr="00650A43" w:rsidRDefault="00300C70" w:rsidP="00650A43">
            <w:pPr>
              <w:pStyle w:val="TableText"/>
              <w:spacing w:before="120"/>
              <w:jc w:val="center"/>
              <w:rPr>
                <w:rFonts w:ascii="Roboto Slab" w:hAnsi="Roboto Slab"/>
                <w:sz w:val="20"/>
                <w:szCs w:val="20"/>
              </w:rPr>
            </w:pPr>
          </w:p>
        </w:tc>
        <w:tc>
          <w:tcPr>
            <w:tcW w:w="2409" w:type="dxa"/>
          </w:tcPr>
          <w:p w14:paraId="7DD63120" w14:textId="77777777" w:rsidR="00300C70" w:rsidRPr="00650A43" w:rsidRDefault="00300C70" w:rsidP="00300C70">
            <w:pPr>
              <w:pStyle w:val="TableText"/>
              <w:spacing w:before="120"/>
              <w:rPr>
                <w:rFonts w:ascii="Roboto Slab" w:hAnsi="Roboto Slab"/>
                <w:sz w:val="20"/>
                <w:szCs w:val="20"/>
              </w:rPr>
            </w:pPr>
          </w:p>
        </w:tc>
      </w:tr>
      <w:tr w:rsidR="0056193D" w:rsidRPr="00461F5F" w14:paraId="7F0C5A7F" w14:textId="77777777" w:rsidTr="006751A8">
        <w:trPr>
          <w:trHeight w:val="307"/>
        </w:trPr>
        <w:tc>
          <w:tcPr>
            <w:tcW w:w="1735" w:type="dxa"/>
          </w:tcPr>
          <w:p w14:paraId="1C85847E" w14:textId="2F129667" w:rsidR="0056193D" w:rsidRPr="00650A43" w:rsidRDefault="0056193D" w:rsidP="00300C70">
            <w:pPr>
              <w:pStyle w:val="TableText"/>
              <w:spacing w:before="120"/>
              <w:rPr>
                <w:rFonts w:ascii="Roboto Slab" w:hAnsi="Roboto Slab" w:cstheme="minorHAnsi"/>
                <w:sz w:val="20"/>
                <w:szCs w:val="20"/>
              </w:rPr>
            </w:pPr>
            <w:r w:rsidRPr="00650A43">
              <w:rPr>
                <w:rFonts w:ascii="Roboto Slab" w:hAnsi="Roboto Slab" w:cstheme="minorHAnsi"/>
                <w:sz w:val="20"/>
                <w:szCs w:val="20"/>
              </w:rPr>
              <w:t>Alan Exell</w:t>
            </w:r>
          </w:p>
        </w:tc>
        <w:tc>
          <w:tcPr>
            <w:tcW w:w="1735" w:type="dxa"/>
          </w:tcPr>
          <w:p w14:paraId="4938A7D2" w14:textId="2C6EC466" w:rsidR="0056193D" w:rsidRPr="00650A43" w:rsidRDefault="0056193D" w:rsidP="00300C70">
            <w:pPr>
              <w:pStyle w:val="TableText"/>
              <w:spacing w:before="120"/>
              <w:rPr>
                <w:rFonts w:ascii="Roboto Slab" w:hAnsi="Roboto Slab"/>
                <w:sz w:val="20"/>
                <w:szCs w:val="20"/>
              </w:rPr>
            </w:pPr>
            <w:r w:rsidRPr="00650A43">
              <w:rPr>
                <w:rFonts w:ascii="Roboto Slab" w:hAnsi="Roboto Slab"/>
                <w:sz w:val="20"/>
                <w:szCs w:val="20"/>
              </w:rPr>
              <w:t>Capgemini Project Manager</w:t>
            </w:r>
          </w:p>
        </w:tc>
        <w:tc>
          <w:tcPr>
            <w:tcW w:w="1736" w:type="dxa"/>
          </w:tcPr>
          <w:p w14:paraId="1D8AF929" w14:textId="10B7FFB8" w:rsidR="0056193D" w:rsidRPr="00650A43" w:rsidRDefault="00520B98" w:rsidP="00650A43">
            <w:pPr>
              <w:pStyle w:val="TableText"/>
              <w:spacing w:before="120"/>
              <w:jc w:val="center"/>
              <w:rPr>
                <w:rFonts w:ascii="Roboto Slab" w:hAnsi="Roboto Slab"/>
                <w:sz w:val="20"/>
                <w:szCs w:val="20"/>
              </w:rPr>
            </w:pPr>
            <w:r w:rsidRPr="00650A43">
              <w:rPr>
                <w:rFonts w:ascii="Roboto Slab" w:hAnsi="Roboto Slab"/>
                <w:sz w:val="20"/>
                <w:szCs w:val="20"/>
              </w:rPr>
              <w:t>IR</w:t>
            </w:r>
          </w:p>
        </w:tc>
        <w:tc>
          <w:tcPr>
            <w:tcW w:w="1736" w:type="dxa"/>
          </w:tcPr>
          <w:p w14:paraId="77855383" w14:textId="77777777" w:rsidR="0056193D" w:rsidRPr="00461F5F" w:rsidRDefault="0056193D" w:rsidP="00650A43">
            <w:pPr>
              <w:pStyle w:val="TableText"/>
              <w:spacing w:before="120"/>
              <w:jc w:val="center"/>
              <w:rPr>
                <w:rFonts w:ascii="Roboto Slab" w:hAnsi="Roboto Slab"/>
                <w:sz w:val="20"/>
                <w:szCs w:val="20"/>
              </w:rPr>
            </w:pPr>
          </w:p>
        </w:tc>
        <w:tc>
          <w:tcPr>
            <w:tcW w:w="2409" w:type="dxa"/>
          </w:tcPr>
          <w:p w14:paraId="50E1BC94" w14:textId="77777777" w:rsidR="0056193D" w:rsidRPr="00461F5F" w:rsidRDefault="0056193D" w:rsidP="00300C70">
            <w:pPr>
              <w:pStyle w:val="TableText"/>
              <w:spacing w:before="120"/>
              <w:rPr>
                <w:rFonts w:ascii="Roboto Slab" w:hAnsi="Roboto Slab"/>
                <w:sz w:val="20"/>
                <w:szCs w:val="20"/>
              </w:rPr>
            </w:pPr>
          </w:p>
        </w:tc>
      </w:tr>
      <w:tr w:rsidR="0056193D" w:rsidRPr="00461F5F" w14:paraId="6E61417D" w14:textId="77777777" w:rsidTr="006751A8">
        <w:trPr>
          <w:trHeight w:val="307"/>
        </w:trPr>
        <w:tc>
          <w:tcPr>
            <w:tcW w:w="1735" w:type="dxa"/>
          </w:tcPr>
          <w:p w14:paraId="3FA33834" w14:textId="243B069D" w:rsidR="0056193D" w:rsidRPr="00461F5F" w:rsidRDefault="0056193D" w:rsidP="00300C70">
            <w:pPr>
              <w:pStyle w:val="TableText"/>
              <w:spacing w:before="120"/>
              <w:rPr>
                <w:rFonts w:ascii="Roboto Slab" w:hAnsi="Roboto Slab" w:cstheme="minorHAnsi"/>
                <w:sz w:val="20"/>
                <w:szCs w:val="20"/>
              </w:rPr>
            </w:pPr>
            <w:r w:rsidRPr="00461F5F">
              <w:rPr>
                <w:rFonts w:ascii="Roboto Slab" w:hAnsi="Roboto Slab" w:cstheme="minorHAnsi"/>
                <w:sz w:val="20"/>
                <w:szCs w:val="20"/>
              </w:rPr>
              <w:t>Mark Gregory</w:t>
            </w:r>
          </w:p>
        </w:tc>
        <w:tc>
          <w:tcPr>
            <w:tcW w:w="1735" w:type="dxa"/>
          </w:tcPr>
          <w:p w14:paraId="73AFEBF1" w14:textId="62A1D817" w:rsidR="0056193D" w:rsidRPr="00461F5F" w:rsidRDefault="0056193D" w:rsidP="00300C70">
            <w:pPr>
              <w:pStyle w:val="TableText"/>
              <w:spacing w:before="120"/>
              <w:rPr>
                <w:rFonts w:ascii="Roboto Slab" w:hAnsi="Roboto Slab"/>
                <w:sz w:val="20"/>
                <w:szCs w:val="20"/>
              </w:rPr>
            </w:pPr>
            <w:r w:rsidRPr="00461F5F">
              <w:rPr>
                <w:rFonts w:ascii="Roboto Slab" w:hAnsi="Roboto Slab"/>
                <w:sz w:val="20"/>
                <w:szCs w:val="20"/>
              </w:rPr>
              <w:t>Capgemini Solution Architect</w:t>
            </w:r>
          </w:p>
        </w:tc>
        <w:tc>
          <w:tcPr>
            <w:tcW w:w="1736" w:type="dxa"/>
          </w:tcPr>
          <w:p w14:paraId="3EFB8093" w14:textId="75C1382D" w:rsidR="0056193D" w:rsidRPr="00461F5F" w:rsidRDefault="0056193D" w:rsidP="00461F5F">
            <w:pPr>
              <w:pStyle w:val="TableText"/>
              <w:spacing w:before="120"/>
              <w:jc w:val="center"/>
              <w:rPr>
                <w:rFonts w:ascii="Roboto Slab" w:hAnsi="Roboto Slab"/>
                <w:sz w:val="20"/>
                <w:szCs w:val="20"/>
              </w:rPr>
            </w:pPr>
            <w:r w:rsidRPr="00461F5F">
              <w:rPr>
                <w:rFonts w:ascii="Roboto Slab" w:hAnsi="Roboto Slab"/>
                <w:sz w:val="20"/>
                <w:szCs w:val="20"/>
              </w:rPr>
              <w:t>IR</w:t>
            </w:r>
          </w:p>
        </w:tc>
        <w:tc>
          <w:tcPr>
            <w:tcW w:w="1736" w:type="dxa"/>
          </w:tcPr>
          <w:p w14:paraId="51806357" w14:textId="77777777" w:rsidR="0056193D" w:rsidRPr="00461F5F" w:rsidRDefault="0056193D" w:rsidP="00461F5F">
            <w:pPr>
              <w:pStyle w:val="TableText"/>
              <w:spacing w:before="120"/>
              <w:jc w:val="center"/>
              <w:rPr>
                <w:rFonts w:ascii="Roboto Slab" w:hAnsi="Roboto Slab"/>
                <w:sz w:val="20"/>
                <w:szCs w:val="20"/>
              </w:rPr>
            </w:pPr>
          </w:p>
        </w:tc>
        <w:tc>
          <w:tcPr>
            <w:tcW w:w="2409" w:type="dxa"/>
          </w:tcPr>
          <w:p w14:paraId="456FD593" w14:textId="77777777" w:rsidR="0056193D" w:rsidRPr="00461F5F" w:rsidRDefault="0056193D" w:rsidP="00300C70">
            <w:pPr>
              <w:pStyle w:val="TableText"/>
              <w:spacing w:before="120"/>
              <w:rPr>
                <w:rFonts w:ascii="Roboto Slab" w:hAnsi="Roboto Slab"/>
                <w:sz w:val="20"/>
                <w:szCs w:val="20"/>
              </w:rPr>
            </w:pPr>
          </w:p>
        </w:tc>
      </w:tr>
      <w:tr w:rsidR="0056193D" w:rsidRPr="00993A38" w14:paraId="27438629" w14:textId="77777777" w:rsidTr="006751A8">
        <w:trPr>
          <w:trHeight w:val="307"/>
        </w:trPr>
        <w:tc>
          <w:tcPr>
            <w:tcW w:w="1735" w:type="dxa"/>
          </w:tcPr>
          <w:p w14:paraId="5B9FB04E" w14:textId="480CE2F4" w:rsidR="0056193D" w:rsidRPr="00461F5F" w:rsidRDefault="0056193D" w:rsidP="00300C70">
            <w:pPr>
              <w:pStyle w:val="TableText"/>
              <w:spacing w:before="120"/>
              <w:rPr>
                <w:rFonts w:ascii="Roboto Slab" w:hAnsi="Roboto Slab" w:cstheme="minorHAnsi"/>
                <w:sz w:val="20"/>
                <w:szCs w:val="20"/>
              </w:rPr>
            </w:pPr>
            <w:r w:rsidRPr="00461F5F">
              <w:rPr>
                <w:rFonts w:ascii="Roboto Slab" w:hAnsi="Roboto Slab" w:cstheme="minorHAnsi"/>
                <w:sz w:val="20"/>
                <w:szCs w:val="20"/>
              </w:rPr>
              <w:t>Nilesh Soni</w:t>
            </w:r>
          </w:p>
        </w:tc>
        <w:tc>
          <w:tcPr>
            <w:tcW w:w="1735" w:type="dxa"/>
          </w:tcPr>
          <w:p w14:paraId="183B7F33" w14:textId="518016FD" w:rsidR="0056193D" w:rsidRPr="00461F5F" w:rsidRDefault="0056193D" w:rsidP="00300C70">
            <w:pPr>
              <w:pStyle w:val="TableText"/>
              <w:spacing w:before="120"/>
              <w:rPr>
                <w:rFonts w:ascii="Roboto Slab" w:hAnsi="Roboto Slab"/>
                <w:sz w:val="20"/>
                <w:szCs w:val="20"/>
              </w:rPr>
            </w:pPr>
            <w:r w:rsidRPr="00461F5F">
              <w:rPr>
                <w:rFonts w:ascii="Roboto Slab" w:hAnsi="Roboto Slab"/>
                <w:sz w:val="20"/>
                <w:szCs w:val="20"/>
              </w:rPr>
              <w:t>Capgemini Development Lead</w:t>
            </w:r>
          </w:p>
        </w:tc>
        <w:tc>
          <w:tcPr>
            <w:tcW w:w="1736" w:type="dxa"/>
          </w:tcPr>
          <w:p w14:paraId="3D8B795B" w14:textId="4148D041" w:rsidR="0056193D" w:rsidRPr="00461F5F" w:rsidRDefault="0056193D" w:rsidP="00461F5F">
            <w:pPr>
              <w:pStyle w:val="TableText"/>
              <w:spacing w:before="120"/>
              <w:jc w:val="center"/>
              <w:rPr>
                <w:rFonts w:ascii="Roboto Slab" w:hAnsi="Roboto Slab"/>
                <w:sz w:val="20"/>
                <w:szCs w:val="20"/>
              </w:rPr>
            </w:pPr>
            <w:r w:rsidRPr="00461F5F">
              <w:rPr>
                <w:rFonts w:ascii="Roboto Slab" w:hAnsi="Roboto Slab"/>
                <w:sz w:val="20"/>
                <w:szCs w:val="20"/>
              </w:rPr>
              <w:t>IR</w:t>
            </w:r>
          </w:p>
        </w:tc>
        <w:tc>
          <w:tcPr>
            <w:tcW w:w="1736" w:type="dxa"/>
          </w:tcPr>
          <w:p w14:paraId="2ABB69E2" w14:textId="77777777" w:rsidR="0056193D" w:rsidRPr="00461F5F" w:rsidRDefault="0056193D" w:rsidP="00461F5F">
            <w:pPr>
              <w:pStyle w:val="TableText"/>
              <w:spacing w:before="120"/>
              <w:jc w:val="center"/>
              <w:rPr>
                <w:rFonts w:ascii="Roboto Slab" w:hAnsi="Roboto Slab"/>
                <w:sz w:val="20"/>
                <w:szCs w:val="20"/>
              </w:rPr>
            </w:pPr>
          </w:p>
        </w:tc>
        <w:tc>
          <w:tcPr>
            <w:tcW w:w="2409" w:type="dxa"/>
          </w:tcPr>
          <w:p w14:paraId="72D9C410" w14:textId="77777777" w:rsidR="0056193D" w:rsidRPr="00461F5F" w:rsidRDefault="0056193D" w:rsidP="00300C70">
            <w:pPr>
              <w:pStyle w:val="TableText"/>
              <w:spacing w:before="120"/>
              <w:rPr>
                <w:rFonts w:ascii="Roboto Slab" w:hAnsi="Roboto Slab"/>
                <w:sz w:val="20"/>
                <w:szCs w:val="20"/>
              </w:rPr>
            </w:pPr>
          </w:p>
        </w:tc>
      </w:tr>
    </w:tbl>
    <w:p w14:paraId="1E70407E" w14:textId="65E1943B" w:rsidR="00D160DB" w:rsidRDefault="00D160DB" w:rsidP="00300C70">
      <w:pPr>
        <w:pStyle w:val="BodyText"/>
      </w:pPr>
    </w:p>
    <w:p w14:paraId="24540E68" w14:textId="77777777" w:rsidR="00300C70" w:rsidRPr="00300C70" w:rsidRDefault="00300C70" w:rsidP="00300C70">
      <w:pPr>
        <w:rPr>
          <w:rFonts w:cstheme="minorHAnsi"/>
          <w:sz w:val="20"/>
          <w:szCs w:val="20"/>
        </w:rPr>
      </w:pPr>
      <w:r w:rsidRPr="00300C70">
        <w:rPr>
          <w:rFonts w:cstheme="minorHAnsi"/>
          <w:sz w:val="20"/>
          <w:szCs w:val="20"/>
        </w:rPr>
        <w:t xml:space="preserve">Role to be defined per person as one of the following categories: </w:t>
      </w:r>
      <w:r w:rsidRPr="00300C70">
        <w:rPr>
          <w:rFonts w:cstheme="minorHAnsi"/>
          <w:b/>
          <w:sz w:val="20"/>
          <w:szCs w:val="20"/>
        </w:rPr>
        <w:t>A</w:t>
      </w:r>
      <w:r w:rsidRPr="00300C70">
        <w:rPr>
          <w:rFonts w:cstheme="minorHAnsi"/>
          <w:sz w:val="20"/>
          <w:szCs w:val="20"/>
        </w:rPr>
        <w:t xml:space="preserve"> = Formal Approval Required, </w:t>
      </w:r>
      <w:r w:rsidRPr="00300C70">
        <w:rPr>
          <w:rFonts w:cstheme="minorHAnsi"/>
          <w:b/>
          <w:sz w:val="20"/>
          <w:szCs w:val="20"/>
        </w:rPr>
        <w:t>IR</w:t>
      </w:r>
      <w:r w:rsidRPr="00300C70">
        <w:rPr>
          <w:rFonts w:cstheme="minorHAnsi"/>
          <w:sz w:val="20"/>
          <w:szCs w:val="20"/>
        </w:rPr>
        <w:t xml:space="preserve"> = Informal</w:t>
      </w:r>
    </w:p>
    <w:p w14:paraId="1A009B57" w14:textId="77777777" w:rsidR="00300C70" w:rsidRDefault="00300C70" w:rsidP="00300C70">
      <w:pPr>
        <w:pStyle w:val="BodyText"/>
      </w:pPr>
    </w:p>
    <w:p w14:paraId="62573F95" w14:textId="77777777" w:rsidR="00A02347" w:rsidRDefault="00A02347" w:rsidP="00300C70">
      <w:pPr>
        <w:pStyle w:val="BodyText"/>
      </w:pPr>
    </w:p>
    <w:p w14:paraId="4609994F" w14:textId="266F87B8" w:rsidR="00A02347" w:rsidRDefault="00A02347" w:rsidP="00300C70">
      <w:pPr>
        <w:pStyle w:val="BodyText"/>
        <w:sectPr w:rsidR="00A02347" w:rsidSect="00EF1DAC">
          <w:headerReference w:type="even" r:id="rId16"/>
          <w:headerReference w:type="default" r:id="rId17"/>
          <w:footerReference w:type="even" r:id="rId18"/>
          <w:footerReference w:type="default" r:id="rId19"/>
          <w:headerReference w:type="first" r:id="rId20"/>
          <w:footerReference w:type="first" r:id="rId21"/>
          <w:pgSz w:w="11910" w:h="16840" w:code="9"/>
          <w:pgMar w:top="539" w:right="1418" w:bottom="278" w:left="1814" w:header="170" w:footer="283" w:gutter="0"/>
          <w:pgNumType w:start="1"/>
          <w:cols w:space="720"/>
          <w:titlePg/>
          <w:docGrid w:linePitch="299"/>
        </w:sectPr>
      </w:pPr>
    </w:p>
    <w:p w14:paraId="626E5DF9" w14:textId="77777777" w:rsidR="00DB1CF1" w:rsidRPr="00A02347" w:rsidRDefault="00023197" w:rsidP="00DB1CF1">
      <w:pPr>
        <w:pStyle w:val="TOC1"/>
        <w:rPr>
          <w:rFonts w:eastAsiaTheme="minorEastAsia"/>
        </w:rPr>
      </w:pPr>
      <w:hyperlink w:anchor="_Toc54786821" w:history="1">
        <w:r w:rsidR="00DB1CF1">
          <w:rPr>
            <w:rStyle w:val="Hyperlink"/>
            <w:color w:val="F07300" w:themeColor="accent1"/>
          </w:rPr>
          <w:t>1</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Introduction</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_Toc54786821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4</w:t>
        </w:r>
        <w:r w:rsidR="00DB1CF1" w:rsidRPr="00A02347">
          <w:rPr>
            <w:webHidden/>
            <w:color w:val="2B579A"/>
            <w:shd w:val="clear" w:color="auto" w:fill="E6E6E6"/>
          </w:rPr>
          <w:fldChar w:fldCharType="end"/>
        </w:r>
      </w:hyperlink>
    </w:p>
    <w:p w14:paraId="3F17F46C" w14:textId="77777777" w:rsidR="00DB1CF1" w:rsidRPr="00B23A06" w:rsidRDefault="00023197" w:rsidP="00DB1CF1">
      <w:pPr>
        <w:pStyle w:val="TOC2"/>
        <w:tabs>
          <w:tab w:val="left" w:pos="880"/>
          <w:tab w:val="right" w:leader="dot" w:pos="10194"/>
        </w:tabs>
        <w:rPr>
          <w:sz w:val="22"/>
        </w:rPr>
      </w:pPr>
      <w:hyperlink w:anchor="_Toc54786822" w:history="1">
        <w:r w:rsidR="00DB1CF1">
          <w:rPr>
            <w:rStyle w:val="Hyperlink"/>
          </w:rPr>
          <w:t>1</w:t>
        </w:r>
        <w:r w:rsidR="00DB1CF1" w:rsidRPr="00B23A06">
          <w:rPr>
            <w:rStyle w:val="Hyperlink"/>
          </w:rPr>
          <w:t>.1</w:t>
        </w:r>
        <w:r w:rsidR="00DB1CF1" w:rsidRPr="00B23A06">
          <w:rPr>
            <w:sz w:val="22"/>
          </w:rPr>
          <w:tab/>
        </w:r>
        <w:r w:rsidR="00DB1CF1" w:rsidRPr="00B23A06">
          <w:rPr>
            <w:rStyle w:val="Hyperlink"/>
          </w:rPr>
          <w:t>Project Background</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_Toc54786822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5</w:t>
        </w:r>
        <w:r w:rsidR="00DB1CF1" w:rsidRPr="00B23A06">
          <w:rPr>
            <w:webHidden/>
            <w:color w:val="2B579A"/>
            <w:shd w:val="clear" w:color="auto" w:fill="E6E6E6"/>
          </w:rPr>
          <w:fldChar w:fldCharType="end"/>
        </w:r>
      </w:hyperlink>
    </w:p>
    <w:p w14:paraId="15089A58" w14:textId="49C1AD42" w:rsidR="00DB1CF1" w:rsidRPr="00F21911" w:rsidRDefault="00F21911" w:rsidP="00DB1CF1">
      <w:pPr>
        <w:pStyle w:val="TOC2"/>
        <w:tabs>
          <w:tab w:val="left" w:pos="880"/>
          <w:tab w:val="right" w:leader="dot" w:pos="10194"/>
        </w:tabs>
        <w:rPr>
          <w:rStyle w:val="Hyperlink"/>
          <w:sz w:val="22"/>
        </w:rPr>
      </w:pPr>
      <w:r>
        <w:rPr>
          <w:color w:val="2B579A"/>
          <w:shd w:val="clear" w:color="auto" w:fill="E6E6E6"/>
        </w:rPr>
        <w:fldChar w:fldCharType="begin"/>
      </w:r>
      <w:r>
        <w:instrText xml:space="preserve"> HYPERLINK  \l "_Document_Purpose" </w:instrText>
      </w:r>
      <w:r>
        <w:rPr>
          <w:color w:val="2B579A"/>
          <w:shd w:val="clear" w:color="auto" w:fill="E6E6E6"/>
        </w:rPr>
        <w:fldChar w:fldCharType="separate"/>
      </w:r>
      <w:r w:rsidR="00DB1CF1" w:rsidRPr="00F21911">
        <w:rPr>
          <w:rStyle w:val="Hyperlink"/>
        </w:rPr>
        <w:t>1.2</w:t>
      </w:r>
      <w:r w:rsidR="00DB1CF1" w:rsidRPr="00F21911">
        <w:rPr>
          <w:rStyle w:val="Hyperlink"/>
          <w:sz w:val="22"/>
        </w:rPr>
        <w:tab/>
      </w:r>
      <w:r w:rsidR="00DB1CF1" w:rsidRPr="00F21911">
        <w:rPr>
          <w:rStyle w:val="Hyperlink"/>
        </w:rPr>
        <w:t>Document Purpose</w:t>
      </w:r>
      <w:r w:rsidR="00DB1CF1" w:rsidRPr="00F21911">
        <w:rPr>
          <w:rStyle w:val="Hyperlink"/>
          <w:webHidden/>
        </w:rPr>
        <w:tab/>
      </w:r>
      <w:r w:rsidR="00DB1CF1" w:rsidRPr="00F21911">
        <w:rPr>
          <w:rStyle w:val="Hyperlink"/>
          <w:webHidden/>
        </w:rPr>
        <w:fldChar w:fldCharType="begin"/>
      </w:r>
      <w:r w:rsidR="00DB1CF1" w:rsidRPr="00F21911">
        <w:rPr>
          <w:rStyle w:val="Hyperlink"/>
          <w:webHidden/>
        </w:rPr>
        <w:instrText xml:space="preserve"> PAGEREF _Toc54786823 \h </w:instrText>
      </w:r>
      <w:r w:rsidR="00DB1CF1" w:rsidRPr="00F21911">
        <w:rPr>
          <w:rStyle w:val="Hyperlink"/>
          <w:webHidden/>
        </w:rPr>
      </w:r>
      <w:r w:rsidR="00DB1CF1" w:rsidRPr="00F21911">
        <w:rPr>
          <w:rStyle w:val="Hyperlink"/>
          <w:webHidden/>
        </w:rPr>
        <w:fldChar w:fldCharType="separate"/>
      </w:r>
      <w:r w:rsidR="00DB1CF1" w:rsidRPr="00F21911">
        <w:rPr>
          <w:rStyle w:val="Hyperlink"/>
          <w:webHidden/>
        </w:rPr>
        <w:t>5</w:t>
      </w:r>
      <w:r w:rsidR="00DB1CF1" w:rsidRPr="00F21911">
        <w:rPr>
          <w:rStyle w:val="Hyperlink"/>
          <w:webHidden/>
        </w:rPr>
        <w:fldChar w:fldCharType="end"/>
      </w:r>
    </w:p>
    <w:p w14:paraId="0615E3E9" w14:textId="50392B69" w:rsidR="00DB1CF1" w:rsidRPr="00B23A06" w:rsidRDefault="00F21911" w:rsidP="00DB1CF1">
      <w:pPr>
        <w:pStyle w:val="TOC2"/>
        <w:tabs>
          <w:tab w:val="left" w:pos="880"/>
          <w:tab w:val="right" w:leader="dot" w:pos="10194"/>
        </w:tabs>
        <w:rPr>
          <w:sz w:val="22"/>
        </w:rPr>
      </w:pPr>
      <w:r>
        <w:rPr>
          <w:color w:val="2B579A"/>
          <w:shd w:val="clear" w:color="auto" w:fill="E6E6E6"/>
        </w:rPr>
        <w:fldChar w:fldCharType="end"/>
      </w:r>
      <w:hyperlink w:anchor="_References" w:history="1">
        <w:r w:rsidR="00DB1CF1">
          <w:rPr>
            <w:rStyle w:val="Hyperlink"/>
          </w:rPr>
          <w:t>1</w:t>
        </w:r>
        <w:r w:rsidR="00DB1CF1" w:rsidRPr="00B23A06">
          <w:rPr>
            <w:rStyle w:val="Hyperlink"/>
          </w:rPr>
          <w:t>.3</w:t>
        </w:r>
        <w:r w:rsidR="00DB1CF1" w:rsidRPr="00B23A06">
          <w:rPr>
            <w:sz w:val="22"/>
          </w:rPr>
          <w:tab/>
        </w:r>
        <w:r w:rsidR="00DB1CF1" w:rsidRPr="00B23A06">
          <w:rPr>
            <w:rStyle w:val="Hyperlink"/>
          </w:rPr>
          <w:t>References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_Toc54786824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5</w:t>
        </w:r>
        <w:r w:rsidR="00DB1CF1" w:rsidRPr="00B23A06">
          <w:rPr>
            <w:webHidden/>
            <w:color w:val="2B579A"/>
            <w:shd w:val="clear" w:color="auto" w:fill="E6E6E6"/>
          </w:rPr>
          <w:fldChar w:fldCharType="end"/>
        </w:r>
      </w:hyperlink>
    </w:p>
    <w:p w14:paraId="10D50F21" w14:textId="77777777" w:rsidR="00DB1CF1" w:rsidRPr="00B23A06" w:rsidRDefault="00023197" w:rsidP="00DB1CF1">
      <w:pPr>
        <w:pStyle w:val="TOC1"/>
        <w:rPr>
          <w:rFonts w:eastAsiaTheme="minorEastAsia"/>
        </w:rPr>
      </w:pPr>
      <w:hyperlink w:anchor="_Toc54786825" w:history="1">
        <w:r w:rsidR="00DB1CF1">
          <w:rPr>
            <w:rStyle w:val="Hyperlink"/>
            <w:color w:val="F07300" w:themeColor="accent1"/>
          </w:rPr>
          <w:t>2</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Project Test Scope</w:t>
        </w:r>
        <w:r w:rsidR="00DB1CF1" w:rsidRPr="00A02347">
          <w:rPr>
            <w:webHidden/>
          </w:rPr>
          <w:tab/>
        </w:r>
      </w:hyperlink>
      <w:r w:rsidR="00DB1CF1">
        <w:t>6</w:t>
      </w:r>
    </w:p>
    <w:p w14:paraId="58B22247" w14:textId="517B1790" w:rsidR="00DB1CF1" w:rsidRPr="00B23A06" w:rsidRDefault="00023197" w:rsidP="00DB1CF1">
      <w:pPr>
        <w:pStyle w:val="TOC2"/>
        <w:tabs>
          <w:tab w:val="left" w:pos="880"/>
          <w:tab w:val="right" w:leader="dot" w:pos="10194"/>
        </w:tabs>
        <w:rPr>
          <w:sz w:val="22"/>
        </w:rPr>
      </w:pPr>
      <w:hyperlink w:anchor="_Toc54786826" w:history="1">
        <w:r w:rsidR="00DB1CF1">
          <w:rPr>
            <w:rStyle w:val="Hyperlink"/>
          </w:rPr>
          <w:t>2</w:t>
        </w:r>
        <w:r w:rsidR="00DB1CF1" w:rsidRPr="00B23A06">
          <w:rPr>
            <w:rStyle w:val="Hyperlink"/>
          </w:rPr>
          <w:t>.1</w:t>
        </w:r>
        <w:r w:rsidR="00DB1CF1" w:rsidRPr="00B23A06">
          <w:rPr>
            <w:sz w:val="22"/>
          </w:rPr>
          <w:tab/>
        </w:r>
        <w:r w:rsidR="00DB1CF1" w:rsidRPr="00B23A06">
          <w:rPr>
            <w:rStyle w:val="Hyperlink"/>
          </w:rPr>
          <w:t>Project Testing Objectives</w:t>
        </w:r>
        <w:r w:rsidR="00DB1CF1" w:rsidRPr="00B23A06">
          <w:rPr>
            <w:webHidden/>
          </w:rPr>
          <w:tab/>
        </w:r>
      </w:hyperlink>
      <w:r w:rsidR="00DB1CF1">
        <w:t>7</w:t>
      </w:r>
    </w:p>
    <w:p w14:paraId="44D9EDF6" w14:textId="77777777" w:rsidR="00DB1CF1" w:rsidRPr="00B23A06" w:rsidRDefault="00023197" w:rsidP="00DB1CF1">
      <w:pPr>
        <w:pStyle w:val="TOC2"/>
        <w:tabs>
          <w:tab w:val="left" w:pos="880"/>
          <w:tab w:val="right" w:leader="dot" w:pos="10194"/>
        </w:tabs>
        <w:rPr>
          <w:sz w:val="22"/>
        </w:rPr>
      </w:pPr>
      <w:hyperlink w:anchor="_Toc54786827" w:history="1">
        <w:r w:rsidR="00DB1CF1">
          <w:rPr>
            <w:rStyle w:val="Hyperlink"/>
          </w:rPr>
          <w:t>2</w:t>
        </w:r>
        <w:r w:rsidR="00DB1CF1" w:rsidRPr="00B23A06">
          <w:rPr>
            <w:rStyle w:val="Hyperlink"/>
          </w:rPr>
          <w:t>.2</w:t>
        </w:r>
        <w:r w:rsidR="00DB1CF1" w:rsidRPr="00B23A06">
          <w:rPr>
            <w:sz w:val="22"/>
          </w:rPr>
          <w:tab/>
        </w:r>
        <w:r w:rsidR="00DB1CF1" w:rsidRPr="00B23A06">
          <w:rPr>
            <w:rStyle w:val="Hyperlink"/>
          </w:rPr>
          <w:t>In Scope of &lt;phase&gt; Testing</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_Toc54786827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7</w:t>
        </w:r>
        <w:r w:rsidR="00DB1CF1" w:rsidRPr="00B23A06">
          <w:rPr>
            <w:webHidden/>
            <w:color w:val="2B579A"/>
            <w:shd w:val="clear" w:color="auto" w:fill="E6E6E6"/>
          </w:rPr>
          <w:fldChar w:fldCharType="end"/>
        </w:r>
      </w:hyperlink>
    </w:p>
    <w:p w14:paraId="778ACCFB" w14:textId="77777777" w:rsidR="00DB1CF1" w:rsidRPr="00B23A06" w:rsidRDefault="00023197" w:rsidP="00DB1CF1">
      <w:pPr>
        <w:pStyle w:val="TOC2"/>
        <w:tabs>
          <w:tab w:val="left" w:pos="880"/>
          <w:tab w:val="right" w:leader="dot" w:pos="10194"/>
        </w:tabs>
        <w:rPr>
          <w:sz w:val="22"/>
        </w:rPr>
      </w:pPr>
      <w:hyperlink w:anchor="_Toc54786828" w:history="1">
        <w:r w:rsidR="00DB1CF1">
          <w:rPr>
            <w:rStyle w:val="Hyperlink"/>
          </w:rPr>
          <w:t>2</w:t>
        </w:r>
        <w:r w:rsidR="00DB1CF1" w:rsidRPr="00B23A06">
          <w:rPr>
            <w:rStyle w:val="Hyperlink"/>
          </w:rPr>
          <w:t>.3</w:t>
        </w:r>
        <w:r w:rsidR="00DB1CF1" w:rsidRPr="00B23A06">
          <w:rPr>
            <w:sz w:val="22"/>
          </w:rPr>
          <w:tab/>
        </w:r>
        <w:r w:rsidR="00DB1CF1" w:rsidRPr="00B23A06">
          <w:rPr>
            <w:rStyle w:val="Hyperlink"/>
          </w:rPr>
          <w:t>Business in Scope</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_Toc54786828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7</w:t>
        </w:r>
        <w:r w:rsidR="00DB1CF1" w:rsidRPr="00B23A06">
          <w:rPr>
            <w:webHidden/>
            <w:color w:val="2B579A"/>
            <w:shd w:val="clear" w:color="auto" w:fill="E6E6E6"/>
          </w:rPr>
          <w:fldChar w:fldCharType="end"/>
        </w:r>
      </w:hyperlink>
    </w:p>
    <w:p w14:paraId="22E6B87D" w14:textId="77777777" w:rsidR="00DB1CF1" w:rsidRPr="00B23A06" w:rsidRDefault="00023197" w:rsidP="00DB1CF1">
      <w:pPr>
        <w:pStyle w:val="TOC2"/>
        <w:tabs>
          <w:tab w:val="left" w:pos="880"/>
          <w:tab w:val="right" w:leader="dot" w:pos="10194"/>
        </w:tabs>
        <w:rPr>
          <w:sz w:val="22"/>
        </w:rPr>
      </w:pPr>
      <w:hyperlink w:anchor="_Toc54786829" w:history="1">
        <w:r w:rsidR="00DB1CF1">
          <w:rPr>
            <w:rStyle w:val="Hyperlink"/>
          </w:rPr>
          <w:t>2</w:t>
        </w:r>
        <w:r w:rsidR="00DB1CF1" w:rsidRPr="00B23A06">
          <w:rPr>
            <w:rStyle w:val="Hyperlink"/>
          </w:rPr>
          <w:t>.4</w:t>
        </w:r>
        <w:r w:rsidR="00DB1CF1" w:rsidRPr="00B23A06">
          <w:rPr>
            <w:sz w:val="22"/>
          </w:rPr>
          <w:tab/>
        </w:r>
        <w:r w:rsidR="00DB1CF1" w:rsidRPr="00B23A06">
          <w:rPr>
            <w:rStyle w:val="Hyperlink"/>
          </w:rPr>
          <w:t>High-level Processes &amp; Functionality in Scope</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_Toc54786829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8</w:t>
        </w:r>
        <w:r w:rsidR="00DB1CF1" w:rsidRPr="00B23A06">
          <w:rPr>
            <w:webHidden/>
            <w:color w:val="2B579A"/>
            <w:shd w:val="clear" w:color="auto" w:fill="E6E6E6"/>
          </w:rPr>
          <w:fldChar w:fldCharType="end"/>
        </w:r>
      </w:hyperlink>
    </w:p>
    <w:p w14:paraId="08405E44" w14:textId="77777777" w:rsidR="00DB1CF1" w:rsidRPr="00B23A06" w:rsidRDefault="00023197" w:rsidP="00DB1CF1">
      <w:pPr>
        <w:pStyle w:val="TOC2"/>
        <w:tabs>
          <w:tab w:val="left" w:pos="880"/>
          <w:tab w:val="right" w:leader="dot" w:pos="10194"/>
        </w:tabs>
        <w:rPr>
          <w:sz w:val="22"/>
        </w:rPr>
      </w:pPr>
      <w:hyperlink w:anchor="_Toc54786830" w:history="1">
        <w:r w:rsidR="00DB1CF1">
          <w:rPr>
            <w:rStyle w:val="Hyperlink"/>
          </w:rPr>
          <w:t>2</w:t>
        </w:r>
        <w:r w:rsidR="00DB1CF1" w:rsidRPr="00B23A06">
          <w:rPr>
            <w:rStyle w:val="Hyperlink"/>
          </w:rPr>
          <w:t>.5</w:t>
        </w:r>
        <w:r w:rsidR="00DB1CF1" w:rsidRPr="00B23A06">
          <w:rPr>
            <w:sz w:val="22"/>
          </w:rPr>
          <w:tab/>
        </w:r>
        <w:r w:rsidR="00DB1CF1" w:rsidRPr="00B23A06">
          <w:rPr>
            <w:rStyle w:val="Hyperlink"/>
          </w:rPr>
          <w:t>Out of Scope of &lt;phase&gt; Testing</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_Toc54786830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9</w:t>
        </w:r>
        <w:r w:rsidR="00DB1CF1" w:rsidRPr="00B23A06">
          <w:rPr>
            <w:webHidden/>
            <w:color w:val="2B579A"/>
            <w:shd w:val="clear" w:color="auto" w:fill="E6E6E6"/>
          </w:rPr>
          <w:fldChar w:fldCharType="end"/>
        </w:r>
      </w:hyperlink>
    </w:p>
    <w:p w14:paraId="286D1BCA" w14:textId="77777777" w:rsidR="00DB1CF1" w:rsidRPr="00A02347" w:rsidRDefault="00023197" w:rsidP="00DB1CF1">
      <w:pPr>
        <w:pStyle w:val="TOC1"/>
        <w:rPr>
          <w:rFonts w:eastAsiaTheme="minorEastAsia"/>
        </w:rPr>
      </w:pPr>
      <w:hyperlink w:anchor="_Toc54786831" w:history="1">
        <w:r w:rsidR="00DB1CF1">
          <w:rPr>
            <w:rStyle w:val="Hyperlink"/>
            <w:color w:val="F07300" w:themeColor="accent1"/>
          </w:rPr>
          <w:t>3</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Project Test Approach</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_Toc54786831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b w:val="0"/>
            <w:bCs w:val="0"/>
            <w:webHidden/>
            <w:lang w:val="en-US"/>
          </w:rPr>
          <w:t>10</w:t>
        </w:r>
        <w:r w:rsidR="00DB1CF1" w:rsidRPr="00A02347">
          <w:rPr>
            <w:webHidden/>
            <w:color w:val="2B579A"/>
            <w:shd w:val="clear" w:color="auto" w:fill="E6E6E6"/>
          </w:rPr>
          <w:fldChar w:fldCharType="end"/>
        </w:r>
      </w:hyperlink>
    </w:p>
    <w:p w14:paraId="7CCFD9FD" w14:textId="77777777" w:rsidR="00DB1CF1" w:rsidRPr="00B23A06" w:rsidRDefault="00023197" w:rsidP="00DB1CF1">
      <w:pPr>
        <w:pStyle w:val="TOC2"/>
        <w:tabs>
          <w:tab w:val="left" w:pos="880"/>
          <w:tab w:val="right" w:leader="dot" w:pos="10194"/>
        </w:tabs>
        <w:rPr>
          <w:sz w:val="22"/>
        </w:rPr>
      </w:pPr>
      <w:hyperlink w:anchor="_Toc54786832" w:history="1">
        <w:r w:rsidR="00DB1CF1">
          <w:rPr>
            <w:rStyle w:val="Hyperlink"/>
          </w:rPr>
          <w:t>3</w:t>
        </w:r>
        <w:r w:rsidR="00DB1CF1" w:rsidRPr="00B23A06">
          <w:rPr>
            <w:rStyle w:val="Hyperlink"/>
          </w:rPr>
          <w:t>.1</w:t>
        </w:r>
        <w:r w:rsidR="00DB1CF1" w:rsidRPr="00B23A06">
          <w:rPr>
            <w:sz w:val="22"/>
          </w:rPr>
          <w:tab/>
        </w:r>
        <w:r w:rsidR="00DB1CF1" w:rsidRPr="00B23A06">
          <w:rPr>
            <w:rStyle w:val="Hyperlink"/>
          </w:rPr>
          <w:t>Core Test Phases (In &amp; Out of Scope)</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_Toc54786832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11</w:t>
        </w:r>
        <w:r w:rsidR="00DB1CF1" w:rsidRPr="00B23A06">
          <w:rPr>
            <w:webHidden/>
            <w:color w:val="2B579A"/>
            <w:shd w:val="clear" w:color="auto" w:fill="E6E6E6"/>
          </w:rPr>
          <w:fldChar w:fldCharType="end"/>
        </w:r>
      </w:hyperlink>
    </w:p>
    <w:p w14:paraId="4CEAB54C" w14:textId="77777777" w:rsidR="00DB1CF1" w:rsidRPr="00B23A06" w:rsidRDefault="00023197" w:rsidP="00DB1CF1">
      <w:pPr>
        <w:pStyle w:val="TOC2"/>
        <w:tabs>
          <w:tab w:val="left" w:pos="880"/>
          <w:tab w:val="right" w:leader="dot" w:pos="10194"/>
        </w:tabs>
        <w:rPr>
          <w:sz w:val="22"/>
        </w:rPr>
      </w:pPr>
      <w:hyperlink w:anchor="_Toc54786833" w:history="1">
        <w:r w:rsidR="00DB1CF1">
          <w:rPr>
            <w:rStyle w:val="Hyperlink"/>
          </w:rPr>
          <w:t>3</w:t>
        </w:r>
        <w:r w:rsidR="00DB1CF1" w:rsidRPr="00B23A06">
          <w:rPr>
            <w:rStyle w:val="Hyperlink"/>
          </w:rPr>
          <w:t>.2</w:t>
        </w:r>
        <w:r w:rsidR="00DB1CF1" w:rsidRPr="00B23A06">
          <w:rPr>
            <w:sz w:val="22"/>
          </w:rPr>
          <w:tab/>
        </w:r>
        <w:r w:rsidR="00DB1CF1" w:rsidRPr="00B23A06">
          <w:rPr>
            <w:rStyle w:val="Hyperlink"/>
          </w:rPr>
          <w:t>Non-Core Test Phases in Scope</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_Toc54786833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11</w:t>
        </w:r>
        <w:r w:rsidR="00DB1CF1" w:rsidRPr="00B23A06">
          <w:rPr>
            <w:webHidden/>
            <w:color w:val="2B579A"/>
            <w:shd w:val="clear" w:color="auto" w:fill="E6E6E6"/>
          </w:rPr>
          <w:fldChar w:fldCharType="end"/>
        </w:r>
      </w:hyperlink>
    </w:p>
    <w:p w14:paraId="6339FE26" w14:textId="77777777" w:rsidR="00DB1CF1" w:rsidRPr="00B23A06" w:rsidRDefault="00023197" w:rsidP="00DB1CF1">
      <w:pPr>
        <w:pStyle w:val="TOC2"/>
        <w:tabs>
          <w:tab w:val="left" w:pos="880"/>
          <w:tab w:val="right" w:leader="dot" w:pos="10194"/>
        </w:tabs>
        <w:rPr>
          <w:sz w:val="22"/>
        </w:rPr>
      </w:pPr>
      <w:hyperlink w:anchor="_Toc54786834" w:history="1">
        <w:r w:rsidR="00DB1CF1">
          <w:rPr>
            <w:rStyle w:val="Hyperlink"/>
          </w:rPr>
          <w:t>3</w:t>
        </w:r>
        <w:r w:rsidR="00DB1CF1" w:rsidRPr="00B23A06">
          <w:rPr>
            <w:rStyle w:val="Hyperlink"/>
          </w:rPr>
          <w:t>.3</w:t>
        </w:r>
        <w:r w:rsidR="00DB1CF1" w:rsidRPr="00B23A06">
          <w:rPr>
            <w:sz w:val="22"/>
          </w:rPr>
          <w:tab/>
        </w:r>
        <w:r w:rsidR="00DB1CF1" w:rsidRPr="00B23A06">
          <w:rPr>
            <w:rStyle w:val="Hyperlink"/>
          </w:rPr>
          <w:t>Entry and Exit Criteria</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_Toc54786834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12</w:t>
        </w:r>
        <w:r w:rsidR="00DB1CF1" w:rsidRPr="00B23A06">
          <w:rPr>
            <w:webHidden/>
            <w:color w:val="2B579A"/>
            <w:shd w:val="clear" w:color="auto" w:fill="E6E6E6"/>
          </w:rPr>
          <w:fldChar w:fldCharType="end"/>
        </w:r>
      </w:hyperlink>
    </w:p>
    <w:p w14:paraId="42D7D3F7" w14:textId="77777777" w:rsidR="00DB1CF1" w:rsidRPr="00B23A06" w:rsidRDefault="00023197" w:rsidP="00DB1CF1">
      <w:pPr>
        <w:pStyle w:val="TOC2"/>
        <w:tabs>
          <w:tab w:val="left" w:pos="880"/>
          <w:tab w:val="right" w:leader="dot" w:pos="10194"/>
        </w:tabs>
        <w:rPr>
          <w:sz w:val="22"/>
        </w:rPr>
      </w:pPr>
      <w:hyperlink w:anchor="_Toc54786835" w:history="1">
        <w:r w:rsidR="00DB1CF1">
          <w:rPr>
            <w:rStyle w:val="Hyperlink"/>
          </w:rPr>
          <w:t>3</w:t>
        </w:r>
        <w:r w:rsidR="00DB1CF1" w:rsidRPr="00B23A06">
          <w:rPr>
            <w:rStyle w:val="Hyperlink"/>
          </w:rPr>
          <w:t>.4</w:t>
        </w:r>
        <w:r w:rsidR="00DB1CF1" w:rsidRPr="00B23A06">
          <w:rPr>
            <w:sz w:val="22"/>
          </w:rPr>
          <w:tab/>
        </w:r>
        <w:r w:rsidR="00DB1CF1" w:rsidRPr="00B23A06">
          <w:rPr>
            <w:rStyle w:val="Hyperlink"/>
          </w:rPr>
          <w:t>Standard Entry Criteria</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_Toc54786835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12</w:t>
        </w:r>
        <w:r w:rsidR="00DB1CF1" w:rsidRPr="00B23A06">
          <w:rPr>
            <w:webHidden/>
            <w:color w:val="2B579A"/>
            <w:shd w:val="clear" w:color="auto" w:fill="E6E6E6"/>
          </w:rPr>
          <w:fldChar w:fldCharType="end"/>
        </w:r>
      </w:hyperlink>
    </w:p>
    <w:p w14:paraId="6CEB949A" w14:textId="77777777" w:rsidR="00DB1CF1" w:rsidRPr="00B23A06" w:rsidRDefault="00023197" w:rsidP="00DB1CF1">
      <w:pPr>
        <w:pStyle w:val="TOC2"/>
        <w:tabs>
          <w:tab w:val="left" w:pos="880"/>
          <w:tab w:val="right" w:leader="dot" w:pos="10194"/>
        </w:tabs>
        <w:rPr>
          <w:sz w:val="22"/>
        </w:rPr>
      </w:pPr>
      <w:hyperlink w:anchor="_Toc54786836" w:history="1">
        <w:r w:rsidR="00DB1CF1">
          <w:rPr>
            <w:rStyle w:val="Hyperlink"/>
          </w:rPr>
          <w:t>3</w:t>
        </w:r>
        <w:r w:rsidR="00DB1CF1" w:rsidRPr="00B23A06">
          <w:rPr>
            <w:rStyle w:val="Hyperlink"/>
          </w:rPr>
          <w:t>.5</w:t>
        </w:r>
        <w:r w:rsidR="00DB1CF1" w:rsidRPr="00B23A06">
          <w:rPr>
            <w:sz w:val="22"/>
          </w:rPr>
          <w:tab/>
        </w:r>
        <w:r w:rsidR="00DB1CF1" w:rsidRPr="00B23A06">
          <w:rPr>
            <w:rStyle w:val="Hyperlink"/>
          </w:rPr>
          <w:t>Standard Exit Criteria</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_Toc54786836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12</w:t>
        </w:r>
        <w:r w:rsidR="00DB1CF1" w:rsidRPr="00B23A06">
          <w:rPr>
            <w:webHidden/>
            <w:color w:val="2B579A"/>
            <w:shd w:val="clear" w:color="auto" w:fill="E6E6E6"/>
          </w:rPr>
          <w:fldChar w:fldCharType="end"/>
        </w:r>
      </w:hyperlink>
    </w:p>
    <w:p w14:paraId="24B0CB0A" w14:textId="77777777" w:rsidR="00DB1CF1" w:rsidRPr="00B23A06" w:rsidRDefault="00023197" w:rsidP="00DB1CF1">
      <w:pPr>
        <w:pStyle w:val="TOC2"/>
        <w:tabs>
          <w:tab w:val="left" w:pos="880"/>
          <w:tab w:val="right" w:leader="dot" w:pos="10194"/>
        </w:tabs>
        <w:rPr>
          <w:sz w:val="22"/>
        </w:rPr>
      </w:pPr>
      <w:hyperlink w:anchor="_Toc54786837" w:history="1">
        <w:r w:rsidR="00DB1CF1">
          <w:rPr>
            <w:rStyle w:val="Hyperlink"/>
          </w:rPr>
          <w:t>3</w:t>
        </w:r>
        <w:r w:rsidR="00DB1CF1" w:rsidRPr="00B23A06">
          <w:rPr>
            <w:rStyle w:val="Hyperlink"/>
          </w:rPr>
          <w:t>.6</w:t>
        </w:r>
        <w:r w:rsidR="00DB1CF1" w:rsidRPr="00B23A06">
          <w:rPr>
            <w:sz w:val="22"/>
          </w:rPr>
          <w:tab/>
        </w:r>
        <w:r w:rsidR="00DB1CF1" w:rsidRPr="00B23A06">
          <w:rPr>
            <w:rStyle w:val="Hyperlink"/>
          </w:rPr>
          <w:t>Project Entry Criteria in addition to Standard</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_Toc54786837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13</w:t>
        </w:r>
        <w:r w:rsidR="00DB1CF1" w:rsidRPr="00B23A06">
          <w:rPr>
            <w:webHidden/>
            <w:color w:val="2B579A"/>
            <w:shd w:val="clear" w:color="auto" w:fill="E6E6E6"/>
          </w:rPr>
          <w:fldChar w:fldCharType="end"/>
        </w:r>
      </w:hyperlink>
    </w:p>
    <w:p w14:paraId="2D69F21C" w14:textId="77777777" w:rsidR="00DB1CF1" w:rsidRPr="00B23A06" w:rsidRDefault="00023197" w:rsidP="00DB1CF1">
      <w:pPr>
        <w:pStyle w:val="TOC2"/>
        <w:tabs>
          <w:tab w:val="left" w:pos="880"/>
          <w:tab w:val="right" w:leader="dot" w:pos="10194"/>
        </w:tabs>
        <w:rPr>
          <w:sz w:val="22"/>
        </w:rPr>
      </w:pPr>
      <w:hyperlink w:anchor="_Toc54786838" w:history="1">
        <w:r w:rsidR="00DB1CF1">
          <w:rPr>
            <w:rStyle w:val="Hyperlink"/>
          </w:rPr>
          <w:t>3</w:t>
        </w:r>
        <w:r w:rsidR="00DB1CF1" w:rsidRPr="00B23A06">
          <w:rPr>
            <w:rStyle w:val="Hyperlink"/>
          </w:rPr>
          <w:t>.7</w:t>
        </w:r>
        <w:r w:rsidR="00DB1CF1" w:rsidRPr="00B23A06">
          <w:rPr>
            <w:sz w:val="22"/>
          </w:rPr>
          <w:tab/>
        </w:r>
        <w:r w:rsidR="00DB1CF1" w:rsidRPr="00B23A06">
          <w:rPr>
            <w:rStyle w:val="Hyperlink"/>
          </w:rPr>
          <w:t>Project Exit Criteria in addition to Standard</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_Toc54786838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13</w:t>
        </w:r>
        <w:r w:rsidR="00DB1CF1" w:rsidRPr="00B23A06">
          <w:rPr>
            <w:webHidden/>
            <w:color w:val="2B579A"/>
            <w:shd w:val="clear" w:color="auto" w:fill="E6E6E6"/>
          </w:rPr>
          <w:fldChar w:fldCharType="end"/>
        </w:r>
      </w:hyperlink>
    </w:p>
    <w:p w14:paraId="5479EDD8" w14:textId="5B0FF917" w:rsidR="00DB1CF1" w:rsidRPr="00B23A06" w:rsidRDefault="00023197" w:rsidP="00DB1CF1">
      <w:pPr>
        <w:pStyle w:val="TOC2"/>
        <w:tabs>
          <w:tab w:val="left" w:pos="880"/>
          <w:tab w:val="right" w:leader="dot" w:pos="10194"/>
        </w:tabs>
        <w:rPr>
          <w:sz w:val="22"/>
        </w:rPr>
      </w:pPr>
      <w:hyperlink w:anchor="_Project_test_environments" w:history="1">
        <w:r w:rsidR="00DB1CF1">
          <w:rPr>
            <w:rStyle w:val="Hyperlink"/>
          </w:rPr>
          <w:t>3</w:t>
        </w:r>
        <w:r w:rsidR="00DB1CF1" w:rsidRPr="00B23A06">
          <w:rPr>
            <w:rStyle w:val="Hyperlink"/>
          </w:rPr>
          <w:t>.8</w:t>
        </w:r>
        <w:r w:rsidR="00DB1CF1" w:rsidRPr="00B23A06">
          <w:rPr>
            <w:sz w:val="22"/>
          </w:rPr>
          <w:tab/>
        </w:r>
        <w:r w:rsidR="00DB1CF1" w:rsidRPr="00B23A06">
          <w:rPr>
            <w:rStyle w:val="Hyperlink"/>
          </w:rPr>
          <w:t>Project Test Environments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_Toc54786839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13</w:t>
        </w:r>
        <w:r w:rsidR="00DB1CF1" w:rsidRPr="00B23A06">
          <w:rPr>
            <w:webHidden/>
            <w:color w:val="2B579A"/>
            <w:shd w:val="clear" w:color="auto" w:fill="E6E6E6"/>
          </w:rPr>
          <w:fldChar w:fldCharType="end"/>
        </w:r>
      </w:hyperlink>
    </w:p>
    <w:p w14:paraId="64A650DB" w14:textId="0E7DB201" w:rsidR="00DB1CF1" w:rsidRPr="00B23A06" w:rsidRDefault="00023197" w:rsidP="00DB1CF1">
      <w:pPr>
        <w:pStyle w:val="TOC2"/>
        <w:tabs>
          <w:tab w:val="left" w:pos="880"/>
          <w:tab w:val="right" w:leader="dot" w:pos="10194"/>
        </w:tabs>
        <w:rPr>
          <w:sz w:val="22"/>
        </w:rPr>
      </w:pPr>
      <w:hyperlink w:anchor="_Test_Data_Provisioning" w:history="1">
        <w:r w:rsidR="00DB1CF1">
          <w:rPr>
            <w:rStyle w:val="Hyperlink"/>
          </w:rPr>
          <w:t>3</w:t>
        </w:r>
        <w:r w:rsidR="00DB1CF1" w:rsidRPr="00B23A06">
          <w:rPr>
            <w:rStyle w:val="Hyperlink"/>
          </w:rPr>
          <w:t>.9</w:t>
        </w:r>
        <w:r w:rsidR="00DB1CF1" w:rsidRPr="00B23A06">
          <w:rPr>
            <w:sz w:val="22"/>
          </w:rPr>
          <w:tab/>
        </w:r>
        <w:r w:rsidR="00DB1CF1" w:rsidRPr="00B23A06">
          <w:rPr>
            <w:rStyle w:val="Hyperlink"/>
          </w:rPr>
          <w:t>Test Data Provisioning</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_Toc54786840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13</w:t>
        </w:r>
        <w:r w:rsidR="00DB1CF1" w:rsidRPr="00B23A06">
          <w:rPr>
            <w:webHidden/>
            <w:color w:val="2B579A"/>
            <w:shd w:val="clear" w:color="auto" w:fill="E6E6E6"/>
          </w:rPr>
          <w:fldChar w:fldCharType="end"/>
        </w:r>
      </w:hyperlink>
    </w:p>
    <w:p w14:paraId="5B78D625" w14:textId="77777777" w:rsidR="00DB1CF1" w:rsidRPr="00B23A06" w:rsidRDefault="00023197" w:rsidP="00DB1CF1">
      <w:pPr>
        <w:pStyle w:val="TOC2"/>
        <w:tabs>
          <w:tab w:val="left" w:pos="880"/>
          <w:tab w:val="right" w:leader="dot" w:pos="10194"/>
        </w:tabs>
        <w:rPr>
          <w:sz w:val="22"/>
        </w:rPr>
      </w:pPr>
      <w:hyperlink w:anchor="_Toc54786841" w:history="1">
        <w:r w:rsidR="00DB1CF1">
          <w:rPr>
            <w:rStyle w:val="Hyperlink"/>
          </w:rPr>
          <w:t>3</w:t>
        </w:r>
        <w:r w:rsidR="00DB1CF1" w:rsidRPr="00B23A06">
          <w:rPr>
            <w:rStyle w:val="Hyperlink"/>
          </w:rPr>
          <w:t>.10</w:t>
        </w:r>
        <w:r w:rsidR="00DB1CF1" w:rsidRPr="00B23A06">
          <w:rPr>
            <w:sz w:val="22"/>
          </w:rPr>
          <w:tab/>
        </w:r>
        <w:r w:rsidR="00DB1CF1" w:rsidRPr="00B23A06">
          <w:rPr>
            <w:rStyle w:val="Hyperlink"/>
          </w:rPr>
          <w:t>Test Deliverables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_Toc54786841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13</w:t>
        </w:r>
        <w:r w:rsidR="00DB1CF1" w:rsidRPr="00B23A06">
          <w:rPr>
            <w:webHidden/>
            <w:color w:val="2B579A"/>
            <w:shd w:val="clear" w:color="auto" w:fill="E6E6E6"/>
          </w:rPr>
          <w:fldChar w:fldCharType="end"/>
        </w:r>
      </w:hyperlink>
    </w:p>
    <w:p w14:paraId="45BC3B8F" w14:textId="77777777" w:rsidR="00DB1CF1" w:rsidRPr="00A02347" w:rsidRDefault="00023197" w:rsidP="00DB1CF1">
      <w:pPr>
        <w:pStyle w:val="TOC1"/>
        <w:rPr>
          <w:rFonts w:eastAsiaTheme="minorEastAsia"/>
        </w:rPr>
      </w:pPr>
      <w:hyperlink w:anchor="_Toc54786842" w:history="1">
        <w:r w:rsidR="00DB1CF1">
          <w:rPr>
            <w:rStyle w:val="Hyperlink"/>
            <w:color w:val="F07300" w:themeColor="accent1"/>
          </w:rPr>
          <w:t>4</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Deviations from Test Strategy</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_Toc54786842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14</w:t>
        </w:r>
        <w:r w:rsidR="00DB1CF1" w:rsidRPr="00A02347">
          <w:rPr>
            <w:webHidden/>
            <w:color w:val="2B579A"/>
            <w:shd w:val="clear" w:color="auto" w:fill="E6E6E6"/>
          </w:rPr>
          <w:fldChar w:fldCharType="end"/>
        </w:r>
      </w:hyperlink>
    </w:p>
    <w:p w14:paraId="6145A8ED" w14:textId="77777777" w:rsidR="00DB1CF1" w:rsidRPr="00A02347" w:rsidRDefault="00023197" w:rsidP="00DB1CF1">
      <w:pPr>
        <w:pStyle w:val="TOC1"/>
        <w:rPr>
          <w:rFonts w:eastAsiaTheme="minorEastAsia"/>
        </w:rPr>
      </w:pPr>
      <w:hyperlink w:anchor="_Toc54786843" w:history="1">
        <w:r w:rsidR="00DB1CF1">
          <w:rPr>
            <w:rStyle w:val="Hyperlink"/>
            <w:color w:val="F07300" w:themeColor="accent1"/>
          </w:rPr>
          <w:t>5</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Management Processes</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_Toc54786843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16</w:t>
        </w:r>
        <w:r w:rsidR="00DB1CF1" w:rsidRPr="00A02347">
          <w:rPr>
            <w:webHidden/>
            <w:color w:val="2B579A"/>
            <w:shd w:val="clear" w:color="auto" w:fill="E6E6E6"/>
          </w:rPr>
          <w:fldChar w:fldCharType="end"/>
        </w:r>
      </w:hyperlink>
    </w:p>
    <w:p w14:paraId="486E6CFB" w14:textId="77777777" w:rsidR="00DB1CF1" w:rsidRPr="00B23A06" w:rsidRDefault="00023197" w:rsidP="00DB1CF1">
      <w:pPr>
        <w:pStyle w:val="TOC2"/>
        <w:tabs>
          <w:tab w:val="left" w:pos="880"/>
          <w:tab w:val="right" w:leader="dot" w:pos="10194"/>
        </w:tabs>
        <w:rPr>
          <w:sz w:val="22"/>
        </w:rPr>
      </w:pPr>
      <w:hyperlink w:anchor="_Toc54786844" w:history="1">
        <w:r w:rsidR="00DB1CF1">
          <w:rPr>
            <w:rStyle w:val="Hyperlink"/>
          </w:rPr>
          <w:t>5.</w:t>
        </w:r>
        <w:r w:rsidR="00DB1CF1" w:rsidRPr="00B23A06">
          <w:rPr>
            <w:rStyle w:val="Hyperlink"/>
          </w:rPr>
          <w:t>1</w:t>
        </w:r>
        <w:r w:rsidR="00DB1CF1" w:rsidRPr="00B23A06">
          <w:rPr>
            <w:sz w:val="22"/>
          </w:rPr>
          <w:tab/>
        </w:r>
        <w:r w:rsidR="00DB1CF1" w:rsidRPr="00B23A06">
          <w:rPr>
            <w:rStyle w:val="Hyperlink"/>
          </w:rPr>
          <w:t>Defect Management</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_Toc54786844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17</w:t>
        </w:r>
        <w:r w:rsidR="00DB1CF1" w:rsidRPr="00B23A06">
          <w:rPr>
            <w:webHidden/>
            <w:color w:val="2B579A"/>
            <w:shd w:val="clear" w:color="auto" w:fill="E6E6E6"/>
          </w:rPr>
          <w:fldChar w:fldCharType="end"/>
        </w:r>
      </w:hyperlink>
    </w:p>
    <w:p w14:paraId="4F57ADB4" w14:textId="77777777" w:rsidR="00DB1CF1" w:rsidRPr="00B23A06" w:rsidRDefault="00023197" w:rsidP="00DB1CF1">
      <w:pPr>
        <w:pStyle w:val="TOC2"/>
        <w:tabs>
          <w:tab w:val="left" w:pos="880"/>
          <w:tab w:val="right" w:leader="dot" w:pos="10194"/>
        </w:tabs>
        <w:rPr>
          <w:sz w:val="22"/>
        </w:rPr>
      </w:pPr>
      <w:hyperlink w:anchor="_Toc54786845" w:history="1">
        <w:r w:rsidR="00DB1CF1">
          <w:rPr>
            <w:rStyle w:val="Hyperlink"/>
          </w:rPr>
          <w:t>5</w:t>
        </w:r>
        <w:r w:rsidR="00DB1CF1" w:rsidRPr="00B23A06">
          <w:rPr>
            <w:rStyle w:val="Hyperlink"/>
          </w:rPr>
          <w:t>.2</w:t>
        </w:r>
        <w:r w:rsidR="00DB1CF1" w:rsidRPr="00B23A06">
          <w:rPr>
            <w:sz w:val="22"/>
          </w:rPr>
          <w:tab/>
        </w:r>
        <w:r w:rsidR="00DB1CF1" w:rsidRPr="00B23A06">
          <w:rPr>
            <w:rStyle w:val="Hyperlink"/>
          </w:rPr>
          <w:t>Testing Metrics &amp; SLAs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_Toc54786845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18</w:t>
        </w:r>
        <w:r w:rsidR="00DB1CF1" w:rsidRPr="00B23A06">
          <w:rPr>
            <w:webHidden/>
            <w:color w:val="2B579A"/>
            <w:shd w:val="clear" w:color="auto" w:fill="E6E6E6"/>
          </w:rPr>
          <w:fldChar w:fldCharType="end"/>
        </w:r>
      </w:hyperlink>
    </w:p>
    <w:p w14:paraId="71AFA808" w14:textId="77777777" w:rsidR="00DB1CF1" w:rsidRPr="00B23A06" w:rsidRDefault="00023197" w:rsidP="00DB1CF1">
      <w:pPr>
        <w:pStyle w:val="TOC2"/>
        <w:tabs>
          <w:tab w:val="left" w:pos="880"/>
          <w:tab w:val="right" w:leader="dot" w:pos="10194"/>
        </w:tabs>
        <w:rPr>
          <w:sz w:val="22"/>
        </w:rPr>
      </w:pPr>
      <w:hyperlink w:anchor="_Toc54786846" w:history="1">
        <w:r w:rsidR="00DB1CF1">
          <w:rPr>
            <w:rStyle w:val="Hyperlink"/>
          </w:rPr>
          <w:t>5</w:t>
        </w:r>
        <w:r w:rsidR="00DB1CF1" w:rsidRPr="00B23A06">
          <w:rPr>
            <w:rStyle w:val="Hyperlink"/>
          </w:rPr>
          <w:t>.3</w:t>
        </w:r>
        <w:r w:rsidR="00DB1CF1" w:rsidRPr="00B23A06">
          <w:rPr>
            <w:sz w:val="22"/>
          </w:rPr>
          <w:tab/>
        </w:r>
        <w:r w:rsidR="00DB1CF1" w:rsidRPr="00B23A06">
          <w:rPr>
            <w:rStyle w:val="Hyperlink"/>
          </w:rPr>
          <w:t>Scripting</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_Toc54786846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18</w:t>
        </w:r>
        <w:r w:rsidR="00DB1CF1" w:rsidRPr="00B23A06">
          <w:rPr>
            <w:webHidden/>
            <w:color w:val="2B579A"/>
            <w:shd w:val="clear" w:color="auto" w:fill="E6E6E6"/>
          </w:rPr>
          <w:fldChar w:fldCharType="end"/>
        </w:r>
      </w:hyperlink>
    </w:p>
    <w:p w14:paraId="7ACE2C58" w14:textId="77777777" w:rsidR="00DB1CF1" w:rsidRPr="00B23A06" w:rsidRDefault="00023197" w:rsidP="00DB1CF1">
      <w:pPr>
        <w:pStyle w:val="TOC2"/>
        <w:tabs>
          <w:tab w:val="left" w:pos="880"/>
          <w:tab w:val="right" w:leader="dot" w:pos="10194"/>
        </w:tabs>
        <w:rPr>
          <w:sz w:val="22"/>
        </w:rPr>
      </w:pPr>
      <w:hyperlink w:anchor="_Toc54786847" w:history="1">
        <w:r w:rsidR="00DB1CF1">
          <w:rPr>
            <w:rStyle w:val="Hyperlink"/>
          </w:rPr>
          <w:t>5</w:t>
        </w:r>
        <w:r w:rsidR="00DB1CF1" w:rsidRPr="00B23A06">
          <w:rPr>
            <w:rStyle w:val="Hyperlink"/>
          </w:rPr>
          <w:t>.4</w:t>
        </w:r>
        <w:r w:rsidR="00DB1CF1" w:rsidRPr="00B23A06">
          <w:rPr>
            <w:sz w:val="22"/>
          </w:rPr>
          <w:tab/>
        </w:r>
        <w:r w:rsidR="00DB1CF1" w:rsidRPr="00B23A06">
          <w:rPr>
            <w:rStyle w:val="Hyperlink"/>
          </w:rPr>
          <w:t>Reporting</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_Toc54786847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18</w:t>
        </w:r>
        <w:r w:rsidR="00DB1CF1" w:rsidRPr="00B23A06">
          <w:rPr>
            <w:webHidden/>
            <w:color w:val="2B579A"/>
            <w:shd w:val="clear" w:color="auto" w:fill="E6E6E6"/>
          </w:rPr>
          <w:fldChar w:fldCharType="end"/>
        </w:r>
      </w:hyperlink>
    </w:p>
    <w:p w14:paraId="52882C78" w14:textId="77777777" w:rsidR="00DB1CF1" w:rsidRPr="00B23A06" w:rsidRDefault="00023197" w:rsidP="00DB1CF1">
      <w:pPr>
        <w:pStyle w:val="TOC2"/>
        <w:tabs>
          <w:tab w:val="left" w:pos="880"/>
          <w:tab w:val="right" w:leader="dot" w:pos="10194"/>
        </w:tabs>
        <w:rPr>
          <w:sz w:val="22"/>
        </w:rPr>
      </w:pPr>
      <w:hyperlink w:anchor="_Toc54786848" w:history="1">
        <w:r w:rsidR="00DB1CF1">
          <w:rPr>
            <w:rStyle w:val="Hyperlink"/>
          </w:rPr>
          <w:t>5</w:t>
        </w:r>
        <w:r w:rsidR="00DB1CF1" w:rsidRPr="00B23A06">
          <w:rPr>
            <w:rStyle w:val="Hyperlink"/>
          </w:rPr>
          <w:t>.5</w:t>
        </w:r>
        <w:r w:rsidR="00DB1CF1" w:rsidRPr="00B23A06">
          <w:rPr>
            <w:sz w:val="22"/>
          </w:rPr>
          <w:tab/>
        </w:r>
        <w:r w:rsidR="00DB1CF1" w:rsidRPr="00B23A06">
          <w:rPr>
            <w:rStyle w:val="Hyperlink"/>
          </w:rPr>
          <w:t>Release Management</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_Toc54786848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18</w:t>
        </w:r>
        <w:r w:rsidR="00DB1CF1" w:rsidRPr="00B23A06">
          <w:rPr>
            <w:webHidden/>
            <w:color w:val="2B579A"/>
            <w:shd w:val="clear" w:color="auto" w:fill="E6E6E6"/>
          </w:rPr>
          <w:fldChar w:fldCharType="end"/>
        </w:r>
      </w:hyperlink>
    </w:p>
    <w:p w14:paraId="4D1EE537" w14:textId="77777777" w:rsidR="00DB1CF1" w:rsidRPr="00B23A06" w:rsidRDefault="00023197" w:rsidP="00DB1CF1">
      <w:pPr>
        <w:pStyle w:val="TOC2"/>
        <w:tabs>
          <w:tab w:val="left" w:pos="880"/>
          <w:tab w:val="right" w:leader="dot" w:pos="10194"/>
        </w:tabs>
        <w:rPr>
          <w:sz w:val="22"/>
        </w:rPr>
      </w:pPr>
      <w:hyperlink w:anchor="_Toc54786849" w:history="1">
        <w:r w:rsidR="00DB1CF1">
          <w:rPr>
            <w:rStyle w:val="Hyperlink"/>
          </w:rPr>
          <w:t>5</w:t>
        </w:r>
        <w:r w:rsidR="00DB1CF1" w:rsidRPr="00B23A06">
          <w:rPr>
            <w:rStyle w:val="Hyperlink"/>
          </w:rPr>
          <w:t>.6</w:t>
        </w:r>
        <w:r w:rsidR="00DB1CF1" w:rsidRPr="00B23A06">
          <w:rPr>
            <w:sz w:val="22"/>
          </w:rPr>
          <w:tab/>
        </w:r>
        <w:r w:rsidR="00DB1CF1" w:rsidRPr="00B23A06">
          <w:rPr>
            <w:rStyle w:val="Hyperlink"/>
          </w:rPr>
          <w:t>Configuration Management</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_Toc54786849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18</w:t>
        </w:r>
        <w:r w:rsidR="00DB1CF1" w:rsidRPr="00B23A06">
          <w:rPr>
            <w:webHidden/>
            <w:color w:val="2B579A"/>
            <w:shd w:val="clear" w:color="auto" w:fill="E6E6E6"/>
          </w:rPr>
          <w:fldChar w:fldCharType="end"/>
        </w:r>
      </w:hyperlink>
    </w:p>
    <w:p w14:paraId="354C3EDB" w14:textId="77777777" w:rsidR="00DB1CF1" w:rsidRPr="00B23A06" w:rsidRDefault="00023197" w:rsidP="00DB1CF1">
      <w:pPr>
        <w:pStyle w:val="TOC2"/>
        <w:tabs>
          <w:tab w:val="left" w:pos="880"/>
          <w:tab w:val="right" w:leader="dot" w:pos="10194"/>
        </w:tabs>
        <w:rPr>
          <w:sz w:val="22"/>
        </w:rPr>
      </w:pPr>
      <w:hyperlink w:anchor="_Toc54786850" w:history="1">
        <w:r w:rsidR="00DB1CF1">
          <w:rPr>
            <w:rStyle w:val="Hyperlink"/>
          </w:rPr>
          <w:t>5</w:t>
        </w:r>
        <w:r w:rsidR="00DB1CF1" w:rsidRPr="00B23A06">
          <w:rPr>
            <w:rStyle w:val="Hyperlink"/>
          </w:rPr>
          <w:t>.7</w:t>
        </w:r>
        <w:r w:rsidR="00DB1CF1" w:rsidRPr="00B23A06">
          <w:rPr>
            <w:sz w:val="22"/>
          </w:rPr>
          <w:tab/>
        </w:r>
        <w:r w:rsidR="00DB1CF1" w:rsidRPr="00B23A06">
          <w:rPr>
            <w:rStyle w:val="Hyperlink"/>
          </w:rPr>
          <w:t>Suspension/ Resumption Criteria</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_Toc54786850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19</w:t>
        </w:r>
        <w:r w:rsidR="00DB1CF1" w:rsidRPr="00B23A06">
          <w:rPr>
            <w:webHidden/>
            <w:color w:val="2B579A"/>
            <w:shd w:val="clear" w:color="auto" w:fill="E6E6E6"/>
          </w:rPr>
          <w:fldChar w:fldCharType="end"/>
        </w:r>
      </w:hyperlink>
    </w:p>
    <w:p w14:paraId="49142329" w14:textId="77777777" w:rsidR="00DB1CF1" w:rsidRPr="00A02347" w:rsidRDefault="00023197" w:rsidP="00DB1CF1">
      <w:pPr>
        <w:pStyle w:val="TOC1"/>
        <w:rPr>
          <w:rFonts w:eastAsiaTheme="minorEastAsia"/>
        </w:rPr>
      </w:pPr>
      <w:hyperlink w:anchor="_Toc54786851" w:history="1">
        <w:r w:rsidR="00DB1CF1">
          <w:rPr>
            <w:rStyle w:val="Hyperlink"/>
            <w:color w:val="F07300" w:themeColor="accent1"/>
          </w:rPr>
          <w:t>6</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Project Test Planning</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_Toc54786851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20</w:t>
        </w:r>
        <w:r w:rsidR="00DB1CF1" w:rsidRPr="00A02347">
          <w:rPr>
            <w:webHidden/>
            <w:color w:val="2B579A"/>
            <w:shd w:val="clear" w:color="auto" w:fill="E6E6E6"/>
          </w:rPr>
          <w:fldChar w:fldCharType="end"/>
        </w:r>
      </w:hyperlink>
    </w:p>
    <w:p w14:paraId="2495C04D" w14:textId="77777777" w:rsidR="00DB1CF1" w:rsidRPr="00B23A06" w:rsidRDefault="00023197" w:rsidP="00DB1CF1">
      <w:pPr>
        <w:pStyle w:val="TOC2"/>
        <w:tabs>
          <w:tab w:val="left" w:pos="880"/>
          <w:tab w:val="right" w:leader="dot" w:pos="10194"/>
        </w:tabs>
        <w:rPr>
          <w:sz w:val="22"/>
        </w:rPr>
      </w:pPr>
      <w:hyperlink w:anchor="_Toc54786852" w:history="1">
        <w:r w:rsidR="00DB1CF1">
          <w:rPr>
            <w:rStyle w:val="Hyperlink"/>
          </w:rPr>
          <w:t>6</w:t>
        </w:r>
        <w:r w:rsidR="00DB1CF1" w:rsidRPr="00B23A06">
          <w:rPr>
            <w:rStyle w:val="Hyperlink"/>
          </w:rPr>
          <w:t>.1</w:t>
        </w:r>
        <w:r w:rsidR="00DB1CF1" w:rsidRPr="00B23A06">
          <w:rPr>
            <w:sz w:val="22"/>
          </w:rPr>
          <w:tab/>
        </w:r>
        <w:r w:rsidR="00DB1CF1" w:rsidRPr="00B23A06">
          <w:rPr>
            <w:rStyle w:val="Hyperlink"/>
          </w:rPr>
          <w:t>Test Schedule &amp; Timeline</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_Toc54786852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21</w:t>
        </w:r>
        <w:r w:rsidR="00DB1CF1" w:rsidRPr="00B23A06">
          <w:rPr>
            <w:webHidden/>
            <w:color w:val="2B579A"/>
            <w:shd w:val="clear" w:color="auto" w:fill="E6E6E6"/>
          </w:rPr>
          <w:fldChar w:fldCharType="end"/>
        </w:r>
      </w:hyperlink>
    </w:p>
    <w:p w14:paraId="1FFF0CBC" w14:textId="77777777" w:rsidR="00DB1CF1" w:rsidRPr="00A02347" w:rsidRDefault="00023197" w:rsidP="00DB1CF1">
      <w:pPr>
        <w:pStyle w:val="TOC1"/>
        <w:rPr>
          <w:rFonts w:eastAsiaTheme="minorEastAsia"/>
        </w:rPr>
      </w:pPr>
      <w:hyperlink w:anchor="_Toc54786853" w:history="1">
        <w:r w:rsidR="00DB1CF1">
          <w:rPr>
            <w:rStyle w:val="Hyperlink"/>
            <w:color w:val="F07300" w:themeColor="accent1"/>
          </w:rPr>
          <w:t>7</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Project Test Resource Model</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_Toc54786853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22</w:t>
        </w:r>
        <w:r w:rsidR="00DB1CF1" w:rsidRPr="00A02347">
          <w:rPr>
            <w:webHidden/>
            <w:color w:val="2B579A"/>
            <w:shd w:val="clear" w:color="auto" w:fill="E6E6E6"/>
          </w:rPr>
          <w:fldChar w:fldCharType="end"/>
        </w:r>
      </w:hyperlink>
    </w:p>
    <w:p w14:paraId="16985C12" w14:textId="77777777" w:rsidR="00DB1CF1" w:rsidRPr="00B23A06" w:rsidRDefault="00023197" w:rsidP="00DB1CF1">
      <w:pPr>
        <w:pStyle w:val="TOC2"/>
        <w:tabs>
          <w:tab w:val="left" w:pos="880"/>
          <w:tab w:val="right" w:leader="dot" w:pos="10194"/>
        </w:tabs>
        <w:rPr>
          <w:sz w:val="22"/>
        </w:rPr>
      </w:pPr>
      <w:hyperlink w:anchor="_Toc54786854" w:history="1">
        <w:r w:rsidR="00DB1CF1">
          <w:rPr>
            <w:rStyle w:val="Hyperlink"/>
          </w:rPr>
          <w:t>7</w:t>
        </w:r>
        <w:r w:rsidR="00DB1CF1" w:rsidRPr="00B23A06">
          <w:rPr>
            <w:rStyle w:val="Hyperlink"/>
          </w:rPr>
          <w:t>.1</w:t>
        </w:r>
        <w:r w:rsidR="00DB1CF1" w:rsidRPr="00B23A06">
          <w:rPr>
            <w:sz w:val="22"/>
          </w:rPr>
          <w:tab/>
        </w:r>
        <w:r w:rsidR="00DB1CF1" w:rsidRPr="00B23A06">
          <w:rPr>
            <w:rStyle w:val="Hyperlink"/>
          </w:rPr>
          <w:t>Resource Plan</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_Toc54786854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23</w:t>
        </w:r>
        <w:r w:rsidR="00DB1CF1" w:rsidRPr="00B23A06">
          <w:rPr>
            <w:webHidden/>
            <w:color w:val="2B579A"/>
            <w:shd w:val="clear" w:color="auto" w:fill="E6E6E6"/>
          </w:rPr>
          <w:fldChar w:fldCharType="end"/>
        </w:r>
      </w:hyperlink>
    </w:p>
    <w:p w14:paraId="6E10D4DC" w14:textId="77777777" w:rsidR="00DB1CF1" w:rsidRPr="00B23A06" w:rsidRDefault="00023197" w:rsidP="00DB1CF1">
      <w:pPr>
        <w:pStyle w:val="TOC2"/>
        <w:tabs>
          <w:tab w:val="left" w:pos="880"/>
          <w:tab w:val="right" w:leader="dot" w:pos="10194"/>
        </w:tabs>
        <w:rPr>
          <w:sz w:val="22"/>
        </w:rPr>
      </w:pPr>
      <w:hyperlink w:anchor="_Toc54786855" w:history="1">
        <w:r w:rsidR="00DB1CF1">
          <w:rPr>
            <w:rStyle w:val="Hyperlink"/>
          </w:rPr>
          <w:t>7</w:t>
        </w:r>
        <w:r w:rsidR="00DB1CF1" w:rsidRPr="00B23A06">
          <w:rPr>
            <w:rStyle w:val="Hyperlink"/>
          </w:rPr>
          <w:t>.1</w:t>
        </w:r>
        <w:r w:rsidR="00DB1CF1" w:rsidRPr="00B23A06">
          <w:rPr>
            <w:sz w:val="22"/>
          </w:rPr>
          <w:tab/>
        </w:r>
        <w:r w:rsidR="00DB1CF1" w:rsidRPr="00B23A06">
          <w:rPr>
            <w:rStyle w:val="Hyperlink"/>
          </w:rPr>
          <w:t>Resource Plan Roles &amp; Responsibilities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_Toc54786855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23</w:t>
        </w:r>
        <w:r w:rsidR="00DB1CF1" w:rsidRPr="00B23A06">
          <w:rPr>
            <w:webHidden/>
            <w:color w:val="2B579A"/>
            <w:shd w:val="clear" w:color="auto" w:fill="E6E6E6"/>
          </w:rPr>
          <w:fldChar w:fldCharType="end"/>
        </w:r>
      </w:hyperlink>
    </w:p>
    <w:p w14:paraId="16C2F037" w14:textId="77777777" w:rsidR="00DB1CF1" w:rsidRPr="00B23A06" w:rsidRDefault="00023197" w:rsidP="00DB1CF1">
      <w:pPr>
        <w:pStyle w:val="TOC2"/>
        <w:tabs>
          <w:tab w:val="left" w:pos="880"/>
          <w:tab w:val="right" w:leader="dot" w:pos="10194"/>
        </w:tabs>
        <w:rPr>
          <w:sz w:val="22"/>
        </w:rPr>
      </w:pPr>
      <w:hyperlink w:anchor="_Toc54786856" w:history="1">
        <w:r w:rsidR="00DB1CF1">
          <w:rPr>
            <w:rStyle w:val="Hyperlink"/>
          </w:rPr>
          <w:t>7</w:t>
        </w:r>
        <w:r w:rsidR="00DB1CF1" w:rsidRPr="00B23A06">
          <w:rPr>
            <w:rStyle w:val="Hyperlink"/>
          </w:rPr>
          <w:t>.1</w:t>
        </w:r>
        <w:r w:rsidR="00DB1CF1" w:rsidRPr="00B23A06">
          <w:rPr>
            <w:sz w:val="22"/>
          </w:rPr>
          <w:tab/>
        </w:r>
        <w:r w:rsidR="00DB1CF1" w:rsidRPr="00B23A06">
          <w:rPr>
            <w:rStyle w:val="Hyperlink"/>
          </w:rPr>
          <w:t>Staff Training Needs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_Toc54786856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25</w:t>
        </w:r>
        <w:r w:rsidR="00DB1CF1" w:rsidRPr="00B23A06">
          <w:rPr>
            <w:webHidden/>
            <w:color w:val="2B579A"/>
            <w:shd w:val="clear" w:color="auto" w:fill="E6E6E6"/>
          </w:rPr>
          <w:fldChar w:fldCharType="end"/>
        </w:r>
      </w:hyperlink>
    </w:p>
    <w:p w14:paraId="4F861DDC" w14:textId="77777777" w:rsidR="00DB1CF1" w:rsidRPr="00A02347" w:rsidRDefault="00023197" w:rsidP="00DB1CF1">
      <w:pPr>
        <w:pStyle w:val="TOC1"/>
        <w:rPr>
          <w:rFonts w:eastAsiaTheme="minorEastAsia"/>
        </w:rPr>
      </w:pPr>
      <w:hyperlink w:anchor="_Toc54786857" w:history="1">
        <w:r w:rsidR="00DB1CF1">
          <w:rPr>
            <w:rStyle w:val="Hyperlink"/>
            <w:color w:val="F07300" w:themeColor="accent1"/>
          </w:rPr>
          <w:t>8</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RAID</w:t>
        </w:r>
        <w:r w:rsidR="00DB1CF1" w:rsidRPr="00A02347">
          <w:rPr>
            <w:webHidden/>
          </w:rPr>
          <w:tab/>
        </w:r>
        <w:r w:rsidR="00DB1CF1" w:rsidRPr="00A02347">
          <w:rPr>
            <w:webHidden/>
            <w:color w:val="2B579A"/>
            <w:shd w:val="clear" w:color="auto" w:fill="E6E6E6"/>
          </w:rPr>
          <w:fldChar w:fldCharType="begin"/>
        </w:r>
        <w:r w:rsidR="00DB1CF1" w:rsidRPr="00A02347">
          <w:rPr>
            <w:webHidden/>
          </w:rPr>
          <w:instrText xml:space="preserve"> PAGEREF _Toc54786857 \h </w:instrText>
        </w:r>
        <w:r w:rsidR="00DB1CF1" w:rsidRPr="00A02347">
          <w:rPr>
            <w:webHidden/>
            <w:color w:val="2B579A"/>
            <w:shd w:val="clear" w:color="auto" w:fill="E6E6E6"/>
          </w:rPr>
        </w:r>
        <w:r w:rsidR="00DB1CF1" w:rsidRPr="00A02347">
          <w:rPr>
            <w:webHidden/>
            <w:color w:val="2B579A"/>
            <w:shd w:val="clear" w:color="auto" w:fill="E6E6E6"/>
          </w:rPr>
          <w:fldChar w:fldCharType="separate"/>
        </w:r>
        <w:r w:rsidR="00DB1CF1">
          <w:rPr>
            <w:webHidden/>
          </w:rPr>
          <w:t>26</w:t>
        </w:r>
        <w:r w:rsidR="00DB1CF1" w:rsidRPr="00A02347">
          <w:rPr>
            <w:webHidden/>
            <w:color w:val="2B579A"/>
            <w:shd w:val="clear" w:color="auto" w:fill="E6E6E6"/>
          </w:rPr>
          <w:fldChar w:fldCharType="end"/>
        </w:r>
      </w:hyperlink>
    </w:p>
    <w:p w14:paraId="67345D62" w14:textId="77777777" w:rsidR="00DB1CF1" w:rsidRPr="00B23A06" w:rsidRDefault="00023197" w:rsidP="00DB1CF1">
      <w:pPr>
        <w:pStyle w:val="TOC2"/>
        <w:tabs>
          <w:tab w:val="left" w:pos="880"/>
          <w:tab w:val="right" w:leader="dot" w:pos="10194"/>
        </w:tabs>
        <w:rPr>
          <w:sz w:val="22"/>
        </w:rPr>
      </w:pPr>
      <w:hyperlink w:anchor="_Toc54786858" w:history="1">
        <w:r w:rsidR="00DB1CF1">
          <w:rPr>
            <w:rStyle w:val="Hyperlink"/>
          </w:rPr>
          <w:t>8</w:t>
        </w:r>
        <w:r w:rsidR="00DB1CF1" w:rsidRPr="00B23A06">
          <w:rPr>
            <w:rStyle w:val="Hyperlink"/>
          </w:rPr>
          <w:t>.1</w:t>
        </w:r>
        <w:r w:rsidR="00DB1CF1" w:rsidRPr="00B23A06">
          <w:rPr>
            <w:sz w:val="22"/>
          </w:rPr>
          <w:tab/>
        </w:r>
        <w:r w:rsidR="00DB1CF1" w:rsidRPr="00B23A06">
          <w:rPr>
            <w:rStyle w:val="Hyperlink"/>
          </w:rPr>
          <w:t>Project Test Risks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_Toc54786858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27</w:t>
        </w:r>
        <w:r w:rsidR="00DB1CF1" w:rsidRPr="00B23A06">
          <w:rPr>
            <w:webHidden/>
            <w:color w:val="2B579A"/>
            <w:shd w:val="clear" w:color="auto" w:fill="E6E6E6"/>
          </w:rPr>
          <w:fldChar w:fldCharType="end"/>
        </w:r>
      </w:hyperlink>
    </w:p>
    <w:p w14:paraId="5EEF57FC" w14:textId="77777777" w:rsidR="00DB1CF1" w:rsidRPr="00B23A06" w:rsidRDefault="00023197" w:rsidP="00DB1CF1">
      <w:pPr>
        <w:pStyle w:val="TOC2"/>
        <w:tabs>
          <w:tab w:val="left" w:pos="880"/>
          <w:tab w:val="right" w:leader="dot" w:pos="10194"/>
        </w:tabs>
        <w:rPr>
          <w:sz w:val="22"/>
        </w:rPr>
      </w:pPr>
      <w:hyperlink w:anchor="_Toc54786859" w:history="1">
        <w:r w:rsidR="00DB1CF1">
          <w:rPr>
            <w:rStyle w:val="Hyperlink"/>
          </w:rPr>
          <w:t>8</w:t>
        </w:r>
        <w:r w:rsidR="00DB1CF1" w:rsidRPr="00B23A06">
          <w:rPr>
            <w:rStyle w:val="Hyperlink"/>
          </w:rPr>
          <w:t>.2</w:t>
        </w:r>
        <w:r w:rsidR="00DB1CF1" w:rsidRPr="00B23A06">
          <w:rPr>
            <w:sz w:val="22"/>
          </w:rPr>
          <w:tab/>
        </w:r>
        <w:r w:rsidR="00DB1CF1" w:rsidRPr="00B23A06">
          <w:rPr>
            <w:rStyle w:val="Hyperlink"/>
          </w:rPr>
          <w:t>Project Test Assumptions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_Toc54786859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27</w:t>
        </w:r>
        <w:r w:rsidR="00DB1CF1" w:rsidRPr="00B23A06">
          <w:rPr>
            <w:webHidden/>
            <w:color w:val="2B579A"/>
            <w:shd w:val="clear" w:color="auto" w:fill="E6E6E6"/>
          </w:rPr>
          <w:fldChar w:fldCharType="end"/>
        </w:r>
      </w:hyperlink>
    </w:p>
    <w:p w14:paraId="1F0F4128" w14:textId="77777777" w:rsidR="00DB1CF1" w:rsidRPr="00B23A06" w:rsidRDefault="00023197" w:rsidP="00DB1CF1">
      <w:pPr>
        <w:pStyle w:val="TOC2"/>
        <w:tabs>
          <w:tab w:val="left" w:pos="880"/>
          <w:tab w:val="right" w:leader="dot" w:pos="10194"/>
        </w:tabs>
        <w:rPr>
          <w:sz w:val="22"/>
        </w:rPr>
      </w:pPr>
      <w:hyperlink w:anchor="_Toc54786860" w:history="1">
        <w:r w:rsidR="00DB1CF1">
          <w:rPr>
            <w:rStyle w:val="Hyperlink"/>
          </w:rPr>
          <w:t>8</w:t>
        </w:r>
        <w:r w:rsidR="00DB1CF1" w:rsidRPr="00B23A06">
          <w:rPr>
            <w:rStyle w:val="Hyperlink"/>
          </w:rPr>
          <w:t>.3</w:t>
        </w:r>
        <w:r w:rsidR="00DB1CF1" w:rsidRPr="00B23A06">
          <w:rPr>
            <w:sz w:val="22"/>
          </w:rPr>
          <w:tab/>
        </w:r>
        <w:r w:rsidR="00DB1CF1" w:rsidRPr="00B23A06">
          <w:rPr>
            <w:rStyle w:val="Hyperlink"/>
          </w:rPr>
          <w:t>Project Test Issues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_Toc54786860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28</w:t>
        </w:r>
        <w:r w:rsidR="00DB1CF1" w:rsidRPr="00B23A06">
          <w:rPr>
            <w:webHidden/>
            <w:color w:val="2B579A"/>
            <w:shd w:val="clear" w:color="auto" w:fill="E6E6E6"/>
          </w:rPr>
          <w:fldChar w:fldCharType="end"/>
        </w:r>
      </w:hyperlink>
    </w:p>
    <w:p w14:paraId="27435082" w14:textId="77777777" w:rsidR="00DB1CF1" w:rsidRPr="00B23A06" w:rsidRDefault="00023197" w:rsidP="00DB1CF1">
      <w:pPr>
        <w:pStyle w:val="TOC2"/>
        <w:tabs>
          <w:tab w:val="left" w:pos="880"/>
          <w:tab w:val="right" w:leader="dot" w:pos="10194"/>
        </w:tabs>
        <w:rPr>
          <w:sz w:val="22"/>
        </w:rPr>
      </w:pPr>
      <w:hyperlink w:anchor="_Toc54786861" w:history="1">
        <w:r w:rsidR="00DB1CF1">
          <w:rPr>
            <w:rStyle w:val="Hyperlink"/>
          </w:rPr>
          <w:t>8</w:t>
        </w:r>
        <w:r w:rsidR="00DB1CF1" w:rsidRPr="00B23A06">
          <w:rPr>
            <w:rStyle w:val="Hyperlink"/>
          </w:rPr>
          <w:t>.4</w:t>
        </w:r>
        <w:r w:rsidR="00DB1CF1" w:rsidRPr="00B23A06">
          <w:rPr>
            <w:sz w:val="22"/>
          </w:rPr>
          <w:tab/>
        </w:r>
        <w:r w:rsidR="00DB1CF1" w:rsidRPr="00B23A06">
          <w:rPr>
            <w:rStyle w:val="Hyperlink"/>
          </w:rPr>
          <w:t>Project Test Dependencies</w:t>
        </w:r>
        <w:r w:rsidR="00DB1CF1" w:rsidRPr="00B23A06">
          <w:rPr>
            <w:webHidden/>
          </w:rPr>
          <w:tab/>
        </w:r>
        <w:r w:rsidR="00DB1CF1" w:rsidRPr="00B23A06">
          <w:rPr>
            <w:webHidden/>
            <w:color w:val="2B579A"/>
            <w:shd w:val="clear" w:color="auto" w:fill="E6E6E6"/>
          </w:rPr>
          <w:fldChar w:fldCharType="begin"/>
        </w:r>
        <w:r w:rsidR="00DB1CF1" w:rsidRPr="00B23A06">
          <w:rPr>
            <w:webHidden/>
          </w:rPr>
          <w:instrText xml:space="preserve"> PAGEREF _Toc54786861 \h </w:instrText>
        </w:r>
        <w:r w:rsidR="00DB1CF1" w:rsidRPr="00B23A06">
          <w:rPr>
            <w:webHidden/>
            <w:color w:val="2B579A"/>
            <w:shd w:val="clear" w:color="auto" w:fill="E6E6E6"/>
          </w:rPr>
        </w:r>
        <w:r w:rsidR="00DB1CF1" w:rsidRPr="00B23A06">
          <w:rPr>
            <w:webHidden/>
            <w:color w:val="2B579A"/>
            <w:shd w:val="clear" w:color="auto" w:fill="E6E6E6"/>
          </w:rPr>
          <w:fldChar w:fldCharType="separate"/>
        </w:r>
        <w:r w:rsidR="00DB1CF1">
          <w:rPr>
            <w:webHidden/>
          </w:rPr>
          <w:t>28</w:t>
        </w:r>
        <w:r w:rsidR="00DB1CF1" w:rsidRPr="00B23A06">
          <w:rPr>
            <w:webHidden/>
            <w:color w:val="2B579A"/>
            <w:shd w:val="clear" w:color="auto" w:fill="E6E6E6"/>
          </w:rPr>
          <w:fldChar w:fldCharType="end"/>
        </w:r>
      </w:hyperlink>
    </w:p>
    <w:p w14:paraId="5C744ECF" w14:textId="77777777" w:rsidR="00DB1CF1" w:rsidRPr="00A02347" w:rsidRDefault="00023197" w:rsidP="00DB1CF1">
      <w:pPr>
        <w:pStyle w:val="TOC1"/>
        <w:rPr>
          <w:rFonts w:eastAsiaTheme="minorEastAsia"/>
        </w:rPr>
      </w:pPr>
      <w:hyperlink w:anchor="_Toc54786862" w:history="1">
        <w:r w:rsidR="00DB1CF1">
          <w:rPr>
            <w:rStyle w:val="Hyperlink"/>
            <w:color w:val="F07300" w:themeColor="accent1"/>
          </w:rPr>
          <w:t>9</w:t>
        </w:r>
        <w:r w:rsidR="00DB1CF1" w:rsidRPr="00A02347">
          <w:rPr>
            <w:rStyle w:val="Hyperlink"/>
            <w:color w:val="F07300" w:themeColor="accent1"/>
          </w:rPr>
          <w:t>.</w:t>
        </w:r>
        <w:r w:rsidR="00DB1CF1" w:rsidRPr="00A02347">
          <w:rPr>
            <w:rFonts w:eastAsiaTheme="minorEastAsia"/>
          </w:rPr>
          <w:tab/>
        </w:r>
        <w:r w:rsidR="00DB1CF1" w:rsidRPr="00A02347">
          <w:rPr>
            <w:rStyle w:val="Hyperlink"/>
            <w:color w:val="F07300" w:themeColor="accent1"/>
          </w:rPr>
          <w:t>Appendix</w:t>
        </w:r>
        <w:r w:rsidR="00DB1CF1" w:rsidRPr="00A02347">
          <w:rPr>
            <w:webHidden/>
          </w:rPr>
          <w:tab/>
        </w:r>
      </w:hyperlink>
      <w:r w:rsidR="00DB1CF1">
        <w:t>29</w:t>
      </w:r>
    </w:p>
    <w:p w14:paraId="75005541" w14:textId="77777777" w:rsidR="00DB1CF1" w:rsidRPr="00404A48" w:rsidRDefault="00023197" w:rsidP="00DB1CF1">
      <w:pPr>
        <w:pStyle w:val="TOC2"/>
        <w:tabs>
          <w:tab w:val="left" w:pos="880"/>
          <w:tab w:val="right" w:leader="dot" w:pos="10194"/>
        </w:tabs>
        <w:rPr>
          <w:sz w:val="22"/>
        </w:rPr>
      </w:pPr>
      <w:hyperlink w:anchor="_Toc54786863" w:history="1">
        <w:r w:rsidR="00DB1CF1">
          <w:rPr>
            <w:rStyle w:val="Hyperlink"/>
          </w:rPr>
          <w:t>9</w:t>
        </w:r>
        <w:r w:rsidR="00DB1CF1" w:rsidRPr="00B23A06">
          <w:rPr>
            <w:rStyle w:val="Hyperlink"/>
          </w:rPr>
          <w:t>.1</w:t>
        </w:r>
        <w:r w:rsidR="00DB1CF1" w:rsidRPr="00B23A06">
          <w:rPr>
            <w:sz w:val="22"/>
          </w:rPr>
          <w:tab/>
        </w:r>
        <w:r w:rsidR="00DB1CF1" w:rsidRPr="00B23A06">
          <w:rPr>
            <w:rStyle w:val="Hyperlink"/>
          </w:rPr>
          <w:t>Eg, Test Scope and Events</w:t>
        </w:r>
        <w:r w:rsidR="00DB1CF1" w:rsidRPr="00B23A06">
          <w:rPr>
            <w:webHidden/>
          </w:rPr>
          <w:tab/>
        </w:r>
        <w:r w:rsidR="00DB1CF1">
          <w:rPr>
            <w:webHidden/>
          </w:rPr>
          <w:t>30</w:t>
        </w:r>
      </w:hyperlink>
      <w:r w:rsidR="00DB1CF1">
        <w:rPr>
          <w:color w:val="2B579A"/>
          <w:shd w:val="clear" w:color="auto" w:fill="E6E6E6"/>
        </w:rPr>
        <w:fldChar w:fldCharType="begin"/>
      </w:r>
      <w:r w:rsidR="00DB1CF1">
        <w:instrText xml:space="preserve"> TOC \o "2-6" \h \z \t "H2_BL,2,H2_RED,2,H2_GR,2,H3_GR,3,SECTION_TITLES,1,TableHead4,4,TableHead5,5,TableHead6,6,TableHead3,3,TableHead2,2" </w:instrText>
      </w:r>
      <w:r w:rsidR="00DB1CF1">
        <w:rPr>
          <w:color w:val="2B579A"/>
          <w:shd w:val="clear" w:color="auto" w:fill="E6E6E6"/>
        </w:rPr>
        <w:fldChar w:fldCharType="separate"/>
      </w:r>
    </w:p>
    <w:p w14:paraId="0B8D1B6F" w14:textId="28D39AB2" w:rsidR="004541A0" w:rsidRDefault="00DB1CF1" w:rsidP="00DB1CF1">
      <w:pPr>
        <w:pStyle w:val="BodyText"/>
      </w:pPr>
      <w:r>
        <w:rPr>
          <w:color w:val="2B579A"/>
          <w:shd w:val="clear" w:color="auto" w:fill="E6E6E6"/>
        </w:rPr>
        <w:fldChar w:fldCharType="end"/>
      </w:r>
    </w:p>
    <w:p w14:paraId="3F622D1E" w14:textId="77777777" w:rsidR="00806093" w:rsidRDefault="00806093" w:rsidP="00300C70">
      <w:pPr>
        <w:pStyle w:val="BodyText"/>
        <w:sectPr w:rsidR="00806093" w:rsidSect="00EF1DAC">
          <w:headerReference w:type="even" r:id="rId22"/>
          <w:headerReference w:type="default" r:id="rId23"/>
          <w:footerReference w:type="default" r:id="rId24"/>
          <w:headerReference w:type="first" r:id="rId25"/>
          <w:footerReference w:type="first" r:id="rId26"/>
          <w:pgSz w:w="11910" w:h="16840" w:code="9"/>
          <w:pgMar w:top="539" w:right="879" w:bottom="278" w:left="882" w:header="170" w:footer="113" w:gutter="0"/>
          <w:cols w:num="2" w:space="567"/>
          <w:titlePg/>
          <w:docGrid w:linePitch="299"/>
        </w:sectPr>
      </w:pPr>
    </w:p>
    <w:p w14:paraId="3469AFCA" w14:textId="77777777" w:rsidR="00A77593" w:rsidRDefault="00A77593" w:rsidP="00300C70">
      <w:pPr>
        <w:pStyle w:val="SECTIONTITLES"/>
      </w:pPr>
    </w:p>
    <w:p w14:paraId="1EE5E21D" w14:textId="08B61D67" w:rsidR="00A07594" w:rsidRDefault="00DD519D" w:rsidP="004E7099">
      <w:pPr>
        <w:pStyle w:val="SECTIONTITLES"/>
        <w:ind w:left="418"/>
        <w:outlineLvl w:val="0"/>
        <w:sectPr w:rsidR="00A07594" w:rsidSect="00E32672">
          <w:headerReference w:type="even" r:id="rId27"/>
          <w:headerReference w:type="default" r:id="rId28"/>
          <w:headerReference w:type="first" r:id="rId29"/>
          <w:footerReference w:type="first" r:id="rId30"/>
          <w:pgSz w:w="11910" w:h="16840" w:code="9"/>
          <w:pgMar w:top="539" w:right="1418" w:bottom="278" w:left="1814" w:header="1644" w:footer="113" w:gutter="0"/>
          <w:pgNumType w:start="4"/>
          <w:cols w:space="720"/>
          <w:titlePg/>
          <w:docGrid w:linePitch="299"/>
        </w:sectPr>
      </w:pPr>
      <w:r>
        <w:t>INTRODUCTION</w:t>
      </w:r>
    </w:p>
    <w:p w14:paraId="016D3BDD" w14:textId="1886F8FC" w:rsidR="00237B79" w:rsidRDefault="00237B79" w:rsidP="00DA5B96">
      <w:pPr>
        <w:pStyle w:val="Heading2"/>
        <w:jc w:val="both"/>
      </w:pPr>
      <w:bookmarkStart w:id="54" w:name="_Toc54786822"/>
      <w:bookmarkStart w:id="55" w:name="_Toc54786823"/>
      <w:r w:rsidRPr="00766D60">
        <w:t>Project Background</w:t>
      </w:r>
      <w:bookmarkEnd w:id="54"/>
    </w:p>
    <w:p w14:paraId="71E748E0" w14:textId="38DC95D7" w:rsidR="00E635FA" w:rsidRPr="006751A8" w:rsidRDefault="00E635FA" w:rsidP="00407385">
      <w:pPr>
        <w:spacing w:after="160" w:line="259" w:lineRule="auto"/>
        <w:jc w:val="both"/>
        <w:rPr>
          <w:color w:val="FF0000"/>
          <w:sz w:val="20"/>
          <w:szCs w:val="20"/>
        </w:rPr>
      </w:pPr>
      <w:r w:rsidRPr="006751A8">
        <w:rPr>
          <w:color w:val="FF0000"/>
          <w:sz w:val="20"/>
          <w:szCs w:val="20"/>
        </w:rPr>
        <w:t>Within Imperial Brands there is a need for a Data Hub to underpin the objective of providing a central data repository for managing and integrating corporate data assets.</w:t>
      </w:r>
    </w:p>
    <w:p w14:paraId="50E39E74" w14:textId="4E523641" w:rsidR="00E635FA" w:rsidRPr="006751A8" w:rsidRDefault="00E635FA" w:rsidP="00407385">
      <w:pPr>
        <w:spacing w:after="160" w:line="259" w:lineRule="auto"/>
        <w:jc w:val="both"/>
        <w:rPr>
          <w:color w:val="FF0000"/>
          <w:sz w:val="20"/>
          <w:szCs w:val="20"/>
        </w:rPr>
      </w:pPr>
      <w:r w:rsidRPr="006751A8">
        <w:rPr>
          <w:color w:val="FF0000"/>
          <w:sz w:val="20"/>
          <w:szCs w:val="20"/>
        </w:rPr>
        <w:t xml:space="preserve">The vision of the Data Hub is to be a global data platform to unify </w:t>
      </w:r>
      <w:r w:rsidR="003C3B71" w:rsidRPr="006751A8">
        <w:rPr>
          <w:color w:val="FF0000"/>
          <w:sz w:val="20"/>
          <w:szCs w:val="20"/>
        </w:rPr>
        <w:t xml:space="preserve">Demand Forecasting </w:t>
      </w:r>
      <w:r w:rsidR="002B6CD2" w:rsidRPr="006751A8">
        <w:rPr>
          <w:color w:val="FF0000"/>
          <w:sz w:val="20"/>
          <w:szCs w:val="20"/>
        </w:rPr>
        <w:t xml:space="preserve">&amp; </w:t>
      </w:r>
      <w:r w:rsidR="003C3B71" w:rsidRPr="006751A8">
        <w:rPr>
          <w:color w:val="FF0000"/>
          <w:sz w:val="20"/>
          <w:szCs w:val="20"/>
        </w:rPr>
        <w:t xml:space="preserve">Planning </w:t>
      </w:r>
      <w:r w:rsidR="002B6CD2" w:rsidRPr="006751A8">
        <w:rPr>
          <w:color w:val="FF0000"/>
          <w:sz w:val="20"/>
          <w:szCs w:val="20"/>
        </w:rPr>
        <w:t>D</w:t>
      </w:r>
      <w:r w:rsidRPr="006751A8">
        <w:rPr>
          <w:color w:val="FF0000"/>
          <w:sz w:val="20"/>
          <w:szCs w:val="20"/>
        </w:rPr>
        <w:t xml:space="preserve">ata </w:t>
      </w:r>
      <w:r w:rsidR="002B6CD2" w:rsidRPr="006751A8">
        <w:rPr>
          <w:color w:val="FF0000"/>
          <w:sz w:val="20"/>
          <w:szCs w:val="20"/>
        </w:rPr>
        <w:t>I</w:t>
      </w:r>
      <w:r w:rsidRPr="006751A8">
        <w:rPr>
          <w:color w:val="FF0000"/>
          <w:sz w:val="20"/>
          <w:szCs w:val="20"/>
        </w:rPr>
        <w:t>ntegration activities</w:t>
      </w:r>
      <w:r w:rsidR="00E14078" w:rsidRPr="006751A8">
        <w:rPr>
          <w:color w:val="FF0000"/>
          <w:sz w:val="20"/>
          <w:szCs w:val="20"/>
        </w:rPr>
        <w:t xml:space="preserve"> and</w:t>
      </w:r>
      <w:r w:rsidRPr="006751A8">
        <w:rPr>
          <w:color w:val="FF0000"/>
          <w:sz w:val="20"/>
          <w:szCs w:val="20"/>
        </w:rPr>
        <w:t xml:space="preserve"> provide modern processing capabilities on a flexible cloud-based platform.</w:t>
      </w:r>
    </w:p>
    <w:p w14:paraId="10937A90" w14:textId="77777777" w:rsidR="00E85692" w:rsidRDefault="00300C70" w:rsidP="00407385">
      <w:pPr>
        <w:pStyle w:val="Heading2"/>
        <w:ind w:left="0" w:right="57" w:firstLine="0"/>
        <w:jc w:val="both"/>
      </w:pPr>
      <w:r w:rsidRPr="00B23A06">
        <w:t>Document Purpose</w:t>
      </w:r>
      <w:bookmarkEnd w:id="55"/>
      <w:r w:rsidRPr="00B23A06">
        <w:t xml:space="preserve"> </w:t>
      </w:r>
    </w:p>
    <w:p w14:paraId="3C9AD68B" w14:textId="5050AF80" w:rsidR="00CE440C" w:rsidRPr="006751A8" w:rsidRDefault="00CE440C" w:rsidP="00407385">
      <w:pPr>
        <w:spacing w:after="160" w:line="259" w:lineRule="auto"/>
        <w:jc w:val="both"/>
        <w:rPr>
          <w:color w:val="FF0000"/>
          <w:sz w:val="20"/>
          <w:szCs w:val="20"/>
        </w:rPr>
      </w:pPr>
      <w:r w:rsidRPr="006751A8">
        <w:rPr>
          <w:color w:val="FF0000"/>
          <w:sz w:val="20"/>
          <w:szCs w:val="20"/>
        </w:rPr>
        <w:t xml:space="preserve">This </w:t>
      </w:r>
      <w:r w:rsidR="0012493B" w:rsidRPr="006751A8">
        <w:rPr>
          <w:color w:val="FF0000"/>
          <w:sz w:val="20"/>
          <w:szCs w:val="20"/>
        </w:rPr>
        <w:t>draft</w:t>
      </w:r>
      <w:r w:rsidRPr="006751A8">
        <w:rPr>
          <w:color w:val="FF0000"/>
          <w:sz w:val="20"/>
          <w:szCs w:val="20"/>
        </w:rPr>
        <w:t xml:space="preserve"> of th</w:t>
      </w:r>
      <w:r w:rsidR="00AA3CC4" w:rsidRPr="006751A8">
        <w:rPr>
          <w:color w:val="FF0000"/>
          <w:sz w:val="20"/>
          <w:szCs w:val="20"/>
        </w:rPr>
        <w:t>is overarching</w:t>
      </w:r>
      <w:r w:rsidRPr="006751A8">
        <w:rPr>
          <w:color w:val="FF0000"/>
          <w:sz w:val="20"/>
          <w:szCs w:val="20"/>
        </w:rPr>
        <w:t xml:space="preserve"> Test Approach </w:t>
      </w:r>
      <w:r w:rsidR="00CE2321" w:rsidRPr="006751A8">
        <w:rPr>
          <w:color w:val="FF0000"/>
          <w:sz w:val="20"/>
          <w:szCs w:val="20"/>
        </w:rPr>
        <w:t xml:space="preserve">document </w:t>
      </w:r>
      <w:r w:rsidRPr="006751A8">
        <w:rPr>
          <w:color w:val="FF0000"/>
          <w:sz w:val="20"/>
          <w:szCs w:val="20"/>
        </w:rPr>
        <w:t xml:space="preserve">is intended to allow development of the </w:t>
      </w:r>
      <w:r w:rsidR="00A310A1" w:rsidRPr="006751A8">
        <w:rPr>
          <w:color w:val="FF0000"/>
          <w:sz w:val="20"/>
          <w:szCs w:val="20"/>
        </w:rPr>
        <w:t xml:space="preserve">IB Data Hub Unit and System Unit </w:t>
      </w:r>
      <w:r w:rsidRPr="006751A8">
        <w:rPr>
          <w:color w:val="FF0000"/>
          <w:sz w:val="20"/>
          <w:szCs w:val="20"/>
        </w:rPr>
        <w:t>Test Plan and contains the minimum information to support that aim. The expectation is that the document will be subsumed into a Programme level document in due course. This will not be formally agreed until the Programme Document is completed.</w:t>
      </w:r>
    </w:p>
    <w:p w14:paraId="09AC8BBE" w14:textId="4A7F21DF" w:rsidR="00300C70" w:rsidRPr="006751A8" w:rsidRDefault="00300C70" w:rsidP="00407385">
      <w:pPr>
        <w:jc w:val="both"/>
        <w:rPr>
          <w:color w:val="FF0000"/>
          <w:sz w:val="20"/>
          <w:szCs w:val="20"/>
        </w:rPr>
      </w:pPr>
      <w:r w:rsidRPr="006751A8">
        <w:rPr>
          <w:color w:val="FF0000"/>
          <w:sz w:val="20"/>
          <w:szCs w:val="20"/>
        </w:rPr>
        <w:t xml:space="preserve">This document defines the specific testing requirements for the </w:t>
      </w:r>
      <w:r w:rsidR="00E635FA" w:rsidRPr="006751A8">
        <w:rPr>
          <w:color w:val="FF0000"/>
          <w:sz w:val="20"/>
          <w:szCs w:val="20"/>
        </w:rPr>
        <w:t xml:space="preserve">IB </w:t>
      </w:r>
      <w:r w:rsidR="00A65F06" w:rsidRPr="006751A8">
        <w:rPr>
          <w:color w:val="FF0000"/>
          <w:sz w:val="20"/>
          <w:szCs w:val="20"/>
        </w:rPr>
        <w:t>E2E</w:t>
      </w:r>
      <w:r w:rsidR="00E635FA" w:rsidRPr="006751A8">
        <w:rPr>
          <w:color w:val="FF0000"/>
          <w:sz w:val="20"/>
          <w:szCs w:val="20"/>
        </w:rPr>
        <w:t xml:space="preserve"> Data Enablement Stream project</w:t>
      </w:r>
      <w:r w:rsidRPr="006751A8">
        <w:rPr>
          <w:color w:val="FF0000"/>
          <w:sz w:val="20"/>
          <w:szCs w:val="20"/>
        </w:rPr>
        <w:t xml:space="preserve"> in terms of detailed phase approach (particularly the delivery methodology), detailed scope of test scenarios, resources required and timelines. The approach inherits everything from the Master Test Strategy document and defines and justifies any and all deviations from it.</w:t>
      </w:r>
    </w:p>
    <w:p w14:paraId="1AD3EEEB" w14:textId="11AF35B8" w:rsidR="00300C70" w:rsidRPr="006751A8" w:rsidRDefault="00300C70" w:rsidP="00407385">
      <w:pPr>
        <w:jc w:val="both"/>
        <w:rPr>
          <w:rFonts w:cstheme="minorHAnsi"/>
          <w:color w:val="FF0000"/>
          <w:sz w:val="20"/>
          <w:szCs w:val="20"/>
        </w:rPr>
      </w:pPr>
      <w:r w:rsidRPr="006751A8">
        <w:rPr>
          <w:rFonts w:cstheme="minorHAnsi"/>
          <w:color w:val="FF0000"/>
        </w:rPr>
        <w:br w:type="column"/>
      </w:r>
      <w:r w:rsidRPr="006751A8">
        <w:rPr>
          <w:rFonts w:cstheme="minorHAnsi"/>
          <w:color w:val="FF0000"/>
          <w:sz w:val="20"/>
          <w:szCs w:val="20"/>
        </w:rPr>
        <w:t xml:space="preserve">This document is to be formally reviewed and signed off by the Project Management Team to certify that it is aligned to the project requirements.  </w:t>
      </w:r>
    </w:p>
    <w:p w14:paraId="0C4DB513" w14:textId="2DD60998" w:rsidR="00DF1E89" w:rsidRDefault="00300C70" w:rsidP="00407385">
      <w:pPr>
        <w:pStyle w:val="Heading2"/>
        <w:jc w:val="both"/>
      </w:pPr>
      <w:bookmarkStart w:id="56" w:name="_Toc54786824"/>
      <w:r w:rsidRPr="00B23A06">
        <w:t>References</w:t>
      </w:r>
      <w:bookmarkEnd w:id="56"/>
    </w:p>
    <w:p w14:paraId="30EEBC32" w14:textId="69C3818C" w:rsidR="00300C70" w:rsidRPr="00407385" w:rsidRDefault="00300C70" w:rsidP="00407385">
      <w:pPr>
        <w:jc w:val="both"/>
        <w:rPr>
          <w:sz w:val="20"/>
          <w:szCs w:val="20"/>
        </w:rPr>
      </w:pPr>
      <w:r w:rsidRPr="00407385">
        <w:rPr>
          <w:sz w:val="20"/>
          <w:szCs w:val="20"/>
        </w:rPr>
        <w:t>Background information for Testing and Project information referred to in the Test Approach (this document) can be found in the following documents:</w:t>
      </w:r>
    </w:p>
    <w:p w14:paraId="1ECD7966" w14:textId="77777777" w:rsidR="00300C70" w:rsidRDefault="00300C70" w:rsidP="00407385">
      <w:pPr>
        <w:jc w:val="both"/>
        <w:sectPr w:rsidR="00300C70" w:rsidSect="006E75F4">
          <w:headerReference w:type="even" r:id="rId31"/>
          <w:headerReference w:type="default" r:id="rId32"/>
          <w:headerReference w:type="first" r:id="rId33"/>
          <w:footerReference w:type="first" r:id="rId34"/>
          <w:pgSz w:w="11910" w:h="16840" w:code="9"/>
          <w:pgMar w:top="567" w:right="1418" w:bottom="567" w:left="1814" w:header="1644" w:footer="113" w:gutter="0"/>
          <w:cols w:num="2" w:space="284"/>
          <w:titlePg/>
          <w:docGrid w:linePitch="299"/>
        </w:sectPr>
      </w:pPr>
    </w:p>
    <w:tbl>
      <w:tblPr>
        <w:tblStyle w:val="Experior2"/>
        <w:tblW w:w="5000"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4334"/>
        <w:gridCol w:w="4334"/>
      </w:tblGrid>
      <w:tr w:rsidR="00300C70" w:rsidRPr="00407385" w14:paraId="35A5B8C9" w14:textId="77777777" w:rsidTr="00300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0572BFA" w14:textId="77777777" w:rsidR="00300C70" w:rsidRPr="00407385" w:rsidRDefault="00300C70" w:rsidP="00250DAB">
            <w:pPr>
              <w:rPr>
                <w:sz w:val="20"/>
              </w:rPr>
            </w:pPr>
            <w:r w:rsidRPr="00407385">
              <w:rPr>
                <w:sz w:val="20"/>
              </w:rPr>
              <w:t>Testing Documents</w:t>
            </w:r>
          </w:p>
        </w:tc>
        <w:tc>
          <w:tcPr>
            <w:tcW w:w="2500" w:type="pct"/>
          </w:tcPr>
          <w:p w14:paraId="7B3EDCB3" w14:textId="77777777" w:rsidR="00300C70" w:rsidRPr="00407385" w:rsidRDefault="00300C70" w:rsidP="00250DAB">
            <w:pPr>
              <w:cnfStyle w:val="100000000000" w:firstRow="1" w:lastRow="0" w:firstColumn="0" w:lastColumn="0" w:oddVBand="0" w:evenVBand="0" w:oddHBand="0" w:evenHBand="0" w:firstRowFirstColumn="0" w:firstRowLastColumn="0" w:lastRowFirstColumn="0" w:lastRowLastColumn="0"/>
              <w:rPr>
                <w:sz w:val="20"/>
              </w:rPr>
            </w:pPr>
            <w:r w:rsidRPr="00407385">
              <w:rPr>
                <w:sz w:val="20"/>
              </w:rPr>
              <w:t>Project Documents</w:t>
            </w:r>
            <w:commentRangeStart w:id="57"/>
            <w:commentRangeEnd w:id="57"/>
            <w:r w:rsidRPr="00407385">
              <w:rPr>
                <w:rStyle w:val="CommentReference"/>
                <w:sz w:val="20"/>
                <w:szCs w:val="20"/>
              </w:rPr>
              <w:commentReference w:id="57"/>
            </w:r>
            <w:commentRangeStart w:id="58"/>
            <w:commentRangeEnd w:id="58"/>
            <w:r w:rsidRPr="00407385">
              <w:rPr>
                <w:rStyle w:val="CommentReference"/>
                <w:sz w:val="20"/>
                <w:szCs w:val="20"/>
              </w:rPr>
              <w:commentReference w:id="58"/>
            </w:r>
          </w:p>
        </w:tc>
      </w:tr>
      <w:tr w:rsidR="00300C70" w:rsidRPr="001B6A2B" w14:paraId="14148835" w14:textId="77777777" w:rsidTr="465854F5">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31AED74E" w14:textId="77777777" w:rsidR="00300C70" w:rsidRPr="00407385" w:rsidRDefault="00300C70" w:rsidP="00250DAB">
            <w:pPr>
              <w:rPr>
                <w:rFonts w:cstheme="minorHAnsi"/>
              </w:rPr>
            </w:pPr>
            <w:r w:rsidRPr="00407385">
              <w:rPr>
                <w:rFonts w:cstheme="minorHAnsi"/>
              </w:rPr>
              <w:t>Master Test Strategy</w:t>
            </w:r>
          </w:p>
        </w:tc>
        <w:tc>
          <w:tcPr>
            <w:tcW w:w="2500" w:type="pct"/>
            <w:shd w:val="clear" w:color="auto" w:fill="FFFFFF" w:themeFill="background1"/>
          </w:tcPr>
          <w:p w14:paraId="2B7A6BD9" w14:textId="2B0C2972" w:rsidR="465854F5" w:rsidRPr="001B6A2B" w:rsidRDefault="465854F5" w:rsidP="465854F5">
            <w:pPr>
              <w:cnfStyle w:val="000000000000" w:firstRow="0" w:lastRow="0" w:firstColumn="0" w:lastColumn="0" w:oddVBand="0" w:evenVBand="0" w:oddHBand="0" w:evenHBand="0" w:firstRowFirstColumn="0" w:firstRowLastColumn="0" w:lastRowFirstColumn="0" w:lastRowLastColumn="0"/>
              <w:rPr>
                <w:rFonts w:eastAsia="Segoe UI" w:cs="Segoe UI"/>
                <w:color w:val="000000" w:themeColor="text1"/>
              </w:rPr>
            </w:pPr>
            <w:r w:rsidRPr="001B6A2B">
              <w:rPr>
                <w:rFonts w:eastAsia="Segoe UI" w:cs="Segoe UI"/>
                <w:color w:val="000000" w:themeColor="text1"/>
              </w:rPr>
              <w:t>A.01 Demand Planning Business Requirements Document</w:t>
            </w:r>
          </w:p>
        </w:tc>
      </w:tr>
      <w:tr w:rsidR="00300C70" w:rsidRPr="001B6A2B" w14:paraId="61775AB4" w14:textId="77777777" w:rsidTr="465854F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2BA2155" w14:textId="77777777" w:rsidR="00300C70" w:rsidRPr="001B6A2B" w:rsidRDefault="00300C70" w:rsidP="00250DAB">
            <w:pPr>
              <w:rPr>
                <w:rFonts w:cstheme="minorHAnsi"/>
              </w:rPr>
            </w:pPr>
          </w:p>
        </w:tc>
        <w:tc>
          <w:tcPr>
            <w:tcW w:w="2500" w:type="pct"/>
            <w:shd w:val="clear" w:color="auto" w:fill="FFFFFF" w:themeFill="background1"/>
          </w:tcPr>
          <w:p w14:paraId="1D7E092A" w14:textId="28E94485" w:rsidR="465854F5" w:rsidRPr="001B6A2B" w:rsidRDefault="465854F5" w:rsidP="465854F5">
            <w:pPr>
              <w:cnfStyle w:val="000000010000" w:firstRow="0" w:lastRow="0" w:firstColumn="0" w:lastColumn="0" w:oddVBand="0" w:evenVBand="0" w:oddHBand="0" w:evenHBand="1" w:firstRowFirstColumn="0" w:firstRowLastColumn="0" w:lastRowFirstColumn="0" w:lastRowLastColumn="0"/>
              <w:rPr>
                <w:rFonts w:eastAsia="Segoe UI" w:cs="Segoe UI"/>
                <w:color w:val="000000" w:themeColor="text1"/>
              </w:rPr>
            </w:pPr>
            <w:r w:rsidRPr="001B6A2B">
              <w:rPr>
                <w:rFonts w:eastAsia="Segoe UI" w:cs="Segoe UI"/>
                <w:color w:val="000000" w:themeColor="text1"/>
              </w:rPr>
              <w:t>A.02 Data Hub Source-Target Mapping Document</w:t>
            </w:r>
          </w:p>
        </w:tc>
      </w:tr>
      <w:tr w:rsidR="00300C70" w:rsidRPr="001B6A2B" w14:paraId="2033419A" w14:textId="77777777" w:rsidTr="465854F5">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3ADF9AE2" w14:textId="77777777" w:rsidR="00300C70" w:rsidRPr="001B6A2B" w:rsidRDefault="00300C70" w:rsidP="00250DAB">
            <w:pPr>
              <w:rPr>
                <w:rFonts w:cstheme="minorHAnsi"/>
              </w:rPr>
            </w:pPr>
          </w:p>
        </w:tc>
        <w:tc>
          <w:tcPr>
            <w:tcW w:w="2500" w:type="pct"/>
            <w:shd w:val="clear" w:color="auto" w:fill="FFFFFF" w:themeFill="background1"/>
          </w:tcPr>
          <w:p w14:paraId="63B1BEC9" w14:textId="48E04D5F" w:rsidR="465854F5" w:rsidRPr="001B6A2B" w:rsidRDefault="465854F5" w:rsidP="465854F5">
            <w:pPr>
              <w:cnfStyle w:val="000000000000" w:firstRow="0" w:lastRow="0" w:firstColumn="0" w:lastColumn="0" w:oddVBand="0" w:evenVBand="0" w:oddHBand="0" w:evenHBand="0" w:firstRowFirstColumn="0" w:firstRowLastColumn="0" w:lastRowFirstColumn="0" w:lastRowLastColumn="0"/>
              <w:rPr>
                <w:rFonts w:eastAsia="Segoe UI" w:cs="Segoe UI"/>
                <w:color w:val="000000" w:themeColor="text1"/>
              </w:rPr>
            </w:pPr>
            <w:r w:rsidRPr="001B6A2B">
              <w:rPr>
                <w:rFonts w:eastAsia="Segoe UI" w:cs="Segoe UI"/>
                <w:color w:val="000000" w:themeColor="text1"/>
              </w:rPr>
              <w:t>A.03 Project Plan</w:t>
            </w:r>
          </w:p>
        </w:tc>
      </w:tr>
      <w:tr w:rsidR="00300C70" w:rsidRPr="001B6A2B" w14:paraId="0469C21B" w14:textId="77777777" w:rsidTr="465854F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35FAE7A5" w14:textId="77777777" w:rsidR="00300C70" w:rsidRPr="001B6A2B" w:rsidRDefault="00300C70" w:rsidP="00250DAB">
            <w:pPr>
              <w:rPr>
                <w:rFonts w:cstheme="minorHAnsi"/>
              </w:rPr>
            </w:pPr>
          </w:p>
        </w:tc>
        <w:tc>
          <w:tcPr>
            <w:tcW w:w="2500" w:type="pct"/>
            <w:shd w:val="clear" w:color="auto" w:fill="FFFFFF" w:themeFill="background1"/>
          </w:tcPr>
          <w:p w14:paraId="31CBB69E" w14:textId="3EA46D0D" w:rsidR="465854F5" w:rsidRPr="001B6A2B" w:rsidRDefault="465854F5" w:rsidP="465854F5">
            <w:pPr>
              <w:cnfStyle w:val="000000010000" w:firstRow="0" w:lastRow="0" w:firstColumn="0" w:lastColumn="0" w:oddVBand="0" w:evenVBand="0" w:oddHBand="0" w:evenHBand="1" w:firstRowFirstColumn="0" w:firstRowLastColumn="0" w:lastRowFirstColumn="0" w:lastRowLastColumn="0"/>
              <w:rPr>
                <w:rFonts w:eastAsia="Segoe UI" w:cs="Segoe UI"/>
                <w:color w:val="000000" w:themeColor="text1"/>
              </w:rPr>
            </w:pPr>
            <w:r w:rsidRPr="001B6A2B">
              <w:rPr>
                <w:rFonts w:eastAsia="Segoe UI" w:cs="Segoe UI"/>
                <w:color w:val="000000" w:themeColor="text1"/>
              </w:rPr>
              <w:t>D.01 IB Data Hub Solution Design Document</w:t>
            </w:r>
          </w:p>
        </w:tc>
      </w:tr>
      <w:tr w:rsidR="00300C70" w:rsidRPr="00C250C0" w14:paraId="4E0F995A" w14:textId="77777777" w:rsidTr="465854F5">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1BDF3DF" w14:textId="77777777" w:rsidR="00300C70" w:rsidRPr="001B6A2B" w:rsidRDefault="00300C70" w:rsidP="00250DAB">
            <w:pPr>
              <w:rPr>
                <w:rFonts w:cstheme="minorHAnsi"/>
              </w:rPr>
            </w:pPr>
          </w:p>
        </w:tc>
        <w:tc>
          <w:tcPr>
            <w:tcW w:w="2500" w:type="pct"/>
            <w:shd w:val="clear" w:color="auto" w:fill="FFFFFF" w:themeFill="background1"/>
          </w:tcPr>
          <w:p w14:paraId="59085855" w14:textId="1C1B8B49" w:rsidR="465854F5" w:rsidRPr="001B6A2B" w:rsidRDefault="00F95CCE" w:rsidP="465854F5">
            <w:pPr>
              <w:cnfStyle w:val="000000000000" w:firstRow="0" w:lastRow="0" w:firstColumn="0" w:lastColumn="0" w:oddVBand="0" w:evenVBand="0" w:oddHBand="0" w:evenHBand="0" w:firstRowFirstColumn="0" w:firstRowLastColumn="0" w:lastRowFirstColumn="0" w:lastRowLastColumn="0"/>
              <w:rPr>
                <w:rFonts w:eastAsia="Segoe UI" w:cs="Segoe UI"/>
                <w:color w:val="000000" w:themeColor="text1"/>
              </w:rPr>
            </w:pPr>
            <w:r w:rsidRPr="001B6A2B">
              <w:rPr>
                <w:rFonts w:eastAsia="Segoe UI" w:cs="Segoe UI"/>
                <w:color w:val="000000" w:themeColor="text1"/>
              </w:rPr>
              <w:t>A</w:t>
            </w:r>
            <w:ins w:id="59" w:author="Heena Patel" w:date="2022-09-28T18:28:00Z">
              <w:r w:rsidR="00CF70B2">
                <w:rPr>
                  <w:rFonts w:eastAsia="Segoe UI" w:cs="Segoe UI"/>
                  <w:color w:val="000000" w:themeColor="text1"/>
                </w:rPr>
                <w:t>.</w:t>
              </w:r>
            </w:ins>
            <w:r w:rsidRPr="001B6A2B">
              <w:rPr>
                <w:rFonts w:eastAsia="Segoe UI" w:cs="Segoe UI"/>
                <w:color w:val="000000" w:themeColor="text1"/>
              </w:rPr>
              <w:t>05 IB</w:t>
            </w:r>
            <w:r w:rsidR="465854F5" w:rsidRPr="001B6A2B">
              <w:rPr>
                <w:rFonts w:eastAsia="Segoe UI" w:cs="Segoe UI"/>
                <w:color w:val="000000" w:themeColor="text1"/>
              </w:rPr>
              <w:t xml:space="preserve"> Data Mapping and Model Document</w:t>
            </w:r>
          </w:p>
        </w:tc>
      </w:tr>
    </w:tbl>
    <w:p w14:paraId="102F4924" w14:textId="5E295868" w:rsidR="00300C70" w:rsidRDefault="00300C70" w:rsidP="00300C70">
      <w:pPr>
        <w:pStyle w:val="BodyText"/>
      </w:pPr>
    </w:p>
    <w:p w14:paraId="4BA8D798" w14:textId="77777777" w:rsidR="000D35AA" w:rsidRDefault="000D35AA" w:rsidP="00300C70">
      <w:pPr>
        <w:pStyle w:val="BodyText"/>
        <w:rPr>
          <w:rFonts w:ascii="Roboto Slab Light" w:hAnsi="Roboto Slab Light"/>
          <w:szCs w:val="19"/>
        </w:rPr>
      </w:pPr>
    </w:p>
    <w:p w14:paraId="3F2811E5" w14:textId="77777777" w:rsidR="004A4E53" w:rsidRDefault="004A4E53" w:rsidP="00300C70">
      <w:pPr>
        <w:pStyle w:val="BodyText"/>
        <w:rPr>
          <w:rFonts w:ascii="Roboto Slab Light" w:hAnsi="Roboto Slab Light"/>
          <w:szCs w:val="19"/>
        </w:rPr>
      </w:pPr>
    </w:p>
    <w:p w14:paraId="21154D2D" w14:textId="77777777" w:rsidR="004A4E53" w:rsidRDefault="004A4E53" w:rsidP="00300C70">
      <w:pPr>
        <w:pStyle w:val="BodyText"/>
        <w:rPr>
          <w:rFonts w:ascii="Roboto Slab Light" w:hAnsi="Roboto Slab Light"/>
          <w:szCs w:val="19"/>
        </w:rPr>
      </w:pPr>
    </w:p>
    <w:p w14:paraId="21CD37F1" w14:textId="77777777" w:rsidR="004A4E53" w:rsidRDefault="004A4E53" w:rsidP="00300C70">
      <w:pPr>
        <w:pStyle w:val="BodyText"/>
        <w:rPr>
          <w:rFonts w:ascii="Roboto Slab Light" w:hAnsi="Roboto Slab Light"/>
          <w:szCs w:val="19"/>
        </w:rPr>
      </w:pPr>
    </w:p>
    <w:p w14:paraId="140200D9" w14:textId="77777777" w:rsidR="004A4E53" w:rsidRDefault="004A4E53" w:rsidP="00300C70">
      <w:pPr>
        <w:pStyle w:val="BodyText"/>
        <w:rPr>
          <w:rFonts w:ascii="Roboto Slab Light" w:hAnsi="Roboto Slab Light"/>
          <w:szCs w:val="19"/>
        </w:rPr>
      </w:pPr>
    </w:p>
    <w:p w14:paraId="4EB79223" w14:textId="77777777" w:rsidR="004A4E53" w:rsidRDefault="004A4E53" w:rsidP="00300C70">
      <w:pPr>
        <w:pStyle w:val="BodyText"/>
        <w:rPr>
          <w:rFonts w:ascii="Roboto Slab Light" w:hAnsi="Roboto Slab Light"/>
          <w:szCs w:val="19"/>
        </w:rPr>
      </w:pPr>
    </w:p>
    <w:p w14:paraId="2D030DE2" w14:textId="77777777" w:rsidR="004A4E53" w:rsidRDefault="004A4E53" w:rsidP="00300C70">
      <w:pPr>
        <w:pStyle w:val="BodyText"/>
        <w:rPr>
          <w:rFonts w:ascii="Roboto Slab Light" w:hAnsi="Roboto Slab Light"/>
          <w:szCs w:val="19"/>
        </w:rPr>
      </w:pPr>
    </w:p>
    <w:p w14:paraId="6EAAE4FA" w14:textId="77777777" w:rsidR="009D18D7" w:rsidRDefault="009E3D38" w:rsidP="00300C70">
      <w:pPr>
        <w:pStyle w:val="BodyText"/>
        <w:rPr>
          <w:ins w:id="60" w:author="Heena Patel" w:date="2022-09-30T15:29:00Z"/>
          <w:rFonts w:ascii="Roboto Slab Light" w:hAnsi="Roboto Slab Light"/>
          <w:szCs w:val="19"/>
        </w:rPr>
      </w:pPr>
      <w:r>
        <w:rPr>
          <w:rFonts w:ascii="Roboto Slab Light" w:hAnsi="Roboto Slab Light"/>
          <w:szCs w:val="19"/>
        </w:rPr>
        <w:t>Please see below the structure of the Test Documents for this</w:t>
      </w:r>
      <w:r w:rsidR="004A4E53">
        <w:rPr>
          <w:rFonts w:ascii="Roboto Slab Light" w:hAnsi="Roboto Slab Light"/>
          <w:szCs w:val="19"/>
        </w:rPr>
        <w:t xml:space="preserve"> project:</w:t>
      </w:r>
    </w:p>
    <w:p w14:paraId="3AB6AE12" w14:textId="3AEFC80B" w:rsidR="004A4E53" w:rsidRDefault="004A4E53" w:rsidP="00300C70">
      <w:pPr>
        <w:pStyle w:val="BodyText"/>
        <w:rPr>
          <w:ins w:id="61" w:author="Heena Patel" w:date="2022-09-30T15:29:00Z"/>
          <w:rFonts w:ascii="Roboto Slab Light" w:hAnsi="Roboto Slab Light"/>
          <w:szCs w:val="19"/>
        </w:rPr>
      </w:pPr>
    </w:p>
    <w:p w14:paraId="196742D9" w14:textId="77777777" w:rsidR="004A4E53" w:rsidRDefault="004A4E53" w:rsidP="00300C70">
      <w:pPr>
        <w:pStyle w:val="BodyText"/>
        <w:rPr>
          <w:rFonts w:ascii="Roboto Slab Light" w:hAnsi="Roboto Slab Light"/>
          <w:szCs w:val="19"/>
        </w:rPr>
      </w:pPr>
    </w:p>
    <w:p w14:paraId="2557605F" w14:textId="77777777" w:rsidR="004A4E53" w:rsidRDefault="004A4E53" w:rsidP="00300C70">
      <w:pPr>
        <w:pStyle w:val="BodyText"/>
        <w:rPr>
          <w:rFonts w:ascii="Roboto Slab Light" w:hAnsi="Roboto Slab Light"/>
          <w:szCs w:val="19"/>
        </w:rPr>
      </w:pPr>
    </w:p>
    <w:p w14:paraId="079ECC90" w14:textId="77777777" w:rsidR="004A4E53" w:rsidRDefault="004A4E53" w:rsidP="00300C70">
      <w:pPr>
        <w:pStyle w:val="BodyText"/>
        <w:rPr>
          <w:rFonts w:ascii="Roboto Slab Light" w:hAnsi="Roboto Slab Light"/>
          <w:szCs w:val="19"/>
        </w:rPr>
      </w:pPr>
    </w:p>
    <w:p w14:paraId="063DFF55" w14:textId="56D01412" w:rsidR="004A4E53" w:rsidRDefault="004A4E53" w:rsidP="00300C70">
      <w:pPr>
        <w:pStyle w:val="BodyText"/>
        <w:rPr>
          <w:rFonts w:ascii="Roboto Slab Light" w:hAnsi="Roboto Slab Light"/>
          <w:szCs w:val="19"/>
        </w:rPr>
        <w:sectPr w:rsidR="004A4E53" w:rsidSect="00300C70">
          <w:type w:val="continuous"/>
          <w:pgSz w:w="11910" w:h="16840" w:code="9"/>
          <w:pgMar w:top="567" w:right="1418" w:bottom="567" w:left="1814" w:header="1644" w:footer="113" w:gutter="0"/>
          <w:cols w:space="284"/>
          <w:titlePg/>
          <w:docGrid w:linePitch="299"/>
        </w:sectPr>
      </w:pPr>
    </w:p>
    <w:p w14:paraId="13791BF9" w14:textId="77777777" w:rsidR="00A77593" w:rsidRDefault="00A77593" w:rsidP="00300C70">
      <w:pPr>
        <w:pStyle w:val="SECTIONTITLES"/>
        <w:rPr>
          <w:caps w:val="0"/>
        </w:rPr>
      </w:pPr>
    </w:p>
    <w:p w14:paraId="2832ECDC" w14:textId="77E13F3B" w:rsidR="006D6520" w:rsidRPr="00494C3E" w:rsidRDefault="00300C70" w:rsidP="004E7099">
      <w:pPr>
        <w:pStyle w:val="SECTIONTITLES"/>
        <w:ind w:left="418"/>
        <w:outlineLvl w:val="0"/>
      </w:pPr>
      <w:r>
        <w:rPr>
          <w:caps w:val="0"/>
        </w:rPr>
        <w:t>PROJECT TEST SCOPE</w:t>
      </w:r>
    </w:p>
    <w:p w14:paraId="5817786D" w14:textId="77777777" w:rsidR="0038484F" w:rsidRDefault="0038484F" w:rsidP="00300C70">
      <w:pPr>
        <w:pStyle w:val="H1BL"/>
        <w:sectPr w:rsidR="0038484F" w:rsidSect="00A77593">
          <w:headerReference w:type="even" r:id="rId35"/>
          <w:headerReference w:type="default" r:id="rId36"/>
          <w:headerReference w:type="first" r:id="rId37"/>
          <w:pgSz w:w="11910" w:h="16840" w:code="9"/>
          <w:pgMar w:top="567" w:right="1418" w:bottom="1701" w:left="1814" w:header="1644" w:footer="113" w:gutter="0"/>
          <w:cols w:space="720"/>
          <w:titlePg/>
          <w:docGrid w:linePitch="299"/>
        </w:sectPr>
      </w:pPr>
    </w:p>
    <w:p w14:paraId="2A61E07D" w14:textId="77777777" w:rsidR="00FE3EBA" w:rsidRDefault="00027D71">
      <w:pPr>
        <w:pStyle w:val="H2BL"/>
        <w:outlineLvl w:val="1"/>
      </w:pPr>
      <w:bookmarkStart w:id="62" w:name="_Toc59118774"/>
      <w:r>
        <w:br w:type="page"/>
      </w:r>
    </w:p>
    <w:p w14:paraId="7A1946DA" w14:textId="77777777" w:rsidR="00B016B8" w:rsidRPr="00EF75D2" w:rsidRDefault="00B016B8" w:rsidP="00250DAB">
      <w:pPr>
        <w:pStyle w:val="H2BL"/>
        <w:ind w:left="562" w:hanging="562"/>
        <w:outlineLvl w:val="1"/>
      </w:pPr>
      <w:r w:rsidRPr="004D1856">
        <w:t>Project</w:t>
      </w:r>
      <w:r w:rsidRPr="00EF75D2">
        <w:t xml:space="preserve"> </w:t>
      </w:r>
      <w:r w:rsidRPr="007477ED">
        <w:t>Testing</w:t>
      </w:r>
      <w:r w:rsidRPr="00EF75D2">
        <w:t xml:space="preserve"> Objectives</w:t>
      </w:r>
    </w:p>
    <w:p w14:paraId="1D10C3D1" w14:textId="4B526BF3" w:rsidR="002B6CD2" w:rsidRPr="001B6A2B" w:rsidRDefault="002B6CD2" w:rsidP="001B6A2B">
      <w:pPr>
        <w:jc w:val="both"/>
        <w:rPr>
          <w:sz w:val="20"/>
          <w:szCs w:val="20"/>
        </w:rPr>
      </w:pPr>
      <w:r w:rsidRPr="001B6A2B">
        <w:rPr>
          <w:sz w:val="20"/>
          <w:szCs w:val="20"/>
        </w:rPr>
        <w:t xml:space="preserve">The primary objective is to validate </w:t>
      </w:r>
      <w:r w:rsidR="000918FC" w:rsidRPr="001B6A2B">
        <w:rPr>
          <w:sz w:val="20"/>
          <w:szCs w:val="20"/>
        </w:rPr>
        <w:t xml:space="preserve">that </w:t>
      </w:r>
      <w:r w:rsidR="00133E84" w:rsidRPr="001B6A2B">
        <w:rPr>
          <w:sz w:val="20"/>
          <w:szCs w:val="20"/>
        </w:rPr>
        <w:t xml:space="preserve">Data Hub </w:t>
      </w:r>
      <w:r w:rsidR="006E285F" w:rsidRPr="001B6A2B">
        <w:rPr>
          <w:sz w:val="20"/>
          <w:szCs w:val="20"/>
        </w:rPr>
        <w:t xml:space="preserve">meets stated Requirements </w:t>
      </w:r>
    </w:p>
    <w:p w14:paraId="353127F9" w14:textId="65A24C79" w:rsidR="002B6CD2" w:rsidRDefault="000918FC" w:rsidP="00C250C0">
      <w:pPr>
        <w:jc w:val="both"/>
        <w:rPr>
          <w:sz w:val="20"/>
          <w:szCs w:val="20"/>
        </w:rPr>
      </w:pPr>
      <w:r w:rsidRPr="001B6A2B">
        <w:rPr>
          <w:sz w:val="20"/>
          <w:szCs w:val="20"/>
        </w:rPr>
        <w:t>i</w:t>
      </w:r>
      <w:r w:rsidR="002B6CD2" w:rsidRPr="001B6A2B">
        <w:rPr>
          <w:sz w:val="20"/>
          <w:szCs w:val="20"/>
        </w:rPr>
        <w:t xml:space="preserve">n </w:t>
      </w:r>
      <w:r w:rsidR="00710331" w:rsidRPr="001B6A2B">
        <w:rPr>
          <w:sz w:val="20"/>
          <w:szCs w:val="20"/>
        </w:rPr>
        <w:t>its</w:t>
      </w:r>
      <w:r w:rsidR="002B6CD2" w:rsidRPr="001B6A2B">
        <w:rPr>
          <w:sz w:val="20"/>
          <w:szCs w:val="20"/>
        </w:rPr>
        <w:t xml:space="preserve"> role of supporting Demand Forecasting and </w:t>
      </w:r>
      <w:r w:rsidRPr="001B6A2B">
        <w:rPr>
          <w:sz w:val="20"/>
          <w:szCs w:val="20"/>
        </w:rPr>
        <w:t>Planning systems within the IB Supply Chain Landscape.</w:t>
      </w:r>
    </w:p>
    <w:p w14:paraId="22BF3EF6" w14:textId="77777777" w:rsidR="0094412B" w:rsidRPr="001B6A2B" w:rsidRDefault="0094412B" w:rsidP="001B6A2B">
      <w:pPr>
        <w:jc w:val="both"/>
        <w:rPr>
          <w:sz w:val="20"/>
          <w:szCs w:val="20"/>
        </w:rPr>
      </w:pPr>
    </w:p>
    <w:p w14:paraId="18BA3748" w14:textId="77DE9940" w:rsidR="00B016B8" w:rsidRPr="001B6A2B" w:rsidRDefault="000918FC" w:rsidP="001B6A2B">
      <w:pPr>
        <w:jc w:val="both"/>
        <w:rPr>
          <w:sz w:val="20"/>
          <w:szCs w:val="20"/>
        </w:rPr>
      </w:pPr>
      <w:r w:rsidRPr="001B6A2B">
        <w:rPr>
          <w:sz w:val="20"/>
          <w:szCs w:val="20"/>
        </w:rPr>
        <w:t xml:space="preserve">The Data Hub requirements </w:t>
      </w:r>
      <w:r w:rsidR="00E12291" w:rsidRPr="001B6A2B">
        <w:rPr>
          <w:sz w:val="20"/>
          <w:szCs w:val="20"/>
        </w:rPr>
        <w:t>encompass</w:t>
      </w:r>
      <w:r w:rsidRPr="001B6A2B">
        <w:rPr>
          <w:sz w:val="20"/>
          <w:szCs w:val="20"/>
        </w:rPr>
        <w:t xml:space="preserve"> </w:t>
      </w:r>
      <w:r w:rsidR="00133E84" w:rsidRPr="001B6A2B">
        <w:rPr>
          <w:sz w:val="20"/>
          <w:szCs w:val="20"/>
        </w:rPr>
        <w:t xml:space="preserve">capturing data from Source Systems, performing transformations and provisioning data sets in the required format </w:t>
      </w:r>
      <w:r w:rsidRPr="001B6A2B">
        <w:rPr>
          <w:sz w:val="20"/>
          <w:szCs w:val="20"/>
        </w:rPr>
        <w:t xml:space="preserve">to </w:t>
      </w:r>
      <w:r w:rsidR="00133E84" w:rsidRPr="001B6A2B">
        <w:rPr>
          <w:sz w:val="20"/>
          <w:szCs w:val="20"/>
        </w:rPr>
        <w:t>Consuming Systems</w:t>
      </w:r>
      <w:r w:rsidR="006E285F" w:rsidRPr="001B6A2B">
        <w:rPr>
          <w:sz w:val="20"/>
          <w:szCs w:val="20"/>
        </w:rPr>
        <w:t>.</w:t>
      </w:r>
    </w:p>
    <w:p w14:paraId="5E5EE143" w14:textId="77777777" w:rsidR="00B016B8" w:rsidRPr="001B6A2B" w:rsidRDefault="00B016B8" w:rsidP="001B6A2B">
      <w:pPr>
        <w:jc w:val="both"/>
        <w:rPr>
          <w:sz w:val="20"/>
          <w:szCs w:val="20"/>
        </w:rPr>
      </w:pPr>
    </w:p>
    <w:p w14:paraId="268D422D" w14:textId="78F4AD2A" w:rsidR="00B016B8" w:rsidRPr="001B6A2B" w:rsidRDefault="00B016B8" w:rsidP="001B6A2B">
      <w:pPr>
        <w:jc w:val="both"/>
        <w:rPr>
          <w:sz w:val="20"/>
          <w:szCs w:val="20"/>
        </w:rPr>
        <w:sectPr w:rsidR="00B016B8" w:rsidRPr="001B6A2B" w:rsidSect="006E75F4">
          <w:headerReference w:type="even" r:id="rId38"/>
          <w:headerReference w:type="default" r:id="rId39"/>
          <w:headerReference w:type="first" r:id="rId40"/>
          <w:type w:val="continuous"/>
          <w:pgSz w:w="11910" w:h="16840" w:code="9"/>
          <w:pgMar w:top="567" w:right="1418" w:bottom="1701" w:left="1814" w:header="1644" w:footer="113" w:gutter="0"/>
          <w:cols w:num="2" w:space="284"/>
          <w:docGrid w:linePitch="299"/>
        </w:sectPr>
      </w:pPr>
      <w:r w:rsidRPr="001B6A2B">
        <w:rPr>
          <w:sz w:val="20"/>
          <w:szCs w:val="20"/>
        </w:rPr>
        <w:br w:type="column"/>
        <w:t>This table lists the testing goals for this Test Phase, how the objectives will be satisfied and how success will be measured.</w:t>
      </w:r>
    </w:p>
    <w:tbl>
      <w:tblPr>
        <w:tblStyle w:val="Experior2"/>
        <w:tblW w:w="9351"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
      <w:tblGrid>
        <w:gridCol w:w="2689"/>
        <w:gridCol w:w="2976"/>
        <w:gridCol w:w="3686"/>
      </w:tblGrid>
      <w:tr w:rsidR="00B016B8" w:rsidRPr="001B6A2B" w14:paraId="286C515A" w14:textId="77777777" w:rsidTr="00675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0CA8859" w14:textId="77777777" w:rsidR="00B016B8" w:rsidRPr="001B6A2B" w:rsidRDefault="00B016B8" w:rsidP="00782C85">
            <w:pPr>
              <w:rPr>
                <w:rFonts w:cstheme="minorHAnsi"/>
                <w:sz w:val="20"/>
              </w:rPr>
            </w:pPr>
            <w:r w:rsidRPr="001B6A2B">
              <w:rPr>
                <w:rFonts w:cstheme="minorHAnsi"/>
                <w:sz w:val="20"/>
              </w:rPr>
              <w:t>Testing Objectives</w:t>
            </w:r>
          </w:p>
        </w:tc>
        <w:tc>
          <w:tcPr>
            <w:tcW w:w="2976" w:type="dxa"/>
            <w:hideMark/>
          </w:tcPr>
          <w:p w14:paraId="34DDA330" w14:textId="77777777" w:rsidR="00B016B8" w:rsidRPr="001B6A2B" w:rsidRDefault="00B016B8"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1B6A2B">
              <w:rPr>
                <w:rFonts w:cstheme="minorHAnsi"/>
                <w:sz w:val="20"/>
              </w:rPr>
              <w:t>Tested By</w:t>
            </w:r>
          </w:p>
        </w:tc>
        <w:tc>
          <w:tcPr>
            <w:cnfStyle w:val="000100000000" w:firstRow="0" w:lastRow="0" w:firstColumn="0" w:lastColumn="1" w:oddVBand="0" w:evenVBand="0" w:oddHBand="0" w:evenHBand="0" w:firstRowFirstColumn="0" w:firstRowLastColumn="0" w:lastRowFirstColumn="0" w:lastRowLastColumn="0"/>
            <w:tcW w:w="3686" w:type="dxa"/>
            <w:hideMark/>
          </w:tcPr>
          <w:p w14:paraId="35CA2EA5" w14:textId="77777777" w:rsidR="00B016B8" w:rsidRPr="001B6A2B" w:rsidRDefault="00B016B8" w:rsidP="00782C85">
            <w:pPr>
              <w:rPr>
                <w:rFonts w:cstheme="minorHAnsi"/>
                <w:sz w:val="20"/>
              </w:rPr>
            </w:pPr>
            <w:r w:rsidRPr="001B6A2B">
              <w:rPr>
                <w:rFonts w:cstheme="minorHAnsi"/>
                <w:sz w:val="20"/>
              </w:rPr>
              <w:t>Measured By *</w:t>
            </w:r>
          </w:p>
        </w:tc>
      </w:tr>
      <w:tr w:rsidR="00B016B8" w:rsidRPr="001B6A2B" w14:paraId="2CE0FB53" w14:textId="77777777" w:rsidTr="006751A8">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5E79A244" w14:textId="77777777" w:rsidR="00B016B8" w:rsidRPr="001B6A2B" w:rsidRDefault="00B016B8" w:rsidP="00782C85">
            <w:pPr>
              <w:rPr>
                <w:rFonts w:cstheme="minorHAnsi"/>
                <w:i/>
              </w:rPr>
            </w:pPr>
            <w:r w:rsidRPr="001B6A2B">
              <w:rPr>
                <w:rFonts w:cstheme="minorHAnsi"/>
                <w:i/>
              </w:rPr>
              <w:t>Focus on business process involving business early in quality/testing process</w:t>
            </w:r>
          </w:p>
        </w:tc>
        <w:tc>
          <w:tcPr>
            <w:tcW w:w="2976" w:type="dxa"/>
            <w:shd w:val="clear" w:color="auto" w:fill="FFFFFF" w:themeFill="background1"/>
          </w:tcPr>
          <w:p w14:paraId="7B52E9DC" w14:textId="77777777" w:rsidR="00B016B8" w:rsidRPr="001B6A2B" w:rsidRDefault="00B016B8" w:rsidP="00782C85">
            <w:pPr>
              <w:cnfStyle w:val="000000000000" w:firstRow="0" w:lastRow="0" w:firstColumn="0" w:lastColumn="0" w:oddVBand="0" w:evenVBand="0" w:oddHBand="0" w:evenHBand="0" w:firstRowFirstColumn="0" w:firstRowLastColumn="0" w:lastRowFirstColumn="0" w:lastRowLastColumn="0"/>
              <w:rPr>
                <w:rFonts w:cstheme="minorHAnsi"/>
                <w:i/>
              </w:rPr>
            </w:pPr>
            <w:r w:rsidRPr="001B6A2B">
              <w:rPr>
                <w:rFonts w:cstheme="minorHAnsi"/>
                <w:i/>
              </w:rPr>
              <w:t>Attendance of Business process leads in scoping workshops</w:t>
            </w:r>
          </w:p>
        </w:tc>
        <w:tc>
          <w:tcPr>
            <w:cnfStyle w:val="000100000000" w:firstRow="0" w:lastRow="0" w:firstColumn="0" w:lastColumn="1" w:oddVBand="0" w:evenVBand="0" w:oddHBand="0" w:evenHBand="0" w:firstRowFirstColumn="0" w:firstRowLastColumn="0" w:lastRowFirstColumn="0" w:lastRowLastColumn="0"/>
            <w:tcW w:w="3686" w:type="dxa"/>
            <w:shd w:val="clear" w:color="auto" w:fill="FFFFFF" w:themeFill="background1"/>
          </w:tcPr>
          <w:p w14:paraId="36E290FD" w14:textId="77777777" w:rsidR="00B016B8" w:rsidRPr="001B6A2B" w:rsidRDefault="00B016B8" w:rsidP="00782C85">
            <w:pPr>
              <w:rPr>
                <w:rFonts w:cstheme="minorHAnsi"/>
                <w:i/>
              </w:rPr>
            </w:pPr>
            <w:r w:rsidRPr="001B6A2B">
              <w:rPr>
                <w:rFonts w:cstheme="minorHAnsi"/>
                <w:i/>
              </w:rPr>
              <w:t>Signed-off test scope</w:t>
            </w:r>
          </w:p>
        </w:tc>
      </w:tr>
      <w:tr w:rsidR="00B016B8" w:rsidRPr="001B6A2B" w14:paraId="3A356C28" w14:textId="77777777" w:rsidTr="006751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4E166895" w14:textId="77777777" w:rsidR="00B016B8" w:rsidRPr="001B6A2B" w:rsidRDefault="00B016B8" w:rsidP="00782C85">
            <w:pPr>
              <w:rPr>
                <w:rFonts w:cstheme="minorHAnsi"/>
                <w:i/>
              </w:rPr>
            </w:pPr>
            <w:r w:rsidRPr="001B6A2B">
              <w:rPr>
                <w:rFonts w:cstheme="minorHAnsi"/>
                <w:i/>
              </w:rPr>
              <w:t>Test scope is risk-based focusing on what is important to the business</w:t>
            </w:r>
          </w:p>
        </w:tc>
        <w:tc>
          <w:tcPr>
            <w:tcW w:w="2976" w:type="dxa"/>
            <w:shd w:val="clear" w:color="auto" w:fill="FFFFFF" w:themeFill="background1"/>
          </w:tcPr>
          <w:p w14:paraId="4CB6F644" w14:textId="77777777" w:rsidR="00B016B8" w:rsidRPr="001B6A2B" w:rsidRDefault="00B016B8" w:rsidP="00782C85">
            <w:pPr>
              <w:cnfStyle w:val="000000010000" w:firstRow="0" w:lastRow="0" w:firstColumn="0" w:lastColumn="0" w:oddVBand="0" w:evenVBand="0" w:oddHBand="0" w:evenHBand="1" w:firstRowFirstColumn="0" w:firstRowLastColumn="0" w:lastRowFirstColumn="0" w:lastRowLastColumn="0"/>
              <w:rPr>
                <w:rFonts w:cstheme="minorHAnsi"/>
                <w:i/>
              </w:rPr>
            </w:pPr>
            <w:r w:rsidRPr="001B6A2B">
              <w:rPr>
                <w:rFonts w:cstheme="minorHAnsi"/>
                <w:i/>
              </w:rPr>
              <w:t>Risk-based testing metrics used in scoping workshops</w:t>
            </w:r>
          </w:p>
        </w:tc>
        <w:tc>
          <w:tcPr>
            <w:cnfStyle w:val="000100000000" w:firstRow="0" w:lastRow="0" w:firstColumn="0" w:lastColumn="1" w:oddVBand="0" w:evenVBand="0" w:oddHBand="0" w:evenHBand="0" w:firstRowFirstColumn="0" w:firstRowLastColumn="0" w:lastRowFirstColumn="0" w:lastRowLastColumn="0"/>
            <w:tcW w:w="3686" w:type="dxa"/>
            <w:shd w:val="clear" w:color="auto" w:fill="FFFFFF" w:themeFill="background1"/>
          </w:tcPr>
          <w:p w14:paraId="22127C40" w14:textId="77777777" w:rsidR="00B016B8" w:rsidRPr="001B6A2B" w:rsidRDefault="00B016B8" w:rsidP="00782C85">
            <w:pPr>
              <w:rPr>
                <w:rFonts w:cstheme="minorHAnsi"/>
                <w:i/>
              </w:rPr>
            </w:pPr>
            <w:r w:rsidRPr="001B6A2B">
              <w:rPr>
                <w:rFonts w:cstheme="minorHAnsi"/>
                <w:i/>
              </w:rPr>
              <w:t>Signed-off test scope</w:t>
            </w:r>
          </w:p>
        </w:tc>
      </w:tr>
      <w:tr w:rsidR="00B016B8" w:rsidRPr="002A3549" w14:paraId="55DD205D" w14:textId="77777777" w:rsidTr="006751A8">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2E830A42" w14:textId="77777777" w:rsidR="00B016B8" w:rsidRPr="001B6A2B" w:rsidRDefault="00B016B8" w:rsidP="00782C85">
            <w:pPr>
              <w:spacing w:before="144"/>
              <w:rPr>
                <w:rFonts w:cstheme="minorHAnsi"/>
                <w:i/>
              </w:rPr>
            </w:pPr>
            <w:r w:rsidRPr="001B6A2B">
              <w:rPr>
                <w:rFonts w:cstheme="minorHAnsi"/>
                <w:i/>
              </w:rPr>
              <w:t>Successfully enter Test Execution</w:t>
            </w:r>
          </w:p>
        </w:tc>
        <w:tc>
          <w:tcPr>
            <w:tcW w:w="2976" w:type="dxa"/>
            <w:shd w:val="clear" w:color="auto" w:fill="FFFFFF" w:themeFill="background1"/>
          </w:tcPr>
          <w:p w14:paraId="742D43A4" w14:textId="77777777" w:rsidR="00B016B8" w:rsidRPr="001B6A2B" w:rsidRDefault="00B016B8" w:rsidP="00782C85">
            <w:pPr>
              <w:cnfStyle w:val="000000000000" w:firstRow="0" w:lastRow="0" w:firstColumn="0" w:lastColumn="0" w:oddVBand="0" w:evenVBand="0" w:oddHBand="0" w:evenHBand="0" w:firstRowFirstColumn="0" w:firstRowLastColumn="0" w:lastRowFirstColumn="0" w:lastRowLastColumn="0"/>
              <w:rPr>
                <w:rFonts w:cstheme="minorHAnsi"/>
                <w:i/>
              </w:rPr>
            </w:pPr>
            <w:commentRangeStart w:id="63"/>
            <w:commentRangeStart w:id="64"/>
            <w:r w:rsidRPr="001B6A2B">
              <w:rPr>
                <w:rFonts w:cstheme="minorHAnsi"/>
                <w:i/>
              </w:rPr>
              <w:t>Previous test phase exit criteria met, reviewed and formally exited.</w:t>
            </w:r>
            <w:commentRangeEnd w:id="63"/>
            <w:r w:rsidR="008E2BFC" w:rsidRPr="001B6A2B">
              <w:rPr>
                <w:rStyle w:val="CommentReference"/>
                <w:sz w:val="20"/>
                <w:szCs w:val="20"/>
              </w:rPr>
              <w:commentReference w:id="63"/>
            </w:r>
            <w:commentRangeEnd w:id="64"/>
            <w:r w:rsidR="00B33FE0" w:rsidRPr="001B6A2B">
              <w:rPr>
                <w:rStyle w:val="CommentReference"/>
                <w:sz w:val="20"/>
                <w:szCs w:val="20"/>
              </w:rPr>
              <w:commentReference w:id="64"/>
            </w:r>
          </w:p>
          <w:p w14:paraId="2F40CEDF" w14:textId="77777777" w:rsidR="00B016B8" w:rsidRPr="001B6A2B" w:rsidRDefault="00B016B8" w:rsidP="00782C85">
            <w:pPr>
              <w:cnfStyle w:val="000000000000" w:firstRow="0" w:lastRow="0" w:firstColumn="0" w:lastColumn="0" w:oddVBand="0" w:evenVBand="0" w:oddHBand="0" w:evenHBand="0" w:firstRowFirstColumn="0" w:firstRowLastColumn="0" w:lastRowFirstColumn="0" w:lastRowLastColumn="0"/>
              <w:rPr>
                <w:rFonts w:cstheme="minorHAnsi"/>
                <w:i/>
              </w:rPr>
            </w:pPr>
            <w:r w:rsidRPr="001B6A2B">
              <w:rPr>
                <w:rFonts w:cstheme="minorHAnsi"/>
                <w:i/>
              </w:rPr>
              <w:t>Test entry criteria met, reviewed and formally entered</w:t>
            </w:r>
          </w:p>
          <w:p w14:paraId="7DD805AE" w14:textId="77777777" w:rsidR="003D4173" w:rsidRPr="001B6A2B" w:rsidRDefault="003D4173" w:rsidP="00782C85">
            <w:pPr>
              <w:cnfStyle w:val="000000000000" w:firstRow="0" w:lastRow="0" w:firstColumn="0" w:lastColumn="0" w:oddVBand="0" w:evenVBand="0" w:oddHBand="0" w:evenHBand="0" w:firstRowFirstColumn="0" w:firstRowLastColumn="0" w:lastRowFirstColumn="0" w:lastRowLastColumn="0"/>
              <w:rPr>
                <w:rFonts w:cstheme="minorHAnsi"/>
                <w:i/>
              </w:rPr>
            </w:pPr>
          </w:p>
          <w:p w14:paraId="0788D73A" w14:textId="1289A47F" w:rsidR="003D4173" w:rsidRPr="001B6A2B" w:rsidRDefault="003D4173" w:rsidP="00782C85">
            <w:pPr>
              <w:cnfStyle w:val="000000000000" w:firstRow="0" w:lastRow="0" w:firstColumn="0" w:lastColumn="0" w:oddVBand="0" w:evenVBand="0" w:oddHBand="0" w:evenHBand="0" w:firstRowFirstColumn="0" w:firstRowLastColumn="0" w:lastRowFirstColumn="0" w:lastRowLastColumn="0"/>
              <w:rPr>
                <w:rFonts w:cstheme="minorHAnsi"/>
                <w:i/>
              </w:rPr>
            </w:pPr>
            <w:r w:rsidRPr="001B6A2B">
              <w:rPr>
                <w:rFonts w:cstheme="minorHAnsi"/>
                <w:i/>
              </w:rPr>
              <w:t xml:space="preserve">e.g. </w:t>
            </w:r>
            <w:r w:rsidR="00C87485" w:rsidRPr="001B6A2B">
              <w:rPr>
                <w:rFonts w:cstheme="minorHAnsi"/>
                <w:i/>
              </w:rPr>
              <w:t>T</w:t>
            </w:r>
            <w:r w:rsidRPr="001B6A2B">
              <w:rPr>
                <w:rFonts w:cstheme="minorHAnsi"/>
                <w:i/>
              </w:rPr>
              <w:t xml:space="preserve">o </w:t>
            </w:r>
            <w:r w:rsidR="00C87485" w:rsidRPr="001B6A2B">
              <w:rPr>
                <w:rFonts w:cstheme="minorHAnsi"/>
                <w:i/>
              </w:rPr>
              <w:t xml:space="preserve">start </w:t>
            </w:r>
            <w:r w:rsidR="006F5D92" w:rsidRPr="001B6A2B">
              <w:rPr>
                <w:rFonts w:cstheme="minorHAnsi"/>
                <w:i/>
              </w:rPr>
              <w:t xml:space="preserve">User </w:t>
            </w:r>
            <w:r w:rsidR="00F901AD" w:rsidRPr="001B6A2B">
              <w:rPr>
                <w:rFonts w:cstheme="minorHAnsi"/>
                <w:i/>
              </w:rPr>
              <w:t>Acceptance Testing</w:t>
            </w:r>
            <w:r w:rsidR="00C96658" w:rsidRPr="001B6A2B">
              <w:rPr>
                <w:rFonts w:cstheme="minorHAnsi"/>
                <w:i/>
              </w:rPr>
              <w:t xml:space="preserve"> </w:t>
            </w:r>
            <w:r w:rsidR="00567E8B" w:rsidRPr="001B6A2B">
              <w:rPr>
                <w:rFonts w:cstheme="minorHAnsi"/>
                <w:i/>
              </w:rPr>
              <w:t xml:space="preserve">the </w:t>
            </w:r>
            <w:r w:rsidR="006156CE" w:rsidRPr="001B6A2B">
              <w:rPr>
                <w:rFonts w:cstheme="minorHAnsi"/>
                <w:i/>
              </w:rPr>
              <w:t xml:space="preserve">defined </w:t>
            </w:r>
            <w:r w:rsidR="00567E8B" w:rsidRPr="001B6A2B">
              <w:rPr>
                <w:rFonts w:cstheme="minorHAnsi"/>
                <w:i/>
              </w:rPr>
              <w:t xml:space="preserve">Exit Criteria </w:t>
            </w:r>
            <w:r w:rsidR="00BB772D" w:rsidRPr="001B6A2B">
              <w:rPr>
                <w:rFonts w:cstheme="minorHAnsi"/>
                <w:i/>
              </w:rPr>
              <w:t>from</w:t>
            </w:r>
            <w:r w:rsidR="00567E8B" w:rsidRPr="001B6A2B">
              <w:rPr>
                <w:rFonts w:cstheme="minorHAnsi"/>
                <w:i/>
              </w:rPr>
              <w:t xml:space="preserve"> </w:t>
            </w:r>
            <w:r w:rsidR="00C96658" w:rsidRPr="001B6A2B">
              <w:rPr>
                <w:rFonts w:cstheme="minorHAnsi"/>
                <w:i/>
              </w:rPr>
              <w:t xml:space="preserve">the previous Test Phase of </w:t>
            </w:r>
            <w:r w:rsidR="001B2974" w:rsidRPr="001B6A2B">
              <w:rPr>
                <w:rFonts w:cstheme="minorHAnsi"/>
                <w:i/>
              </w:rPr>
              <w:t xml:space="preserve">End-To-End Testing </w:t>
            </w:r>
            <w:r w:rsidR="00485858" w:rsidRPr="001B6A2B">
              <w:rPr>
                <w:rFonts w:cstheme="minorHAnsi"/>
                <w:i/>
              </w:rPr>
              <w:t xml:space="preserve">should be </w:t>
            </w:r>
            <w:r w:rsidR="006156CE" w:rsidRPr="001B6A2B">
              <w:rPr>
                <w:rFonts w:cstheme="minorHAnsi"/>
                <w:i/>
              </w:rPr>
              <w:t>met</w:t>
            </w:r>
            <w:r w:rsidR="001B2974" w:rsidRPr="001B6A2B">
              <w:rPr>
                <w:rFonts w:cstheme="minorHAnsi"/>
                <w:i/>
              </w:rPr>
              <w:t>.</w:t>
            </w:r>
          </w:p>
        </w:tc>
        <w:tc>
          <w:tcPr>
            <w:cnfStyle w:val="000100000000" w:firstRow="0" w:lastRow="0" w:firstColumn="0" w:lastColumn="1" w:oddVBand="0" w:evenVBand="0" w:oddHBand="0" w:evenHBand="0" w:firstRowFirstColumn="0" w:firstRowLastColumn="0" w:lastRowFirstColumn="0" w:lastRowLastColumn="0"/>
            <w:tcW w:w="3686" w:type="dxa"/>
            <w:shd w:val="clear" w:color="auto" w:fill="FFFFFF" w:themeFill="background1"/>
          </w:tcPr>
          <w:p w14:paraId="27B58E3C" w14:textId="77777777" w:rsidR="00B016B8" w:rsidRPr="001B6A2B" w:rsidRDefault="00B016B8" w:rsidP="00782C85">
            <w:pPr>
              <w:rPr>
                <w:rFonts w:cstheme="minorHAnsi"/>
                <w:i/>
              </w:rPr>
            </w:pPr>
            <w:r w:rsidRPr="001B6A2B">
              <w:rPr>
                <w:rFonts w:cstheme="minorHAnsi"/>
                <w:i/>
              </w:rPr>
              <w:t>Previous test phase formally signed-off.</w:t>
            </w:r>
          </w:p>
          <w:p w14:paraId="7B1E562E" w14:textId="77777777" w:rsidR="00B016B8" w:rsidRPr="001B6A2B" w:rsidRDefault="00B016B8" w:rsidP="00782C85">
            <w:pPr>
              <w:rPr>
                <w:rFonts w:cstheme="minorHAnsi"/>
                <w:i/>
              </w:rPr>
            </w:pPr>
            <w:r w:rsidRPr="001B6A2B">
              <w:rPr>
                <w:rFonts w:cstheme="minorHAnsi"/>
                <w:i/>
              </w:rPr>
              <w:t>Test entry formally signed-off</w:t>
            </w:r>
          </w:p>
        </w:tc>
      </w:tr>
      <w:tr w:rsidR="00B016B8" w:rsidRPr="002A3549" w14:paraId="18265993" w14:textId="77777777" w:rsidTr="006751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1F2F8127" w14:textId="77777777" w:rsidR="00B016B8" w:rsidRPr="002A3549" w:rsidRDefault="00B016B8" w:rsidP="00782C85">
            <w:pPr>
              <w:spacing w:before="144"/>
              <w:rPr>
                <w:rFonts w:cstheme="minorHAnsi"/>
                <w:i/>
              </w:rPr>
            </w:pPr>
            <w:r w:rsidRPr="002A3549">
              <w:rPr>
                <w:rFonts w:cstheme="minorHAnsi"/>
                <w:i/>
              </w:rPr>
              <w:t>Confirm integration points of the system are functioning as expected</w:t>
            </w:r>
          </w:p>
        </w:tc>
        <w:tc>
          <w:tcPr>
            <w:tcW w:w="2976" w:type="dxa"/>
            <w:shd w:val="clear" w:color="auto" w:fill="FFFFFF" w:themeFill="background1"/>
          </w:tcPr>
          <w:p w14:paraId="7C7A882F" w14:textId="77777777" w:rsidR="00B016B8" w:rsidRPr="002A3549" w:rsidRDefault="00B016B8" w:rsidP="00782C85">
            <w:pPr>
              <w:cnfStyle w:val="000000010000" w:firstRow="0" w:lastRow="0" w:firstColumn="0" w:lastColumn="0" w:oddVBand="0" w:evenVBand="0" w:oddHBand="0" w:evenHBand="1" w:firstRowFirstColumn="0" w:firstRowLastColumn="0" w:lastRowFirstColumn="0" w:lastRowLastColumn="0"/>
              <w:rPr>
                <w:rFonts w:cstheme="minorHAnsi"/>
                <w:i/>
              </w:rPr>
            </w:pPr>
            <w:r w:rsidRPr="002A3549">
              <w:rPr>
                <w:rFonts w:cstheme="minorHAnsi"/>
                <w:i/>
              </w:rPr>
              <w:t>Execution of E2E business processes covering integration points</w:t>
            </w:r>
          </w:p>
          <w:p w14:paraId="03C77D2C" w14:textId="77777777" w:rsidR="00B016B8" w:rsidRPr="002A3549" w:rsidRDefault="00B016B8" w:rsidP="00DC7E0F">
            <w:pPr>
              <w:pStyle w:val="ListParagraph"/>
              <w:numPr>
                <w:ilvl w:val="0"/>
                <w:numId w:val="13"/>
              </w:numPr>
              <w:spacing w:before="120" w:after="120"/>
              <w:contextualSpacing/>
              <w:cnfStyle w:val="000000010000" w:firstRow="0" w:lastRow="0" w:firstColumn="0" w:lastColumn="0" w:oddVBand="0" w:evenVBand="0" w:oddHBand="0" w:evenHBand="1" w:firstRowFirstColumn="0" w:firstRowLastColumn="0" w:lastRowFirstColumn="0" w:lastRowLastColumn="0"/>
            </w:pPr>
            <w:r w:rsidRPr="002A3549">
              <w:t xml:space="preserve">Intra system </w:t>
            </w:r>
          </w:p>
          <w:p w14:paraId="1719AB79" w14:textId="77777777" w:rsidR="00B016B8" w:rsidRPr="002A3549" w:rsidRDefault="00B016B8" w:rsidP="00DC7E0F">
            <w:pPr>
              <w:pStyle w:val="ListParagraph"/>
              <w:numPr>
                <w:ilvl w:val="0"/>
                <w:numId w:val="13"/>
              </w:numPr>
              <w:spacing w:before="120" w:after="120"/>
              <w:contextualSpacing/>
              <w:cnfStyle w:val="000000010000" w:firstRow="0" w:lastRow="0" w:firstColumn="0" w:lastColumn="0" w:oddVBand="0" w:evenVBand="0" w:oddHBand="0" w:evenHBand="1" w:firstRowFirstColumn="0" w:firstRowLastColumn="0" w:lastRowFirstColumn="0" w:lastRowLastColumn="0"/>
            </w:pPr>
            <w:r w:rsidRPr="002A3549">
              <w:t xml:space="preserve">Inter system </w:t>
            </w:r>
          </w:p>
          <w:p w14:paraId="4ED3F40F" w14:textId="77777777" w:rsidR="00B016B8" w:rsidRPr="002A3549" w:rsidRDefault="00B016B8" w:rsidP="00DC7E0F">
            <w:pPr>
              <w:pStyle w:val="ListParagraph"/>
              <w:numPr>
                <w:ilvl w:val="0"/>
                <w:numId w:val="13"/>
              </w:numPr>
              <w:spacing w:before="120" w:after="120"/>
              <w:contextualSpacing/>
              <w:cnfStyle w:val="000000010000" w:firstRow="0" w:lastRow="0" w:firstColumn="0" w:lastColumn="0" w:oddVBand="0" w:evenVBand="0" w:oddHBand="0" w:evenHBand="1" w:firstRowFirstColumn="0" w:firstRowLastColumn="0" w:lastRowFirstColumn="0" w:lastRowLastColumn="0"/>
            </w:pPr>
            <w:r w:rsidRPr="002A3549">
              <w:t>Cross functional</w:t>
            </w:r>
          </w:p>
        </w:tc>
        <w:tc>
          <w:tcPr>
            <w:cnfStyle w:val="000100000000" w:firstRow="0" w:lastRow="0" w:firstColumn="0" w:lastColumn="1" w:oddVBand="0" w:evenVBand="0" w:oddHBand="0" w:evenHBand="0" w:firstRowFirstColumn="0" w:firstRowLastColumn="0" w:lastRowFirstColumn="0" w:lastRowLastColumn="0"/>
            <w:tcW w:w="3686" w:type="dxa"/>
            <w:shd w:val="clear" w:color="auto" w:fill="FFFFFF" w:themeFill="background1"/>
          </w:tcPr>
          <w:p w14:paraId="3446B8A5" w14:textId="77777777" w:rsidR="00B016B8" w:rsidRPr="002A3549" w:rsidRDefault="00B016B8" w:rsidP="00782C85">
            <w:pPr>
              <w:rPr>
                <w:rFonts w:cstheme="minorHAnsi"/>
                <w:i/>
              </w:rPr>
            </w:pPr>
            <w:r w:rsidRPr="002A3549">
              <w:rPr>
                <w:rFonts w:cstheme="minorHAnsi"/>
                <w:i/>
              </w:rPr>
              <w:t>Test execution results and open defects in a Test Management Tool</w:t>
            </w:r>
          </w:p>
        </w:tc>
      </w:tr>
      <w:tr w:rsidR="00B016B8" w:rsidRPr="002A3549" w14:paraId="1F635651" w14:textId="77777777" w:rsidTr="006751A8">
        <w:tc>
          <w:tcPr>
            <w:cnfStyle w:val="001000000000" w:firstRow="0" w:lastRow="0" w:firstColumn="1" w:lastColumn="0" w:oddVBand="0" w:evenVBand="0" w:oddHBand="0" w:evenHBand="0" w:firstRowFirstColumn="0" w:firstRowLastColumn="0" w:lastRowFirstColumn="0" w:lastRowLastColumn="0"/>
            <w:tcW w:w="2689" w:type="dxa"/>
            <w:tcBorders>
              <w:bottom w:val="single" w:sz="4" w:space="0" w:color="auto"/>
            </w:tcBorders>
            <w:shd w:val="clear" w:color="auto" w:fill="FFFFFF" w:themeFill="background1"/>
          </w:tcPr>
          <w:p w14:paraId="124728C2" w14:textId="77777777" w:rsidR="00B016B8" w:rsidRPr="002A3549" w:rsidRDefault="00B016B8" w:rsidP="00782C85">
            <w:pPr>
              <w:spacing w:before="144"/>
              <w:rPr>
                <w:rFonts w:cstheme="minorHAnsi"/>
                <w:i/>
              </w:rPr>
            </w:pPr>
            <w:r w:rsidRPr="002A3549">
              <w:rPr>
                <w:rFonts w:cstheme="minorHAnsi"/>
                <w:i/>
              </w:rPr>
              <w:t>Functional Requirements Met</w:t>
            </w:r>
          </w:p>
        </w:tc>
        <w:tc>
          <w:tcPr>
            <w:tcW w:w="2976" w:type="dxa"/>
            <w:tcBorders>
              <w:bottom w:val="single" w:sz="4" w:space="0" w:color="auto"/>
            </w:tcBorders>
            <w:shd w:val="clear" w:color="auto" w:fill="FFFFFF" w:themeFill="background1"/>
          </w:tcPr>
          <w:p w14:paraId="4EF35179" w14:textId="77777777" w:rsidR="00B016B8" w:rsidRPr="002A3549" w:rsidRDefault="00B016B8" w:rsidP="00782C85">
            <w:pPr>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Test scenarios mapped to Functional Requirements</w:t>
            </w:r>
          </w:p>
        </w:tc>
        <w:tc>
          <w:tcPr>
            <w:cnfStyle w:val="000100000000" w:firstRow="0" w:lastRow="0" w:firstColumn="0" w:lastColumn="1" w:oddVBand="0" w:evenVBand="0" w:oddHBand="0" w:evenHBand="0" w:firstRowFirstColumn="0" w:firstRowLastColumn="0" w:lastRowFirstColumn="0" w:lastRowLastColumn="0"/>
            <w:tcW w:w="3686" w:type="dxa"/>
            <w:tcBorders>
              <w:bottom w:val="single" w:sz="4" w:space="0" w:color="auto"/>
            </w:tcBorders>
            <w:shd w:val="clear" w:color="auto" w:fill="FFFFFF" w:themeFill="background1"/>
          </w:tcPr>
          <w:p w14:paraId="6789753B" w14:textId="77777777" w:rsidR="00B016B8" w:rsidRPr="002A3549" w:rsidRDefault="00B016B8" w:rsidP="00782C85">
            <w:pPr>
              <w:rPr>
                <w:rFonts w:cstheme="minorHAnsi"/>
                <w:i/>
              </w:rPr>
            </w:pPr>
            <w:r w:rsidRPr="002A3549">
              <w:rPr>
                <w:rFonts w:cstheme="minorHAnsi"/>
                <w:i/>
              </w:rPr>
              <w:t>Mapped tests successfully executed</w:t>
            </w:r>
          </w:p>
        </w:tc>
      </w:tr>
      <w:tr w:rsidR="00B016B8" w:rsidRPr="002A3549" w14:paraId="197F2C56" w14:textId="77777777" w:rsidTr="006751A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tcBorders>
            <w:shd w:val="clear" w:color="auto" w:fill="FFFFFF" w:themeFill="background1"/>
          </w:tcPr>
          <w:p w14:paraId="40F31AE5" w14:textId="77777777" w:rsidR="00B016B8" w:rsidRPr="002A3549" w:rsidRDefault="00B016B8" w:rsidP="00782C85">
            <w:pPr>
              <w:spacing w:before="144"/>
              <w:rPr>
                <w:rFonts w:cstheme="minorHAnsi"/>
                <w:b w:val="0"/>
                <w:bCs w:val="0"/>
                <w:i/>
              </w:rPr>
            </w:pPr>
            <w:r w:rsidRPr="002A3549">
              <w:rPr>
                <w:rFonts w:cstheme="minorHAnsi"/>
                <w:b w:val="0"/>
                <w:bCs w:val="0"/>
                <w:i/>
              </w:rPr>
              <w:t>Business Requirements Met</w:t>
            </w:r>
          </w:p>
        </w:tc>
        <w:tc>
          <w:tcPr>
            <w:tcW w:w="2976" w:type="dxa"/>
            <w:tcBorders>
              <w:top w:val="single" w:sz="4" w:space="0" w:color="auto"/>
            </w:tcBorders>
            <w:shd w:val="clear" w:color="auto" w:fill="FFFFFF" w:themeFill="background1"/>
          </w:tcPr>
          <w:p w14:paraId="495BA93E" w14:textId="77777777" w:rsidR="00B016B8" w:rsidRPr="002A3549" w:rsidRDefault="00B016B8" w:rsidP="00782C85">
            <w:pPr>
              <w:cnfStyle w:val="010000000000" w:firstRow="0" w:lastRow="1" w:firstColumn="0" w:lastColumn="0" w:oddVBand="0" w:evenVBand="0" w:oddHBand="0" w:evenHBand="0" w:firstRowFirstColumn="0" w:firstRowLastColumn="0" w:lastRowFirstColumn="0" w:lastRowLastColumn="0"/>
              <w:rPr>
                <w:rFonts w:cstheme="minorHAnsi"/>
                <w:b w:val="0"/>
                <w:bCs w:val="0"/>
                <w:i/>
              </w:rPr>
            </w:pPr>
            <w:r w:rsidRPr="002A3549">
              <w:rPr>
                <w:rFonts w:cstheme="minorHAnsi"/>
                <w:b w:val="0"/>
                <w:bCs w:val="0"/>
                <w:i/>
              </w:rPr>
              <w:t>Test scenarios mapped to Business Requirements</w:t>
            </w:r>
          </w:p>
        </w:tc>
        <w:tc>
          <w:tcPr>
            <w:cnfStyle w:val="000100000000" w:firstRow="0" w:lastRow="0" w:firstColumn="0" w:lastColumn="1" w:oddVBand="0" w:evenVBand="0" w:oddHBand="0" w:evenHBand="0" w:firstRowFirstColumn="0" w:firstRowLastColumn="0" w:lastRowFirstColumn="0" w:lastRowLastColumn="0"/>
            <w:tcW w:w="3686" w:type="dxa"/>
            <w:tcBorders>
              <w:top w:val="single" w:sz="4" w:space="0" w:color="auto"/>
            </w:tcBorders>
            <w:shd w:val="clear" w:color="auto" w:fill="FFFFFF" w:themeFill="background1"/>
          </w:tcPr>
          <w:p w14:paraId="5C78987F" w14:textId="77777777" w:rsidR="00B016B8" w:rsidRPr="002A3549" w:rsidRDefault="00B016B8" w:rsidP="00782C85">
            <w:pPr>
              <w:rPr>
                <w:rFonts w:cstheme="minorHAnsi"/>
                <w:b w:val="0"/>
                <w:bCs w:val="0"/>
                <w:i/>
              </w:rPr>
            </w:pPr>
            <w:r w:rsidRPr="002A3549">
              <w:rPr>
                <w:rFonts w:cstheme="minorHAnsi"/>
                <w:b w:val="0"/>
                <w:bCs w:val="0"/>
                <w:i/>
              </w:rPr>
              <w:t>Mapped tests successfully executed</w:t>
            </w:r>
          </w:p>
        </w:tc>
      </w:tr>
    </w:tbl>
    <w:p w14:paraId="7ECB63C6" w14:textId="77777777" w:rsidR="00B016B8" w:rsidRDefault="00B016B8" w:rsidP="00B016B8">
      <w:pPr>
        <w:sectPr w:rsidR="00B016B8" w:rsidSect="00B016B8">
          <w:type w:val="continuous"/>
          <w:pgSz w:w="11910" w:h="16840" w:code="9"/>
          <w:pgMar w:top="567" w:right="1418" w:bottom="1701" w:left="1814" w:header="1644" w:footer="113" w:gutter="0"/>
          <w:cols w:space="284"/>
          <w:docGrid w:linePitch="299"/>
        </w:sectPr>
      </w:pPr>
    </w:p>
    <w:p w14:paraId="5BBFAAA0" w14:textId="3696A96B" w:rsidR="00B016B8" w:rsidRPr="00B23A06" w:rsidRDefault="00B016B8" w:rsidP="00896724">
      <w:pPr>
        <w:pStyle w:val="H2BL"/>
        <w:spacing w:before="0"/>
        <w:ind w:left="562" w:hanging="562"/>
        <w:outlineLvl w:val="1"/>
      </w:pPr>
      <w:bookmarkStart w:id="65" w:name="_Toc54786827"/>
      <w:r w:rsidRPr="00B23A06">
        <w:t>In Scope of Testing</w:t>
      </w:r>
      <w:bookmarkEnd w:id="65"/>
    </w:p>
    <w:p w14:paraId="4E9DF981" w14:textId="23543D88" w:rsidR="00B016B8" w:rsidRPr="002A3549" w:rsidRDefault="00B016B8" w:rsidP="002A3549">
      <w:pPr>
        <w:jc w:val="both"/>
        <w:rPr>
          <w:rFonts w:cstheme="minorHAnsi"/>
          <w:sz w:val="20"/>
          <w:szCs w:val="20"/>
        </w:rPr>
      </w:pPr>
      <w:r w:rsidRPr="002A3549">
        <w:rPr>
          <w:rFonts w:cstheme="minorHAnsi"/>
          <w:sz w:val="20"/>
          <w:szCs w:val="20"/>
        </w:rPr>
        <w:t>This section will document the Business Areas, High-level Processes and Functionality in the scope of testing.</w:t>
      </w:r>
    </w:p>
    <w:p w14:paraId="1D79B96F" w14:textId="41924455" w:rsidR="00B016B8" w:rsidRPr="00B23A06" w:rsidRDefault="00B016B8" w:rsidP="00896724">
      <w:pPr>
        <w:pStyle w:val="H2BL"/>
        <w:spacing w:before="0"/>
        <w:ind w:left="562" w:hanging="562"/>
        <w:outlineLvl w:val="1"/>
      </w:pPr>
      <w:bookmarkStart w:id="66" w:name="_Toc54786828"/>
      <w:r>
        <w:br w:type="column"/>
      </w:r>
      <w:r w:rsidRPr="00B23A06">
        <w:t>Business Areas in Scope</w:t>
      </w:r>
      <w:bookmarkEnd w:id="66"/>
    </w:p>
    <w:p w14:paraId="61CB9C8E" w14:textId="29A6DAFC" w:rsidR="00B016B8" w:rsidRPr="002A3549" w:rsidRDefault="001F00E3" w:rsidP="002A3549">
      <w:pPr>
        <w:jc w:val="both"/>
        <w:rPr>
          <w:rFonts w:cstheme="minorHAnsi"/>
          <w:sz w:val="20"/>
          <w:szCs w:val="20"/>
        </w:rPr>
      </w:pPr>
      <w:r w:rsidRPr="002A3549">
        <w:rPr>
          <w:rFonts w:cstheme="minorHAnsi"/>
          <w:sz w:val="20"/>
          <w:szCs w:val="20"/>
        </w:rPr>
        <w:t>DATA HUB</w:t>
      </w:r>
      <w:r w:rsidR="001812EF" w:rsidRPr="002A3549">
        <w:rPr>
          <w:rFonts w:cstheme="minorHAnsi"/>
          <w:sz w:val="20"/>
          <w:szCs w:val="20"/>
        </w:rPr>
        <w:t xml:space="preserve"> is being developed as</w:t>
      </w:r>
      <w:r w:rsidR="00B016B8" w:rsidRPr="002A3549">
        <w:rPr>
          <w:rFonts w:cstheme="minorHAnsi"/>
          <w:sz w:val="20"/>
          <w:szCs w:val="20"/>
        </w:rPr>
        <w:t xml:space="preserve"> a</w:t>
      </w:r>
      <w:r w:rsidR="008A770F" w:rsidRPr="002A3549">
        <w:rPr>
          <w:rFonts w:cstheme="minorHAnsi"/>
          <w:sz w:val="20"/>
          <w:szCs w:val="20"/>
        </w:rPr>
        <w:t xml:space="preserve"> Data Platform </w:t>
      </w:r>
      <w:r w:rsidR="00B016B8" w:rsidRPr="002A3549">
        <w:rPr>
          <w:rFonts w:cstheme="minorHAnsi"/>
          <w:sz w:val="20"/>
          <w:szCs w:val="20"/>
        </w:rPr>
        <w:t xml:space="preserve">across </w:t>
      </w:r>
      <w:r w:rsidR="00863767" w:rsidRPr="002A3549">
        <w:rPr>
          <w:rFonts w:cstheme="minorHAnsi"/>
          <w:sz w:val="20"/>
          <w:szCs w:val="20"/>
        </w:rPr>
        <w:t xml:space="preserve">global markets </w:t>
      </w:r>
      <w:r w:rsidR="00B016B8" w:rsidRPr="002A3549">
        <w:rPr>
          <w:rFonts w:cstheme="minorHAnsi"/>
          <w:sz w:val="20"/>
          <w:szCs w:val="20"/>
        </w:rPr>
        <w:t>that delivers integrat</w:t>
      </w:r>
      <w:r w:rsidR="00CB2A5D" w:rsidRPr="002A3549">
        <w:rPr>
          <w:rFonts w:cstheme="minorHAnsi"/>
          <w:sz w:val="20"/>
          <w:szCs w:val="20"/>
        </w:rPr>
        <w:t>ion</w:t>
      </w:r>
      <w:r w:rsidR="00B016B8" w:rsidRPr="002A3549">
        <w:rPr>
          <w:rFonts w:cstheme="minorHAnsi"/>
          <w:sz w:val="20"/>
          <w:szCs w:val="20"/>
        </w:rPr>
        <w:t xml:space="preserve"> </w:t>
      </w:r>
      <w:r w:rsidR="009A05ED" w:rsidRPr="002A3549">
        <w:rPr>
          <w:rFonts w:cstheme="minorHAnsi"/>
          <w:sz w:val="20"/>
          <w:szCs w:val="20"/>
        </w:rPr>
        <w:t xml:space="preserve">capability </w:t>
      </w:r>
      <w:r w:rsidR="00B0609B" w:rsidRPr="002A3549">
        <w:rPr>
          <w:rFonts w:cstheme="minorHAnsi"/>
          <w:sz w:val="20"/>
          <w:szCs w:val="20"/>
        </w:rPr>
        <w:t>with Forecasting, Demand Planning and Reporting tools</w:t>
      </w:r>
      <w:r w:rsidR="00B016B8" w:rsidRPr="002A3549">
        <w:rPr>
          <w:rFonts w:cstheme="minorHAnsi"/>
          <w:sz w:val="20"/>
          <w:szCs w:val="20"/>
        </w:rPr>
        <w:t>.</w:t>
      </w:r>
    </w:p>
    <w:p w14:paraId="5B41ED7E" w14:textId="77777777" w:rsidR="00B016B8" w:rsidRPr="002A3549" w:rsidRDefault="00B016B8" w:rsidP="002A3549">
      <w:pPr>
        <w:jc w:val="both"/>
        <w:rPr>
          <w:rFonts w:cstheme="minorHAnsi"/>
          <w:sz w:val="20"/>
          <w:szCs w:val="20"/>
        </w:rPr>
      </w:pPr>
      <w:r w:rsidRPr="002A3549">
        <w:rPr>
          <w:rFonts w:cstheme="minorHAnsi"/>
          <w:sz w:val="20"/>
          <w:szCs w:val="20"/>
        </w:rPr>
        <w:t>Provide a list of the functionality delivered as part of the project.</w:t>
      </w:r>
    </w:p>
    <w:p w14:paraId="49538879" w14:textId="77777777" w:rsidR="00B016B8" w:rsidRPr="0050573B" w:rsidRDefault="00B016B8" w:rsidP="00B016B8">
      <w:pPr>
        <w:sectPr w:rsidR="00B016B8" w:rsidRPr="0050573B" w:rsidSect="006E75F4">
          <w:type w:val="continuous"/>
          <w:pgSz w:w="11910" w:h="16840" w:code="9"/>
          <w:pgMar w:top="567" w:right="1418" w:bottom="1701" w:left="1814" w:header="1644" w:footer="113" w:gutter="0"/>
          <w:cols w:num="2" w:space="284"/>
          <w:docGrid w:linePitch="299"/>
        </w:sectPr>
      </w:pPr>
    </w:p>
    <w:p w14:paraId="521F25C1" w14:textId="752F75F0" w:rsidR="00B016B8" w:rsidRPr="00B23A06" w:rsidRDefault="00B016B8" w:rsidP="005574E3">
      <w:pPr>
        <w:pStyle w:val="H2BL"/>
        <w:spacing w:before="0"/>
        <w:ind w:left="562" w:hanging="562"/>
        <w:jc w:val="both"/>
        <w:outlineLvl w:val="1"/>
      </w:pPr>
      <w:bookmarkStart w:id="67" w:name="_Toc54786829"/>
      <w:r w:rsidRPr="00B23A06">
        <w:t>High-level Processes &amp; Functionality in</w:t>
      </w:r>
      <w:r w:rsidR="005574E3">
        <w:t xml:space="preserve"> </w:t>
      </w:r>
      <w:r w:rsidRPr="00B23A06">
        <w:t>Scope</w:t>
      </w:r>
      <w:bookmarkEnd w:id="67"/>
    </w:p>
    <w:p w14:paraId="756F9395" w14:textId="198A45C1" w:rsidR="001636E7" w:rsidRPr="002A3549" w:rsidRDefault="00B016B8" w:rsidP="002A3549">
      <w:pPr>
        <w:jc w:val="both"/>
        <w:rPr>
          <w:rFonts w:cstheme="minorHAnsi"/>
          <w:sz w:val="20"/>
          <w:szCs w:val="20"/>
        </w:rPr>
      </w:pPr>
      <w:r w:rsidRPr="002A3549">
        <w:rPr>
          <w:rFonts w:cstheme="minorHAnsi"/>
          <w:sz w:val="20"/>
          <w:szCs w:val="20"/>
        </w:rPr>
        <w:t xml:space="preserve">The table below contains the high-level processes considered for </w:t>
      </w:r>
      <w:r w:rsidR="001636E7" w:rsidRPr="002A3549">
        <w:rPr>
          <w:rFonts w:cstheme="minorHAnsi"/>
          <w:sz w:val="20"/>
          <w:szCs w:val="20"/>
        </w:rPr>
        <w:t>Testing as defined in the Process decomposition document</w:t>
      </w:r>
      <w:r w:rsidR="002804F2" w:rsidRPr="002A3549">
        <w:rPr>
          <w:rFonts w:cstheme="minorHAnsi"/>
          <w:sz w:val="20"/>
          <w:szCs w:val="20"/>
        </w:rPr>
        <w:t xml:space="preserve"> (Risk Based Testing Template)</w:t>
      </w:r>
      <w:r w:rsidR="001636E7" w:rsidRPr="002A3549">
        <w:rPr>
          <w:rFonts w:cstheme="minorHAnsi"/>
          <w:sz w:val="20"/>
          <w:szCs w:val="20"/>
        </w:rPr>
        <w:t>.</w:t>
      </w:r>
    </w:p>
    <w:p w14:paraId="79A401CB" w14:textId="547DA356" w:rsidR="00B016B8" w:rsidRDefault="00B016B8" w:rsidP="00B016B8">
      <w:pPr>
        <w:rPr>
          <w:rFonts w:cstheme="minorHAnsi"/>
        </w:rPr>
      </w:pPr>
      <w:r>
        <w:rPr>
          <w:rFonts w:cstheme="minorHAnsi"/>
        </w:rPr>
        <w:br w:type="column"/>
      </w:r>
    </w:p>
    <w:p w14:paraId="40A00C81" w14:textId="77777777" w:rsidR="00B016B8" w:rsidRDefault="00B016B8" w:rsidP="00B016B8">
      <w:pPr>
        <w:rPr>
          <w:rFonts w:cstheme="minorHAnsi"/>
        </w:rPr>
      </w:pPr>
    </w:p>
    <w:p w14:paraId="4032DCB6" w14:textId="23E5C415" w:rsidR="00B016B8" w:rsidRDefault="00B016B8" w:rsidP="00B016B8">
      <w:pPr>
        <w:rPr>
          <w:rFonts w:cstheme="minorHAnsi"/>
        </w:rPr>
        <w:sectPr w:rsidR="00B016B8" w:rsidSect="00B016B8">
          <w:pgSz w:w="11910" w:h="16840" w:code="9"/>
          <w:pgMar w:top="567" w:right="1418" w:bottom="1701" w:left="1814" w:header="1644" w:footer="113" w:gutter="0"/>
          <w:cols w:num="2" w:space="284"/>
          <w:docGrid w:linePitch="299"/>
        </w:sectPr>
      </w:pPr>
    </w:p>
    <w:tbl>
      <w:tblPr>
        <w:tblStyle w:val="Experior2"/>
        <w:tblW w:w="5312"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
      <w:tblGrid>
        <w:gridCol w:w="2890"/>
        <w:gridCol w:w="3947"/>
        <w:gridCol w:w="2372"/>
      </w:tblGrid>
      <w:tr w:rsidR="00907D36" w:rsidRPr="002A3549" w14:paraId="34988206" w14:textId="77777777" w:rsidTr="00A76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tcPr>
          <w:p w14:paraId="7A0A57FC" w14:textId="77777777" w:rsidR="002D3E4A" w:rsidRPr="002A3549" w:rsidRDefault="002D3E4A" w:rsidP="00D102D5">
            <w:pPr>
              <w:rPr>
                <w:rFonts w:cstheme="minorHAnsi"/>
                <w:sz w:val="20"/>
              </w:rPr>
            </w:pPr>
            <w:r w:rsidRPr="002A3549">
              <w:rPr>
                <w:rFonts w:cstheme="minorHAnsi"/>
                <w:sz w:val="20"/>
              </w:rPr>
              <w:t>High-level Process</w:t>
            </w:r>
          </w:p>
        </w:tc>
        <w:tc>
          <w:tcPr>
            <w:tcW w:w="2143" w:type="pct"/>
          </w:tcPr>
          <w:p w14:paraId="79DE54EE" w14:textId="77777777" w:rsidR="002D3E4A" w:rsidRPr="002A3549" w:rsidRDefault="002D3E4A" w:rsidP="00D102D5">
            <w:pPr>
              <w:cnfStyle w:val="100000000000" w:firstRow="1" w:lastRow="0" w:firstColumn="0" w:lastColumn="0" w:oddVBand="0" w:evenVBand="0" w:oddHBand="0" w:evenHBand="0" w:firstRowFirstColumn="0" w:firstRowLastColumn="0" w:lastRowFirstColumn="0" w:lastRowLastColumn="0"/>
              <w:rPr>
                <w:rFonts w:cstheme="minorHAnsi"/>
                <w:sz w:val="20"/>
              </w:rPr>
            </w:pPr>
            <w:r w:rsidRPr="002A3549">
              <w:rPr>
                <w:rFonts w:cstheme="minorHAnsi"/>
                <w:sz w:val="20"/>
              </w:rPr>
              <w:t>Sub-process</w:t>
            </w:r>
          </w:p>
        </w:tc>
        <w:tc>
          <w:tcPr>
            <w:cnfStyle w:val="000100000000" w:firstRow="0" w:lastRow="0" w:firstColumn="0" w:lastColumn="1" w:oddVBand="0" w:evenVBand="0" w:oddHBand="0" w:evenHBand="0" w:firstRowFirstColumn="0" w:firstRowLastColumn="0" w:lastRowFirstColumn="0" w:lastRowLastColumn="0"/>
            <w:tcW w:w="1288" w:type="pct"/>
          </w:tcPr>
          <w:p w14:paraId="616D2E5D" w14:textId="77777777" w:rsidR="002D3E4A" w:rsidRPr="002A3549" w:rsidRDefault="002D3E4A" w:rsidP="00D102D5">
            <w:pPr>
              <w:rPr>
                <w:rFonts w:cstheme="minorHAnsi"/>
                <w:sz w:val="20"/>
              </w:rPr>
            </w:pPr>
            <w:r w:rsidRPr="002A3549">
              <w:rPr>
                <w:rFonts w:cstheme="minorHAnsi"/>
                <w:sz w:val="20"/>
              </w:rPr>
              <w:t>Number of Tests</w:t>
            </w:r>
          </w:p>
        </w:tc>
      </w:tr>
      <w:tr w:rsidR="00907D36" w:rsidRPr="002A3549" w14:paraId="25FB9EE8" w14:textId="77777777" w:rsidTr="00A76A56">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59C0EAA8" w14:textId="77777777" w:rsidR="002D3E4A" w:rsidRPr="002A3549" w:rsidRDefault="002D3E4A" w:rsidP="00D102D5">
            <w:pPr>
              <w:rPr>
                <w:rFonts w:cstheme="minorHAnsi"/>
                <w:i/>
              </w:rPr>
            </w:pPr>
            <w:r w:rsidRPr="002A3549">
              <w:rPr>
                <w:rFonts w:cstheme="minorHAnsi"/>
                <w:i/>
              </w:rPr>
              <w:t>Data Hub (Data Platform)</w:t>
            </w:r>
          </w:p>
        </w:tc>
        <w:tc>
          <w:tcPr>
            <w:tcW w:w="2143" w:type="pct"/>
            <w:shd w:val="clear" w:color="auto" w:fill="FFFFFF" w:themeFill="background1"/>
          </w:tcPr>
          <w:p w14:paraId="58F71E00"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Stock Keeping Unit (SKU) Level Conversion</w:t>
            </w:r>
          </w:p>
          <w:p w14:paraId="1B46C037"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Sales History Aggregation</w:t>
            </w:r>
          </w:p>
          <w:p w14:paraId="0448CC22"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Forecast Data Disaggregation</w:t>
            </w:r>
          </w:p>
          <w:p w14:paraId="77CBF922"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Time Conversion</w:t>
            </w:r>
          </w:p>
          <w:p w14:paraId="672183D0"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Unit of Measure Conversion</w:t>
            </w:r>
          </w:p>
          <w:p w14:paraId="0BCAA326"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Geography Conversion</w:t>
            </w: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77E1A173" w14:textId="77777777" w:rsidR="002D3E4A" w:rsidRPr="0094412B" w:rsidRDefault="002D3E4A" w:rsidP="00D102D5">
            <w:pPr>
              <w:rPr>
                <w:rFonts w:cstheme="minorHAnsi"/>
              </w:rPr>
            </w:pPr>
          </w:p>
        </w:tc>
      </w:tr>
      <w:tr w:rsidR="00907D36" w:rsidRPr="002A3549" w14:paraId="01BE8E37" w14:textId="77777777" w:rsidTr="00A76A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410BF3F0" w14:textId="77777777" w:rsidR="002D3E4A" w:rsidRPr="002A3549" w:rsidRDefault="002D3E4A" w:rsidP="00D102D5">
            <w:pPr>
              <w:rPr>
                <w:rFonts w:cstheme="minorHAnsi"/>
                <w:i/>
              </w:rPr>
            </w:pPr>
            <w:r w:rsidRPr="002A3549">
              <w:rPr>
                <w:rFonts w:cstheme="minorHAnsi"/>
                <w:i/>
              </w:rPr>
              <w:t>Forecasting</w:t>
            </w:r>
          </w:p>
        </w:tc>
        <w:tc>
          <w:tcPr>
            <w:tcW w:w="2143" w:type="pct"/>
            <w:shd w:val="clear" w:color="auto" w:fill="FFFFFF" w:themeFill="background1"/>
          </w:tcPr>
          <w:p w14:paraId="029A06DF" w14:textId="77777777" w:rsidR="002D3E4A" w:rsidRPr="002A3549" w:rsidRDefault="002D3E4A" w:rsidP="00DC7E0F">
            <w:pPr>
              <w:pStyle w:val="ListParagraph"/>
              <w:numPr>
                <w:ilvl w:val="0"/>
                <w:numId w:val="18"/>
              </w:numPr>
              <w:spacing w:before="60" w:after="60"/>
              <w:cnfStyle w:val="000000010000" w:firstRow="0" w:lastRow="0" w:firstColumn="0" w:lastColumn="0" w:oddVBand="0" w:evenVBand="0" w:oddHBand="0" w:evenHBand="1" w:firstRowFirstColumn="0" w:firstRowLastColumn="0" w:lastRowFirstColumn="0" w:lastRowLastColumn="0"/>
              <w:rPr>
                <w:rFonts w:cstheme="minorHAnsi"/>
                <w:i/>
              </w:rPr>
            </w:pPr>
            <w:r w:rsidRPr="002A3549">
              <w:rPr>
                <w:rFonts w:cstheme="minorHAnsi"/>
                <w:i/>
              </w:rPr>
              <w:t>Sales Demand Forecasting</w:t>
            </w:r>
          </w:p>
          <w:p w14:paraId="6A0653D4" w14:textId="77777777" w:rsidR="002D3E4A" w:rsidRPr="002A3549" w:rsidRDefault="002D3E4A" w:rsidP="00DC7E0F">
            <w:pPr>
              <w:pStyle w:val="ListParagraph"/>
              <w:numPr>
                <w:ilvl w:val="0"/>
                <w:numId w:val="18"/>
              </w:numPr>
              <w:spacing w:before="60" w:after="60"/>
              <w:cnfStyle w:val="000000010000" w:firstRow="0" w:lastRow="0" w:firstColumn="0" w:lastColumn="0" w:oddVBand="0" w:evenVBand="0" w:oddHBand="0" w:evenHBand="1" w:firstRowFirstColumn="0" w:firstRowLastColumn="0" w:lastRowFirstColumn="0" w:lastRowLastColumn="0"/>
              <w:rPr>
                <w:rFonts w:cstheme="minorHAnsi"/>
                <w:i/>
              </w:rPr>
            </w:pPr>
            <w:r w:rsidRPr="002A3549">
              <w:rPr>
                <w:rFonts w:cstheme="minorHAnsi"/>
                <w:i/>
              </w:rPr>
              <w:t>Market Size Forecasting</w:t>
            </w:r>
          </w:p>
          <w:p w14:paraId="0FCADC6A" w14:textId="77777777" w:rsidR="002D3E4A" w:rsidRPr="002A3549" w:rsidRDefault="002D3E4A" w:rsidP="00D102D5">
            <w:pPr>
              <w:spacing w:before="60" w:after="60"/>
              <w:cnfStyle w:val="000000010000" w:firstRow="0" w:lastRow="0" w:firstColumn="0" w:lastColumn="0" w:oddVBand="0" w:evenVBand="0" w:oddHBand="0" w:evenHBand="1" w:firstRowFirstColumn="0" w:firstRowLastColumn="0" w:lastRowFirstColumn="0" w:lastRowLastColumn="0"/>
              <w:rPr>
                <w:rFonts w:cstheme="minorHAnsi"/>
                <w:i/>
              </w:rPr>
            </w:pP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7476844E" w14:textId="77777777" w:rsidR="002D3E4A" w:rsidRPr="0094412B" w:rsidRDefault="002D3E4A" w:rsidP="00D102D5">
            <w:pPr>
              <w:rPr>
                <w:rFonts w:cstheme="minorHAnsi"/>
              </w:rPr>
            </w:pPr>
          </w:p>
        </w:tc>
      </w:tr>
      <w:tr w:rsidR="00907D36" w:rsidRPr="0094412B" w14:paraId="56EFE1EA" w14:textId="77777777" w:rsidTr="00A76A56">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06627A6C" w14:textId="77777777" w:rsidR="002D3E4A" w:rsidRPr="002A3549" w:rsidRDefault="002D3E4A" w:rsidP="00D102D5">
            <w:pPr>
              <w:rPr>
                <w:rFonts w:cstheme="minorHAnsi"/>
                <w:i/>
              </w:rPr>
            </w:pPr>
            <w:r w:rsidRPr="002A3549">
              <w:rPr>
                <w:rFonts w:cstheme="minorHAnsi"/>
                <w:i/>
              </w:rPr>
              <w:t>Demand Drivers</w:t>
            </w:r>
          </w:p>
        </w:tc>
        <w:tc>
          <w:tcPr>
            <w:tcW w:w="2143" w:type="pct"/>
            <w:shd w:val="clear" w:color="auto" w:fill="FFFFFF" w:themeFill="background1"/>
          </w:tcPr>
          <w:p w14:paraId="1061F45D" w14:textId="77777777" w:rsidR="002D3E4A" w:rsidRPr="002A3549"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Pull Demand Drivers from HIVE</w:t>
            </w:r>
          </w:p>
          <w:p w14:paraId="0AFF3BAF" w14:textId="303251AF" w:rsidR="00B1566F" w:rsidRPr="002A3549" w:rsidRDefault="00B1566F"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2A3549">
              <w:rPr>
                <w:rFonts w:cstheme="minorHAnsi"/>
                <w:i/>
              </w:rPr>
              <w:t>Manual Delta Loads</w:t>
            </w: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7CA166C1" w14:textId="77777777" w:rsidR="002D3E4A" w:rsidRPr="0094412B" w:rsidRDefault="002D3E4A" w:rsidP="00D102D5">
            <w:pPr>
              <w:rPr>
                <w:rFonts w:cstheme="minorHAnsi"/>
              </w:rPr>
            </w:pPr>
          </w:p>
        </w:tc>
      </w:tr>
      <w:tr w:rsidR="00907D36" w:rsidRPr="0094412B" w14:paraId="73296E80" w14:textId="77777777" w:rsidTr="00A76A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4BBAC538" w14:textId="77777777" w:rsidR="002D3E4A" w:rsidRPr="00F13587" w:rsidRDefault="002D3E4A" w:rsidP="00D102D5">
            <w:pPr>
              <w:rPr>
                <w:rFonts w:cstheme="minorHAnsi"/>
                <w:b/>
                <w:bCs w:val="0"/>
                <w:i/>
              </w:rPr>
            </w:pPr>
            <w:r w:rsidRPr="00F13587">
              <w:rPr>
                <w:rFonts w:cstheme="minorHAnsi"/>
                <w:bCs w:val="0"/>
                <w:i/>
              </w:rPr>
              <w:t>Store Forecast changes /Extracts</w:t>
            </w:r>
          </w:p>
        </w:tc>
        <w:tc>
          <w:tcPr>
            <w:tcW w:w="2143" w:type="pct"/>
            <w:shd w:val="clear" w:color="auto" w:fill="FFFFFF" w:themeFill="background1"/>
          </w:tcPr>
          <w:p w14:paraId="572CCECF" w14:textId="77777777" w:rsidR="002D3E4A" w:rsidRPr="00F13587" w:rsidRDefault="002D3E4A" w:rsidP="00DC7E0F">
            <w:pPr>
              <w:pStyle w:val="ListParagraph"/>
              <w:numPr>
                <w:ilvl w:val="0"/>
                <w:numId w:val="18"/>
              </w:numPr>
              <w:spacing w:before="60" w:after="60"/>
              <w:cnfStyle w:val="000000010000" w:firstRow="0" w:lastRow="0" w:firstColumn="0" w:lastColumn="0" w:oddVBand="0" w:evenVBand="0" w:oddHBand="0" w:evenHBand="1" w:firstRowFirstColumn="0" w:firstRowLastColumn="0" w:lastRowFirstColumn="0" w:lastRowLastColumn="0"/>
              <w:rPr>
                <w:rFonts w:cstheme="minorHAnsi"/>
                <w:b/>
                <w:bCs/>
                <w:i/>
              </w:rPr>
            </w:pPr>
            <w:r w:rsidRPr="00F13587">
              <w:rPr>
                <w:rFonts w:cstheme="minorHAnsi"/>
                <w:i/>
              </w:rPr>
              <w:t>Forecast Changes (by Planners in APO)</w:t>
            </w:r>
          </w:p>
          <w:p w14:paraId="6D06B064" w14:textId="77777777" w:rsidR="002D3E4A" w:rsidRPr="00F13587" w:rsidRDefault="002D3E4A" w:rsidP="00D102D5">
            <w:pPr>
              <w:spacing w:before="60" w:after="60"/>
              <w:cnfStyle w:val="000000010000" w:firstRow="0" w:lastRow="0" w:firstColumn="0" w:lastColumn="0" w:oddVBand="0" w:evenVBand="0" w:oddHBand="0" w:evenHBand="1" w:firstRowFirstColumn="0" w:firstRowLastColumn="0" w:lastRowFirstColumn="0" w:lastRowLastColumn="0"/>
              <w:rPr>
                <w:rFonts w:cstheme="minorHAnsi"/>
                <w:b/>
                <w:bCs/>
                <w:i/>
              </w:rPr>
            </w:pP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34A9DA53" w14:textId="77777777" w:rsidR="002D3E4A" w:rsidRPr="0094412B" w:rsidRDefault="002D3E4A" w:rsidP="00D102D5">
            <w:pPr>
              <w:rPr>
                <w:rFonts w:cstheme="minorHAnsi"/>
              </w:rPr>
            </w:pPr>
          </w:p>
        </w:tc>
      </w:tr>
      <w:tr w:rsidR="00907D36" w:rsidRPr="0094412B" w14:paraId="0DE5FC05" w14:textId="77777777" w:rsidTr="00A76A56">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5527DC66" w14:textId="77777777" w:rsidR="002D3E4A" w:rsidRPr="00A76A56" w:rsidRDefault="002D3E4A" w:rsidP="00D102D5">
            <w:pPr>
              <w:rPr>
                <w:rFonts w:cstheme="minorHAnsi"/>
                <w:i/>
              </w:rPr>
            </w:pPr>
            <w:r w:rsidRPr="00A76A56">
              <w:rPr>
                <w:rFonts w:cstheme="minorHAnsi"/>
                <w:i/>
              </w:rPr>
              <w:t>MDM</w:t>
            </w:r>
          </w:p>
        </w:tc>
        <w:tc>
          <w:tcPr>
            <w:tcW w:w="2143" w:type="pct"/>
            <w:shd w:val="clear" w:color="auto" w:fill="FFFFFF" w:themeFill="background1"/>
          </w:tcPr>
          <w:p w14:paraId="753F16FC" w14:textId="77777777" w:rsidR="002D3E4A" w:rsidRPr="00A76A56" w:rsidRDefault="002D3E4A" w:rsidP="00DC7E0F">
            <w:pPr>
              <w:pStyle w:val="ListParagraph"/>
              <w:numPr>
                <w:ilvl w:val="0"/>
                <w:numId w:val="18"/>
              </w:numPr>
              <w:spacing w:before="60" w:after="60"/>
              <w:cnfStyle w:val="000000000000" w:firstRow="0" w:lastRow="0" w:firstColumn="0" w:lastColumn="0" w:oddVBand="0" w:evenVBand="0" w:oddHBand="0" w:evenHBand="0" w:firstRowFirstColumn="0" w:firstRowLastColumn="0" w:lastRowFirstColumn="0" w:lastRowLastColumn="0"/>
              <w:rPr>
                <w:rFonts w:cstheme="minorHAnsi"/>
                <w:i/>
              </w:rPr>
            </w:pPr>
            <w:r w:rsidRPr="00A76A56">
              <w:rPr>
                <w:rFonts w:cstheme="minorHAnsi"/>
                <w:i/>
              </w:rPr>
              <w:t>Pull Master Data</w:t>
            </w: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1061AAE6" w14:textId="77777777" w:rsidR="002D3E4A" w:rsidRPr="0094412B" w:rsidRDefault="002D3E4A" w:rsidP="00D102D5">
            <w:pPr>
              <w:rPr>
                <w:rFonts w:cstheme="minorHAnsi"/>
              </w:rPr>
            </w:pPr>
          </w:p>
        </w:tc>
      </w:tr>
      <w:tr w:rsidR="00907D36" w:rsidRPr="0094412B" w14:paraId="3D2F90AA" w14:textId="77777777" w:rsidTr="00A76A5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shd w:val="clear" w:color="auto" w:fill="FFFFFF" w:themeFill="background1"/>
          </w:tcPr>
          <w:p w14:paraId="4B0203B6" w14:textId="77777777" w:rsidR="002D3E4A" w:rsidRPr="00A76A56" w:rsidRDefault="002D3E4A" w:rsidP="00D102D5">
            <w:pPr>
              <w:rPr>
                <w:rFonts w:cstheme="minorHAnsi"/>
                <w:b w:val="0"/>
                <w:bCs w:val="0"/>
                <w:i/>
              </w:rPr>
            </w:pPr>
            <w:r w:rsidRPr="00A76A56">
              <w:rPr>
                <w:rFonts w:cstheme="minorHAnsi"/>
                <w:i/>
              </w:rPr>
              <w:t>KPI Reporting</w:t>
            </w:r>
          </w:p>
        </w:tc>
        <w:tc>
          <w:tcPr>
            <w:tcW w:w="2143" w:type="pct"/>
            <w:shd w:val="clear" w:color="auto" w:fill="FFFFFF" w:themeFill="background1"/>
          </w:tcPr>
          <w:p w14:paraId="27554A4A" w14:textId="77777777" w:rsidR="002D3E4A" w:rsidRPr="00A76A56" w:rsidRDefault="002D3E4A" w:rsidP="00D102D5">
            <w:pPr>
              <w:spacing w:before="60" w:after="60"/>
              <w:cnfStyle w:val="010000000000" w:firstRow="0" w:lastRow="1" w:firstColumn="0" w:lastColumn="0" w:oddVBand="0" w:evenVBand="0" w:oddHBand="0" w:evenHBand="0" w:firstRowFirstColumn="0" w:firstRowLastColumn="0" w:lastRowFirstColumn="0" w:lastRowLastColumn="0"/>
              <w:rPr>
                <w:rFonts w:cstheme="minorHAnsi"/>
                <w:i/>
              </w:rPr>
            </w:pPr>
            <w:r w:rsidRPr="00A76A56">
              <w:rPr>
                <w:rFonts w:cstheme="minorHAnsi"/>
                <w:i/>
              </w:rPr>
              <w:t>18 KPI Definitions and below Visualizations:</w:t>
            </w:r>
          </w:p>
          <w:p w14:paraId="0E0FC550" w14:textId="77777777" w:rsidR="002D3E4A" w:rsidRPr="00A76A56" w:rsidRDefault="002D3E4A" w:rsidP="00DC7E0F">
            <w:pPr>
              <w:pStyle w:val="ListParagraph"/>
              <w:numPr>
                <w:ilvl w:val="0"/>
                <w:numId w:val="18"/>
              </w:numPr>
              <w:spacing w:before="60" w:after="60"/>
              <w:cnfStyle w:val="010000000000" w:firstRow="0" w:lastRow="1" w:firstColumn="0" w:lastColumn="0" w:oddVBand="0" w:evenVBand="0" w:oddHBand="0" w:evenHBand="0" w:firstRowFirstColumn="0" w:firstRowLastColumn="0" w:lastRowFirstColumn="0" w:lastRowLastColumn="0"/>
              <w:rPr>
                <w:rFonts w:cstheme="minorHAnsi"/>
                <w:b w:val="0"/>
                <w:bCs w:val="0"/>
                <w:i/>
              </w:rPr>
            </w:pPr>
            <w:commentRangeStart w:id="68"/>
            <w:r w:rsidRPr="00A76A56">
              <w:rPr>
                <w:rFonts w:cstheme="minorHAnsi"/>
                <w:i/>
              </w:rPr>
              <w:t>Bias – Forecast Vs Actuals</w:t>
            </w:r>
          </w:p>
          <w:p w14:paraId="0E114C08" w14:textId="77777777" w:rsidR="002D3E4A" w:rsidRPr="00A76A56" w:rsidRDefault="002D3E4A" w:rsidP="00DC7E0F">
            <w:pPr>
              <w:pStyle w:val="ListParagraph"/>
              <w:numPr>
                <w:ilvl w:val="0"/>
                <w:numId w:val="18"/>
              </w:numPr>
              <w:spacing w:before="60" w:after="60"/>
              <w:cnfStyle w:val="010000000000" w:firstRow="0" w:lastRow="1" w:firstColumn="0" w:lastColumn="0" w:oddVBand="0" w:evenVBand="0" w:oddHBand="0" w:evenHBand="0" w:firstRowFirstColumn="0" w:firstRowLastColumn="0" w:lastRowFirstColumn="0" w:lastRowLastColumn="0"/>
              <w:rPr>
                <w:rFonts w:cstheme="minorHAnsi"/>
                <w:b w:val="0"/>
                <w:bCs w:val="0"/>
                <w:i/>
              </w:rPr>
            </w:pPr>
            <w:r w:rsidRPr="00A76A56">
              <w:rPr>
                <w:rFonts w:cstheme="minorHAnsi"/>
                <w:i/>
              </w:rPr>
              <w:t>Sales Volume (Bar Chart with trendline)</w:t>
            </w:r>
          </w:p>
          <w:p w14:paraId="489E8AB3" w14:textId="77777777" w:rsidR="002D3E4A" w:rsidRPr="00A76A56" w:rsidRDefault="002D3E4A" w:rsidP="00DC7E0F">
            <w:pPr>
              <w:pStyle w:val="ListParagraph"/>
              <w:numPr>
                <w:ilvl w:val="0"/>
                <w:numId w:val="18"/>
              </w:numPr>
              <w:spacing w:before="60" w:after="60"/>
              <w:cnfStyle w:val="010000000000" w:firstRow="0" w:lastRow="1" w:firstColumn="0" w:lastColumn="0" w:oddVBand="0" w:evenVBand="0" w:oddHBand="0" w:evenHBand="0" w:firstRowFirstColumn="0" w:firstRowLastColumn="0" w:lastRowFirstColumn="0" w:lastRowLastColumn="0"/>
              <w:rPr>
                <w:rFonts w:cstheme="minorHAnsi"/>
                <w:b w:val="0"/>
                <w:bCs w:val="0"/>
                <w:i/>
              </w:rPr>
            </w:pPr>
            <w:r w:rsidRPr="00A76A56">
              <w:rPr>
                <w:rFonts w:cstheme="minorHAnsi"/>
                <w:i/>
              </w:rPr>
              <w:t>Waterfall Chart</w:t>
            </w:r>
          </w:p>
          <w:p w14:paraId="053BCCEC" w14:textId="77777777" w:rsidR="002D3E4A" w:rsidRPr="00A76A56" w:rsidRDefault="002D3E4A" w:rsidP="00DC7E0F">
            <w:pPr>
              <w:pStyle w:val="ListParagraph"/>
              <w:numPr>
                <w:ilvl w:val="0"/>
                <w:numId w:val="18"/>
              </w:numPr>
              <w:spacing w:before="60" w:after="60"/>
              <w:cnfStyle w:val="010000000000" w:firstRow="0" w:lastRow="1" w:firstColumn="0" w:lastColumn="0" w:oddVBand="0" w:evenVBand="0" w:oddHBand="0" w:evenHBand="0" w:firstRowFirstColumn="0" w:firstRowLastColumn="0" w:lastRowFirstColumn="0" w:lastRowLastColumn="0"/>
              <w:rPr>
                <w:rFonts w:cstheme="minorHAnsi"/>
                <w:b w:val="0"/>
                <w:bCs w:val="0"/>
                <w:i/>
              </w:rPr>
            </w:pPr>
            <w:r w:rsidRPr="00A76A56">
              <w:rPr>
                <w:rFonts w:cstheme="minorHAnsi"/>
                <w:i/>
              </w:rPr>
              <w:t>Heat Map</w:t>
            </w:r>
          </w:p>
          <w:p w14:paraId="62312FAE" w14:textId="61EEA73E" w:rsidR="002D3E4A" w:rsidRPr="00A76A56" w:rsidRDefault="002D3E4A" w:rsidP="00DC7E0F">
            <w:pPr>
              <w:pStyle w:val="ListParagraph"/>
              <w:numPr>
                <w:ilvl w:val="0"/>
                <w:numId w:val="18"/>
              </w:numPr>
              <w:spacing w:before="60" w:after="60"/>
              <w:cnfStyle w:val="010000000000" w:firstRow="0" w:lastRow="1" w:firstColumn="0" w:lastColumn="0" w:oddVBand="0" w:evenVBand="0" w:oddHBand="0" w:evenHBand="0" w:firstRowFirstColumn="0" w:firstRowLastColumn="0" w:lastRowFirstColumn="0" w:lastRowLastColumn="0"/>
              <w:rPr>
                <w:rFonts w:cstheme="minorBidi"/>
                <w:b w:val="0"/>
                <w:i/>
              </w:rPr>
            </w:pPr>
            <w:commentRangeStart w:id="69"/>
            <w:commentRangeStart w:id="70"/>
            <w:commentRangeStart w:id="71"/>
            <w:r w:rsidRPr="00A76A56">
              <w:rPr>
                <w:rFonts w:cstheme="minorBidi"/>
                <w:i/>
              </w:rPr>
              <w:t>Consolidated BOP Dashboard (Amalgamation of 17 Charts)</w:t>
            </w:r>
            <w:commentRangeEnd w:id="68"/>
            <w:r w:rsidRPr="00A76A56">
              <w:rPr>
                <w:rStyle w:val="CommentReference"/>
                <w:sz w:val="20"/>
                <w:szCs w:val="20"/>
              </w:rPr>
              <w:commentReference w:id="68"/>
            </w:r>
            <w:commentRangeEnd w:id="69"/>
            <w:r w:rsidR="00F20E3F" w:rsidRPr="00A76A56">
              <w:rPr>
                <w:rStyle w:val="CommentReference"/>
                <w:sz w:val="20"/>
                <w:szCs w:val="20"/>
              </w:rPr>
              <w:commentReference w:id="69"/>
            </w:r>
            <w:commentRangeEnd w:id="70"/>
            <w:r w:rsidR="00FD0BDF" w:rsidRPr="00A76A56">
              <w:rPr>
                <w:rStyle w:val="CommentReference"/>
                <w:sz w:val="20"/>
                <w:szCs w:val="20"/>
              </w:rPr>
              <w:commentReference w:id="70"/>
            </w:r>
            <w:commentRangeEnd w:id="71"/>
            <w:r w:rsidRPr="00A76A56">
              <w:rPr>
                <w:rStyle w:val="CommentReference"/>
                <w:sz w:val="20"/>
                <w:szCs w:val="20"/>
              </w:rPr>
              <w:commentReference w:id="71"/>
            </w:r>
          </w:p>
        </w:tc>
        <w:tc>
          <w:tcPr>
            <w:cnfStyle w:val="000100000000" w:firstRow="0" w:lastRow="0" w:firstColumn="0" w:lastColumn="1" w:oddVBand="0" w:evenVBand="0" w:oddHBand="0" w:evenHBand="0" w:firstRowFirstColumn="0" w:firstRowLastColumn="0" w:lastRowFirstColumn="0" w:lastRowLastColumn="0"/>
            <w:tcW w:w="1288" w:type="pct"/>
            <w:shd w:val="clear" w:color="auto" w:fill="FFFFFF" w:themeFill="background1"/>
          </w:tcPr>
          <w:p w14:paraId="13FF1E06" w14:textId="77777777" w:rsidR="002D3E4A" w:rsidRPr="0094412B" w:rsidRDefault="002D3E4A" w:rsidP="00D102D5">
            <w:pPr>
              <w:rPr>
                <w:rFonts w:cstheme="minorHAnsi"/>
              </w:rPr>
            </w:pPr>
          </w:p>
        </w:tc>
      </w:tr>
    </w:tbl>
    <w:p w14:paraId="0FF83CCD" w14:textId="07E6E6DA" w:rsidR="00B016B8" w:rsidRPr="00B23A06" w:rsidRDefault="00B016B8" w:rsidP="00B016B8">
      <w:pPr>
        <w:rPr>
          <w:rFonts w:cstheme="minorHAnsi"/>
        </w:rPr>
      </w:pPr>
    </w:p>
    <w:p w14:paraId="3F300201" w14:textId="77777777" w:rsidR="00F00A47" w:rsidRDefault="00F00A47" w:rsidP="00B016B8">
      <w:pPr>
        <w:rPr>
          <w:rFonts w:cstheme="minorHAnsi"/>
          <w:color w:val="FF0000"/>
        </w:rPr>
      </w:pPr>
    </w:p>
    <w:p w14:paraId="1822181E" w14:textId="77777777" w:rsidR="0094412B" w:rsidRDefault="00B016B8" w:rsidP="0094412B">
      <w:pPr>
        <w:jc w:val="both"/>
        <w:rPr>
          <w:rFonts w:cstheme="minorHAnsi"/>
          <w:sz w:val="20"/>
          <w:szCs w:val="20"/>
        </w:rPr>
      </w:pPr>
      <w:r w:rsidRPr="00A76A56">
        <w:rPr>
          <w:rFonts w:cstheme="minorHAnsi"/>
          <w:sz w:val="20"/>
          <w:szCs w:val="20"/>
        </w:rPr>
        <w:t xml:space="preserve">The </w:t>
      </w:r>
      <w:r w:rsidR="008757AC" w:rsidRPr="00A76A56">
        <w:rPr>
          <w:rFonts w:cstheme="minorHAnsi"/>
          <w:sz w:val="20"/>
          <w:szCs w:val="20"/>
        </w:rPr>
        <w:t xml:space="preserve">below embedded workbook </w:t>
      </w:r>
      <w:r w:rsidRPr="00A76A56">
        <w:rPr>
          <w:rFonts w:cstheme="minorHAnsi"/>
          <w:sz w:val="20"/>
          <w:szCs w:val="20"/>
        </w:rPr>
        <w:t xml:space="preserve">shows the list of </w:t>
      </w:r>
      <w:r w:rsidR="006538C0" w:rsidRPr="00A76A56">
        <w:rPr>
          <w:rFonts w:cstheme="minorHAnsi"/>
          <w:sz w:val="20"/>
          <w:szCs w:val="20"/>
        </w:rPr>
        <w:t>scenarios</w:t>
      </w:r>
      <w:r w:rsidRPr="00A76A56">
        <w:rPr>
          <w:rFonts w:cstheme="minorHAnsi"/>
          <w:sz w:val="20"/>
          <w:szCs w:val="20"/>
        </w:rPr>
        <w:t xml:space="preserve"> in scope</w:t>
      </w:r>
      <w:r w:rsidR="00365AED" w:rsidRPr="00A76A56">
        <w:rPr>
          <w:rFonts w:cstheme="minorHAnsi"/>
          <w:sz w:val="20"/>
          <w:szCs w:val="20"/>
        </w:rPr>
        <w:t xml:space="preserve"> for validation in Data Hub</w:t>
      </w:r>
      <w:r w:rsidRPr="00A76A56">
        <w:rPr>
          <w:rFonts w:cstheme="minorHAnsi"/>
          <w:sz w:val="20"/>
          <w:szCs w:val="20"/>
        </w:rPr>
        <w:t>, determined during RBT analysis:</w:t>
      </w:r>
    </w:p>
    <w:p w14:paraId="2A1D194D" w14:textId="3DC45EE1" w:rsidR="00B016B8" w:rsidRPr="00A76A56" w:rsidRDefault="00B016B8" w:rsidP="00A76A56">
      <w:pPr>
        <w:jc w:val="both"/>
        <w:rPr>
          <w:rFonts w:cstheme="minorHAnsi"/>
          <w:sz w:val="20"/>
          <w:szCs w:val="20"/>
        </w:rPr>
      </w:pPr>
    </w:p>
    <w:bookmarkStart w:id="72" w:name="_MON_1727038364"/>
    <w:bookmarkEnd w:id="72"/>
    <w:p w14:paraId="7556A94E" w14:textId="42DC5AA1" w:rsidR="00B016B8" w:rsidRDefault="008B3293" w:rsidP="00B016B8">
      <w:pPr>
        <w:rPr>
          <w:rFonts w:cstheme="minorHAnsi"/>
        </w:rPr>
      </w:pPr>
      <w:r>
        <w:rPr>
          <w:rFonts w:cstheme="minorHAnsi"/>
        </w:rPr>
        <w:object w:dxaOrig="1376" w:dyaOrig="893" w14:anchorId="1A8DAF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5pt" o:ole="">
            <v:imagedata r:id="rId41" o:title=""/>
          </v:shape>
          <o:OLEObject Type="Embed" ProgID="Excel.Sheet.12" ShapeID="_x0000_i1025" DrawAspect="Icon" ObjectID="_1727138970" r:id="rId42"/>
        </w:object>
      </w:r>
    </w:p>
    <w:p w14:paraId="25ED5236" w14:textId="1817D5E2" w:rsidR="00F85E44" w:rsidRDefault="00F85E44" w:rsidP="00B016B8">
      <w:pPr>
        <w:rPr>
          <w:rFonts w:cstheme="minorHAnsi"/>
        </w:rPr>
      </w:pPr>
      <w:bookmarkStart w:id="73" w:name="_1725278977"/>
      <w:bookmarkEnd w:id="73"/>
    </w:p>
    <w:p w14:paraId="0348CD5C" w14:textId="6E3530E9" w:rsidR="007B6101" w:rsidRDefault="007B6101" w:rsidP="00B016B8">
      <w:pPr>
        <w:rPr>
          <w:rFonts w:cstheme="minorHAnsi"/>
        </w:rPr>
      </w:pPr>
    </w:p>
    <w:p w14:paraId="12F374DD" w14:textId="054C0826" w:rsidR="008757AC" w:rsidRPr="00A76A56" w:rsidDel="0094412B" w:rsidRDefault="008757AC" w:rsidP="00A76A56">
      <w:pPr>
        <w:jc w:val="both"/>
        <w:rPr>
          <w:del w:id="74" w:author="Heena Patel" w:date="2022-09-28T15:20:00Z"/>
          <w:rFonts w:cstheme="minorBidi"/>
          <w:sz w:val="20"/>
          <w:szCs w:val="20"/>
        </w:rPr>
      </w:pPr>
      <w:r w:rsidRPr="00A76A56">
        <w:rPr>
          <w:rFonts w:cstheme="minorBidi"/>
          <w:sz w:val="20"/>
          <w:szCs w:val="20"/>
        </w:rPr>
        <w:t>Note: Some of these scenarios are initiated in Legacy</w:t>
      </w:r>
      <w:r w:rsidR="00216BEA" w:rsidRPr="00A76A56">
        <w:rPr>
          <w:rFonts w:cstheme="minorBidi"/>
          <w:sz w:val="20"/>
          <w:szCs w:val="20"/>
        </w:rPr>
        <w:t xml:space="preserve"> (Upstream/Downstream)</w:t>
      </w:r>
      <w:r w:rsidRPr="00A76A56">
        <w:rPr>
          <w:rFonts w:cstheme="minorBidi"/>
          <w:sz w:val="20"/>
          <w:szCs w:val="20"/>
        </w:rPr>
        <w:t xml:space="preserve"> system</w:t>
      </w:r>
      <w:r w:rsidR="00C3272D" w:rsidRPr="00A76A56">
        <w:rPr>
          <w:rFonts w:cstheme="minorBidi"/>
          <w:sz w:val="20"/>
          <w:szCs w:val="20"/>
        </w:rPr>
        <w:t>s</w:t>
      </w:r>
      <w:r w:rsidRPr="00A76A56">
        <w:rPr>
          <w:rFonts w:cstheme="minorBidi"/>
          <w:sz w:val="20"/>
          <w:szCs w:val="20"/>
        </w:rPr>
        <w:t>. However</w:t>
      </w:r>
      <w:r w:rsidR="3DF97C09" w:rsidRPr="00A76A56">
        <w:rPr>
          <w:rFonts w:cstheme="minorBidi"/>
          <w:sz w:val="20"/>
          <w:szCs w:val="20"/>
        </w:rPr>
        <w:t>,</w:t>
      </w:r>
      <w:r w:rsidRPr="00A76A56">
        <w:rPr>
          <w:rFonts w:cstheme="minorBidi"/>
          <w:sz w:val="20"/>
          <w:szCs w:val="20"/>
        </w:rPr>
        <w:t xml:space="preserve"> the testing scope for Unit and System &amp; Interface Testing is limited to validating the storage and processing of data in Data Hub </w:t>
      </w:r>
      <w:r w:rsidR="00267C30" w:rsidRPr="00A76A56">
        <w:rPr>
          <w:rFonts w:cstheme="minorBidi"/>
          <w:sz w:val="20"/>
          <w:szCs w:val="20"/>
        </w:rPr>
        <w:t xml:space="preserve">in </w:t>
      </w:r>
      <w:r w:rsidR="00512AA3" w:rsidRPr="00A76A56">
        <w:rPr>
          <w:rFonts w:cstheme="minorBidi"/>
          <w:sz w:val="20"/>
          <w:szCs w:val="20"/>
        </w:rPr>
        <w:t xml:space="preserve">the </w:t>
      </w:r>
      <w:r w:rsidR="00267C30" w:rsidRPr="00A76A56">
        <w:rPr>
          <w:rFonts w:cstheme="minorBidi"/>
          <w:sz w:val="20"/>
          <w:szCs w:val="20"/>
        </w:rPr>
        <w:t xml:space="preserve">format </w:t>
      </w:r>
      <w:r w:rsidR="00512AA3" w:rsidRPr="00A76A56">
        <w:rPr>
          <w:rFonts w:cstheme="minorBidi"/>
          <w:sz w:val="20"/>
          <w:szCs w:val="20"/>
        </w:rPr>
        <w:t xml:space="preserve">mandated for </w:t>
      </w:r>
      <w:r w:rsidRPr="00A76A56">
        <w:rPr>
          <w:rFonts w:cstheme="minorBidi"/>
          <w:sz w:val="20"/>
          <w:szCs w:val="20"/>
        </w:rPr>
        <w:t>consuming systems, in line with Business Requirements</w:t>
      </w:r>
      <w:del w:id="75" w:author="Heena Patel" w:date="2022-09-28T15:20:00Z">
        <w:r w:rsidRPr="00A76A56" w:rsidDel="0094412B">
          <w:rPr>
            <w:rFonts w:cstheme="minorBidi"/>
            <w:sz w:val="20"/>
            <w:szCs w:val="20"/>
          </w:rPr>
          <w:delText>.</w:delText>
        </w:r>
      </w:del>
    </w:p>
    <w:p w14:paraId="54E5E79E" w14:textId="318DDF78" w:rsidR="008757AC" w:rsidRPr="00B23A06" w:rsidDel="0094412B" w:rsidRDefault="008757AC" w:rsidP="00A76A56">
      <w:pPr>
        <w:jc w:val="both"/>
        <w:rPr>
          <w:del w:id="76" w:author="Heena Patel" w:date="2022-09-28T15:20:00Z"/>
          <w:rFonts w:cstheme="minorHAnsi"/>
        </w:rPr>
      </w:pPr>
    </w:p>
    <w:p w14:paraId="4C65CAC8" w14:textId="5CBC26A5" w:rsidR="00B016B8" w:rsidDel="0094412B" w:rsidRDefault="00B016B8" w:rsidP="00B016B8">
      <w:pPr>
        <w:rPr>
          <w:del w:id="77" w:author="Heena Patel" w:date="2022-09-28T15:20:00Z"/>
        </w:rPr>
        <w:sectPr w:rsidR="00B016B8" w:rsidDel="0094412B" w:rsidSect="00B016B8">
          <w:type w:val="continuous"/>
          <w:pgSz w:w="11910" w:h="16840" w:code="9"/>
          <w:pgMar w:top="567" w:right="1418" w:bottom="1701" w:left="1814" w:header="1644" w:footer="113" w:gutter="0"/>
          <w:cols w:space="284"/>
          <w:docGrid w:linePitch="299"/>
        </w:sectPr>
      </w:pPr>
    </w:p>
    <w:p w14:paraId="3E3106E1" w14:textId="3A9011DE" w:rsidR="002F725A" w:rsidRPr="00B23A06" w:rsidRDefault="002F725A" w:rsidP="00674FD2">
      <w:pPr>
        <w:pStyle w:val="H2BL"/>
        <w:spacing w:before="0"/>
        <w:ind w:left="0" w:firstLine="0"/>
        <w:outlineLvl w:val="1"/>
      </w:pPr>
      <w:bookmarkStart w:id="78" w:name="_Toc489605347"/>
      <w:bookmarkStart w:id="79" w:name="_Toc54786830"/>
      <w:r w:rsidRPr="00B23A06">
        <w:t xml:space="preserve">Out of Scope </w:t>
      </w:r>
      <w:r w:rsidR="006C596C">
        <w:t xml:space="preserve">for </w:t>
      </w:r>
      <w:r w:rsidRPr="00B23A06">
        <w:t>Testing</w:t>
      </w:r>
      <w:bookmarkEnd w:id="78"/>
      <w:bookmarkEnd w:id="79"/>
    </w:p>
    <w:p w14:paraId="79E1C724" w14:textId="77777777" w:rsidR="002F725A" w:rsidRPr="00B23A06" w:rsidRDefault="002F725A" w:rsidP="00674FD2">
      <w:pPr>
        <w:jc w:val="both"/>
        <w:rPr>
          <w:rFonts w:cstheme="minorHAnsi"/>
          <w:szCs w:val="20"/>
        </w:rPr>
      </w:pPr>
      <w:r w:rsidRPr="00B23A06">
        <w:rPr>
          <w:rFonts w:cstheme="minorHAnsi"/>
          <w:szCs w:val="20"/>
        </w:rPr>
        <w:t>This section will document the Business Areas, High-level Processes and Functionality not in the scope of testing.</w:t>
      </w:r>
    </w:p>
    <w:p w14:paraId="65A1B560" w14:textId="328D2F92" w:rsidR="002F725A" w:rsidRDefault="002F725A" w:rsidP="00674FD2">
      <w:pPr>
        <w:jc w:val="both"/>
        <w:rPr>
          <w:rFonts w:cstheme="minorHAnsi"/>
        </w:rPr>
      </w:pPr>
      <w:r w:rsidRPr="00B23A06">
        <w:rPr>
          <w:rFonts w:cstheme="minorHAnsi"/>
        </w:rPr>
        <w:t>At the time of writing, the following are considered out of scope of phase testing; specific inclusions and exclusions will be confirmed following the completion of the scoping workshops:</w:t>
      </w:r>
    </w:p>
    <w:p w14:paraId="410FB3A0" w14:textId="77777777" w:rsidR="002F725A" w:rsidRDefault="002F725A" w:rsidP="002F725A">
      <w:pPr>
        <w:rPr>
          <w:rFonts w:cstheme="minorHAnsi"/>
        </w:rPr>
        <w:sectPr w:rsidR="002F725A" w:rsidSect="002F725A">
          <w:pgSz w:w="11910" w:h="16840" w:code="9"/>
          <w:pgMar w:top="567" w:right="1418" w:bottom="1701" w:left="1814" w:header="1644" w:footer="113" w:gutter="0"/>
          <w:cols w:num="2" w:space="284"/>
          <w:docGrid w:linePitch="299"/>
        </w:sectPr>
      </w:pPr>
    </w:p>
    <w:p w14:paraId="6D66C855" w14:textId="1B204BFC" w:rsidR="002F725A" w:rsidRPr="00B23A06" w:rsidRDefault="002F725A" w:rsidP="002F725A">
      <w:pPr>
        <w:rPr>
          <w:rFonts w:cstheme="minorHAnsi"/>
        </w:rPr>
      </w:pPr>
    </w:p>
    <w:tbl>
      <w:tblPr>
        <w:tblStyle w:val="Experior2"/>
        <w:tblW w:w="9351"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1871"/>
        <w:gridCol w:w="2438"/>
        <w:gridCol w:w="5042"/>
      </w:tblGrid>
      <w:tr w:rsidR="002F725A" w:rsidRPr="00F13587" w14:paraId="5A47B6C6" w14:textId="77777777" w:rsidTr="00674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07B8031D" w14:textId="77777777" w:rsidR="002F725A" w:rsidRPr="00A76A56" w:rsidRDefault="002F725A" w:rsidP="0049633C">
            <w:pPr>
              <w:rPr>
                <w:sz w:val="20"/>
              </w:rPr>
            </w:pPr>
            <w:bookmarkStart w:id="80" w:name="_Hlk499129876"/>
            <w:commentRangeStart w:id="81"/>
            <w:r w:rsidRPr="00A76A56">
              <w:rPr>
                <w:sz w:val="20"/>
              </w:rPr>
              <w:t>Out of Scope Item</w:t>
            </w:r>
          </w:p>
        </w:tc>
        <w:tc>
          <w:tcPr>
            <w:tcW w:w="2438" w:type="dxa"/>
          </w:tcPr>
          <w:p w14:paraId="395C1DD7" w14:textId="77777777" w:rsidR="002F725A" w:rsidRPr="00A76A56" w:rsidRDefault="002F725A" w:rsidP="0049633C">
            <w:pPr>
              <w:cnfStyle w:val="100000000000" w:firstRow="1" w:lastRow="0" w:firstColumn="0" w:lastColumn="0" w:oddVBand="0" w:evenVBand="0" w:oddHBand="0" w:evenHBand="0" w:firstRowFirstColumn="0" w:firstRowLastColumn="0" w:lastRowFirstColumn="0" w:lastRowLastColumn="0"/>
              <w:rPr>
                <w:sz w:val="20"/>
              </w:rPr>
            </w:pPr>
            <w:r w:rsidRPr="00A76A56">
              <w:rPr>
                <w:sz w:val="20"/>
              </w:rPr>
              <w:t>Summary</w:t>
            </w:r>
          </w:p>
        </w:tc>
        <w:tc>
          <w:tcPr>
            <w:tcW w:w="5042" w:type="dxa"/>
          </w:tcPr>
          <w:p w14:paraId="1DF1A4B0" w14:textId="77777777" w:rsidR="002F725A" w:rsidRPr="00A76A56" w:rsidRDefault="002F725A" w:rsidP="0049633C">
            <w:pPr>
              <w:cnfStyle w:val="100000000000" w:firstRow="1" w:lastRow="0" w:firstColumn="0" w:lastColumn="0" w:oddVBand="0" w:evenVBand="0" w:oddHBand="0" w:evenHBand="0" w:firstRowFirstColumn="0" w:firstRowLastColumn="0" w:lastRowFirstColumn="0" w:lastRowLastColumn="0"/>
              <w:rPr>
                <w:sz w:val="20"/>
              </w:rPr>
            </w:pPr>
            <w:r w:rsidRPr="00A76A56">
              <w:rPr>
                <w:sz w:val="20"/>
              </w:rPr>
              <w:t>Rationale for Exclusion</w:t>
            </w:r>
          </w:p>
        </w:tc>
      </w:tr>
      <w:tr w:rsidR="002F725A" w:rsidRPr="00B23A06" w14:paraId="0A3C18E2" w14:textId="77777777" w:rsidTr="00674FD2">
        <w:tc>
          <w:tcPr>
            <w:cnfStyle w:val="001000000000" w:firstRow="0" w:lastRow="0" w:firstColumn="1" w:lastColumn="0" w:oddVBand="0" w:evenVBand="0" w:oddHBand="0" w:evenHBand="0" w:firstRowFirstColumn="0" w:firstRowLastColumn="0" w:lastRowFirstColumn="0" w:lastRowLastColumn="0"/>
            <w:tcW w:w="1871" w:type="dxa"/>
            <w:shd w:val="clear" w:color="auto" w:fill="FFFFFF" w:themeFill="background1"/>
          </w:tcPr>
          <w:p w14:paraId="0C3BA4AC" w14:textId="460C1A15" w:rsidR="002F725A" w:rsidRPr="00A76A56" w:rsidRDefault="00792DF2" w:rsidP="0049633C">
            <w:pPr>
              <w:rPr>
                <w:iCs/>
              </w:rPr>
            </w:pPr>
            <w:r w:rsidRPr="00A76A56">
              <w:rPr>
                <w:iCs/>
              </w:rPr>
              <w:t>MDM System</w:t>
            </w:r>
          </w:p>
        </w:tc>
        <w:tc>
          <w:tcPr>
            <w:tcW w:w="2438" w:type="dxa"/>
            <w:shd w:val="clear" w:color="auto" w:fill="FFFFFF" w:themeFill="background1"/>
          </w:tcPr>
          <w:p w14:paraId="67290CAF" w14:textId="0F35F957" w:rsidR="002F725A" w:rsidRPr="00A76A56" w:rsidRDefault="00792DF2" w:rsidP="0049633C">
            <w:pPr>
              <w:cnfStyle w:val="000000000000" w:firstRow="0" w:lastRow="0" w:firstColumn="0" w:lastColumn="0" w:oddVBand="0" w:evenVBand="0" w:oddHBand="0" w:evenHBand="0" w:firstRowFirstColumn="0" w:firstRowLastColumn="0" w:lastRowFirstColumn="0" w:lastRowLastColumn="0"/>
              <w:rPr>
                <w:iCs/>
              </w:rPr>
            </w:pPr>
            <w:r w:rsidRPr="00A76A56">
              <w:rPr>
                <w:iCs/>
              </w:rPr>
              <w:t xml:space="preserve">Master Data Management System </w:t>
            </w:r>
            <w:r w:rsidR="009A0152" w:rsidRPr="00A76A56">
              <w:rPr>
                <w:iCs/>
              </w:rPr>
              <w:t>feeding into</w:t>
            </w:r>
            <w:r w:rsidRPr="00A76A56">
              <w:rPr>
                <w:iCs/>
              </w:rPr>
              <w:t xml:space="preserve"> the Forecasting and Demand Planning Landscape</w:t>
            </w:r>
          </w:p>
        </w:tc>
        <w:tc>
          <w:tcPr>
            <w:tcW w:w="5042" w:type="dxa"/>
            <w:shd w:val="clear" w:color="auto" w:fill="FFFFFF" w:themeFill="background1"/>
          </w:tcPr>
          <w:p w14:paraId="2CD88A3D" w14:textId="38E72656" w:rsidR="002F725A" w:rsidRPr="00A76A56" w:rsidRDefault="00792DF2" w:rsidP="0049633C">
            <w:pPr>
              <w:cnfStyle w:val="000000000000" w:firstRow="0" w:lastRow="0" w:firstColumn="0" w:lastColumn="0" w:oddVBand="0" w:evenVBand="0" w:oddHBand="0" w:evenHBand="0" w:firstRowFirstColumn="0" w:firstRowLastColumn="0" w:lastRowFirstColumn="0" w:lastRowLastColumn="0"/>
              <w:rPr>
                <w:iCs/>
              </w:rPr>
            </w:pPr>
            <w:r w:rsidRPr="00A76A56">
              <w:rPr>
                <w:iCs/>
              </w:rPr>
              <w:t xml:space="preserve">Testing of the MDM System and internal processes is out of scope for </w:t>
            </w:r>
            <w:r w:rsidR="00755E08" w:rsidRPr="00A76A56">
              <w:rPr>
                <w:iCs/>
              </w:rPr>
              <w:t>this Project</w:t>
            </w:r>
            <w:r w:rsidRPr="00A76A56">
              <w:rPr>
                <w:iCs/>
              </w:rPr>
              <w:t xml:space="preserve">. It is deemed that the MDM System contains all the required </w:t>
            </w:r>
            <w:r w:rsidR="00B06AF8" w:rsidRPr="00A76A56">
              <w:rPr>
                <w:iCs/>
              </w:rPr>
              <w:t xml:space="preserve">Master </w:t>
            </w:r>
            <w:r w:rsidRPr="00A76A56">
              <w:rPr>
                <w:iCs/>
              </w:rPr>
              <w:t xml:space="preserve">Data </w:t>
            </w:r>
            <w:r w:rsidR="00B06AF8" w:rsidRPr="00A76A56">
              <w:rPr>
                <w:iCs/>
              </w:rPr>
              <w:t>(</w:t>
            </w:r>
            <w:r w:rsidR="00B06AF8" w:rsidRPr="00A76A56">
              <w:rPr>
                <w:lang w:val="en-IN"/>
              </w:rPr>
              <w:t>conversion factors including SSKU and Product Group mapping</w:t>
            </w:r>
            <w:r w:rsidR="00B06AF8" w:rsidRPr="00A76A56">
              <w:rPr>
                <w:iCs/>
              </w:rPr>
              <w:t>) during the testing phases</w:t>
            </w:r>
          </w:p>
        </w:tc>
      </w:tr>
      <w:tr w:rsidR="002F725A" w:rsidRPr="00B23A06" w14:paraId="6092C0E4"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themeFill="background1"/>
          </w:tcPr>
          <w:p w14:paraId="3E935DF5" w14:textId="608AAA16" w:rsidR="002F725A" w:rsidRPr="00A76A56" w:rsidRDefault="002F725A" w:rsidP="0049633C">
            <w:pPr>
              <w:rPr>
                <w:iCs/>
              </w:rPr>
            </w:pPr>
            <w:r w:rsidRPr="00A76A56">
              <w:rPr>
                <w:iCs/>
              </w:rPr>
              <w:t xml:space="preserve">Internal </w:t>
            </w:r>
            <w:r w:rsidR="006C596C" w:rsidRPr="00A76A56">
              <w:rPr>
                <w:iCs/>
              </w:rPr>
              <w:t xml:space="preserve">Noodle. AI </w:t>
            </w:r>
            <w:r w:rsidRPr="00A76A56">
              <w:rPr>
                <w:iCs/>
              </w:rPr>
              <w:t>processes</w:t>
            </w:r>
          </w:p>
          <w:p w14:paraId="36886143" w14:textId="77777777" w:rsidR="002F725A" w:rsidRPr="00A76A56" w:rsidRDefault="002F725A" w:rsidP="0049633C">
            <w:pPr>
              <w:rPr>
                <w:iCs/>
              </w:rPr>
            </w:pPr>
          </w:p>
        </w:tc>
        <w:tc>
          <w:tcPr>
            <w:tcW w:w="2438" w:type="dxa"/>
            <w:shd w:val="clear" w:color="auto" w:fill="FFFFFF" w:themeFill="background1"/>
          </w:tcPr>
          <w:p w14:paraId="29081857" w14:textId="571D6197" w:rsidR="002F725A" w:rsidRPr="00A76A56" w:rsidRDefault="001C647B" w:rsidP="0049633C">
            <w:pPr>
              <w:cnfStyle w:val="000000010000" w:firstRow="0" w:lastRow="0" w:firstColumn="0" w:lastColumn="0" w:oddVBand="0" w:evenVBand="0" w:oddHBand="0" w:evenHBand="1" w:firstRowFirstColumn="0" w:firstRowLastColumn="0" w:lastRowFirstColumn="0" w:lastRowLastColumn="0"/>
              <w:rPr>
                <w:iCs/>
              </w:rPr>
            </w:pPr>
            <w:r w:rsidRPr="00A76A56">
              <w:rPr>
                <w:iCs/>
              </w:rPr>
              <w:t>Forecasting system that Interfaces with Data Hub</w:t>
            </w:r>
          </w:p>
        </w:tc>
        <w:tc>
          <w:tcPr>
            <w:tcW w:w="5042" w:type="dxa"/>
            <w:shd w:val="clear" w:color="auto" w:fill="FFFFFF" w:themeFill="background1"/>
          </w:tcPr>
          <w:p w14:paraId="369A82A5" w14:textId="49434FE6" w:rsidR="002F725A" w:rsidRPr="00A76A56" w:rsidRDefault="006C596C" w:rsidP="0049633C">
            <w:pPr>
              <w:cnfStyle w:val="000000010000" w:firstRow="0" w:lastRow="0" w:firstColumn="0" w:lastColumn="0" w:oddVBand="0" w:evenVBand="0" w:oddHBand="0" w:evenHBand="1" w:firstRowFirstColumn="0" w:firstRowLastColumn="0" w:lastRowFirstColumn="0" w:lastRowLastColumn="0"/>
              <w:rPr>
                <w:iCs/>
              </w:rPr>
            </w:pPr>
            <w:r w:rsidRPr="00A76A56">
              <w:rPr>
                <w:iCs/>
              </w:rPr>
              <w:t xml:space="preserve">This is the responsibility of the Team </w:t>
            </w:r>
            <w:r w:rsidR="00792DF2" w:rsidRPr="00A76A56">
              <w:rPr>
                <w:iCs/>
              </w:rPr>
              <w:t>that has implemented Noodle. AI for IB</w:t>
            </w:r>
          </w:p>
        </w:tc>
      </w:tr>
      <w:tr w:rsidR="00792DF2" w:rsidRPr="00B23A06" w14:paraId="7690F133" w14:textId="77777777" w:rsidTr="00674FD2">
        <w:tc>
          <w:tcPr>
            <w:cnfStyle w:val="001000000000" w:firstRow="0" w:lastRow="0" w:firstColumn="1" w:lastColumn="0" w:oddVBand="0" w:evenVBand="0" w:oddHBand="0" w:evenHBand="0" w:firstRowFirstColumn="0" w:firstRowLastColumn="0" w:lastRowFirstColumn="0" w:lastRowLastColumn="0"/>
            <w:tcW w:w="1871" w:type="dxa"/>
            <w:shd w:val="clear" w:color="auto" w:fill="FFFFFF" w:themeFill="background1"/>
          </w:tcPr>
          <w:p w14:paraId="04D7A226" w14:textId="7C555037" w:rsidR="00792DF2" w:rsidRPr="00A76A56" w:rsidRDefault="00792DF2" w:rsidP="0049633C">
            <w:pPr>
              <w:rPr>
                <w:iCs/>
              </w:rPr>
            </w:pPr>
            <w:r w:rsidRPr="00A76A56">
              <w:rPr>
                <w:iCs/>
              </w:rPr>
              <w:t>APO processes</w:t>
            </w:r>
          </w:p>
        </w:tc>
        <w:tc>
          <w:tcPr>
            <w:tcW w:w="2438" w:type="dxa"/>
            <w:shd w:val="clear" w:color="auto" w:fill="FFFFFF" w:themeFill="background1"/>
          </w:tcPr>
          <w:p w14:paraId="5F74401A" w14:textId="761FA04B" w:rsidR="00792DF2" w:rsidRPr="00A76A56" w:rsidRDefault="001C647B" w:rsidP="0049633C">
            <w:pPr>
              <w:cnfStyle w:val="000000000000" w:firstRow="0" w:lastRow="0" w:firstColumn="0" w:lastColumn="0" w:oddVBand="0" w:evenVBand="0" w:oddHBand="0" w:evenHBand="0" w:firstRowFirstColumn="0" w:firstRowLastColumn="0" w:lastRowFirstColumn="0" w:lastRowLastColumn="0"/>
              <w:rPr>
                <w:iCs/>
              </w:rPr>
            </w:pPr>
            <w:r w:rsidRPr="00A76A56">
              <w:rPr>
                <w:iCs/>
              </w:rPr>
              <w:t>Demand Planning system that Interfaces with Data Hub</w:t>
            </w:r>
          </w:p>
        </w:tc>
        <w:tc>
          <w:tcPr>
            <w:tcW w:w="5042" w:type="dxa"/>
            <w:shd w:val="clear" w:color="auto" w:fill="FFFFFF" w:themeFill="background1"/>
          </w:tcPr>
          <w:p w14:paraId="09CC1D69" w14:textId="4496A1B7" w:rsidR="00792DF2" w:rsidRPr="00A76A56" w:rsidRDefault="00792DF2" w:rsidP="0049633C">
            <w:pPr>
              <w:cnfStyle w:val="000000000000" w:firstRow="0" w:lastRow="0" w:firstColumn="0" w:lastColumn="0" w:oddVBand="0" w:evenVBand="0" w:oddHBand="0" w:evenHBand="0" w:firstRowFirstColumn="0" w:firstRowLastColumn="0" w:lastRowFirstColumn="0" w:lastRowLastColumn="0"/>
              <w:rPr>
                <w:iCs/>
              </w:rPr>
            </w:pPr>
            <w:r w:rsidRPr="00A76A56">
              <w:rPr>
                <w:iCs/>
              </w:rPr>
              <w:t>This is the responsibility of the Team that has implemented APO for IB</w:t>
            </w:r>
          </w:p>
        </w:tc>
      </w:tr>
      <w:tr w:rsidR="00EE2133" w:rsidRPr="00B23A06" w14:paraId="7BA32D8D"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themeFill="background1"/>
          </w:tcPr>
          <w:p w14:paraId="42ADD35A" w14:textId="79EB8694" w:rsidR="00EE2133" w:rsidRPr="00A76A56" w:rsidRDefault="00EE2133" w:rsidP="0049633C">
            <w:pPr>
              <w:rPr>
                <w:iCs/>
              </w:rPr>
            </w:pPr>
            <w:r w:rsidRPr="00A76A56">
              <w:rPr>
                <w:iCs/>
              </w:rPr>
              <w:t>Hive</w:t>
            </w:r>
          </w:p>
        </w:tc>
        <w:tc>
          <w:tcPr>
            <w:tcW w:w="2438" w:type="dxa"/>
            <w:shd w:val="clear" w:color="auto" w:fill="FFFFFF" w:themeFill="background1"/>
          </w:tcPr>
          <w:p w14:paraId="2191EAF4" w14:textId="718B51A8" w:rsidR="00EE2133" w:rsidRPr="00A76A56" w:rsidRDefault="00DA650E" w:rsidP="0049633C">
            <w:pPr>
              <w:cnfStyle w:val="000000010000" w:firstRow="0" w:lastRow="0" w:firstColumn="0" w:lastColumn="0" w:oddVBand="0" w:evenVBand="0" w:oddHBand="0" w:evenHBand="1" w:firstRowFirstColumn="0" w:firstRowLastColumn="0" w:lastRowFirstColumn="0" w:lastRowLastColumn="0"/>
              <w:rPr>
                <w:iCs/>
              </w:rPr>
            </w:pPr>
            <w:r w:rsidRPr="00A76A56">
              <w:rPr>
                <w:iCs/>
              </w:rPr>
              <w:t>Azure based Data Platform that provides Demand Driver</w:t>
            </w:r>
            <w:r w:rsidR="00A4454A" w:rsidRPr="00A76A56">
              <w:rPr>
                <w:iCs/>
              </w:rPr>
              <w:t xml:space="preserve"> data to Data Hub</w:t>
            </w:r>
          </w:p>
        </w:tc>
        <w:tc>
          <w:tcPr>
            <w:tcW w:w="5042" w:type="dxa"/>
            <w:shd w:val="clear" w:color="auto" w:fill="FFFFFF" w:themeFill="background1"/>
          </w:tcPr>
          <w:p w14:paraId="75EF6283" w14:textId="11CFCE9E" w:rsidR="00EE2133" w:rsidRPr="00A76A56" w:rsidRDefault="00C04535" w:rsidP="0049633C">
            <w:pPr>
              <w:cnfStyle w:val="000000010000" w:firstRow="0" w:lastRow="0" w:firstColumn="0" w:lastColumn="0" w:oddVBand="0" w:evenVBand="0" w:oddHBand="0" w:evenHBand="1" w:firstRowFirstColumn="0" w:firstRowLastColumn="0" w:lastRowFirstColumn="0" w:lastRowLastColumn="0"/>
              <w:rPr>
                <w:iCs/>
              </w:rPr>
            </w:pPr>
            <w:r w:rsidRPr="00A76A56">
              <w:rPr>
                <w:iCs/>
              </w:rPr>
              <w:t xml:space="preserve">This is the responsibility of the Team that has implemented </w:t>
            </w:r>
            <w:r w:rsidR="00C536AA" w:rsidRPr="00A76A56">
              <w:rPr>
                <w:iCs/>
              </w:rPr>
              <w:t>H</w:t>
            </w:r>
            <w:r w:rsidRPr="00A76A56">
              <w:rPr>
                <w:iCs/>
              </w:rPr>
              <w:t>ive</w:t>
            </w:r>
            <w:commentRangeEnd w:id="81"/>
            <w:r w:rsidR="00EA3C5C" w:rsidRPr="00A76A56">
              <w:rPr>
                <w:rStyle w:val="CommentReference"/>
                <w:sz w:val="20"/>
                <w:szCs w:val="20"/>
              </w:rPr>
              <w:commentReference w:id="81"/>
            </w:r>
          </w:p>
        </w:tc>
      </w:tr>
      <w:bookmarkEnd w:id="80"/>
    </w:tbl>
    <w:p w14:paraId="0244F3AF" w14:textId="18A9FD44" w:rsidR="00B016B8" w:rsidRDefault="00B016B8" w:rsidP="00B016B8"/>
    <w:p w14:paraId="6CCE9B41" w14:textId="77777777" w:rsidR="007279EE" w:rsidRDefault="007279EE" w:rsidP="00B016B8"/>
    <w:p w14:paraId="73D6032C" w14:textId="314630E5" w:rsidR="00B016B8" w:rsidRDefault="00B016B8" w:rsidP="00B016B8">
      <w:pPr>
        <w:sectPr w:rsidR="00B016B8" w:rsidSect="002F725A">
          <w:type w:val="continuous"/>
          <w:pgSz w:w="11910" w:h="16840" w:code="9"/>
          <w:pgMar w:top="567" w:right="1418" w:bottom="1701" w:left="1814" w:header="1644" w:footer="113" w:gutter="0"/>
          <w:cols w:space="284"/>
          <w:docGrid w:linePitch="299"/>
        </w:sectPr>
      </w:pPr>
    </w:p>
    <w:p w14:paraId="74449A6E" w14:textId="77777777" w:rsidR="007279EE" w:rsidRDefault="007279EE" w:rsidP="00DC7E0F">
      <w:pPr>
        <w:pStyle w:val="ListParagraph"/>
        <w:widowControl/>
        <w:numPr>
          <w:ilvl w:val="0"/>
          <w:numId w:val="12"/>
        </w:numPr>
        <w:autoSpaceDE/>
        <w:autoSpaceDN/>
        <w:spacing w:before="0" w:after="200" w:line="288" w:lineRule="auto"/>
        <w:contextualSpacing/>
        <w:sectPr w:rsidR="007279EE" w:rsidSect="00A77547">
          <w:headerReference w:type="even" r:id="rId43"/>
          <w:headerReference w:type="default" r:id="rId44"/>
          <w:headerReference w:type="first" r:id="rId45"/>
          <w:pgSz w:w="11910" w:h="16840" w:code="9"/>
          <w:pgMar w:top="567" w:right="1418" w:bottom="1701" w:left="1814" w:header="1644" w:footer="113" w:gutter="0"/>
          <w:cols w:num="2" w:space="284"/>
          <w:docGrid w:linePitch="299"/>
        </w:sectPr>
      </w:pPr>
    </w:p>
    <w:p w14:paraId="06E55A16" w14:textId="77777777" w:rsidR="00A77593" w:rsidRPr="00045E49" w:rsidRDefault="00A77593" w:rsidP="00300C70">
      <w:pPr>
        <w:pStyle w:val="SECTIONTITLES"/>
        <w:ind w:left="0"/>
      </w:pPr>
    </w:p>
    <w:p w14:paraId="27BDB5AA" w14:textId="58C84061" w:rsidR="00D7495C" w:rsidRPr="00045E49" w:rsidRDefault="002F725A" w:rsidP="00F4265D">
      <w:pPr>
        <w:pStyle w:val="SECTIONTITLES"/>
        <w:ind w:left="418"/>
        <w:outlineLvl w:val="0"/>
        <w:sectPr w:rsidR="00D7495C" w:rsidRPr="00045E49" w:rsidSect="00D7495C">
          <w:type w:val="continuous"/>
          <w:pgSz w:w="11910" w:h="16840" w:code="9"/>
          <w:pgMar w:top="567" w:right="1418" w:bottom="1701" w:left="1814" w:header="284" w:footer="113" w:gutter="0"/>
          <w:cols w:space="284"/>
          <w:docGrid w:linePitch="299"/>
        </w:sectPr>
      </w:pPr>
      <w:r>
        <w:t>PROJECT TEST APPROACH</w:t>
      </w:r>
    </w:p>
    <w:p w14:paraId="2129ABA8" w14:textId="77777777" w:rsidR="002F725A" w:rsidRPr="002C4710" w:rsidRDefault="00D031C8" w:rsidP="00D22285">
      <w:pPr>
        <w:pStyle w:val="H2RED"/>
        <w:outlineLvl w:val="1"/>
        <w:rPr>
          <w:szCs w:val="20"/>
        </w:rPr>
      </w:pPr>
      <w:r w:rsidRPr="00045E49">
        <w:br w:type="page"/>
      </w:r>
      <w:bookmarkStart w:id="82" w:name="_Toc54786832"/>
      <w:bookmarkStart w:id="83" w:name="_Hlk65510470"/>
      <w:bookmarkEnd w:id="62"/>
      <w:r w:rsidR="002F725A" w:rsidRPr="002C4710">
        <w:rPr>
          <w:szCs w:val="20"/>
        </w:rPr>
        <w:t>Core Test Phases (In &amp; Out of Scope)</w:t>
      </w:r>
      <w:bookmarkEnd w:id="82"/>
    </w:p>
    <w:p w14:paraId="500F489F" w14:textId="77777777" w:rsidR="002F725A" w:rsidRPr="002C4710" w:rsidRDefault="002F725A" w:rsidP="00D22285">
      <w:pPr>
        <w:pStyle w:val="H2RED"/>
        <w:outlineLvl w:val="1"/>
        <w:rPr>
          <w:rFonts w:cstheme="minorHAnsi"/>
          <w:szCs w:val="20"/>
        </w:rPr>
        <w:sectPr w:rsidR="002F725A" w:rsidRPr="002C4710" w:rsidSect="002F725A">
          <w:headerReference w:type="even" r:id="rId46"/>
          <w:headerReference w:type="default" r:id="rId47"/>
          <w:headerReference w:type="first" r:id="rId48"/>
          <w:type w:val="continuous"/>
          <w:pgSz w:w="11910" w:h="16840" w:code="9"/>
          <w:pgMar w:top="567" w:right="1418" w:bottom="1701" w:left="1814" w:header="1644" w:footer="113" w:gutter="0"/>
          <w:cols w:num="2" w:space="284"/>
          <w:docGrid w:linePitch="299"/>
        </w:sectPr>
      </w:pPr>
    </w:p>
    <w:p w14:paraId="56AB14DC" w14:textId="13601552" w:rsidR="002F725A" w:rsidRPr="002C4710" w:rsidRDefault="002F725A" w:rsidP="00A76A56">
      <w:pPr>
        <w:jc w:val="both"/>
        <w:rPr>
          <w:sz w:val="20"/>
          <w:szCs w:val="20"/>
        </w:rPr>
      </w:pPr>
      <w:r w:rsidRPr="002C4710">
        <w:rPr>
          <w:sz w:val="20"/>
          <w:szCs w:val="20"/>
        </w:rPr>
        <w:t>Following the Master Test Strategy, the core test phases have been assessed for inclusion into scope and the table below details the results of the assessment:</w:t>
      </w:r>
    </w:p>
    <w:p w14:paraId="681EAAED" w14:textId="7B903284" w:rsidR="000D0406" w:rsidRPr="002C4710" w:rsidRDefault="000D0406" w:rsidP="002F725A">
      <w:pPr>
        <w:rPr>
          <w:rFonts w:cstheme="minorHAnsi"/>
          <w:sz w:val="20"/>
          <w:szCs w:val="20"/>
        </w:rPr>
      </w:pPr>
    </w:p>
    <w:p w14:paraId="06131C2F" w14:textId="719E34C0" w:rsidR="00936062" w:rsidRPr="002C4710" w:rsidRDefault="000D0406" w:rsidP="00161E30">
      <w:pPr>
        <w:pStyle w:val="H3RED"/>
        <w:rPr>
          <w:sz w:val="20"/>
          <w:szCs w:val="20"/>
        </w:rPr>
      </w:pPr>
      <w:r w:rsidRPr="002C4710">
        <w:rPr>
          <w:sz w:val="20"/>
          <w:szCs w:val="20"/>
        </w:rPr>
        <w:t>I</w:t>
      </w:r>
      <w:r w:rsidR="00CE084E" w:rsidRPr="002C4710">
        <w:rPr>
          <w:sz w:val="20"/>
          <w:szCs w:val="20"/>
        </w:rPr>
        <w:t>n</w:t>
      </w:r>
      <w:r w:rsidRPr="002C4710">
        <w:rPr>
          <w:sz w:val="20"/>
          <w:szCs w:val="20"/>
        </w:rPr>
        <w:t xml:space="preserve"> S</w:t>
      </w:r>
      <w:r w:rsidR="00CE084E" w:rsidRPr="002C4710">
        <w:rPr>
          <w:sz w:val="20"/>
          <w:szCs w:val="20"/>
        </w:rPr>
        <w:t>cope</w:t>
      </w:r>
    </w:p>
    <w:p w14:paraId="2C344906" w14:textId="77777777" w:rsidR="002F725A" w:rsidRPr="002C4710" w:rsidRDefault="002F725A" w:rsidP="002F725A">
      <w:pPr>
        <w:rPr>
          <w:rFonts w:cstheme="minorHAnsi"/>
          <w:sz w:val="20"/>
          <w:szCs w:val="20"/>
        </w:rPr>
      </w:pPr>
    </w:p>
    <w:bookmarkEnd w:id="83"/>
    <w:p w14:paraId="4815268B" w14:textId="77777777" w:rsidR="002F725A" w:rsidRPr="002C4710" w:rsidRDefault="002F725A" w:rsidP="00300C70">
      <w:pPr>
        <w:pStyle w:val="BodyText"/>
        <w:rPr>
          <w:sz w:val="20"/>
          <w:szCs w:val="20"/>
        </w:rPr>
        <w:sectPr w:rsidR="002F725A" w:rsidRPr="002C4710" w:rsidSect="002F725A">
          <w:type w:val="continuous"/>
          <w:pgSz w:w="11910" w:h="16840" w:code="9"/>
          <w:pgMar w:top="567" w:right="1418" w:bottom="1701" w:left="1814" w:header="1644" w:footer="113" w:gutter="0"/>
          <w:cols w:space="284"/>
          <w:docGrid w:linePitch="299"/>
        </w:sectPr>
      </w:pPr>
    </w:p>
    <w:tbl>
      <w:tblPr>
        <w:tblStyle w:val="Experior2"/>
        <w:tblW w:w="9209"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1976"/>
        <w:gridCol w:w="906"/>
        <w:gridCol w:w="1951"/>
        <w:gridCol w:w="4376"/>
      </w:tblGrid>
      <w:tr w:rsidR="008357AE" w:rsidRPr="002C4710" w14:paraId="27FDC309" w14:textId="77777777" w:rsidTr="002C4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hideMark/>
          </w:tcPr>
          <w:p w14:paraId="6C5798DF" w14:textId="77777777" w:rsidR="002F725A" w:rsidRPr="002C4710" w:rsidRDefault="002F725A" w:rsidP="00936062">
            <w:pPr>
              <w:rPr>
                <w:sz w:val="20"/>
              </w:rPr>
            </w:pPr>
            <w:r w:rsidRPr="002C4710">
              <w:rPr>
                <w:sz w:val="20"/>
              </w:rPr>
              <w:t xml:space="preserve">Core Test Phase </w:t>
            </w:r>
          </w:p>
        </w:tc>
        <w:tc>
          <w:tcPr>
            <w:tcW w:w="906" w:type="dxa"/>
          </w:tcPr>
          <w:p w14:paraId="77909AE5" w14:textId="77777777" w:rsidR="002F725A" w:rsidRPr="002C4710" w:rsidRDefault="002F725A" w:rsidP="00936062">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In Scope</w:t>
            </w:r>
          </w:p>
          <w:p w14:paraId="01933503" w14:textId="77777777" w:rsidR="002F725A" w:rsidRPr="002C4710" w:rsidRDefault="002F725A" w:rsidP="00936062">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(Y/N)</w:t>
            </w:r>
          </w:p>
        </w:tc>
        <w:tc>
          <w:tcPr>
            <w:tcW w:w="1951" w:type="dxa"/>
            <w:hideMark/>
          </w:tcPr>
          <w:p w14:paraId="07656446" w14:textId="77777777" w:rsidR="002F725A" w:rsidRPr="002C4710" w:rsidRDefault="002F725A" w:rsidP="00936062">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Responsible</w:t>
            </w:r>
          </w:p>
        </w:tc>
        <w:tc>
          <w:tcPr>
            <w:tcW w:w="4376" w:type="dxa"/>
            <w:hideMark/>
          </w:tcPr>
          <w:p w14:paraId="57C47D0A" w14:textId="77777777" w:rsidR="002F725A" w:rsidRPr="002C4710" w:rsidRDefault="002F725A" w:rsidP="00936062">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Test Phase Summary/Exclusion Reason</w:t>
            </w:r>
          </w:p>
        </w:tc>
      </w:tr>
      <w:tr w:rsidR="008357AE" w:rsidRPr="002C4710" w14:paraId="47A73C82" w14:textId="77777777" w:rsidTr="002C4710">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hideMark/>
          </w:tcPr>
          <w:p w14:paraId="4D2FFCB2" w14:textId="1A51C936" w:rsidR="002F725A" w:rsidRPr="002C4710" w:rsidRDefault="002F725A" w:rsidP="00936062">
            <w:r w:rsidRPr="002C4710">
              <w:t>Unit Test</w:t>
            </w:r>
            <w:r w:rsidR="009B37D0" w:rsidRPr="002C4710">
              <w:t>s</w:t>
            </w:r>
            <w:r w:rsidR="00284C8F" w:rsidRPr="002C4710">
              <w:t xml:space="preserve"> (UT)</w:t>
            </w:r>
          </w:p>
        </w:tc>
        <w:tc>
          <w:tcPr>
            <w:tcW w:w="906" w:type="dxa"/>
            <w:shd w:val="clear" w:color="auto" w:fill="FFFFFF" w:themeFill="background1"/>
          </w:tcPr>
          <w:p w14:paraId="44FE1CFE" w14:textId="1AEE88F4" w:rsidR="002F725A" w:rsidRPr="002C4710" w:rsidRDefault="004F2719" w:rsidP="00936062">
            <w:pPr>
              <w:cnfStyle w:val="000000000000" w:firstRow="0" w:lastRow="0" w:firstColumn="0" w:lastColumn="0" w:oddVBand="0" w:evenVBand="0" w:oddHBand="0" w:evenHBand="0" w:firstRowFirstColumn="0" w:firstRowLastColumn="0" w:lastRowFirstColumn="0" w:lastRowLastColumn="0"/>
            </w:pPr>
            <w:r w:rsidRPr="002C4710">
              <w:t>Y</w:t>
            </w:r>
          </w:p>
        </w:tc>
        <w:tc>
          <w:tcPr>
            <w:tcW w:w="1951" w:type="dxa"/>
            <w:shd w:val="clear" w:color="auto" w:fill="FFFFFF" w:themeFill="background1"/>
          </w:tcPr>
          <w:p w14:paraId="63AB1E6D" w14:textId="46CB6B66" w:rsidR="002F725A" w:rsidRPr="002C4710" w:rsidRDefault="000918FC" w:rsidP="00936062">
            <w:pPr>
              <w:cnfStyle w:val="000000000000" w:firstRow="0" w:lastRow="0" w:firstColumn="0" w:lastColumn="0" w:oddVBand="0" w:evenVBand="0" w:oddHBand="0" w:evenHBand="0" w:firstRowFirstColumn="0" w:firstRowLastColumn="0" w:lastRowFirstColumn="0" w:lastRowLastColumn="0"/>
              <w:rPr>
                <w:lang w:val="it-IT"/>
              </w:rPr>
            </w:pPr>
            <w:r w:rsidRPr="002C4710">
              <w:rPr>
                <w:lang w:val="it-IT"/>
              </w:rPr>
              <w:t xml:space="preserve">Capgemini </w:t>
            </w:r>
            <w:r w:rsidR="00681C36" w:rsidRPr="002C4710">
              <w:rPr>
                <w:lang w:val="it-IT"/>
              </w:rPr>
              <w:t xml:space="preserve">Data </w:t>
            </w:r>
            <w:r w:rsidR="0019456C" w:rsidRPr="002C4710">
              <w:rPr>
                <w:lang w:val="it-IT"/>
              </w:rPr>
              <w:t xml:space="preserve">Hub </w:t>
            </w:r>
            <w:r w:rsidRPr="002C4710">
              <w:rPr>
                <w:lang w:val="it-IT"/>
              </w:rPr>
              <w:t>Data Engineers</w:t>
            </w:r>
          </w:p>
        </w:tc>
        <w:tc>
          <w:tcPr>
            <w:tcW w:w="4376" w:type="dxa"/>
            <w:shd w:val="clear" w:color="auto" w:fill="FFFFFF" w:themeFill="background1"/>
            <w:hideMark/>
          </w:tcPr>
          <w:p w14:paraId="0903821E" w14:textId="6BD57C02" w:rsidR="002F725A" w:rsidRPr="002C4710" w:rsidRDefault="00711AB5" w:rsidP="00936062">
            <w:pPr>
              <w:cnfStyle w:val="000000000000" w:firstRow="0" w:lastRow="0" w:firstColumn="0" w:lastColumn="0" w:oddVBand="0" w:evenVBand="0" w:oddHBand="0" w:evenHBand="0" w:firstRowFirstColumn="0" w:firstRowLastColumn="0" w:lastRowFirstColumn="0" w:lastRowLastColumn="0"/>
            </w:pPr>
            <w:r w:rsidRPr="002C4710">
              <w:t xml:space="preserve">Using </w:t>
            </w:r>
            <w:r w:rsidR="00944C8B" w:rsidRPr="002C4710">
              <w:t xml:space="preserve">the </w:t>
            </w:r>
            <w:r w:rsidR="00756FCE" w:rsidRPr="002C4710">
              <w:t xml:space="preserve">Requirements and </w:t>
            </w:r>
            <w:r w:rsidR="00944C8B" w:rsidRPr="002C4710">
              <w:t xml:space="preserve">Solution </w:t>
            </w:r>
            <w:r w:rsidRPr="002C4710">
              <w:t>Design as basis</w:t>
            </w:r>
            <w:r w:rsidR="0049016D" w:rsidRPr="002C4710">
              <w:t>,</w:t>
            </w:r>
            <w:r w:rsidRPr="002C4710">
              <w:t xml:space="preserve"> Unit testing is </w:t>
            </w:r>
            <w:r w:rsidR="002B2A39" w:rsidRPr="002C4710">
              <w:t xml:space="preserve">performed </w:t>
            </w:r>
            <w:r w:rsidRPr="002C4710">
              <w:t xml:space="preserve">on </w:t>
            </w:r>
            <w:r w:rsidR="009B37D0" w:rsidRPr="002C4710">
              <w:t>individual units</w:t>
            </w:r>
            <w:r w:rsidR="00F35337" w:rsidRPr="002C4710">
              <w:t xml:space="preserve"> </w:t>
            </w:r>
            <w:r w:rsidR="00F35337" w:rsidRPr="002C4710">
              <w:rPr>
                <w:i/>
                <w:iCs/>
              </w:rPr>
              <w:t>(</w:t>
            </w:r>
            <w:r w:rsidR="00D522FB" w:rsidRPr="002C4710">
              <w:rPr>
                <w:i/>
                <w:iCs/>
              </w:rPr>
              <w:t xml:space="preserve">e.g. </w:t>
            </w:r>
            <w:r w:rsidR="009C584C" w:rsidRPr="002C4710">
              <w:rPr>
                <w:i/>
                <w:iCs/>
              </w:rPr>
              <w:t>notebooks/runnable code</w:t>
            </w:r>
            <w:r w:rsidR="00847D86" w:rsidRPr="002C4710">
              <w:rPr>
                <w:i/>
                <w:iCs/>
              </w:rPr>
              <w:t xml:space="preserve"> performing data quality checks and transformations</w:t>
            </w:r>
            <w:r w:rsidR="009C584C" w:rsidRPr="002C4710">
              <w:rPr>
                <w:i/>
                <w:iCs/>
              </w:rPr>
              <w:t>)</w:t>
            </w:r>
            <w:r w:rsidR="0075544F" w:rsidRPr="002C4710">
              <w:t xml:space="preserve"> of Data Hub</w:t>
            </w:r>
            <w:r w:rsidR="009C584C" w:rsidRPr="002C4710">
              <w:t xml:space="preserve"> </w:t>
            </w:r>
            <w:r w:rsidRPr="002C4710">
              <w:t>with</w:t>
            </w:r>
            <w:r w:rsidR="009C584C" w:rsidRPr="002C4710">
              <w:t xml:space="preserve"> limited</w:t>
            </w:r>
            <w:r w:rsidR="0075544F" w:rsidRPr="002C4710">
              <w:t>,</w:t>
            </w:r>
            <w:r w:rsidR="009C584C" w:rsidRPr="002C4710">
              <w:t xml:space="preserve"> extracted source data</w:t>
            </w:r>
            <w:r w:rsidR="0075544F" w:rsidRPr="002C4710">
              <w:t xml:space="preserve">. </w:t>
            </w:r>
          </w:p>
          <w:p w14:paraId="36BB39DA" w14:textId="7FA77105" w:rsidR="00CA4B68" w:rsidRPr="002C4710" w:rsidRDefault="00CA4B68" w:rsidP="00936062">
            <w:pPr>
              <w:cnfStyle w:val="000000000000" w:firstRow="0" w:lastRow="0" w:firstColumn="0" w:lastColumn="0" w:oddVBand="0" w:evenVBand="0" w:oddHBand="0" w:evenHBand="0" w:firstRowFirstColumn="0" w:firstRowLastColumn="0" w:lastRowFirstColumn="0" w:lastRowLastColumn="0"/>
            </w:pPr>
            <w:r w:rsidRPr="002C4710">
              <w:t xml:space="preserve">This </w:t>
            </w:r>
            <w:r w:rsidR="0054512B" w:rsidRPr="002C4710">
              <w:t>level will also validate datasets generated in each storage layer</w:t>
            </w:r>
            <w:r w:rsidR="00151D68" w:rsidRPr="002C4710">
              <w:t xml:space="preserve"> along with Data Quality checks</w:t>
            </w:r>
            <w:r w:rsidR="00AB476E" w:rsidRPr="002C4710">
              <w:t xml:space="preserve"> (Formats, Null Values, </w:t>
            </w:r>
            <w:r w:rsidR="003241BC" w:rsidRPr="002C4710">
              <w:t>Duplicates, Completeness)</w:t>
            </w:r>
          </w:p>
        </w:tc>
      </w:tr>
      <w:tr w:rsidR="008357AE" w:rsidRPr="002C4710" w14:paraId="6EA4BF07" w14:textId="77777777" w:rsidTr="002C4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hideMark/>
          </w:tcPr>
          <w:p w14:paraId="75C918AC" w14:textId="10669F7F" w:rsidR="002F725A" w:rsidRPr="002C4710" w:rsidRDefault="00E80A98" w:rsidP="00936062">
            <w:r w:rsidRPr="002C4710">
              <w:t>System</w:t>
            </w:r>
            <w:r w:rsidR="00D97B9F" w:rsidRPr="002C4710">
              <w:t xml:space="preserve"> </w:t>
            </w:r>
            <w:commentRangeStart w:id="84"/>
            <w:commentRangeStart w:id="85"/>
            <w:r w:rsidR="00006342" w:rsidRPr="002C4710">
              <w:t xml:space="preserve">Unit </w:t>
            </w:r>
            <w:r w:rsidR="001D491B" w:rsidRPr="002C4710">
              <w:t>Test</w:t>
            </w:r>
            <w:r w:rsidR="00006342" w:rsidRPr="002C4710">
              <w:t>s</w:t>
            </w:r>
            <w:commentRangeEnd w:id="84"/>
            <w:r w:rsidR="00643384" w:rsidRPr="002C4710">
              <w:rPr>
                <w:rStyle w:val="CommentReference"/>
                <w:sz w:val="20"/>
                <w:szCs w:val="20"/>
              </w:rPr>
              <w:commentReference w:id="84"/>
            </w:r>
            <w:commentRangeEnd w:id="85"/>
            <w:r w:rsidR="00D97B9F" w:rsidRPr="002C4710">
              <w:rPr>
                <w:rStyle w:val="CommentReference"/>
                <w:sz w:val="20"/>
                <w:szCs w:val="20"/>
              </w:rPr>
              <w:commentReference w:id="85"/>
            </w:r>
            <w:r w:rsidR="00676431" w:rsidRPr="002C4710">
              <w:t xml:space="preserve"> (</w:t>
            </w:r>
            <w:r w:rsidR="006A36AC" w:rsidRPr="002C4710">
              <w:t>ST</w:t>
            </w:r>
            <w:r w:rsidR="00676431" w:rsidRPr="002C4710">
              <w:t>)</w:t>
            </w:r>
          </w:p>
        </w:tc>
        <w:tc>
          <w:tcPr>
            <w:tcW w:w="906" w:type="dxa"/>
            <w:shd w:val="clear" w:color="auto" w:fill="FFFFFF" w:themeFill="background1"/>
          </w:tcPr>
          <w:p w14:paraId="3EC46955" w14:textId="4C08C2BF" w:rsidR="002F725A" w:rsidRPr="002C4710" w:rsidRDefault="004F2719" w:rsidP="00936062">
            <w:pPr>
              <w:cnfStyle w:val="000000010000" w:firstRow="0" w:lastRow="0" w:firstColumn="0" w:lastColumn="0" w:oddVBand="0" w:evenVBand="0" w:oddHBand="0" w:evenHBand="1" w:firstRowFirstColumn="0" w:firstRowLastColumn="0" w:lastRowFirstColumn="0" w:lastRowLastColumn="0"/>
            </w:pPr>
            <w:r w:rsidRPr="002C4710">
              <w:t>Y</w:t>
            </w:r>
          </w:p>
        </w:tc>
        <w:tc>
          <w:tcPr>
            <w:tcW w:w="1951" w:type="dxa"/>
            <w:shd w:val="clear" w:color="auto" w:fill="FFFFFF" w:themeFill="background1"/>
          </w:tcPr>
          <w:p w14:paraId="1009BC9F" w14:textId="0C39E1BC" w:rsidR="002F725A" w:rsidRPr="002C4710" w:rsidRDefault="000918FC" w:rsidP="00936062">
            <w:pPr>
              <w:cnfStyle w:val="000000010000" w:firstRow="0" w:lastRow="0" w:firstColumn="0" w:lastColumn="0" w:oddVBand="0" w:evenVBand="0" w:oddHBand="0" w:evenHBand="1" w:firstRowFirstColumn="0" w:firstRowLastColumn="0" w:lastRowFirstColumn="0" w:lastRowLastColumn="0"/>
            </w:pPr>
            <w:r w:rsidRPr="002C4710">
              <w:t>Capgemini Data Hub Test Team</w:t>
            </w:r>
          </w:p>
        </w:tc>
        <w:tc>
          <w:tcPr>
            <w:tcW w:w="4376" w:type="dxa"/>
            <w:shd w:val="clear" w:color="auto" w:fill="FFFFFF" w:themeFill="background1"/>
            <w:hideMark/>
          </w:tcPr>
          <w:p w14:paraId="47DE8CA5" w14:textId="47212A3F" w:rsidR="002C5C74" w:rsidRPr="002C4710" w:rsidRDefault="00795D52" w:rsidP="00F658EF">
            <w:pPr>
              <w:cnfStyle w:val="000000010000" w:firstRow="0" w:lastRow="0" w:firstColumn="0" w:lastColumn="0" w:oddVBand="0" w:evenVBand="0" w:oddHBand="0" w:evenHBand="1" w:firstRowFirstColumn="0" w:firstRowLastColumn="0" w:lastRowFirstColumn="0" w:lastRowLastColumn="0"/>
            </w:pPr>
            <w:r w:rsidRPr="002C4710">
              <w:t xml:space="preserve">An </w:t>
            </w:r>
            <w:r w:rsidR="00EB4496" w:rsidRPr="002C4710">
              <w:t>extension of Unit Tests, t</w:t>
            </w:r>
            <w:r w:rsidR="00B0771C" w:rsidRPr="002C4710">
              <w:t xml:space="preserve">his phase </w:t>
            </w:r>
            <w:r w:rsidR="00120FA4" w:rsidRPr="002C4710">
              <w:t xml:space="preserve">validates </w:t>
            </w:r>
            <w:r w:rsidR="00AB0190" w:rsidRPr="002C4710">
              <w:t xml:space="preserve">Data Hub </w:t>
            </w:r>
            <w:r w:rsidR="00F23C44" w:rsidRPr="002C4710">
              <w:t xml:space="preserve">Business Requirements </w:t>
            </w:r>
            <w:r w:rsidR="0003275F" w:rsidRPr="002C4710">
              <w:t xml:space="preserve">with </w:t>
            </w:r>
            <w:r w:rsidR="00704F0E" w:rsidRPr="002C4710">
              <w:t xml:space="preserve">various </w:t>
            </w:r>
            <w:r w:rsidR="00DA5FB7" w:rsidRPr="002C4710">
              <w:t>units integrated</w:t>
            </w:r>
            <w:r w:rsidR="00B23A95" w:rsidRPr="002C4710">
              <w:t xml:space="preserve"> to </w:t>
            </w:r>
            <w:r w:rsidR="00AE2AB9" w:rsidRPr="002C4710">
              <w:t>trigger</w:t>
            </w:r>
            <w:r w:rsidR="00AE0747" w:rsidRPr="002C4710">
              <w:t xml:space="preserve"> specific</w:t>
            </w:r>
            <w:r w:rsidR="00AE2AB9" w:rsidRPr="002C4710">
              <w:t xml:space="preserve"> </w:t>
            </w:r>
            <w:r w:rsidR="000534D2" w:rsidRPr="002C4710">
              <w:t xml:space="preserve">business </w:t>
            </w:r>
            <w:r w:rsidR="00B23A95" w:rsidRPr="002C4710">
              <w:t>processes</w:t>
            </w:r>
            <w:r w:rsidR="00876170" w:rsidRPr="002C4710">
              <w:t xml:space="preserve"> </w:t>
            </w:r>
            <w:r w:rsidR="00275CE1" w:rsidRPr="002C4710">
              <w:t>with</w:t>
            </w:r>
            <w:r w:rsidR="00876170" w:rsidRPr="002C4710">
              <w:t xml:space="preserve">in </w:t>
            </w:r>
            <w:r w:rsidR="00275CE1" w:rsidRPr="002C4710">
              <w:t xml:space="preserve">the </w:t>
            </w:r>
            <w:r w:rsidR="00876170" w:rsidRPr="002C4710">
              <w:t>scope of the</w:t>
            </w:r>
            <w:r w:rsidR="00B833F1" w:rsidRPr="002C4710">
              <w:t xml:space="preserve"> Data Enablement </w:t>
            </w:r>
            <w:r w:rsidR="00A9450D" w:rsidRPr="002C4710">
              <w:t>Works</w:t>
            </w:r>
            <w:r w:rsidR="00B833F1" w:rsidRPr="002C4710">
              <w:t>tream</w:t>
            </w:r>
            <w:r w:rsidR="00202CE5" w:rsidRPr="002C4710">
              <w:t xml:space="preserve">. This will involve running a master pipeline </w:t>
            </w:r>
            <w:r w:rsidR="00C87E9D" w:rsidRPr="002C4710">
              <w:t xml:space="preserve">that will </w:t>
            </w:r>
            <w:r w:rsidR="00B10806" w:rsidRPr="002C4710">
              <w:t xml:space="preserve">automatically </w:t>
            </w:r>
            <w:r w:rsidR="00C87E9D" w:rsidRPr="002C4710">
              <w:t xml:space="preserve">invoke the necessary code (notebooks) and move data </w:t>
            </w:r>
            <w:r w:rsidR="003810D7" w:rsidRPr="002C4710">
              <w:t xml:space="preserve">end-to-end, performing </w:t>
            </w:r>
            <w:r w:rsidR="00C87E9D" w:rsidRPr="002C4710">
              <w:t>clean-up and transformations across</w:t>
            </w:r>
            <w:r w:rsidR="00823E53" w:rsidRPr="002C4710">
              <w:t xml:space="preserve"> </w:t>
            </w:r>
            <w:r w:rsidR="00C87E9D" w:rsidRPr="002C4710">
              <w:t>the Landing</w:t>
            </w:r>
            <w:r w:rsidR="00CF1034" w:rsidRPr="002C4710">
              <w:rPr>
                <w:rFonts w:eastAsia="Wingdings" w:cs="Wingdings"/>
              </w:rPr>
              <w:t>-</w:t>
            </w:r>
            <w:r w:rsidR="00C87E9D" w:rsidRPr="002C4710">
              <w:t>C</w:t>
            </w:r>
            <w:r w:rsidR="001C1BA4" w:rsidRPr="002C4710">
              <w:t xml:space="preserve">urated </w:t>
            </w:r>
            <w:r w:rsidR="00CF1034" w:rsidRPr="002C4710">
              <w:rPr>
                <w:rFonts w:eastAsia="Wingdings" w:cs="Wingdings"/>
              </w:rPr>
              <w:t>-</w:t>
            </w:r>
            <w:r w:rsidR="001C1BA4" w:rsidRPr="002C4710">
              <w:t xml:space="preserve">Model </w:t>
            </w:r>
            <w:commentRangeStart w:id="86"/>
            <w:commentRangeStart w:id="87"/>
            <w:r w:rsidR="003810D7" w:rsidRPr="002C4710">
              <w:t>Layers</w:t>
            </w:r>
            <w:commentRangeEnd w:id="86"/>
            <w:r w:rsidR="00715BCC" w:rsidRPr="002C4710">
              <w:rPr>
                <w:rStyle w:val="CommentReference"/>
                <w:sz w:val="20"/>
                <w:szCs w:val="20"/>
              </w:rPr>
              <w:commentReference w:id="86"/>
            </w:r>
            <w:commentRangeEnd w:id="87"/>
            <w:r w:rsidR="004819FB" w:rsidRPr="002C4710">
              <w:rPr>
                <w:rStyle w:val="CommentReference"/>
                <w:sz w:val="20"/>
                <w:szCs w:val="20"/>
              </w:rPr>
              <w:commentReference w:id="87"/>
            </w:r>
          </w:p>
          <w:p w14:paraId="6095D1F6" w14:textId="0E5ED75A" w:rsidR="008C2F3F" w:rsidRPr="002C4710" w:rsidRDefault="002B5A67" w:rsidP="00F658EF">
            <w:pPr>
              <w:cnfStyle w:val="000000010000" w:firstRow="0" w:lastRow="0" w:firstColumn="0" w:lastColumn="0" w:oddVBand="0" w:evenVBand="0" w:oddHBand="0" w:evenHBand="1" w:firstRowFirstColumn="0" w:firstRowLastColumn="0" w:lastRowFirstColumn="0" w:lastRowLastColumn="0"/>
            </w:pPr>
            <w:r w:rsidRPr="002C4710">
              <w:t>Interfacing systems</w:t>
            </w:r>
            <w:r w:rsidR="005034E4" w:rsidRPr="002C4710">
              <w:t xml:space="preserve"> (Upstream and Dow</w:t>
            </w:r>
            <w:r w:rsidR="003234A0" w:rsidRPr="002C4710">
              <w:t>n</w:t>
            </w:r>
            <w:r w:rsidR="005034E4" w:rsidRPr="002C4710">
              <w:t>stream</w:t>
            </w:r>
            <w:r w:rsidR="003234A0" w:rsidRPr="002C4710">
              <w:t xml:space="preserve"> Systems</w:t>
            </w:r>
            <w:r w:rsidR="005034E4" w:rsidRPr="002C4710">
              <w:t>)</w:t>
            </w:r>
            <w:r w:rsidRPr="002C4710">
              <w:t xml:space="preserve"> </w:t>
            </w:r>
            <w:r w:rsidR="000A447F" w:rsidRPr="002C4710">
              <w:t xml:space="preserve">and </w:t>
            </w:r>
            <w:r w:rsidR="00D859E8" w:rsidRPr="002C4710">
              <w:t xml:space="preserve">required support </w:t>
            </w:r>
            <w:r w:rsidR="00CB5890" w:rsidRPr="002C4710">
              <w:t xml:space="preserve">should be </w:t>
            </w:r>
            <w:r w:rsidR="000A447F" w:rsidRPr="002C4710">
              <w:t xml:space="preserve">made available </w:t>
            </w:r>
            <w:r w:rsidR="00D859E8" w:rsidRPr="002C4710">
              <w:t>by IB</w:t>
            </w:r>
            <w:r w:rsidR="00DD46B8" w:rsidRPr="002C4710">
              <w:t xml:space="preserve"> to d</w:t>
            </w:r>
            <w:r w:rsidR="00C5660C" w:rsidRPr="002C4710">
              <w:t>o basic connectivity and structu</w:t>
            </w:r>
            <w:r w:rsidR="005F1BC6" w:rsidRPr="002C4710">
              <w:t xml:space="preserve">re related </w:t>
            </w:r>
            <w:r w:rsidR="00470041" w:rsidRPr="002C4710">
              <w:t>checks</w:t>
            </w:r>
            <w:r w:rsidR="00D859E8" w:rsidRPr="002C4710">
              <w:t>.</w:t>
            </w:r>
          </w:p>
        </w:tc>
      </w:tr>
      <w:tr w:rsidR="008357AE" w:rsidRPr="002C4710" w14:paraId="04667695" w14:textId="77777777" w:rsidTr="002C4710">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hideMark/>
          </w:tcPr>
          <w:p w14:paraId="414168A1" w14:textId="4F2718CB" w:rsidR="002F725A" w:rsidRPr="002C4710" w:rsidRDefault="000918FC" w:rsidP="00936062">
            <w:r w:rsidRPr="002C4710">
              <w:t>End-to End</w:t>
            </w:r>
            <w:r w:rsidR="009B37D0" w:rsidRPr="002C4710">
              <w:t xml:space="preserve"> </w:t>
            </w:r>
            <w:r w:rsidR="00E31135" w:rsidRPr="002C4710">
              <w:t xml:space="preserve">Integration </w:t>
            </w:r>
            <w:r w:rsidR="009B37D0" w:rsidRPr="002C4710">
              <w:t>Tests</w:t>
            </w:r>
            <w:r w:rsidR="00284C8F" w:rsidRPr="002C4710">
              <w:t xml:space="preserve"> (E2E)</w:t>
            </w:r>
          </w:p>
        </w:tc>
        <w:tc>
          <w:tcPr>
            <w:tcW w:w="906" w:type="dxa"/>
            <w:shd w:val="clear" w:color="auto" w:fill="FFFFFF" w:themeFill="background1"/>
          </w:tcPr>
          <w:p w14:paraId="0557B059" w14:textId="0723E585" w:rsidR="002F725A" w:rsidRPr="002C4710" w:rsidRDefault="004F2719" w:rsidP="00936062">
            <w:pPr>
              <w:cnfStyle w:val="000000000000" w:firstRow="0" w:lastRow="0" w:firstColumn="0" w:lastColumn="0" w:oddVBand="0" w:evenVBand="0" w:oddHBand="0" w:evenHBand="0" w:firstRowFirstColumn="0" w:firstRowLastColumn="0" w:lastRowFirstColumn="0" w:lastRowLastColumn="0"/>
            </w:pPr>
            <w:r w:rsidRPr="002C4710">
              <w:t>Y</w:t>
            </w:r>
          </w:p>
        </w:tc>
        <w:tc>
          <w:tcPr>
            <w:tcW w:w="1951" w:type="dxa"/>
            <w:shd w:val="clear" w:color="auto" w:fill="FFFFFF" w:themeFill="background1"/>
          </w:tcPr>
          <w:p w14:paraId="1015013B" w14:textId="11D5DB4A" w:rsidR="002F725A" w:rsidRPr="002C4710" w:rsidRDefault="009B37D0" w:rsidP="00936062">
            <w:pPr>
              <w:cnfStyle w:val="000000000000" w:firstRow="0" w:lastRow="0" w:firstColumn="0" w:lastColumn="0" w:oddVBand="0" w:evenVBand="0" w:oddHBand="0" w:evenHBand="0" w:firstRowFirstColumn="0" w:firstRowLastColumn="0" w:lastRowFirstColumn="0" w:lastRowLastColumn="0"/>
            </w:pPr>
            <w:r w:rsidRPr="002C4710">
              <w:t>IB Testing COE</w:t>
            </w:r>
          </w:p>
        </w:tc>
        <w:tc>
          <w:tcPr>
            <w:tcW w:w="4376" w:type="dxa"/>
            <w:shd w:val="clear" w:color="auto" w:fill="FFFFFF" w:themeFill="background1"/>
            <w:hideMark/>
          </w:tcPr>
          <w:p w14:paraId="6F7F4CB6" w14:textId="7F5075E6" w:rsidR="002F725A" w:rsidRPr="002C4710" w:rsidRDefault="002F725A" w:rsidP="00936062">
            <w:pPr>
              <w:cnfStyle w:val="000000000000" w:firstRow="0" w:lastRow="0" w:firstColumn="0" w:lastColumn="0" w:oddVBand="0" w:evenVBand="0" w:oddHBand="0" w:evenHBand="0" w:firstRowFirstColumn="0" w:firstRowLastColumn="0" w:lastRowFirstColumn="0" w:lastRowLastColumn="0"/>
            </w:pPr>
            <w:r w:rsidRPr="002C4710">
              <w:t xml:space="preserve">End-to-End </w:t>
            </w:r>
            <w:r w:rsidR="00E31135" w:rsidRPr="002C4710">
              <w:t xml:space="preserve">Integration </w:t>
            </w:r>
            <w:r w:rsidRPr="002C4710">
              <w:t xml:space="preserve">testing </w:t>
            </w:r>
            <w:r w:rsidR="000349B3" w:rsidRPr="002C4710">
              <w:t>validates</w:t>
            </w:r>
            <w:r w:rsidR="00F206D2" w:rsidRPr="002C4710">
              <w:t xml:space="preserve"> </w:t>
            </w:r>
            <w:r w:rsidR="00E31135" w:rsidRPr="002C4710">
              <w:t xml:space="preserve">the integration of Data Hub with </w:t>
            </w:r>
            <w:r w:rsidR="00EF038D" w:rsidRPr="002C4710">
              <w:t xml:space="preserve">actual </w:t>
            </w:r>
            <w:r w:rsidR="00E31135" w:rsidRPr="002C4710">
              <w:t>upstream and Downstream systems</w:t>
            </w:r>
            <w:r w:rsidR="008A4DEE" w:rsidRPr="002C4710">
              <w:t xml:space="preserve"> under real</w:t>
            </w:r>
            <w:r w:rsidR="00F51BA4" w:rsidRPr="002C4710">
              <w:t>-</w:t>
            </w:r>
            <w:r w:rsidR="008A4DEE" w:rsidRPr="002C4710">
              <w:t xml:space="preserve"> world </w:t>
            </w:r>
            <w:r w:rsidR="00795F71" w:rsidRPr="002C4710">
              <w:t xml:space="preserve">Demand Planning </w:t>
            </w:r>
            <w:r w:rsidR="008A4DEE" w:rsidRPr="002C4710">
              <w:t>scenarios</w:t>
            </w:r>
            <w:r w:rsidR="00C623A5" w:rsidRPr="002C4710">
              <w:t>.</w:t>
            </w:r>
            <w:r w:rsidR="00036042" w:rsidRPr="002C4710">
              <w:t xml:space="preserve"> Data movement and processing </w:t>
            </w:r>
            <w:r w:rsidR="00434B5F" w:rsidRPr="002C4710">
              <w:t xml:space="preserve">through multiple systems within the </w:t>
            </w:r>
            <w:r w:rsidR="00F93C92" w:rsidRPr="002C4710">
              <w:t xml:space="preserve">IB Supply Chain </w:t>
            </w:r>
            <w:r w:rsidR="00434B5F" w:rsidRPr="002C4710">
              <w:t xml:space="preserve">landscape </w:t>
            </w:r>
            <w:r w:rsidR="00036042" w:rsidRPr="002C4710">
              <w:t xml:space="preserve">is </w:t>
            </w:r>
            <w:r w:rsidR="00691ED2" w:rsidRPr="002C4710">
              <w:t>validated</w:t>
            </w:r>
            <w:r w:rsidR="00F93C92" w:rsidRPr="002C4710">
              <w:t xml:space="preserve"> in this phase</w:t>
            </w:r>
            <w:r w:rsidR="00036042" w:rsidRPr="002C4710">
              <w:t>.</w:t>
            </w:r>
            <w:r w:rsidR="00C63C17" w:rsidRPr="002C4710">
              <w:t xml:space="preserve"> </w:t>
            </w:r>
          </w:p>
          <w:p w14:paraId="2933A352" w14:textId="77777777" w:rsidR="002C5C74" w:rsidRPr="002C4710" w:rsidRDefault="002C5C74" w:rsidP="00936062">
            <w:pPr>
              <w:cnfStyle w:val="000000000000" w:firstRow="0" w:lastRow="0" w:firstColumn="0" w:lastColumn="0" w:oddVBand="0" w:evenVBand="0" w:oddHBand="0" w:evenHBand="0" w:firstRowFirstColumn="0" w:firstRowLastColumn="0" w:lastRowFirstColumn="0" w:lastRowLastColumn="0"/>
            </w:pPr>
          </w:p>
          <w:p w14:paraId="10DCDF12" w14:textId="121EC97C" w:rsidR="002C5C74" w:rsidRPr="002C4710" w:rsidRDefault="002C5C74" w:rsidP="00936062">
            <w:pPr>
              <w:cnfStyle w:val="000000000000" w:firstRow="0" w:lastRow="0" w:firstColumn="0" w:lastColumn="0" w:oddVBand="0" w:evenVBand="0" w:oddHBand="0" w:evenHBand="0" w:firstRowFirstColumn="0" w:firstRowLastColumn="0" w:lastRowFirstColumn="0" w:lastRowLastColumn="0"/>
            </w:pPr>
            <w:r w:rsidRPr="002C4710">
              <w:t xml:space="preserve">Capgemini Data Hub Test Team to support </w:t>
            </w:r>
            <w:r w:rsidR="00691ED2" w:rsidRPr="002C4710">
              <w:t xml:space="preserve">by </w:t>
            </w:r>
            <w:r w:rsidR="00473B91" w:rsidRPr="002C4710">
              <w:t xml:space="preserve">validating results </w:t>
            </w:r>
            <w:r w:rsidR="0079708A" w:rsidRPr="002C4710">
              <w:t xml:space="preserve">only </w:t>
            </w:r>
            <w:r w:rsidRPr="002C4710">
              <w:t xml:space="preserve">on Data Hub </w:t>
            </w:r>
            <w:r w:rsidR="00114FC4" w:rsidRPr="002C4710">
              <w:t>while these</w:t>
            </w:r>
            <w:r w:rsidR="00F34C99" w:rsidRPr="002C4710">
              <w:t xml:space="preserve"> End-To-End</w:t>
            </w:r>
            <w:r w:rsidR="00114FC4" w:rsidRPr="002C4710">
              <w:t xml:space="preserve"> </w:t>
            </w:r>
            <w:r w:rsidRPr="002C4710">
              <w:t>tests</w:t>
            </w:r>
            <w:r w:rsidR="00114FC4" w:rsidRPr="002C4710">
              <w:t xml:space="preserve"> are being </w:t>
            </w:r>
            <w:commentRangeStart w:id="88"/>
            <w:commentRangeStart w:id="89"/>
            <w:r w:rsidR="00114FC4" w:rsidRPr="002C4710">
              <w:t>executed</w:t>
            </w:r>
            <w:commentRangeEnd w:id="88"/>
            <w:r w:rsidR="008B60F7" w:rsidRPr="002C4710">
              <w:rPr>
                <w:rStyle w:val="CommentReference"/>
                <w:sz w:val="20"/>
                <w:szCs w:val="20"/>
              </w:rPr>
              <w:commentReference w:id="88"/>
            </w:r>
            <w:commentRangeEnd w:id="89"/>
            <w:r w:rsidR="00A828E7" w:rsidRPr="002C4710">
              <w:rPr>
                <w:rStyle w:val="CommentReference"/>
                <w:sz w:val="20"/>
                <w:szCs w:val="20"/>
              </w:rPr>
              <w:commentReference w:id="89"/>
            </w:r>
            <w:r w:rsidRPr="002C4710">
              <w:t>.</w:t>
            </w:r>
          </w:p>
        </w:tc>
      </w:tr>
      <w:tr w:rsidR="008357AE" w:rsidRPr="002C4710" w14:paraId="13E67119" w14:textId="77777777" w:rsidTr="002C4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hideMark/>
          </w:tcPr>
          <w:p w14:paraId="69DFD8B7" w14:textId="3EF6A04D" w:rsidR="000918FC" w:rsidRPr="002C4710" w:rsidRDefault="000918FC" w:rsidP="00936062">
            <w:r w:rsidRPr="002C4710">
              <w:t xml:space="preserve">Non-Functional </w:t>
            </w:r>
            <w:r w:rsidR="00284C8F" w:rsidRPr="002C4710">
              <w:t xml:space="preserve">Requirements (NFR) </w:t>
            </w:r>
            <w:r w:rsidRPr="002C4710">
              <w:t>Test</w:t>
            </w:r>
          </w:p>
        </w:tc>
        <w:tc>
          <w:tcPr>
            <w:tcW w:w="906" w:type="dxa"/>
            <w:shd w:val="clear" w:color="auto" w:fill="FFFFFF" w:themeFill="background1"/>
          </w:tcPr>
          <w:p w14:paraId="4B89D339" w14:textId="0B3FED7B" w:rsidR="000918FC" w:rsidRPr="002C4710" w:rsidRDefault="000918FC" w:rsidP="00936062">
            <w:pPr>
              <w:cnfStyle w:val="000000010000" w:firstRow="0" w:lastRow="0" w:firstColumn="0" w:lastColumn="0" w:oddVBand="0" w:evenVBand="0" w:oddHBand="0" w:evenHBand="1" w:firstRowFirstColumn="0" w:firstRowLastColumn="0" w:lastRowFirstColumn="0" w:lastRowLastColumn="0"/>
            </w:pPr>
            <w:r w:rsidRPr="002C4710">
              <w:t>Y</w:t>
            </w:r>
          </w:p>
        </w:tc>
        <w:tc>
          <w:tcPr>
            <w:tcW w:w="1951" w:type="dxa"/>
            <w:shd w:val="clear" w:color="auto" w:fill="FFFFFF" w:themeFill="background1"/>
          </w:tcPr>
          <w:p w14:paraId="01791D62" w14:textId="0F92246F" w:rsidR="000918FC" w:rsidRPr="002C4710" w:rsidRDefault="00900BBA" w:rsidP="00936062">
            <w:pPr>
              <w:cnfStyle w:val="000000010000" w:firstRow="0" w:lastRow="0" w:firstColumn="0" w:lastColumn="0" w:oddVBand="0" w:evenVBand="0" w:oddHBand="0" w:evenHBand="1" w:firstRowFirstColumn="0" w:firstRowLastColumn="0" w:lastRowFirstColumn="0" w:lastRowLastColumn="0"/>
            </w:pPr>
            <w:r w:rsidRPr="002C4710">
              <w:t>Imperial Brands Testing COE</w:t>
            </w:r>
          </w:p>
        </w:tc>
        <w:tc>
          <w:tcPr>
            <w:tcW w:w="4376" w:type="dxa"/>
            <w:shd w:val="clear" w:color="auto" w:fill="FFFFFF" w:themeFill="background1"/>
            <w:hideMark/>
          </w:tcPr>
          <w:p w14:paraId="3AAA25BF" w14:textId="6CF4D44B" w:rsidR="000918FC" w:rsidRPr="002C4710" w:rsidRDefault="00900BBA" w:rsidP="00936062">
            <w:pPr>
              <w:cnfStyle w:val="000000010000" w:firstRow="0" w:lastRow="0" w:firstColumn="0" w:lastColumn="0" w:oddVBand="0" w:evenVBand="0" w:oddHBand="0" w:evenHBand="1" w:firstRowFirstColumn="0" w:firstRowLastColumn="0" w:lastRowFirstColumn="0" w:lastRowLastColumn="0"/>
            </w:pPr>
            <w:commentRangeStart w:id="90"/>
            <w:r w:rsidRPr="002C4710">
              <w:t>Non-functional test types in scope are as below:</w:t>
            </w:r>
          </w:p>
          <w:p w14:paraId="0CFC756D" w14:textId="77777777" w:rsidR="00900BBA" w:rsidRPr="002C4710" w:rsidRDefault="00900BBA" w:rsidP="00E778CE">
            <w:pPr>
              <w:pStyle w:val="ListParagraph"/>
              <w:numPr>
                <w:ilvl w:val="0"/>
                <w:numId w:val="12"/>
              </w:numPr>
              <w:cnfStyle w:val="000000010000" w:firstRow="0" w:lastRow="0" w:firstColumn="0" w:lastColumn="0" w:oddVBand="0" w:evenVBand="0" w:oddHBand="0" w:evenHBand="1" w:firstRowFirstColumn="0" w:firstRowLastColumn="0" w:lastRowFirstColumn="0" w:lastRowLastColumn="0"/>
            </w:pPr>
            <w:r w:rsidRPr="002C4710">
              <w:t>Performance Testing</w:t>
            </w:r>
          </w:p>
          <w:p w14:paraId="2F1342A5" w14:textId="77777777" w:rsidR="00900BBA" w:rsidRPr="002C4710" w:rsidRDefault="00900BBA" w:rsidP="00E778CE">
            <w:pPr>
              <w:pStyle w:val="ListParagraph"/>
              <w:numPr>
                <w:ilvl w:val="0"/>
                <w:numId w:val="12"/>
              </w:numPr>
              <w:cnfStyle w:val="000000010000" w:firstRow="0" w:lastRow="0" w:firstColumn="0" w:lastColumn="0" w:oddVBand="0" w:evenVBand="0" w:oddHBand="0" w:evenHBand="1" w:firstRowFirstColumn="0" w:firstRowLastColumn="0" w:lastRowFirstColumn="0" w:lastRowLastColumn="0"/>
            </w:pPr>
            <w:r w:rsidRPr="002C4710">
              <w:t>Security Testing</w:t>
            </w:r>
          </w:p>
          <w:p w14:paraId="0504F04F" w14:textId="07813577" w:rsidR="00900BBA" w:rsidRPr="002C4710" w:rsidRDefault="00900BBA" w:rsidP="00E778CE">
            <w:pPr>
              <w:pStyle w:val="ListParagraph"/>
              <w:numPr>
                <w:ilvl w:val="0"/>
                <w:numId w:val="12"/>
              </w:numPr>
              <w:cnfStyle w:val="000000010000" w:firstRow="0" w:lastRow="0" w:firstColumn="0" w:lastColumn="0" w:oddVBand="0" w:evenVBand="0" w:oddHBand="0" w:evenHBand="1" w:firstRowFirstColumn="0" w:firstRowLastColumn="0" w:lastRowFirstColumn="0" w:lastRowLastColumn="0"/>
            </w:pPr>
            <w:r w:rsidRPr="002C4710">
              <w:t>Availability Testing</w:t>
            </w:r>
          </w:p>
          <w:p w14:paraId="02ECBF38" w14:textId="27ADAEE6" w:rsidR="00900BBA" w:rsidRPr="002C4710" w:rsidRDefault="00900BBA" w:rsidP="00E778CE">
            <w:pPr>
              <w:pStyle w:val="ListParagraph"/>
              <w:numPr>
                <w:ilvl w:val="0"/>
                <w:numId w:val="12"/>
              </w:numPr>
              <w:cnfStyle w:val="000000010000" w:firstRow="0" w:lastRow="0" w:firstColumn="0" w:lastColumn="0" w:oddVBand="0" w:evenVBand="0" w:oddHBand="0" w:evenHBand="1" w:firstRowFirstColumn="0" w:firstRowLastColumn="0" w:lastRowFirstColumn="0" w:lastRowLastColumn="0"/>
            </w:pPr>
            <w:commentRangeStart w:id="91"/>
            <w:commentRangeStart w:id="92"/>
            <w:r w:rsidRPr="002C4710">
              <w:t>Reliability Testing</w:t>
            </w:r>
            <w:commentRangeEnd w:id="91"/>
            <w:r w:rsidR="001B0BC1" w:rsidRPr="002C4710">
              <w:rPr>
                <w:rStyle w:val="CommentReference"/>
                <w:sz w:val="20"/>
                <w:szCs w:val="20"/>
              </w:rPr>
              <w:commentReference w:id="91"/>
            </w:r>
            <w:commentRangeEnd w:id="92"/>
            <w:r w:rsidR="007976E2" w:rsidRPr="002C4710">
              <w:rPr>
                <w:rStyle w:val="CommentReference"/>
                <w:sz w:val="20"/>
                <w:szCs w:val="20"/>
              </w:rPr>
              <w:commentReference w:id="92"/>
            </w:r>
          </w:p>
          <w:p w14:paraId="4D1B74D0" w14:textId="6CE36D97" w:rsidR="00900BBA" w:rsidRPr="002C4710" w:rsidRDefault="00900BBA" w:rsidP="00E778CE">
            <w:pPr>
              <w:pStyle w:val="ListParagraph"/>
              <w:numPr>
                <w:ilvl w:val="0"/>
                <w:numId w:val="12"/>
              </w:numPr>
              <w:cnfStyle w:val="000000010000" w:firstRow="0" w:lastRow="0" w:firstColumn="0" w:lastColumn="0" w:oddVBand="0" w:evenVBand="0" w:oddHBand="0" w:evenHBand="1" w:firstRowFirstColumn="0" w:firstRowLastColumn="0" w:lastRowFirstColumn="0" w:lastRowLastColumn="0"/>
            </w:pPr>
            <w:r w:rsidRPr="002C4710">
              <w:t>Integrity Testing</w:t>
            </w:r>
            <w:commentRangeEnd w:id="90"/>
            <w:r w:rsidR="00647A51" w:rsidRPr="002C4710">
              <w:rPr>
                <w:rStyle w:val="CommentReference"/>
                <w:sz w:val="20"/>
                <w:szCs w:val="20"/>
              </w:rPr>
              <w:commentReference w:id="90"/>
            </w:r>
          </w:p>
          <w:p w14:paraId="253F2300" w14:textId="17F74B00" w:rsidR="00900BBA" w:rsidRPr="002C4710" w:rsidRDefault="00900BBA" w:rsidP="00936062">
            <w:pPr>
              <w:cnfStyle w:val="000000010000" w:firstRow="0" w:lastRow="0" w:firstColumn="0" w:lastColumn="0" w:oddVBand="0" w:evenVBand="0" w:oddHBand="0" w:evenHBand="1" w:firstRowFirstColumn="0" w:firstRowLastColumn="0" w:lastRowFirstColumn="0" w:lastRowLastColumn="0"/>
            </w:pPr>
            <w:r w:rsidRPr="002C4710">
              <w:t xml:space="preserve"> </w:t>
            </w:r>
          </w:p>
          <w:p w14:paraId="3A4F6BC6" w14:textId="73D482C8" w:rsidR="00900BBA" w:rsidRPr="002C4710" w:rsidRDefault="00900BBA" w:rsidP="00936062">
            <w:pPr>
              <w:cnfStyle w:val="000000010000" w:firstRow="0" w:lastRow="0" w:firstColumn="0" w:lastColumn="0" w:oddVBand="0" w:evenVBand="0" w:oddHBand="0" w:evenHBand="1" w:firstRowFirstColumn="0" w:firstRowLastColumn="0" w:lastRowFirstColumn="0" w:lastRowLastColumn="0"/>
            </w:pPr>
          </w:p>
        </w:tc>
      </w:tr>
      <w:tr w:rsidR="00BA0B2C" w:rsidRPr="002C4710" w14:paraId="398AF94B" w14:textId="77777777" w:rsidTr="002C4710">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28F9F16E" w14:textId="51E48E78" w:rsidR="00BA0B2C" w:rsidRPr="002C4710" w:rsidRDefault="00BA0B2C" w:rsidP="00936062">
            <w:r w:rsidRPr="002C4710">
              <w:t>Data Migration</w:t>
            </w:r>
            <w:r w:rsidR="00097B8C" w:rsidRPr="002C4710">
              <w:t xml:space="preserve"> Testing</w:t>
            </w:r>
          </w:p>
        </w:tc>
        <w:tc>
          <w:tcPr>
            <w:tcW w:w="906" w:type="dxa"/>
            <w:shd w:val="clear" w:color="auto" w:fill="FFFFFF" w:themeFill="background1"/>
          </w:tcPr>
          <w:p w14:paraId="17AFDFBB" w14:textId="483A7A0B" w:rsidR="00BA0B2C" w:rsidRPr="002C4710" w:rsidRDefault="00097B8C" w:rsidP="00936062">
            <w:pPr>
              <w:cnfStyle w:val="000000000000" w:firstRow="0" w:lastRow="0" w:firstColumn="0" w:lastColumn="0" w:oddVBand="0" w:evenVBand="0" w:oddHBand="0" w:evenHBand="0" w:firstRowFirstColumn="0" w:firstRowLastColumn="0" w:lastRowFirstColumn="0" w:lastRowLastColumn="0"/>
            </w:pPr>
            <w:r w:rsidRPr="002C4710">
              <w:t>Y</w:t>
            </w:r>
          </w:p>
        </w:tc>
        <w:tc>
          <w:tcPr>
            <w:tcW w:w="1951" w:type="dxa"/>
            <w:shd w:val="clear" w:color="auto" w:fill="FFFFFF" w:themeFill="background1"/>
          </w:tcPr>
          <w:p w14:paraId="5126C972" w14:textId="77777777" w:rsidR="00BA0B2C" w:rsidRPr="002C4710" w:rsidRDefault="00BA0B2C" w:rsidP="00936062">
            <w:pPr>
              <w:cnfStyle w:val="000000000000" w:firstRow="0" w:lastRow="0" w:firstColumn="0" w:lastColumn="0" w:oddVBand="0" w:evenVBand="0" w:oddHBand="0" w:evenHBand="0" w:firstRowFirstColumn="0" w:firstRowLastColumn="0" w:lastRowFirstColumn="0" w:lastRowLastColumn="0"/>
            </w:pPr>
          </w:p>
        </w:tc>
        <w:tc>
          <w:tcPr>
            <w:tcW w:w="4376" w:type="dxa"/>
            <w:shd w:val="clear" w:color="auto" w:fill="FFFFFF" w:themeFill="background1"/>
          </w:tcPr>
          <w:p w14:paraId="580B0350" w14:textId="70F50B1D" w:rsidR="00BA0B2C" w:rsidRPr="002C4710" w:rsidRDefault="00097B8C" w:rsidP="00936062">
            <w:pPr>
              <w:cnfStyle w:val="000000000000" w:firstRow="0" w:lastRow="0" w:firstColumn="0" w:lastColumn="0" w:oddVBand="0" w:evenVBand="0" w:oddHBand="0" w:evenHBand="0" w:firstRowFirstColumn="0" w:firstRowLastColumn="0" w:lastRowFirstColumn="0" w:lastRowLastColumn="0"/>
            </w:pPr>
            <w:r w:rsidRPr="002C4710">
              <w:t xml:space="preserve">Tests to verify </w:t>
            </w:r>
            <w:r w:rsidR="005E5096" w:rsidRPr="002C4710">
              <w:t xml:space="preserve">Historical Data </w:t>
            </w:r>
            <w:r w:rsidRPr="002C4710">
              <w:t xml:space="preserve">Migration </w:t>
            </w:r>
          </w:p>
        </w:tc>
      </w:tr>
      <w:tr w:rsidR="008357AE" w:rsidRPr="002C4710" w14:paraId="7E609EE5" w14:textId="77777777" w:rsidTr="002C4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3B96FB1A" w14:textId="46FC3E67" w:rsidR="009B37D0" w:rsidRPr="002C4710" w:rsidRDefault="009B37D0" w:rsidP="00936062">
            <w:r w:rsidRPr="002C4710">
              <w:t>User Acceptance Test</w:t>
            </w:r>
            <w:r w:rsidR="00284C8F" w:rsidRPr="002C4710">
              <w:t xml:space="preserve"> (UAT)</w:t>
            </w:r>
          </w:p>
        </w:tc>
        <w:tc>
          <w:tcPr>
            <w:tcW w:w="906" w:type="dxa"/>
            <w:shd w:val="clear" w:color="auto" w:fill="FFFFFF" w:themeFill="background1"/>
          </w:tcPr>
          <w:p w14:paraId="6BC3CF66" w14:textId="77777777" w:rsidR="009B37D0" w:rsidRPr="002C4710" w:rsidRDefault="009B37D0" w:rsidP="00936062">
            <w:pPr>
              <w:cnfStyle w:val="000000010000" w:firstRow="0" w:lastRow="0" w:firstColumn="0" w:lastColumn="0" w:oddVBand="0" w:evenVBand="0" w:oddHBand="0" w:evenHBand="1" w:firstRowFirstColumn="0" w:firstRowLastColumn="0" w:lastRowFirstColumn="0" w:lastRowLastColumn="0"/>
            </w:pPr>
          </w:p>
          <w:p w14:paraId="2A2BDDF4" w14:textId="05C2C6E8" w:rsidR="009B37D0" w:rsidRPr="002C4710" w:rsidRDefault="009B37D0" w:rsidP="00936062">
            <w:pPr>
              <w:cnfStyle w:val="000000010000" w:firstRow="0" w:lastRow="0" w:firstColumn="0" w:lastColumn="0" w:oddVBand="0" w:evenVBand="0" w:oddHBand="0" w:evenHBand="1" w:firstRowFirstColumn="0" w:firstRowLastColumn="0" w:lastRowFirstColumn="0" w:lastRowLastColumn="0"/>
            </w:pPr>
            <w:r w:rsidRPr="002C4710">
              <w:t>Y</w:t>
            </w:r>
          </w:p>
        </w:tc>
        <w:tc>
          <w:tcPr>
            <w:tcW w:w="1951" w:type="dxa"/>
            <w:shd w:val="clear" w:color="auto" w:fill="FFFFFF" w:themeFill="background1"/>
          </w:tcPr>
          <w:p w14:paraId="6FEE9462" w14:textId="4B040C46" w:rsidR="009B37D0" w:rsidRPr="002C4710" w:rsidRDefault="009B37D0" w:rsidP="00936062">
            <w:pPr>
              <w:cnfStyle w:val="000000010000" w:firstRow="0" w:lastRow="0" w:firstColumn="0" w:lastColumn="0" w:oddVBand="0" w:evenVBand="0" w:oddHBand="0" w:evenHBand="1" w:firstRowFirstColumn="0" w:firstRowLastColumn="0" w:lastRowFirstColumn="0" w:lastRowLastColumn="0"/>
            </w:pPr>
            <w:r w:rsidRPr="002C4710">
              <w:t>IB Business Users</w:t>
            </w:r>
          </w:p>
        </w:tc>
        <w:tc>
          <w:tcPr>
            <w:tcW w:w="4376" w:type="dxa"/>
            <w:shd w:val="clear" w:color="auto" w:fill="FFFFFF" w:themeFill="background1"/>
          </w:tcPr>
          <w:p w14:paraId="2EBF5D07" w14:textId="757C4B47" w:rsidR="009B37D0" w:rsidRPr="002C4710" w:rsidRDefault="00C623A5" w:rsidP="00936062">
            <w:pPr>
              <w:cnfStyle w:val="000000010000" w:firstRow="0" w:lastRow="0" w:firstColumn="0" w:lastColumn="0" w:oddVBand="0" w:evenVBand="0" w:oddHBand="0" w:evenHBand="1" w:firstRowFirstColumn="0" w:firstRowLastColumn="0" w:lastRowFirstColumn="0" w:lastRowLastColumn="0"/>
            </w:pPr>
            <w:r w:rsidRPr="002C4710">
              <w:t>B</w:t>
            </w:r>
            <w:r w:rsidR="009B37D0" w:rsidRPr="002C4710">
              <w:t xml:space="preserve">usiness processes </w:t>
            </w:r>
            <w:r w:rsidRPr="002C4710">
              <w:t xml:space="preserve">Acceptance </w:t>
            </w:r>
            <w:r w:rsidR="009B37D0" w:rsidRPr="002C4710">
              <w:t>testing to ensure users can carry out their day-to-day activities</w:t>
            </w:r>
            <w:r w:rsidR="00C63C17" w:rsidRPr="002C4710">
              <w:t>. This also includes Testing of Reports/Dashboards used for decision making.</w:t>
            </w:r>
          </w:p>
        </w:tc>
      </w:tr>
      <w:tr w:rsidR="008357AE" w:rsidRPr="002C4710" w14:paraId="00F93D8E" w14:textId="77777777" w:rsidTr="002C4710">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0A8D85EE" w14:textId="08CCCD55" w:rsidR="009B37D0" w:rsidRPr="002C4710" w:rsidRDefault="009B37D0" w:rsidP="00936062">
            <w:r w:rsidRPr="002C4710">
              <w:t>Operational Acceptance Test</w:t>
            </w:r>
            <w:r w:rsidR="008B4159" w:rsidRPr="002C4710">
              <w:t xml:space="preserve"> (OAT)</w:t>
            </w:r>
          </w:p>
        </w:tc>
        <w:tc>
          <w:tcPr>
            <w:tcW w:w="906" w:type="dxa"/>
            <w:shd w:val="clear" w:color="auto" w:fill="FFFFFF" w:themeFill="background1"/>
          </w:tcPr>
          <w:p w14:paraId="7257B7A0" w14:textId="1C555D11" w:rsidR="009B37D0" w:rsidRPr="002C4710" w:rsidRDefault="009B37D0" w:rsidP="00936062">
            <w:pPr>
              <w:cnfStyle w:val="000000000000" w:firstRow="0" w:lastRow="0" w:firstColumn="0" w:lastColumn="0" w:oddVBand="0" w:evenVBand="0" w:oddHBand="0" w:evenHBand="0" w:firstRowFirstColumn="0" w:firstRowLastColumn="0" w:lastRowFirstColumn="0" w:lastRowLastColumn="0"/>
            </w:pPr>
            <w:r w:rsidRPr="002C4710">
              <w:t>Y</w:t>
            </w:r>
          </w:p>
        </w:tc>
        <w:tc>
          <w:tcPr>
            <w:tcW w:w="1951" w:type="dxa"/>
            <w:shd w:val="clear" w:color="auto" w:fill="FFFFFF" w:themeFill="background1"/>
          </w:tcPr>
          <w:p w14:paraId="2A2C6FDC" w14:textId="1361F7AA" w:rsidR="009B37D0" w:rsidRPr="002C4710" w:rsidRDefault="00C623A5" w:rsidP="00936062">
            <w:pPr>
              <w:cnfStyle w:val="000000000000" w:firstRow="0" w:lastRow="0" w:firstColumn="0" w:lastColumn="0" w:oddVBand="0" w:evenVBand="0" w:oddHBand="0" w:evenHBand="0" w:firstRowFirstColumn="0" w:firstRowLastColumn="0" w:lastRowFirstColumn="0" w:lastRowLastColumn="0"/>
            </w:pPr>
            <w:r w:rsidRPr="002C4710">
              <w:t>Operations Team</w:t>
            </w:r>
            <w:r w:rsidR="005A02D6" w:rsidRPr="002C4710">
              <w:t xml:space="preserve"> identified for Warranty Period</w:t>
            </w:r>
          </w:p>
        </w:tc>
        <w:tc>
          <w:tcPr>
            <w:tcW w:w="4376" w:type="dxa"/>
            <w:shd w:val="clear" w:color="auto" w:fill="FFFFFF" w:themeFill="background1"/>
          </w:tcPr>
          <w:p w14:paraId="05CC12C8" w14:textId="6D2D4E62" w:rsidR="009B37D0" w:rsidRPr="002C4710" w:rsidRDefault="009B37D0" w:rsidP="00936062">
            <w:pPr>
              <w:cnfStyle w:val="000000000000" w:firstRow="0" w:lastRow="0" w:firstColumn="0" w:lastColumn="0" w:oddVBand="0" w:evenVBand="0" w:oddHBand="0" w:evenHBand="0" w:firstRowFirstColumn="0" w:firstRowLastColumn="0" w:lastRowFirstColumn="0" w:lastRowLastColumn="0"/>
            </w:pPr>
            <w:r w:rsidRPr="002C4710">
              <w:t>Refers to the part of Non-functional Testing</w:t>
            </w:r>
            <w:r w:rsidR="00F35337" w:rsidRPr="002C4710">
              <w:t xml:space="preserve"> </w:t>
            </w:r>
            <w:r w:rsidRPr="002C4710">
              <w:t xml:space="preserve">that validates </w:t>
            </w:r>
            <w:r w:rsidR="00510EA8" w:rsidRPr="002C4710">
              <w:t>those appropriate processes and procedures</w:t>
            </w:r>
            <w:r w:rsidRPr="002C4710">
              <w:t xml:space="preserve"> are in place to allow the system to be used and maintained</w:t>
            </w:r>
          </w:p>
        </w:tc>
      </w:tr>
      <w:tr w:rsidR="008357AE" w:rsidRPr="002C4710" w14:paraId="0AD79D62" w14:textId="77777777" w:rsidTr="002C4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74BB1B38" w14:textId="27CB353A" w:rsidR="009B37D0" w:rsidRPr="002C4710" w:rsidRDefault="009B37D0" w:rsidP="00936062">
            <w:pPr>
              <w:rPr>
                <w:bCs w:val="0"/>
              </w:rPr>
            </w:pPr>
            <w:commentRangeStart w:id="93"/>
            <w:r w:rsidRPr="002C4710">
              <w:t>Regression Tests</w:t>
            </w:r>
            <w:r w:rsidR="008B4159" w:rsidRPr="002C4710">
              <w:t xml:space="preserve"> (RT)</w:t>
            </w:r>
            <w:commentRangeEnd w:id="93"/>
            <w:r w:rsidR="00EB1BED" w:rsidRPr="002C4710">
              <w:rPr>
                <w:rStyle w:val="CommentReference"/>
                <w:sz w:val="20"/>
                <w:szCs w:val="20"/>
              </w:rPr>
              <w:commentReference w:id="93"/>
            </w:r>
          </w:p>
        </w:tc>
        <w:tc>
          <w:tcPr>
            <w:tcW w:w="906" w:type="dxa"/>
            <w:shd w:val="clear" w:color="auto" w:fill="FFFFFF" w:themeFill="background1"/>
          </w:tcPr>
          <w:p w14:paraId="49101ABF" w14:textId="11E02427" w:rsidR="009B37D0" w:rsidRPr="002C4710" w:rsidRDefault="009B37D0" w:rsidP="00936062">
            <w:pPr>
              <w:cnfStyle w:val="000000010000" w:firstRow="0" w:lastRow="0" w:firstColumn="0" w:lastColumn="0" w:oddVBand="0" w:evenVBand="0" w:oddHBand="0" w:evenHBand="1" w:firstRowFirstColumn="0" w:firstRowLastColumn="0" w:lastRowFirstColumn="0" w:lastRowLastColumn="0"/>
            </w:pPr>
            <w:r w:rsidRPr="002C4710">
              <w:t>Y</w:t>
            </w:r>
          </w:p>
        </w:tc>
        <w:tc>
          <w:tcPr>
            <w:tcW w:w="1951" w:type="dxa"/>
            <w:shd w:val="clear" w:color="auto" w:fill="FFFFFF" w:themeFill="background1"/>
          </w:tcPr>
          <w:p w14:paraId="09DEE9E1" w14:textId="2E134D7A" w:rsidR="009B37D0" w:rsidRPr="002C4710" w:rsidRDefault="00394CA1" w:rsidP="00936062">
            <w:pPr>
              <w:cnfStyle w:val="000000010000" w:firstRow="0" w:lastRow="0" w:firstColumn="0" w:lastColumn="0" w:oddVBand="0" w:evenVBand="0" w:oddHBand="0" w:evenHBand="1" w:firstRowFirstColumn="0" w:firstRowLastColumn="0" w:lastRowFirstColumn="0" w:lastRowLastColumn="0"/>
            </w:pPr>
            <w:r w:rsidRPr="002C4710">
              <w:t>Imperial Brands Testing COE</w:t>
            </w:r>
          </w:p>
        </w:tc>
        <w:tc>
          <w:tcPr>
            <w:tcW w:w="4376" w:type="dxa"/>
            <w:shd w:val="clear" w:color="auto" w:fill="FFFFFF" w:themeFill="background1"/>
          </w:tcPr>
          <w:p w14:paraId="564FF16A" w14:textId="7D481D40" w:rsidR="009B37D0" w:rsidRPr="002C4710" w:rsidRDefault="0060693F" w:rsidP="00936062">
            <w:pPr>
              <w:cnfStyle w:val="000000010000" w:firstRow="0" w:lastRow="0" w:firstColumn="0" w:lastColumn="0" w:oddVBand="0" w:evenVBand="0" w:oddHBand="0" w:evenHBand="1" w:firstRowFirstColumn="0" w:firstRowLastColumn="0" w:lastRowFirstColumn="0" w:lastRowLastColumn="0"/>
            </w:pPr>
            <w:r w:rsidRPr="002C4710">
              <w:t xml:space="preserve">System Regression: </w:t>
            </w:r>
            <w:r w:rsidR="00D65430" w:rsidRPr="002C4710">
              <w:t>Tests to e</w:t>
            </w:r>
            <w:r w:rsidR="009B37D0" w:rsidRPr="002C4710">
              <w:t>nsur</w:t>
            </w:r>
            <w:r w:rsidR="00D65430" w:rsidRPr="002C4710">
              <w:t>e</w:t>
            </w:r>
            <w:r w:rsidR="00F35337" w:rsidRPr="002C4710">
              <w:t xml:space="preserve"> </w:t>
            </w:r>
            <w:r w:rsidR="009B37D0" w:rsidRPr="002C4710">
              <w:t xml:space="preserve">that a previously tested </w:t>
            </w:r>
            <w:r w:rsidR="008357AE" w:rsidRPr="002C4710">
              <w:t xml:space="preserve">version of Data Hub </w:t>
            </w:r>
            <w:r w:rsidR="009B37D0" w:rsidRPr="002C4710">
              <w:t>is still working following the introduction of new functionality</w:t>
            </w:r>
            <w:r w:rsidR="00C623A5" w:rsidRPr="002C4710">
              <w:t xml:space="preserve"> (CR)</w:t>
            </w:r>
            <w:r w:rsidR="009B37D0" w:rsidRPr="002C4710">
              <w:t xml:space="preserve">, code or data and that the change has not had any unexpected impact on existing </w:t>
            </w:r>
            <w:commentRangeStart w:id="94"/>
            <w:commentRangeStart w:id="95"/>
            <w:r w:rsidR="009B37D0" w:rsidRPr="002C4710">
              <w:t>functionality</w:t>
            </w:r>
            <w:commentRangeEnd w:id="94"/>
            <w:r w:rsidR="00D54164" w:rsidRPr="002C4710">
              <w:rPr>
                <w:rStyle w:val="CommentReference"/>
                <w:sz w:val="20"/>
                <w:szCs w:val="20"/>
              </w:rPr>
              <w:commentReference w:id="94"/>
            </w:r>
            <w:commentRangeEnd w:id="95"/>
            <w:r w:rsidR="00DC08E1" w:rsidRPr="002C4710">
              <w:rPr>
                <w:rStyle w:val="CommentReference"/>
                <w:sz w:val="20"/>
                <w:szCs w:val="20"/>
              </w:rPr>
              <w:commentReference w:id="95"/>
            </w:r>
            <w:r w:rsidR="00C36B10" w:rsidRPr="002C4710">
              <w:t>.</w:t>
            </w:r>
          </w:p>
          <w:p w14:paraId="53F24CAC" w14:textId="77777777" w:rsidR="00C36B10" w:rsidRPr="002C4710" w:rsidRDefault="00C36B10" w:rsidP="00936062">
            <w:pPr>
              <w:cnfStyle w:val="000000010000" w:firstRow="0" w:lastRow="0" w:firstColumn="0" w:lastColumn="0" w:oddVBand="0" w:evenVBand="0" w:oddHBand="0" w:evenHBand="1" w:firstRowFirstColumn="0" w:firstRowLastColumn="0" w:lastRowFirstColumn="0" w:lastRowLastColumn="0"/>
            </w:pPr>
          </w:p>
          <w:p w14:paraId="47BF2412" w14:textId="4BE5BD72" w:rsidR="00C36B10" w:rsidRPr="002C4710" w:rsidRDefault="0060693F" w:rsidP="00936062">
            <w:pPr>
              <w:cnfStyle w:val="000000010000" w:firstRow="0" w:lastRow="0" w:firstColumn="0" w:lastColumn="0" w:oddVBand="0" w:evenVBand="0" w:oddHBand="0" w:evenHBand="1" w:firstRowFirstColumn="0" w:firstRowLastColumn="0" w:lastRowFirstColumn="0" w:lastRowLastColumn="0"/>
            </w:pPr>
            <w:r w:rsidRPr="002C4710">
              <w:t xml:space="preserve">BAU Regression: </w:t>
            </w:r>
            <w:r w:rsidR="00976118" w:rsidRPr="002C4710">
              <w:t>C</w:t>
            </w:r>
            <w:r w:rsidR="00DB5BFA" w:rsidRPr="002C4710">
              <w:t>hanges within legacy and integration systems will also need to be regression tested.</w:t>
            </w:r>
          </w:p>
        </w:tc>
      </w:tr>
    </w:tbl>
    <w:p w14:paraId="1E5B5C0D" w14:textId="16C6788C" w:rsidR="00105705" w:rsidRPr="00543025" w:rsidRDefault="00105705" w:rsidP="00161E30">
      <w:pPr>
        <w:pStyle w:val="H3RED"/>
        <w:rPr>
          <w:rFonts w:ascii="Roboto Slab" w:hAnsi="Roboto Slab"/>
          <w:sz w:val="20"/>
          <w:szCs w:val="20"/>
        </w:rPr>
      </w:pPr>
      <w:bookmarkStart w:id="96" w:name="_Toc54786833"/>
      <w:r w:rsidRPr="00543025">
        <w:rPr>
          <w:rFonts w:ascii="Roboto Slab" w:hAnsi="Roboto Slab"/>
          <w:sz w:val="20"/>
          <w:szCs w:val="20"/>
        </w:rPr>
        <w:t>O</w:t>
      </w:r>
      <w:r w:rsidR="00CE084E" w:rsidRPr="00543025">
        <w:rPr>
          <w:rFonts w:ascii="Roboto Slab" w:hAnsi="Roboto Slab"/>
          <w:sz w:val="20"/>
          <w:szCs w:val="20"/>
        </w:rPr>
        <w:t>ut Of Scope</w:t>
      </w:r>
    </w:p>
    <w:p w14:paraId="31E72575" w14:textId="77777777" w:rsidR="00105705" w:rsidRPr="00543025" w:rsidRDefault="00105705" w:rsidP="00105705">
      <w:pPr>
        <w:rPr>
          <w:color w:val="E61E48" w:themeColor="accent3"/>
          <w:sz w:val="20"/>
          <w:szCs w:val="20"/>
        </w:rPr>
      </w:pPr>
    </w:p>
    <w:tbl>
      <w:tblPr>
        <w:tblStyle w:val="Experior2"/>
        <w:tblW w:w="9209"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3156"/>
        <w:gridCol w:w="2314"/>
        <w:gridCol w:w="3739"/>
      </w:tblGrid>
      <w:tr w:rsidR="00105705" w:rsidRPr="002C4710" w14:paraId="25A4E52B" w14:textId="77777777" w:rsidTr="002420BE">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3156" w:type="dxa"/>
          </w:tcPr>
          <w:p w14:paraId="0B94BEF7" w14:textId="77777777" w:rsidR="00105705" w:rsidRPr="002C4710" w:rsidRDefault="00105705" w:rsidP="00A1149C">
            <w:pPr>
              <w:rPr>
                <w:sz w:val="20"/>
              </w:rPr>
            </w:pPr>
            <w:r w:rsidRPr="002C4710">
              <w:rPr>
                <w:sz w:val="20"/>
              </w:rPr>
              <w:t>System(s) Under Test</w:t>
            </w:r>
          </w:p>
        </w:tc>
        <w:tc>
          <w:tcPr>
            <w:tcW w:w="2314" w:type="dxa"/>
          </w:tcPr>
          <w:p w14:paraId="646ECBD1" w14:textId="77777777" w:rsidR="00105705" w:rsidRPr="002C4710" w:rsidRDefault="00105705" w:rsidP="00A1149C">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Test Phase(s)</w:t>
            </w:r>
          </w:p>
        </w:tc>
        <w:tc>
          <w:tcPr>
            <w:tcW w:w="3739" w:type="dxa"/>
            <w:hideMark/>
          </w:tcPr>
          <w:p w14:paraId="098DF2B6" w14:textId="77777777" w:rsidR="00105705" w:rsidRPr="002C4710" w:rsidRDefault="00105705" w:rsidP="00A1149C">
            <w:pPr>
              <w:cnfStyle w:val="100000000000" w:firstRow="1" w:lastRow="0" w:firstColumn="0" w:lastColumn="0" w:oddVBand="0" w:evenVBand="0" w:oddHBand="0" w:evenHBand="0" w:firstRowFirstColumn="0" w:firstRowLastColumn="0" w:lastRowFirstColumn="0" w:lastRowLastColumn="0"/>
              <w:rPr>
                <w:sz w:val="20"/>
              </w:rPr>
            </w:pPr>
            <w:r w:rsidRPr="002C4710">
              <w:rPr>
                <w:sz w:val="20"/>
              </w:rPr>
              <w:t>Exclusion Reason</w:t>
            </w:r>
          </w:p>
        </w:tc>
      </w:tr>
      <w:tr w:rsidR="00105705" w:rsidRPr="00543025" w14:paraId="07DCA5A2" w14:textId="77777777" w:rsidTr="002420BE">
        <w:trPr>
          <w:trHeight w:val="1023"/>
        </w:trPr>
        <w:tc>
          <w:tcPr>
            <w:cnfStyle w:val="001000000000" w:firstRow="0" w:lastRow="0" w:firstColumn="1" w:lastColumn="0" w:oddVBand="0" w:evenVBand="0" w:oddHBand="0" w:evenHBand="0" w:firstRowFirstColumn="0" w:firstRowLastColumn="0" w:lastRowFirstColumn="0" w:lastRowLastColumn="0"/>
            <w:tcW w:w="3156" w:type="dxa"/>
            <w:shd w:val="clear" w:color="auto" w:fill="FFFFFF" w:themeFill="background1"/>
          </w:tcPr>
          <w:p w14:paraId="41F86D2D" w14:textId="77777777" w:rsidR="00105705" w:rsidRPr="002C4710" w:rsidRDefault="00105705" w:rsidP="00A1149C">
            <w:r w:rsidRPr="002C4710">
              <w:t>Forecasting System (Noodle.AI),</w:t>
            </w:r>
          </w:p>
          <w:p w14:paraId="728126EB" w14:textId="0111C605" w:rsidR="00105705" w:rsidRPr="002C4710" w:rsidRDefault="00105705" w:rsidP="00A1149C">
            <w:r w:rsidRPr="002C4710">
              <w:t>Demand Planning System (APO)</w:t>
            </w:r>
            <w:r w:rsidR="00DE2DAD" w:rsidRPr="002C4710">
              <w:t>, Hive</w:t>
            </w:r>
            <w:r w:rsidR="00166EAB" w:rsidRPr="002C4710">
              <w:t>, MDM</w:t>
            </w:r>
          </w:p>
        </w:tc>
        <w:tc>
          <w:tcPr>
            <w:tcW w:w="2314" w:type="dxa"/>
            <w:shd w:val="clear" w:color="auto" w:fill="FFFFFF" w:themeFill="background1"/>
          </w:tcPr>
          <w:p w14:paraId="5FBF01D3" w14:textId="3D833D38" w:rsidR="00105705" w:rsidRPr="002C4710" w:rsidRDefault="00105705" w:rsidP="00A1149C">
            <w:pPr>
              <w:cnfStyle w:val="000000000000" w:firstRow="0" w:lastRow="0" w:firstColumn="0" w:lastColumn="0" w:oddVBand="0" w:evenVBand="0" w:oddHBand="0" w:evenHBand="0" w:firstRowFirstColumn="0" w:firstRowLastColumn="0" w:lastRowFirstColumn="0" w:lastRowLastColumn="0"/>
            </w:pPr>
            <w:r w:rsidRPr="002C4710">
              <w:t>All Core and Non-Core Test Phases for these Systems.</w:t>
            </w:r>
          </w:p>
        </w:tc>
        <w:tc>
          <w:tcPr>
            <w:tcW w:w="3739" w:type="dxa"/>
            <w:shd w:val="clear" w:color="auto" w:fill="FFFFFF" w:themeFill="background1"/>
          </w:tcPr>
          <w:p w14:paraId="3DB5F09E" w14:textId="77777777" w:rsidR="00105705" w:rsidRPr="002C4710" w:rsidRDefault="00105705" w:rsidP="00A1149C">
            <w:pPr>
              <w:cnfStyle w:val="000000000000" w:firstRow="0" w:lastRow="0" w:firstColumn="0" w:lastColumn="0" w:oddVBand="0" w:evenVBand="0" w:oddHBand="0" w:evenHBand="0" w:firstRowFirstColumn="0" w:firstRowLastColumn="0" w:lastRowFirstColumn="0" w:lastRowLastColumn="0"/>
            </w:pPr>
            <w:r w:rsidRPr="002C4710">
              <w:t>This is the responsibility of the teams that manage Noodle.AI and APO implementation for IB</w:t>
            </w:r>
          </w:p>
        </w:tc>
      </w:tr>
    </w:tbl>
    <w:p w14:paraId="3A373A25" w14:textId="0D642616" w:rsidR="008B71B7" w:rsidRPr="00543025" w:rsidRDefault="002F725A" w:rsidP="00D22285">
      <w:pPr>
        <w:pStyle w:val="H2RED"/>
        <w:outlineLvl w:val="1"/>
        <w:rPr>
          <w:rFonts w:ascii="Roboto Slab" w:hAnsi="Roboto Slab"/>
          <w:szCs w:val="20"/>
        </w:rPr>
      </w:pPr>
      <w:r w:rsidRPr="00543025">
        <w:rPr>
          <w:rFonts w:ascii="Roboto Slab" w:hAnsi="Roboto Slab"/>
          <w:szCs w:val="20"/>
        </w:rPr>
        <w:t>Non-core Test Phases in Scope</w:t>
      </w:r>
      <w:bookmarkEnd w:id="96"/>
    </w:p>
    <w:p w14:paraId="7437F1D5" w14:textId="77777777" w:rsidR="0011073E" w:rsidRPr="00543025" w:rsidRDefault="0011073E" w:rsidP="0011073E">
      <w:pPr>
        <w:rPr>
          <w:sz w:val="20"/>
          <w:szCs w:val="20"/>
        </w:rPr>
      </w:pPr>
    </w:p>
    <w:p w14:paraId="35F861D8" w14:textId="05B302B0" w:rsidR="002F725A" w:rsidRPr="00543025" w:rsidRDefault="002F725A" w:rsidP="002420BE">
      <w:pPr>
        <w:rPr>
          <w:b/>
          <w:caps/>
          <w:sz w:val="20"/>
          <w:szCs w:val="20"/>
        </w:rPr>
      </w:pPr>
      <w:r w:rsidRPr="00543025">
        <w:rPr>
          <w:sz w:val="20"/>
          <w:szCs w:val="20"/>
        </w:rPr>
        <w:t xml:space="preserve">For the </w:t>
      </w:r>
      <w:r w:rsidR="0096103E" w:rsidRPr="00543025">
        <w:rPr>
          <w:sz w:val="20"/>
          <w:szCs w:val="20"/>
        </w:rPr>
        <w:t xml:space="preserve">IB </w:t>
      </w:r>
      <w:r w:rsidR="006D60A7" w:rsidRPr="00543025">
        <w:rPr>
          <w:sz w:val="20"/>
          <w:szCs w:val="20"/>
        </w:rPr>
        <w:t xml:space="preserve">E2E </w:t>
      </w:r>
      <w:r w:rsidR="0096103E" w:rsidRPr="00543025">
        <w:rPr>
          <w:sz w:val="20"/>
          <w:szCs w:val="20"/>
        </w:rPr>
        <w:t xml:space="preserve">Data Enablement </w:t>
      </w:r>
      <w:r w:rsidR="006D60A7" w:rsidRPr="00543025">
        <w:rPr>
          <w:sz w:val="20"/>
          <w:szCs w:val="20"/>
        </w:rPr>
        <w:t xml:space="preserve">Stream </w:t>
      </w:r>
      <w:r w:rsidRPr="00543025">
        <w:rPr>
          <w:sz w:val="20"/>
          <w:szCs w:val="20"/>
        </w:rPr>
        <w:t xml:space="preserve">project, in addition to the core test phases, the following test phases are to be included in the testing, due to the technical nature of the </w:t>
      </w:r>
      <w:r w:rsidR="002420BE" w:rsidRPr="00543025">
        <w:rPr>
          <w:sz w:val="20"/>
          <w:szCs w:val="20"/>
        </w:rPr>
        <w:t>project. These</w:t>
      </w:r>
      <w:r w:rsidRPr="00543025">
        <w:rPr>
          <w:sz w:val="20"/>
          <w:szCs w:val="20"/>
        </w:rPr>
        <w:t xml:space="preserve"> are detailed below:</w:t>
      </w:r>
      <w:r w:rsidRPr="00543025">
        <w:rPr>
          <w:sz w:val="20"/>
          <w:szCs w:val="20"/>
        </w:rPr>
        <w:br/>
      </w:r>
    </w:p>
    <w:tbl>
      <w:tblPr>
        <w:tblStyle w:val="Experior2"/>
        <w:tblW w:w="9209"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2039"/>
        <w:gridCol w:w="877"/>
        <w:gridCol w:w="1558"/>
        <w:gridCol w:w="4735"/>
      </w:tblGrid>
      <w:tr w:rsidR="002F725A" w:rsidRPr="00543025" w14:paraId="63E5BCA5" w14:textId="77777777" w:rsidTr="002420BE">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2039" w:type="dxa"/>
            <w:tcBorders>
              <w:bottom w:val="single" w:sz="4" w:space="0" w:color="auto"/>
            </w:tcBorders>
            <w:hideMark/>
          </w:tcPr>
          <w:p w14:paraId="14CE5F48" w14:textId="77777777" w:rsidR="002F725A" w:rsidRPr="00543025" w:rsidRDefault="002F725A" w:rsidP="0011073E">
            <w:pPr>
              <w:rPr>
                <w:rFonts w:cstheme="minorHAnsi"/>
                <w:sz w:val="20"/>
              </w:rPr>
            </w:pPr>
            <w:r w:rsidRPr="00543025">
              <w:rPr>
                <w:rFonts w:cstheme="minorHAnsi"/>
                <w:sz w:val="20"/>
              </w:rPr>
              <w:t xml:space="preserve">Core Test Phase </w:t>
            </w:r>
          </w:p>
        </w:tc>
        <w:tc>
          <w:tcPr>
            <w:tcW w:w="877" w:type="dxa"/>
            <w:tcBorders>
              <w:bottom w:val="single" w:sz="4" w:space="0" w:color="auto"/>
            </w:tcBorders>
          </w:tcPr>
          <w:p w14:paraId="4C2A0F64" w14:textId="77777777" w:rsidR="002F725A" w:rsidRPr="00543025" w:rsidRDefault="002F725A" w:rsidP="0011073E">
            <w:pPr>
              <w:cnfStyle w:val="100000000000" w:firstRow="1" w:lastRow="0" w:firstColumn="0" w:lastColumn="0" w:oddVBand="0" w:evenVBand="0" w:oddHBand="0" w:evenHBand="0" w:firstRowFirstColumn="0" w:firstRowLastColumn="0" w:lastRowFirstColumn="0" w:lastRowLastColumn="0"/>
              <w:rPr>
                <w:rFonts w:cstheme="minorHAnsi"/>
                <w:sz w:val="20"/>
              </w:rPr>
            </w:pPr>
            <w:r w:rsidRPr="00543025">
              <w:rPr>
                <w:rFonts w:cstheme="minorHAnsi"/>
                <w:sz w:val="20"/>
              </w:rPr>
              <w:t>In Scope</w:t>
            </w:r>
          </w:p>
          <w:p w14:paraId="049D5F0D" w14:textId="77777777" w:rsidR="002F725A" w:rsidRPr="00543025" w:rsidRDefault="002F725A" w:rsidP="0011073E">
            <w:pPr>
              <w:cnfStyle w:val="100000000000" w:firstRow="1" w:lastRow="0" w:firstColumn="0" w:lastColumn="0" w:oddVBand="0" w:evenVBand="0" w:oddHBand="0" w:evenHBand="0" w:firstRowFirstColumn="0" w:firstRowLastColumn="0" w:lastRowFirstColumn="0" w:lastRowLastColumn="0"/>
              <w:rPr>
                <w:rFonts w:cstheme="minorHAnsi"/>
                <w:sz w:val="20"/>
              </w:rPr>
            </w:pPr>
            <w:r w:rsidRPr="00543025">
              <w:rPr>
                <w:rFonts w:cstheme="minorHAnsi"/>
                <w:sz w:val="20"/>
              </w:rPr>
              <w:t>(Y/N)</w:t>
            </w:r>
          </w:p>
        </w:tc>
        <w:tc>
          <w:tcPr>
            <w:tcW w:w="1558" w:type="dxa"/>
            <w:tcBorders>
              <w:bottom w:val="single" w:sz="4" w:space="0" w:color="auto"/>
            </w:tcBorders>
            <w:hideMark/>
          </w:tcPr>
          <w:p w14:paraId="24542288" w14:textId="77777777" w:rsidR="002F725A" w:rsidRPr="00543025" w:rsidRDefault="002F725A" w:rsidP="0011073E">
            <w:pPr>
              <w:cnfStyle w:val="100000000000" w:firstRow="1" w:lastRow="0" w:firstColumn="0" w:lastColumn="0" w:oddVBand="0" w:evenVBand="0" w:oddHBand="0" w:evenHBand="0" w:firstRowFirstColumn="0" w:firstRowLastColumn="0" w:lastRowFirstColumn="0" w:lastRowLastColumn="0"/>
              <w:rPr>
                <w:rFonts w:cstheme="minorHAnsi"/>
                <w:sz w:val="20"/>
              </w:rPr>
            </w:pPr>
            <w:r w:rsidRPr="00543025">
              <w:rPr>
                <w:rFonts w:cstheme="minorHAnsi"/>
                <w:sz w:val="20"/>
              </w:rPr>
              <w:t>Responsible</w:t>
            </w:r>
          </w:p>
        </w:tc>
        <w:tc>
          <w:tcPr>
            <w:tcW w:w="4735" w:type="dxa"/>
            <w:tcBorders>
              <w:bottom w:val="single" w:sz="4" w:space="0" w:color="auto"/>
            </w:tcBorders>
            <w:hideMark/>
          </w:tcPr>
          <w:p w14:paraId="4ABD86B5" w14:textId="77777777" w:rsidR="002F725A" w:rsidRPr="00543025" w:rsidRDefault="002F725A" w:rsidP="0011073E">
            <w:pPr>
              <w:cnfStyle w:val="100000000000" w:firstRow="1" w:lastRow="0" w:firstColumn="0" w:lastColumn="0" w:oddVBand="0" w:evenVBand="0" w:oddHBand="0" w:evenHBand="0" w:firstRowFirstColumn="0" w:firstRowLastColumn="0" w:lastRowFirstColumn="0" w:lastRowLastColumn="0"/>
              <w:rPr>
                <w:rFonts w:cstheme="minorHAnsi"/>
                <w:sz w:val="20"/>
              </w:rPr>
            </w:pPr>
            <w:r w:rsidRPr="00543025">
              <w:rPr>
                <w:rFonts w:cstheme="minorHAnsi"/>
                <w:sz w:val="20"/>
              </w:rPr>
              <w:t>Test Phase Summary/Exclusion Reason</w:t>
            </w:r>
          </w:p>
        </w:tc>
      </w:tr>
      <w:tr w:rsidR="002F725A" w:rsidRPr="002C4710" w14:paraId="56280137" w14:textId="77777777" w:rsidTr="002420BE">
        <w:trPr>
          <w:trHeight w:val="725"/>
        </w:trPr>
        <w:tc>
          <w:tcPr>
            <w:cnfStyle w:val="001000000000" w:firstRow="0" w:lastRow="0" w:firstColumn="1" w:lastColumn="0" w:oddVBand="0" w:evenVBand="0" w:oddHBand="0" w:evenHBand="0" w:firstRowFirstColumn="0" w:firstRowLastColumn="0" w:lastRowFirstColumn="0" w:lastRowLastColumn="0"/>
            <w:tcW w:w="2039" w:type="dxa"/>
            <w:shd w:val="clear" w:color="auto" w:fill="FFFFFF" w:themeFill="background1"/>
          </w:tcPr>
          <w:p w14:paraId="7F82FF8C" w14:textId="291B0091" w:rsidR="002F725A" w:rsidRPr="00144581" w:rsidRDefault="002F725A" w:rsidP="0011073E">
            <w:pPr>
              <w:rPr>
                <w:rFonts w:cstheme="minorHAnsi"/>
              </w:rPr>
            </w:pPr>
            <w:r w:rsidRPr="00144581">
              <w:rPr>
                <w:rFonts w:cstheme="minorHAnsi"/>
              </w:rPr>
              <w:t>Production Acceptance Test</w:t>
            </w:r>
          </w:p>
        </w:tc>
        <w:tc>
          <w:tcPr>
            <w:tcW w:w="877" w:type="dxa"/>
            <w:shd w:val="clear" w:color="auto" w:fill="FFFFFF" w:themeFill="background1"/>
          </w:tcPr>
          <w:p w14:paraId="5F92967E" w14:textId="394CCB6C" w:rsidR="002F725A" w:rsidRPr="00144581" w:rsidRDefault="007710D9" w:rsidP="0011073E">
            <w:pPr>
              <w:cnfStyle w:val="000000000000" w:firstRow="0" w:lastRow="0" w:firstColumn="0" w:lastColumn="0" w:oddVBand="0" w:evenVBand="0" w:oddHBand="0" w:evenHBand="0" w:firstRowFirstColumn="0" w:firstRowLastColumn="0" w:lastRowFirstColumn="0" w:lastRowLastColumn="0"/>
              <w:rPr>
                <w:rFonts w:cstheme="minorHAnsi"/>
              </w:rPr>
            </w:pPr>
            <w:r w:rsidRPr="00144581">
              <w:rPr>
                <w:rFonts w:cstheme="minorHAnsi"/>
              </w:rPr>
              <w:t>Y</w:t>
            </w:r>
          </w:p>
        </w:tc>
        <w:tc>
          <w:tcPr>
            <w:tcW w:w="1558" w:type="dxa"/>
            <w:shd w:val="clear" w:color="auto" w:fill="FFFFFF" w:themeFill="background1"/>
          </w:tcPr>
          <w:p w14:paraId="15A44AB3" w14:textId="171BBC6F" w:rsidR="002F725A" w:rsidRPr="00144581" w:rsidRDefault="008357AE" w:rsidP="0011073E">
            <w:pPr>
              <w:cnfStyle w:val="000000000000" w:firstRow="0" w:lastRow="0" w:firstColumn="0" w:lastColumn="0" w:oddVBand="0" w:evenVBand="0" w:oddHBand="0" w:evenHBand="0" w:firstRowFirstColumn="0" w:firstRowLastColumn="0" w:lastRowFirstColumn="0" w:lastRowLastColumn="0"/>
              <w:rPr>
                <w:rFonts w:cstheme="minorHAnsi"/>
              </w:rPr>
            </w:pPr>
            <w:r w:rsidRPr="00144581">
              <w:rPr>
                <w:rFonts w:cstheme="minorHAnsi"/>
              </w:rPr>
              <w:t xml:space="preserve">Support </w:t>
            </w:r>
            <w:r w:rsidR="004C67B1" w:rsidRPr="00144581">
              <w:rPr>
                <w:rFonts w:cstheme="minorHAnsi"/>
              </w:rPr>
              <w:t>Team identified</w:t>
            </w:r>
            <w:r w:rsidR="005A02D6" w:rsidRPr="00144581">
              <w:rPr>
                <w:rFonts w:cstheme="minorHAnsi"/>
              </w:rPr>
              <w:t xml:space="preserve"> for Warranty Period</w:t>
            </w:r>
          </w:p>
        </w:tc>
        <w:tc>
          <w:tcPr>
            <w:tcW w:w="4735" w:type="dxa"/>
            <w:shd w:val="clear" w:color="auto" w:fill="FFFFFF" w:themeFill="background1"/>
          </w:tcPr>
          <w:p w14:paraId="5AD27038" w14:textId="77777777" w:rsidR="002F725A" w:rsidRPr="00144581" w:rsidRDefault="002F725A" w:rsidP="0011073E">
            <w:pPr>
              <w:cnfStyle w:val="000000000000" w:firstRow="0" w:lastRow="0" w:firstColumn="0" w:lastColumn="0" w:oddVBand="0" w:evenVBand="0" w:oddHBand="0" w:evenHBand="0" w:firstRowFirstColumn="0" w:firstRowLastColumn="0" w:lastRowFirstColumn="0" w:lastRowLastColumn="0"/>
              <w:rPr>
                <w:rFonts w:cstheme="minorHAnsi"/>
              </w:rPr>
            </w:pPr>
            <w:r w:rsidRPr="00144581">
              <w:rPr>
                <w:rFonts w:cstheme="minorHAnsi"/>
              </w:rPr>
              <w:t>Testing key processes once the solution has been deployed into the live environment and before it is released to users</w:t>
            </w:r>
          </w:p>
        </w:tc>
      </w:tr>
    </w:tbl>
    <w:p w14:paraId="0551E70B" w14:textId="77777777" w:rsidR="003745CA" w:rsidRDefault="003745CA" w:rsidP="0011073E">
      <w:pPr>
        <w:rPr>
          <w:rFonts w:ascii="Stainless Regular" w:hAnsi="Stainless Regular"/>
          <w:b/>
          <w:caps/>
          <w:color w:val="E61E48" w:themeColor="accent3"/>
          <w:spacing w:val="-3"/>
          <w:sz w:val="20"/>
          <w:szCs w:val="38"/>
        </w:rPr>
      </w:pPr>
      <w:r>
        <w:rPr>
          <w:color w:val="E61E48" w:themeColor="accent3"/>
        </w:rPr>
        <w:br w:type="page"/>
      </w:r>
    </w:p>
    <w:p w14:paraId="767BE7F7" w14:textId="5BF72000" w:rsidR="003745CA" w:rsidRDefault="003745CA" w:rsidP="0011073E">
      <w:pPr>
        <w:sectPr w:rsidR="003745CA" w:rsidSect="002F725A">
          <w:type w:val="continuous"/>
          <w:pgSz w:w="11910" w:h="16840" w:code="9"/>
          <w:pgMar w:top="567" w:right="1418" w:bottom="1701" w:left="1814" w:header="1644" w:footer="113" w:gutter="0"/>
          <w:cols w:space="284"/>
          <w:docGrid w:linePitch="299"/>
        </w:sectPr>
      </w:pPr>
    </w:p>
    <w:p w14:paraId="318D6E2D" w14:textId="77777777" w:rsidR="002F725A" w:rsidRPr="009A15D5" w:rsidRDefault="002F725A" w:rsidP="00D47EDB">
      <w:pPr>
        <w:pStyle w:val="H2RED"/>
        <w:spacing w:before="0"/>
        <w:outlineLvl w:val="1"/>
        <w:rPr>
          <w:rFonts w:ascii="Roboto Slab" w:hAnsi="Roboto Slab"/>
          <w:szCs w:val="20"/>
        </w:rPr>
      </w:pPr>
      <w:bookmarkStart w:id="97" w:name="_Toc54786834"/>
      <w:r w:rsidRPr="009A15D5">
        <w:rPr>
          <w:rFonts w:ascii="Roboto Slab" w:hAnsi="Roboto Slab"/>
          <w:szCs w:val="20"/>
        </w:rPr>
        <w:t>Entry and Exit Criteria</w:t>
      </w:r>
      <w:bookmarkEnd w:id="97"/>
    </w:p>
    <w:p w14:paraId="19C884E6" w14:textId="77777777" w:rsidR="002F725A" w:rsidRPr="009A15D5" w:rsidRDefault="002F725A" w:rsidP="009A15D5">
      <w:pPr>
        <w:jc w:val="both"/>
        <w:rPr>
          <w:rFonts w:cstheme="minorHAnsi"/>
          <w:sz w:val="20"/>
          <w:szCs w:val="20"/>
        </w:rPr>
      </w:pPr>
      <w:r w:rsidRPr="009A15D5">
        <w:rPr>
          <w:rFonts w:cstheme="minorHAnsi"/>
          <w:sz w:val="20"/>
          <w:szCs w:val="20"/>
        </w:rPr>
        <w:t>The standard testing Entry/Exit Criteria are defined in the Master Test Strategy document. They are detailed below and are to be met by the delivery of testing for this project.</w:t>
      </w:r>
    </w:p>
    <w:p w14:paraId="2541D8A1" w14:textId="77777777" w:rsidR="00D47EDB" w:rsidRPr="009A15D5" w:rsidRDefault="00D47EDB" w:rsidP="002F725A">
      <w:pPr>
        <w:rPr>
          <w:rFonts w:cstheme="minorHAnsi"/>
          <w:sz w:val="20"/>
          <w:szCs w:val="20"/>
        </w:rPr>
      </w:pPr>
    </w:p>
    <w:p w14:paraId="3C9F2925" w14:textId="77777777" w:rsidR="002F725A" w:rsidRPr="009A15D5" w:rsidRDefault="002F725A" w:rsidP="00E809B6">
      <w:pPr>
        <w:pStyle w:val="H2RED"/>
        <w:spacing w:before="0"/>
        <w:outlineLvl w:val="2"/>
        <w:rPr>
          <w:rFonts w:ascii="Roboto Slab" w:hAnsi="Roboto Slab"/>
          <w:szCs w:val="20"/>
        </w:rPr>
      </w:pPr>
      <w:bookmarkStart w:id="98" w:name="_Toc54786835"/>
      <w:r w:rsidRPr="009A15D5">
        <w:rPr>
          <w:rFonts w:ascii="Roboto Slab" w:hAnsi="Roboto Slab"/>
          <w:szCs w:val="20"/>
        </w:rPr>
        <w:t>Standard Entry Criteria</w:t>
      </w:r>
      <w:bookmarkEnd w:id="98"/>
    </w:p>
    <w:tbl>
      <w:tblPr>
        <w:tblStyle w:val="Experior2"/>
        <w:tblW w:w="9209"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9209"/>
      </w:tblGrid>
      <w:tr w:rsidR="002F725A" w:rsidRPr="009A15D5" w14:paraId="5EC6A965" w14:textId="77777777" w:rsidTr="00674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hideMark/>
          </w:tcPr>
          <w:p w14:paraId="40FA561F" w14:textId="77777777" w:rsidR="002F725A" w:rsidRPr="009A15D5" w:rsidRDefault="002F725A" w:rsidP="00782C85">
            <w:pPr>
              <w:rPr>
                <w:rFonts w:cstheme="minorHAnsi"/>
                <w:sz w:val="20"/>
              </w:rPr>
            </w:pPr>
            <w:r w:rsidRPr="009A15D5">
              <w:rPr>
                <w:rFonts w:cstheme="minorHAnsi"/>
                <w:bCs w:val="0"/>
                <w:sz w:val="20"/>
              </w:rPr>
              <w:t>Standard Entry Criteria</w:t>
            </w:r>
            <w:r w:rsidRPr="009A15D5">
              <w:rPr>
                <w:rFonts w:cstheme="minorHAnsi"/>
                <w:sz w:val="20"/>
              </w:rPr>
              <w:t xml:space="preserve"> </w:t>
            </w:r>
          </w:p>
        </w:tc>
      </w:tr>
      <w:tr w:rsidR="002F725A" w:rsidRPr="00C90D5E" w14:paraId="478A6F0B"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065D6222" w14:textId="77777777" w:rsidR="002F725A" w:rsidRPr="00144581" w:rsidRDefault="002F725A" w:rsidP="00782C85">
            <w:pPr>
              <w:rPr>
                <w:rFonts w:cstheme="minorHAnsi"/>
              </w:rPr>
            </w:pPr>
            <w:r w:rsidRPr="00144581">
              <w:t>Project Test Approach document signed-off</w:t>
            </w:r>
          </w:p>
        </w:tc>
      </w:tr>
      <w:tr w:rsidR="002F725A" w:rsidRPr="00C90D5E" w14:paraId="47ACE4E1"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24D2D7C8" w14:textId="0BAF52F1" w:rsidR="002F725A" w:rsidRPr="00144581" w:rsidRDefault="002F725A" w:rsidP="00782C85">
            <w:pPr>
              <w:rPr>
                <w:rFonts w:cstheme="minorHAnsi"/>
              </w:rPr>
            </w:pPr>
            <w:r w:rsidRPr="00144581">
              <w:t xml:space="preserve">The previous </w:t>
            </w:r>
            <w:r w:rsidR="00C9230A" w:rsidRPr="00144581">
              <w:t>T</w:t>
            </w:r>
            <w:r w:rsidRPr="00144581">
              <w:t xml:space="preserve">est </w:t>
            </w:r>
            <w:r w:rsidR="00C9230A" w:rsidRPr="00144581">
              <w:t>P</w:t>
            </w:r>
            <w:r w:rsidRPr="00144581">
              <w:t>hase completion report has been sent to the Imperial Brands Test Management team and test evidence is available for review</w:t>
            </w:r>
          </w:p>
        </w:tc>
      </w:tr>
      <w:tr w:rsidR="002F725A" w:rsidRPr="00C90D5E" w14:paraId="6B113729"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4ED561AE" w14:textId="77777777" w:rsidR="002F725A" w:rsidRPr="00144581" w:rsidRDefault="002F725A" w:rsidP="00782C85">
            <w:pPr>
              <w:rPr>
                <w:rFonts w:cstheme="minorHAnsi"/>
              </w:rPr>
            </w:pPr>
            <w:r w:rsidRPr="00144581">
              <w:t>Test resource agreed</w:t>
            </w:r>
          </w:p>
        </w:tc>
      </w:tr>
      <w:tr w:rsidR="002F725A" w:rsidRPr="00C90D5E" w14:paraId="152F8D06"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0E7E0FC4" w14:textId="77777777" w:rsidR="002F725A" w:rsidRPr="00144581" w:rsidRDefault="002F725A" w:rsidP="00782C85">
            <w:pPr>
              <w:rPr>
                <w:rFonts w:cstheme="minorHAnsi"/>
              </w:rPr>
            </w:pPr>
            <w:r w:rsidRPr="00144581">
              <w:t>Test scope signed-off</w:t>
            </w:r>
          </w:p>
        </w:tc>
      </w:tr>
      <w:tr w:rsidR="002F725A" w:rsidRPr="00C90D5E" w14:paraId="679C81C6"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5C41E935" w14:textId="77777777" w:rsidR="002F725A" w:rsidRPr="00144581" w:rsidRDefault="002F725A" w:rsidP="00782C85">
            <w:pPr>
              <w:rPr>
                <w:rFonts w:cstheme="minorHAnsi"/>
              </w:rPr>
            </w:pPr>
            <w:r w:rsidRPr="00144581">
              <w:t>Test scripts reviewed and signed-off by relevant parties</w:t>
            </w:r>
          </w:p>
        </w:tc>
      </w:tr>
      <w:tr w:rsidR="002F725A" w:rsidRPr="00C90D5E" w14:paraId="713BE5E9"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7A2B7BDE" w14:textId="77777777" w:rsidR="002F725A" w:rsidRPr="00144581" w:rsidRDefault="002F725A" w:rsidP="00782C85">
            <w:pPr>
              <w:rPr>
                <w:rFonts w:cstheme="minorHAnsi"/>
              </w:rPr>
            </w:pPr>
            <w:r w:rsidRPr="00144581">
              <w:t>Test environments commissioned, available and verified as operational</w:t>
            </w:r>
          </w:p>
        </w:tc>
      </w:tr>
      <w:tr w:rsidR="002F725A" w:rsidRPr="00C90D5E" w14:paraId="136EE553"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21F01C00" w14:textId="77777777" w:rsidR="002F725A" w:rsidRPr="00144581" w:rsidRDefault="002F725A" w:rsidP="00782C85">
            <w:pPr>
              <w:rPr>
                <w:rFonts w:cstheme="minorHAnsi"/>
              </w:rPr>
            </w:pPr>
            <w:r w:rsidRPr="00144581">
              <w:t>Test Data available in environment (via data migration if appropriate)</w:t>
            </w:r>
          </w:p>
        </w:tc>
      </w:tr>
      <w:tr w:rsidR="002F725A" w:rsidRPr="00C90D5E" w14:paraId="2A595923"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206052E8" w14:textId="77777777" w:rsidR="002F725A" w:rsidRPr="00144581" w:rsidRDefault="002F725A" w:rsidP="00782C85">
            <w:pPr>
              <w:rPr>
                <w:rFonts w:cstheme="minorHAnsi"/>
              </w:rPr>
            </w:pPr>
            <w:r w:rsidRPr="00144581">
              <w:t>Testers have access to environment</w:t>
            </w:r>
          </w:p>
        </w:tc>
      </w:tr>
      <w:tr w:rsidR="002F725A" w:rsidRPr="00C90D5E" w14:paraId="3B047615"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40BD58CD" w14:textId="77777777" w:rsidR="002F725A" w:rsidRPr="00144581" w:rsidRDefault="002F725A" w:rsidP="00782C85">
            <w:pPr>
              <w:rPr>
                <w:rFonts w:cstheme="minorHAnsi"/>
              </w:rPr>
            </w:pPr>
            <w:r w:rsidRPr="00144581">
              <w:t>Business Requirements and Change Requests are documented and approved</w:t>
            </w:r>
          </w:p>
        </w:tc>
      </w:tr>
      <w:tr w:rsidR="002F725A" w:rsidRPr="00C90D5E" w14:paraId="79EE8734"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3532D3A7" w14:textId="77777777" w:rsidR="002F725A" w:rsidRPr="00144581" w:rsidRDefault="002F725A" w:rsidP="00782C85">
            <w:pPr>
              <w:rPr>
                <w:rFonts w:cstheme="minorHAnsi"/>
              </w:rPr>
            </w:pPr>
            <w:r w:rsidRPr="00144581">
              <w:t>Release Plan has been defined and approved</w:t>
            </w:r>
          </w:p>
        </w:tc>
      </w:tr>
    </w:tbl>
    <w:p w14:paraId="4EC5D86A" w14:textId="77777777" w:rsidR="002F725A" w:rsidRPr="00C90D5E" w:rsidRDefault="002F725A" w:rsidP="002F725A">
      <w:pPr>
        <w:rPr>
          <w:rFonts w:cstheme="minorHAnsi"/>
          <w:sz w:val="20"/>
          <w:szCs w:val="20"/>
        </w:rPr>
      </w:pPr>
    </w:p>
    <w:p w14:paraId="6F30D496" w14:textId="77777777" w:rsidR="00D47EDB" w:rsidRPr="00C90D5E" w:rsidRDefault="00D47EDB" w:rsidP="00C90D5E">
      <w:pPr>
        <w:jc w:val="both"/>
        <w:rPr>
          <w:rFonts w:cstheme="minorHAnsi"/>
          <w:sz w:val="20"/>
          <w:szCs w:val="20"/>
        </w:rPr>
      </w:pPr>
      <w:r w:rsidRPr="00C90D5E">
        <w:rPr>
          <w:rFonts w:cstheme="minorHAnsi"/>
          <w:sz w:val="20"/>
          <w:szCs w:val="20"/>
        </w:rPr>
        <w:t>The standard testing Entry/Exit Criteria are defined in the Master Test Strategy document. They are detailed below and are to be met by the delivery of testing for this project.</w:t>
      </w:r>
    </w:p>
    <w:p w14:paraId="3F5881B1" w14:textId="77777777" w:rsidR="00D47EDB" w:rsidRPr="00C90D5E" w:rsidRDefault="00D47EDB" w:rsidP="002F725A">
      <w:pPr>
        <w:rPr>
          <w:rFonts w:cstheme="minorHAnsi"/>
          <w:sz w:val="20"/>
          <w:szCs w:val="20"/>
        </w:rPr>
      </w:pPr>
    </w:p>
    <w:p w14:paraId="170C4489" w14:textId="67388A01" w:rsidR="002F725A" w:rsidRPr="00C90D5E" w:rsidRDefault="00D47EDB" w:rsidP="00E809B6">
      <w:pPr>
        <w:pStyle w:val="H2RED"/>
        <w:spacing w:before="0"/>
        <w:outlineLvl w:val="2"/>
        <w:rPr>
          <w:rFonts w:ascii="Roboto Slab" w:hAnsi="Roboto Slab"/>
          <w:szCs w:val="20"/>
        </w:rPr>
      </w:pPr>
      <w:r w:rsidRPr="00C90D5E">
        <w:rPr>
          <w:rFonts w:ascii="Roboto Slab" w:hAnsi="Roboto Slab"/>
          <w:szCs w:val="20"/>
        </w:rPr>
        <w:t>Standard E</w:t>
      </w:r>
      <w:r w:rsidR="008D470C" w:rsidRPr="00C90D5E">
        <w:rPr>
          <w:rFonts w:ascii="Roboto Slab" w:hAnsi="Roboto Slab"/>
          <w:szCs w:val="20"/>
        </w:rPr>
        <w:t>xit</w:t>
      </w:r>
      <w:r w:rsidRPr="00C90D5E">
        <w:rPr>
          <w:rFonts w:ascii="Roboto Slab" w:hAnsi="Roboto Slab"/>
          <w:szCs w:val="20"/>
        </w:rPr>
        <w:t xml:space="preserve"> Criteria</w:t>
      </w:r>
    </w:p>
    <w:tbl>
      <w:tblPr>
        <w:tblStyle w:val="Experior2"/>
        <w:tblW w:w="9209"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9209"/>
      </w:tblGrid>
      <w:tr w:rsidR="002F725A" w:rsidRPr="00C90D5E" w14:paraId="47DFB423" w14:textId="77777777" w:rsidTr="00674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hideMark/>
          </w:tcPr>
          <w:p w14:paraId="4CADF012" w14:textId="77777777" w:rsidR="002F725A" w:rsidRPr="00C90D5E" w:rsidRDefault="002F725A" w:rsidP="00782C85">
            <w:pPr>
              <w:rPr>
                <w:rFonts w:cstheme="minorHAnsi"/>
                <w:sz w:val="20"/>
              </w:rPr>
            </w:pPr>
            <w:r w:rsidRPr="00C90D5E">
              <w:rPr>
                <w:rFonts w:cstheme="minorHAnsi"/>
                <w:sz w:val="20"/>
              </w:rPr>
              <w:t xml:space="preserve">Standard Exit Criteria </w:t>
            </w:r>
          </w:p>
        </w:tc>
      </w:tr>
      <w:tr w:rsidR="002F725A" w:rsidRPr="00C90D5E" w14:paraId="01B09211" w14:textId="77777777" w:rsidTr="00674FD2">
        <w:trPr>
          <w:trHeight w:val="65"/>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6C0E7522" w14:textId="77777777" w:rsidR="002F725A" w:rsidRPr="00144581" w:rsidRDefault="002F725A" w:rsidP="00674FD2">
            <w:pPr>
              <w:rPr>
                <w:rFonts w:cstheme="minorHAnsi"/>
              </w:rPr>
            </w:pPr>
            <w:r w:rsidRPr="00144581">
              <w:t>All tests have been executed and the results accepted by Imperial Brands</w:t>
            </w:r>
          </w:p>
        </w:tc>
      </w:tr>
      <w:tr w:rsidR="002F725A" w:rsidRPr="00C90D5E" w14:paraId="4E4E762C" w14:textId="77777777" w:rsidTr="00674FD2">
        <w:trPr>
          <w:cnfStyle w:val="000000010000" w:firstRow="0" w:lastRow="0" w:firstColumn="0" w:lastColumn="0" w:oddVBand="0" w:evenVBand="0" w:oddHBand="0" w:evenHBand="1"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6DE03B43" w14:textId="77777777" w:rsidR="002F725A" w:rsidRPr="00144581" w:rsidRDefault="002F725A" w:rsidP="00674FD2">
            <w:pPr>
              <w:rPr>
                <w:rFonts w:cstheme="minorHAnsi"/>
              </w:rPr>
            </w:pPr>
            <w:r w:rsidRPr="00144581">
              <w:t>All in-scope test requirements have been tested</w:t>
            </w:r>
          </w:p>
        </w:tc>
      </w:tr>
      <w:tr w:rsidR="002F725A" w:rsidRPr="00C90D5E" w14:paraId="47F75519"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33185811" w14:textId="77777777" w:rsidR="002F725A" w:rsidRPr="00144581" w:rsidRDefault="002F725A" w:rsidP="00674FD2">
            <w:pPr>
              <w:rPr>
                <w:rFonts w:cstheme="minorHAnsi"/>
              </w:rPr>
            </w:pPr>
            <w:r w:rsidRPr="00144581">
              <w:t>Test evidence is available in Imperial Brands test repository</w:t>
            </w:r>
          </w:p>
        </w:tc>
      </w:tr>
      <w:tr w:rsidR="002F725A" w:rsidRPr="00C90D5E" w14:paraId="6DB71906"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76888083" w14:textId="2ADA0D6E" w:rsidR="002F725A" w:rsidRPr="00144581" w:rsidRDefault="002F725A" w:rsidP="00674FD2">
            <w:pPr>
              <w:rPr>
                <w:rFonts w:cstheme="minorHAnsi"/>
              </w:rPr>
            </w:pPr>
            <w:r w:rsidRPr="00144581">
              <w:t>No unresolved critical defects</w:t>
            </w:r>
            <w:r w:rsidR="00C9230A" w:rsidRPr="00144581">
              <w:t>. A</w:t>
            </w:r>
            <w:r w:rsidRPr="00144581">
              <w:t>ll unresolved defects reviewed and agreed with the stakeholders as having a tolerable short-term impact and an acceptable resolution plan</w:t>
            </w:r>
          </w:p>
        </w:tc>
      </w:tr>
      <w:tr w:rsidR="002F725A" w:rsidRPr="00C90D5E" w14:paraId="75DD4EDE"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2447E9B3" w14:textId="77777777" w:rsidR="002F725A" w:rsidRPr="00144581" w:rsidRDefault="002F725A" w:rsidP="00674FD2">
            <w:pPr>
              <w:rPr>
                <w:rFonts w:cstheme="minorHAnsi"/>
              </w:rPr>
            </w:pPr>
            <w:r w:rsidRPr="00144581">
              <w:t>All changed software has been tested and verified</w:t>
            </w:r>
          </w:p>
        </w:tc>
      </w:tr>
      <w:tr w:rsidR="002F725A" w:rsidRPr="00C90D5E" w14:paraId="75AC2EB3"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4627887E" w14:textId="77777777" w:rsidR="002F725A" w:rsidRPr="00144581" w:rsidRDefault="002F725A" w:rsidP="00674FD2">
            <w:pPr>
              <w:rPr>
                <w:rFonts w:cstheme="minorHAnsi"/>
              </w:rPr>
            </w:pPr>
            <w:r w:rsidRPr="00144581">
              <w:t>All software interfaces and reports have been validated</w:t>
            </w:r>
          </w:p>
        </w:tc>
      </w:tr>
      <w:tr w:rsidR="002F725A" w:rsidRPr="00C90D5E" w14:paraId="341FA41D"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69887C91" w14:textId="77777777" w:rsidR="002F725A" w:rsidRPr="00144581" w:rsidRDefault="002F725A" w:rsidP="00674FD2">
            <w:pPr>
              <w:rPr>
                <w:rFonts w:cstheme="minorHAnsi"/>
              </w:rPr>
            </w:pPr>
            <w:r w:rsidRPr="00144581">
              <w:t>Any outstanding risks have been documented</w:t>
            </w:r>
          </w:p>
        </w:tc>
      </w:tr>
      <w:tr w:rsidR="002F725A" w:rsidRPr="00C90D5E" w14:paraId="1FDAE345" w14:textId="77777777" w:rsidTr="00674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3CE7B36B" w14:textId="77777777" w:rsidR="002F725A" w:rsidRPr="00144581" w:rsidRDefault="002F725A" w:rsidP="00674FD2">
            <w:pPr>
              <w:rPr>
                <w:rFonts w:cstheme="minorHAnsi"/>
              </w:rPr>
            </w:pPr>
            <w:r w:rsidRPr="00144581">
              <w:t>All required documentation is complete</w:t>
            </w:r>
          </w:p>
        </w:tc>
      </w:tr>
      <w:tr w:rsidR="002F725A" w:rsidRPr="00C90D5E" w14:paraId="5863D82D" w14:textId="77777777" w:rsidTr="00674FD2">
        <w:tc>
          <w:tcPr>
            <w:cnfStyle w:val="001000000000" w:firstRow="0" w:lastRow="0" w:firstColumn="1" w:lastColumn="0" w:oddVBand="0" w:evenVBand="0" w:oddHBand="0" w:evenHBand="0" w:firstRowFirstColumn="0" w:firstRowLastColumn="0" w:lastRowFirstColumn="0" w:lastRowLastColumn="0"/>
            <w:tcW w:w="9209" w:type="dxa"/>
            <w:shd w:val="clear" w:color="auto" w:fill="FFFFFF" w:themeFill="background1"/>
            <w:hideMark/>
          </w:tcPr>
          <w:p w14:paraId="2B4D87EA" w14:textId="77777777" w:rsidR="002F725A" w:rsidRPr="00144581" w:rsidRDefault="002F725A" w:rsidP="00674FD2">
            <w:pPr>
              <w:rPr>
                <w:rFonts w:cstheme="minorHAnsi"/>
              </w:rPr>
            </w:pPr>
            <w:r w:rsidRPr="00144581">
              <w:t>The final Daily Test Execution Report provided to Change team to allow code to be promoted</w:t>
            </w:r>
          </w:p>
        </w:tc>
      </w:tr>
    </w:tbl>
    <w:p w14:paraId="09690AB8" w14:textId="77777777" w:rsidR="002F725A" w:rsidRPr="00C90D5E" w:rsidRDefault="002F725A" w:rsidP="002F725A">
      <w:pPr>
        <w:rPr>
          <w:rFonts w:cstheme="minorHAnsi"/>
          <w:sz w:val="20"/>
          <w:szCs w:val="20"/>
        </w:rPr>
      </w:pPr>
    </w:p>
    <w:p w14:paraId="70CA3D0A" w14:textId="77777777" w:rsidR="002D567B" w:rsidRPr="00C90D5E" w:rsidRDefault="002D567B" w:rsidP="002F725A">
      <w:pPr>
        <w:rPr>
          <w:rFonts w:cstheme="minorHAnsi"/>
          <w:sz w:val="20"/>
          <w:szCs w:val="20"/>
        </w:rPr>
        <w:sectPr w:rsidR="002D567B" w:rsidRPr="00C90D5E" w:rsidSect="002F725A">
          <w:pgSz w:w="11910" w:h="16840" w:code="9"/>
          <w:pgMar w:top="567" w:right="1418" w:bottom="1701" w:left="1814" w:header="1644" w:footer="113" w:gutter="0"/>
          <w:cols w:space="284"/>
          <w:docGrid w:linePitch="299"/>
        </w:sectPr>
      </w:pPr>
    </w:p>
    <w:p w14:paraId="1DCCFC8D" w14:textId="41017AA1" w:rsidR="002F725A" w:rsidRPr="00B23A06" w:rsidRDefault="002F725A" w:rsidP="00C90D5E">
      <w:pPr>
        <w:jc w:val="both"/>
        <w:rPr>
          <w:rFonts w:cstheme="minorHAnsi"/>
          <w:szCs w:val="20"/>
        </w:rPr>
      </w:pPr>
      <w:r w:rsidRPr="00C90D5E">
        <w:rPr>
          <w:rFonts w:cstheme="minorHAnsi"/>
          <w:sz w:val="20"/>
          <w:szCs w:val="20"/>
        </w:rPr>
        <w:t>Any specific Entry/Exit Criteria for this project or any modifications to the defined standard criteria that were determined by the Project Board are documented below</w:t>
      </w:r>
      <w:r w:rsidRPr="00B23A06">
        <w:rPr>
          <w:rFonts w:cstheme="minorHAnsi"/>
          <w:szCs w:val="20"/>
        </w:rPr>
        <w:t xml:space="preserve"> and to be signed-off along with this document:</w:t>
      </w:r>
    </w:p>
    <w:p w14:paraId="5C01808B" w14:textId="412F0B2A" w:rsidR="002F725A" w:rsidRDefault="002F725A" w:rsidP="002F725A">
      <w:pPr>
        <w:rPr>
          <w:rFonts w:cstheme="minorHAnsi"/>
        </w:rPr>
      </w:pPr>
    </w:p>
    <w:p w14:paraId="44CC3195" w14:textId="77777777" w:rsidR="002F725A" w:rsidRPr="00B23A06" w:rsidRDefault="002F725A" w:rsidP="002F725A">
      <w:pPr>
        <w:rPr>
          <w:rFonts w:cstheme="minorHAnsi"/>
        </w:rPr>
      </w:pPr>
    </w:p>
    <w:p w14:paraId="75941D47" w14:textId="77777777" w:rsidR="002D567B" w:rsidRDefault="002D567B" w:rsidP="002F725A">
      <w:pPr>
        <w:pStyle w:val="H2RED"/>
        <w:sectPr w:rsidR="002D567B" w:rsidSect="002D567B">
          <w:type w:val="continuous"/>
          <w:pgSz w:w="11910" w:h="16840" w:code="9"/>
          <w:pgMar w:top="567" w:right="1418" w:bottom="1701" w:left="1814" w:header="1644" w:footer="113" w:gutter="0"/>
          <w:cols w:num="2" w:space="284"/>
          <w:docGrid w:linePitch="299"/>
        </w:sectPr>
      </w:pPr>
      <w:bookmarkStart w:id="99" w:name="_Toc54786837"/>
    </w:p>
    <w:p w14:paraId="43139FEF" w14:textId="77777777" w:rsidR="002D567B" w:rsidRDefault="002D567B" w:rsidP="002F725A">
      <w:pPr>
        <w:pStyle w:val="H2RED"/>
      </w:pPr>
    </w:p>
    <w:p w14:paraId="40AD2DBC" w14:textId="4E342F9E" w:rsidR="002F725A" w:rsidRPr="00BD27CC" w:rsidRDefault="002F725A" w:rsidP="00541028">
      <w:pPr>
        <w:pStyle w:val="H3RED"/>
        <w:rPr>
          <w:rFonts w:ascii="Roboto Slab" w:hAnsi="Roboto Slab"/>
          <w:sz w:val="20"/>
          <w:szCs w:val="20"/>
        </w:rPr>
      </w:pPr>
      <w:r w:rsidRPr="00BD27CC">
        <w:rPr>
          <w:rFonts w:ascii="Roboto Slab" w:hAnsi="Roboto Slab"/>
          <w:sz w:val="20"/>
          <w:szCs w:val="20"/>
        </w:rPr>
        <w:t>Project Entry Criteria in addition to Standard</w:t>
      </w:r>
      <w:bookmarkEnd w:id="99"/>
    </w:p>
    <w:tbl>
      <w:tblPr>
        <w:tblStyle w:val="Experior2"/>
        <w:tblW w:w="8504"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4252"/>
        <w:gridCol w:w="4252"/>
      </w:tblGrid>
      <w:tr w:rsidR="002F725A" w:rsidRPr="00BD27CC" w14:paraId="0441D1A9" w14:textId="77777777" w:rsidTr="002F7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hideMark/>
          </w:tcPr>
          <w:p w14:paraId="4EC06BF3" w14:textId="77777777" w:rsidR="002F725A" w:rsidRPr="00BD27CC" w:rsidRDefault="002F725A" w:rsidP="00782C85">
            <w:pPr>
              <w:rPr>
                <w:rFonts w:cstheme="minorHAnsi"/>
                <w:sz w:val="20"/>
              </w:rPr>
            </w:pPr>
            <w:r w:rsidRPr="00BD27CC">
              <w:rPr>
                <w:rFonts w:cstheme="minorHAnsi"/>
                <w:sz w:val="20"/>
              </w:rPr>
              <w:t xml:space="preserve">Project Entry Criteria </w:t>
            </w:r>
          </w:p>
        </w:tc>
        <w:tc>
          <w:tcPr>
            <w:tcW w:w="4252" w:type="dxa"/>
            <w:hideMark/>
          </w:tcPr>
          <w:p w14:paraId="46FA1D46" w14:textId="77777777" w:rsidR="002F725A" w:rsidRPr="00BD27CC" w:rsidRDefault="002F725A"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BD27CC">
              <w:rPr>
                <w:rFonts w:cstheme="minorHAnsi"/>
                <w:sz w:val="20"/>
              </w:rPr>
              <w:t>Measure</w:t>
            </w:r>
          </w:p>
        </w:tc>
      </w:tr>
      <w:tr w:rsidR="008A77AA" w:rsidRPr="00BD27CC" w14:paraId="746A6D8E" w14:textId="77777777" w:rsidTr="00782C85">
        <w:tc>
          <w:tcPr>
            <w:cnfStyle w:val="001000000000" w:firstRow="0" w:lastRow="0" w:firstColumn="1" w:lastColumn="0" w:oddVBand="0" w:evenVBand="0" w:oddHBand="0" w:evenHBand="0" w:firstRowFirstColumn="0" w:firstRowLastColumn="0" w:lastRowFirstColumn="0" w:lastRowLastColumn="0"/>
            <w:tcW w:w="4252" w:type="dxa"/>
            <w:shd w:val="clear" w:color="auto" w:fill="FFFFFF" w:themeFill="background1"/>
          </w:tcPr>
          <w:p w14:paraId="6C1501F4" w14:textId="704C0E9A" w:rsidR="008A77AA" w:rsidRPr="00BD27CC" w:rsidRDefault="008A77AA" w:rsidP="008A77AA">
            <w:pPr>
              <w:rPr>
                <w:rFonts w:cstheme="minorHAnsi"/>
              </w:rPr>
            </w:pPr>
            <w:del w:id="100" w:author="Rohit" w:date="2022-09-16T19:09:00Z">
              <w:r w:rsidRPr="009A15D5" w:rsidDel="00FC265D">
                <w:rPr>
                  <w:rFonts w:cstheme="minorHAnsi"/>
                </w:rPr>
                <w:delText xml:space="preserve">The duration </w:delText>
              </w:r>
              <w:r w:rsidR="007174CE" w:rsidRPr="009A15D5" w:rsidDel="00FC265D">
                <w:rPr>
                  <w:rFonts w:cstheme="minorHAnsi"/>
                </w:rPr>
                <w:delText>for which</w:delText>
              </w:r>
              <w:r w:rsidRPr="009A15D5" w:rsidDel="00FC265D">
                <w:rPr>
                  <w:rFonts w:cstheme="minorHAnsi"/>
                </w:rPr>
                <w:delText xml:space="preserve"> History Data </w:delText>
              </w:r>
              <w:r w:rsidR="007174CE" w:rsidRPr="009A15D5" w:rsidDel="00FC265D">
                <w:rPr>
                  <w:rFonts w:cstheme="minorHAnsi"/>
                </w:rPr>
                <w:delText xml:space="preserve">(Sales, Inventory, </w:delText>
              </w:r>
              <w:r w:rsidR="00642BE0" w:rsidRPr="009A15D5" w:rsidDel="00FC265D">
                <w:rPr>
                  <w:rFonts w:cstheme="minorHAnsi"/>
                </w:rPr>
                <w:delText xml:space="preserve">Demand </w:delText>
              </w:r>
              <w:r w:rsidR="007174CE" w:rsidRPr="009A15D5" w:rsidDel="00FC265D">
                <w:rPr>
                  <w:rFonts w:cstheme="minorHAnsi"/>
                </w:rPr>
                <w:delText xml:space="preserve">Drivers) is </w:delText>
              </w:r>
              <w:r w:rsidRPr="009A15D5" w:rsidDel="00FC265D">
                <w:rPr>
                  <w:rFonts w:cstheme="minorHAnsi"/>
                </w:rPr>
                <w:delText xml:space="preserve">to be </w:delText>
              </w:r>
              <w:r w:rsidR="009823B2" w:rsidRPr="009A15D5" w:rsidDel="00FC265D">
                <w:rPr>
                  <w:rFonts w:cstheme="minorHAnsi"/>
                </w:rPr>
                <w:delText>l</w:delText>
              </w:r>
              <w:r w:rsidR="001747C2" w:rsidRPr="009A15D5" w:rsidDel="00FC265D">
                <w:rPr>
                  <w:rFonts w:cstheme="minorHAnsi"/>
                </w:rPr>
                <w:delText>oaded</w:delText>
              </w:r>
              <w:r w:rsidRPr="009A15D5" w:rsidDel="00FC265D">
                <w:rPr>
                  <w:rFonts w:cstheme="minorHAnsi"/>
                </w:rPr>
                <w:delText xml:space="preserve"> </w:delText>
              </w:r>
              <w:r w:rsidR="009823B2" w:rsidRPr="009A15D5" w:rsidDel="00FC265D">
                <w:rPr>
                  <w:rFonts w:cstheme="minorHAnsi"/>
                </w:rPr>
                <w:delText>on</w:delText>
              </w:r>
              <w:r w:rsidRPr="009A15D5" w:rsidDel="00FC265D">
                <w:rPr>
                  <w:rFonts w:cstheme="minorHAnsi"/>
                </w:rPr>
                <w:delText xml:space="preserve">to Test/Staging Environment for Testing Purposes </w:delText>
              </w:r>
              <w:r w:rsidR="00084D47" w:rsidRPr="009A15D5" w:rsidDel="00FC265D">
                <w:rPr>
                  <w:rFonts w:cstheme="minorHAnsi"/>
                </w:rPr>
                <w:delText xml:space="preserve">is </w:delText>
              </w:r>
              <w:r w:rsidRPr="009A15D5" w:rsidDel="00FC265D">
                <w:rPr>
                  <w:rFonts w:cstheme="minorHAnsi"/>
                </w:rPr>
                <w:delText xml:space="preserve">to be agreed </w:delText>
              </w:r>
              <w:commentRangeStart w:id="101"/>
              <w:commentRangeStart w:id="102"/>
              <w:r w:rsidRPr="009A15D5" w:rsidDel="00FC265D">
                <w:rPr>
                  <w:rFonts w:cstheme="minorHAnsi"/>
                </w:rPr>
                <w:delText>with</w:delText>
              </w:r>
              <w:commentRangeEnd w:id="101"/>
              <w:r w:rsidR="00014A40" w:rsidRPr="009A15D5" w:rsidDel="00FC265D">
                <w:rPr>
                  <w:rStyle w:val="CommentReference"/>
                  <w:sz w:val="20"/>
                  <w:szCs w:val="20"/>
                  <w:rPrChange w:id="103" w:author="Heena Patel" w:date="2022-09-30T12:02:00Z">
                    <w:rPr>
                      <w:rStyle w:val="CommentReference"/>
                    </w:rPr>
                  </w:rPrChange>
                </w:rPr>
                <w:commentReference w:id="101"/>
              </w:r>
              <w:commentRangeEnd w:id="102"/>
              <w:r w:rsidR="00F85F6F" w:rsidRPr="009A15D5" w:rsidDel="00FC265D">
                <w:rPr>
                  <w:rStyle w:val="CommentReference"/>
                  <w:sz w:val="20"/>
                  <w:szCs w:val="20"/>
                  <w:rPrChange w:id="104" w:author="Heena Patel" w:date="2022-09-30T12:02:00Z">
                    <w:rPr>
                      <w:rStyle w:val="CommentReference"/>
                    </w:rPr>
                  </w:rPrChange>
                </w:rPr>
                <w:commentReference w:id="102"/>
              </w:r>
              <w:r w:rsidRPr="009A15D5" w:rsidDel="00FC265D">
                <w:rPr>
                  <w:rFonts w:cstheme="minorHAnsi"/>
                </w:rPr>
                <w:delText xml:space="preserve"> IB Test Management and IB Business users</w:delText>
              </w:r>
            </w:del>
          </w:p>
        </w:tc>
        <w:tc>
          <w:tcPr>
            <w:tcW w:w="4252" w:type="dxa"/>
            <w:shd w:val="clear" w:color="auto" w:fill="FFFFFF" w:themeFill="background1"/>
          </w:tcPr>
          <w:p w14:paraId="7CF8EB5E" w14:textId="630BB2B3" w:rsidR="008A77AA" w:rsidRPr="00BD27CC" w:rsidRDefault="00C30EBA" w:rsidP="008A77AA">
            <w:pPr>
              <w:cnfStyle w:val="000000000000" w:firstRow="0" w:lastRow="0" w:firstColumn="0" w:lastColumn="0" w:oddVBand="0" w:evenVBand="0" w:oddHBand="0" w:evenHBand="0" w:firstRowFirstColumn="0" w:firstRowLastColumn="0" w:lastRowFirstColumn="0" w:lastRowLastColumn="0"/>
              <w:rPr>
                <w:rFonts w:cstheme="minorHAnsi"/>
              </w:rPr>
            </w:pPr>
            <w:del w:id="105" w:author="Rohit" w:date="2022-09-16T19:09:00Z">
              <w:r w:rsidRPr="009A15D5" w:rsidDel="00FC265D">
                <w:rPr>
                  <w:rFonts w:cstheme="minorHAnsi"/>
                </w:rPr>
                <w:delText>Business</w:delText>
              </w:r>
              <w:r w:rsidR="00B27D44" w:rsidRPr="009A15D5" w:rsidDel="00FC265D">
                <w:rPr>
                  <w:rFonts w:cstheme="minorHAnsi"/>
                </w:rPr>
                <w:delText xml:space="preserve"> to specify </w:delText>
              </w:r>
              <w:r w:rsidR="008A77AA" w:rsidRPr="009A15D5" w:rsidDel="00FC265D">
                <w:rPr>
                  <w:rFonts w:cstheme="minorHAnsi"/>
                </w:rPr>
                <w:delText>the</w:delText>
              </w:r>
              <w:r w:rsidR="007138CB" w:rsidRPr="009A15D5" w:rsidDel="00FC265D">
                <w:rPr>
                  <w:rFonts w:cstheme="minorHAnsi"/>
                </w:rPr>
                <w:delText xml:space="preserve"> duration </w:delText>
              </w:r>
              <w:r w:rsidR="00B27D44" w:rsidRPr="009A15D5" w:rsidDel="00FC265D">
                <w:rPr>
                  <w:rFonts w:cstheme="minorHAnsi"/>
                </w:rPr>
                <w:delText xml:space="preserve">for which data should be loaded such that it is </w:delText>
              </w:r>
              <w:r w:rsidR="008A77AA" w:rsidRPr="009A15D5" w:rsidDel="00FC265D">
                <w:rPr>
                  <w:rFonts w:cstheme="minorHAnsi"/>
                </w:rPr>
                <w:delText xml:space="preserve">sufficient </w:delText>
              </w:r>
              <w:r w:rsidR="001747C2" w:rsidRPr="009A15D5" w:rsidDel="00FC265D">
                <w:rPr>
                  <w:rFonts w:cstheme="minorHAnsi"/>
                </w:rPr>
                <w:delText>and a good represent</w:delText>
              </w:r>
              <w:r w:rsidR="007174CE" w:rsidRPr="009A15D5" w:rsidDel="00FC265D">
                <w:rPr>
                  <w:rFonts w:cstheme="minorHAnsi"/>
                </w:rPr>
                <w:delText>at</w:delText>
              </w:r>
              <w:r w:rsidR="001747C2" w:rsidRPr="009A15D5" w:rsidDel="00FC265D">
                <w:rPr>
                  <w:rFonts w:cstheme="minorHAnsi"/>
                </w:rPr>
                <w:delText xml:space="preserve">ive data set </w:delText>
              </w:r>
              <w:r w:rsidR="008A77AA" w:rsidRPr="009A15D5" w:rsidDel="00FC265D">
                <w:rPr>
                  <w:rFonts w:cstheme="minorHAnsi"/>
                </w:rPr>
                <w:delText xml:space="preserve">for testing </w:delText>
              </w:r>
            </w:del>
          </w:p>
        </w:tc>
      </w:tr>
      <w:tr w:rsidR="008A77AA" w:rsidRPr="009A15D5" w14:paraId="07ECA840" w14:textId="77777777" w:rsidTr="00782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shd w:val="clear" w:color="auto" w:fill="FFFFFF" w:themeFill="background1"/>
          </w:tcPr>
          <w:p w14:paraId="08F08EE5" w14:textId="77777777" w:rsidR="008A77AA" w:rsidRPr="009A15D5" w:rsidRDefault="008A77AA" w:rsidP="008A77AA">
            <w:pPr>
              <w:rPr>
                <w:rFonts w:cstheme="minorHAnsi"/>
              </w:rPr>
            </w:pPr>
          </w:p>
        </w:tc>
        <w:tc>
          <w:tcPr>
            <w:tcW w:w="4252" w:type="dxa"/>
            <w:shd w:val="clear" w:color="auto" w:fill="FFFFFF" w:themeFill="background1"/>
          </w:tcPr>
          <w:p w14:paraId="0FA6AAA1" w14:textId="77777777" w:rsidR="008A77AA" w:rsidRPr="009A15D5" w:rsidRDefault="008A77AA" w:rsidP="008A77AA">
            <w:pPr>
              <w:cnfStyle w:val="000000010000" w:firstRow="0" w:lastRow="0" w:firstColumn="0" w:lastColumn="0" w:oddVBand="0" w:evenVBand="0" w:oddHBand="0" w:evenHBand="1" w:firstRowFirstColumn="0" w:firstRowLastColumn="0" w:lastRowFirstColumn="0" w:lastRowLastColumn="0"/>
              <w:rPr>
                <w:rFonts w:cstheme="minorHAnsi"/>
              </w:rPr>
            </w:pPr>
          </w:p>
        </w:tc>
      </w:tr>
    </w:tbl>
    <w:p w14:paraId="4729AFA5" w14:textId="77777777" w:rsidR="001C5868" w:rsidRPr="00BD27CC" w:rsidRDefault="001C5868" w:rsidP="00D17E95">
      <w:pPr>
        <w:pStyle w:val="H2RED"/>
        <w:rPr>
          <w:rFonts w:ascii="Roboto Slab" w:hAnsi="Roboto Slab"/>
          <w:szCs w:val="20"/>
        </w:rPr>
      </w:pPr>
      <w:bookmarkStart w:id="106" w:name="_Toc54786838"/>
    </w:p>
    <w:p w14:paraId="0AB39422" w14:textId="4A700982" w:rsidR="002F725A" w:rsidRPr="00BD27CC" w:rsidDel="00387001" w:rsidRDefault="002F725A" w:rsidP="00541028">
      <w:pPr>
        <w:pStyle w:val="H3RED"/>
        <w:rPr>
          <w:del w:id="107" w:author="Heena Patel" w:date="2022-09-30T13:58:00Z"/>
          <w:rFonts w:ascii="Roboto Slab" w:hAnsi="Roboto Slab"/>
          <w:sz w:val="20"/>
          <w:szCs w:val="20"/>
        </w:rPr>
      </w:pPr>
      <w:r w:rsidRPr="00BD27CC">
        <w:rPr>
          <w:rFonts w:ascii="Roboto Slab" w:hAnsi="Roboto Slab"/>
          <w:sz w:val="20"/>
          <w:szCs w:val="20"/>
        </w:rPr>
        <w:t xml:space="preserve">Project Exit Criteria in addition to </w:t>
      </w:r>
      <w:proofErr w:type="spellStart"/>
      <w:r w:rsidRPr="00BD27CC">
        <w:rPr>
          <w:rFonts w:ascii="Roboto Slab" w:hAnsi="Roboto Slab"/>
          <w:sz w:val="20"/>
          <w:szCs w:val="20"/>
        </w:rPr>
        <w:t>Standard</w:t>
      </w:r>
      <w:bookmarkEnd w:id="106"/>
    </w:p>
    <w:p w14:paraId="3FBF7775" w14:textId="5C43560B" w:rsidR="00D17E95" w:rsidRPr="00BD27CC" w:rsidDel="00907D36" w:rsidRDefault="00D17E95" w:rsidP="00907D36">
      <w:pPr>
        <w:pStyle w:val="H3RED"/>
        <w:ind w:left="0" w:firstLine="0"/>
        <w:rPr>
          <w:del w:id="108" w:author="Heena Patel" w:date="2022-09-30T14:27:00Z"/>
        </w:rPr>
      </w:pPr>
    </w:p>
    <w:tbl>
      <w:tblPr>
        <w:tblStyle w:val="Experior2"/>
        <w:tblW w:w="8504"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4252"/>
        <w:gridCol w:w="4252"/>
      </w:tblGrid>
      <w:tr w:rsidR="002F725A" w:rsidRPr="00BD27CC" w14:paraId="17DDF3D9" w14:textId="77777777" w:rsidTr="002F7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hideMark/>
          </w:tcPr>
          <w:p w14:paraId="264692E7" w14:textId="77777777" w:rsidR="002F725A" w:rsidRPr="00BD27CC" w:rsidRDefault="002F725A" w:rsidP="00782C85">
            <w:pPr>
              <w:rPr>
                <w:rFonts w:cstheme="minorHAnsi"/>
                <w:sz w:val="20"/>
              </w:rPr>
            </w:pPr>
            <w:r w:rsidRPr="00BD27CC">
              <w:rPr>
                <w:rFonts w:cstheme="minorHAnsi"/>
                <w:sz w:val="20"/>
              </w:rPr>
              <w:t>Project</w:t>
            </w:r>
            <w:proofErr w:type="spellEnd"/>
            <w:r w:rsidRPr="00BD27CC">
              <w:rPr>
                <w:rFonts w:cstheme="minorHAnsi"/>
                <w:sz w:val="20"/>
              </w:rPr>
              <w:t xml:space="preserve"> Exit Criteria </w:t>
            </w:r>
          </w:p>
        </w:tc>
        <w:tc>
          <w:tcPr>
            <w:tcW w:w="4252" w:type="dxa"/>
            <w:hideMark/>
          </w:tcPr>
          <w:p w14:paraId="7C7E6462" w14:textId="77777777" w:rsidR="002F725A" w:rsidRPr="00BD27CC" w:rsidRDefault="002F725A"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BD27CC">
              <w:rPr>
                <w:rFonts w:cstheme="minorHAnsi"/>
                <w:sz w:val="20"/>
              </w:rPr>
              <w:t>Measure</w:t>
            </w:r>
          </w:p>
        </w:tc>
      </w:tr>
      <w:tr w:rsidR="002F725A" w:rsidRPr="00907D36" w14:paraId="29545738" w14:textId="77777777" w:rsidTr="00782C85">
        <w:tc>
          <w:tcPr>
            <w:cnfStyle w:val="001000000000" w:firstRow="0" w:lastRow="0" w:firstColumn="1" w:lastColumn="0" w:oddVBand="0" w:evenVBand="0" w:oddHBand="0" w:evenHBand="0" w:firstRowFirstColumn="0" w:firstRowLastColumn="0" w:lastRowFirstColumn="0" w:lastRowLastColumn="0"/>
            <w:tcW w:w="4252" w:type="dxa"/>
            <w:shd w:val="clear" w:color="auto" w:fill="FFFFFF" w:themeFill="background1"/>
          </w:tcPr>
          <w:p w14:paraId="38E08334" w14:textId="534DDC32" w:rsidR="002F725A" w:rsidRPr="009A15D5" w:rsidRDefault="0043508A" w:rsidP="00D17E95">
            <w:r w:rsidRPr="009A15D5">
              <w:t>Not Applicable</w:t>
            </w:r>
          </w:p>
        </w:tc>
        <w:tc>
          <w:tcPr>
            <w:tcW w:w="4252" w:type="dxa"/>
            <w:shd w:val="clear" w:color="auto" w:fill="FFFFFF" w:themeFill="background1"/>
          </w:tcPr>
          <w:p w14:paraId="181644A6" w14:textId="7F5C1D08" w:rsidR="002F725A" w:rsidRPr="009A15D5" w:rsidRDefault="0043508A"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9A15D5">
              <w:rPr>
                <w:rFonts w:cstheme="minorHAnsi"/>
              </w:rPr>
              <w:t>Not Applicable</w:t>
            </w:r>
          </w:p>
        </w:tc>
      </w:tr>
    </w:tbl>
    <w:p w14:paraId="011B7692" w14:textId="04452DE4" w:rsidR="00D17E95" w:rsidDel="00387001" w:rsidRDefault="00D17E95" w:rsidP="00387001">
      <w:pPr>
        <w:pStyle w:val="H2RED"/>
        <w:outlineLvl w:val="1"/>
        <w:rPr>
          <w:del w:id="109" w:author="Heena Patel" w:date="2022-09-30T12:05:00Z"/>
        </w:rPr>
      </w:pPr>
    </w:p>
    <w:p w14:paraId="3D4A9626" w14:textId="77777777" w:rsidR="00387001" w:rsidRDefault="00387001" w:rsidP="00D17E95">
      <w:pPr>
        <w:pStyle w:val="H2RED"/>
        <w:rPr>
          <w:ins w:id="110" w:author="Heena Patel" w:date="2022-09-30T13:58:00Z"/>
        </w:rPr>
      </w:pPr>
    </w:p>
    <w:p w14:paraId="05E6124F" w14:textId="1E9063F5" w:rsidR="001C5868" w:rsidRPr="00FB3C13" w:rsidDel="00387001" w:rsidRDefault="001C5868" w:rsidP="00923914">
      <w:pPr>
        <w:pStyle w:val="H2RED"/>
        <w:outlineLvl w:val="1"/>
        <w:rPr>
          <w:del w:id="111" w:author="Heena Patel" w:date="2022-09-30T13:58:00Z"/>
          <w:rFonts w:ascii="Roboto Slab" w:hAnsi="Roboto Slab"/>
          <w:szCs w:val="20"/>
        </w:rPr>
      </w:pPr>
      <w:bookmarkStart w:id="112" w:name="_Project_test_environments"/>
      <w:bookmarkEnd w:id="112"/>
      <w:r w:rsidRPr="00FB3C13">
        <w:rPr>
          <w:rFonts w:ascii="Roboto Slab" w:hAnsi="Roboto Slab"/>
          <w:szCs w:val="20"/>
        </w:rPr>
        <w:t xml:space="preserve">Project test </w:t>
      </w:r>
      <w:proofErr w:type="spellStart"/>
      <w:r w:rsidRPr="00FB3C13">
        <w:rPr>
          <w:rFonts w:ascii="Roboto Slab" w:hAnsi="Roboto Slab"/>
          <w:szCs w:val="20"/>
        </w:rPr>
        <w:t>environments</w:t>
      </w:r>
    </w:p>
    <w:p w14:paraId="69916540" w14:textId="77777777" w:rsidR="00EF3851" w:rsidRPr="00FB3C13" w:rsidDel="00C36C0F" w:rsidRDefault="00EF3851" w:rsidP="00387001">
      <w:pPr>
        <w:pStyle w:val="H2RED"/>
        <w:outlineLvl w:val="1"/>
        <w:rPr>
          <w:del w:id="113" w:author="Heena Patel" w:date="2022-09-30T14:28:00Z"/>
        </w:rPr>
      </w:pPr>
    </w:p>
    <w:p w14:paraId="064A3F43" w14:textId="50E89703" w:rsidR="00DC6C8F" w:rsidRPr="00FB3C13" w:rsidRDefault="00DC6C8F" w:rsidP="00FB3C13">
      <w:pPr>
        <w:jc w:val="both"/>
        <w:rPr>
          <w:sz w:val="20"/>
          <w:szCs w:val="20"/>
        </w:rPr>
      </w:pPr>
      <w:r w:rsidRPr="00FB3C13">
        <w:rPr>
          <w:sz w:val="20"/>
          <w:szCs w:val="20"/>
        </w:rPr>
        <w:t>This</w:t>
      </w:r>
      <w:proofErr w:type="spellEnd"/>
      <w:r w:rsidRPr="00FB3C13">
        <w:rPr>
          <w:sz w:val="20"/>
          <w:szCs w:val="20"/>
        </w:rPr>
        <w:t xml:space="preserve"> section describes the various components that should be provisioned and made available </w:t>
      </w:r>
      <w:r w:rsidR="00C75643" w:rsidRPr="00FB3C13">
        <w:rPr>
          <w:sz w:val="20"/>
          <w:szCs w:val="20"/>
        </w:rPr>
        <w:t xml:space="preserve">for </w:t>
      </w:r>
      <w:commentRangeStart w:id="114"/>
      <w:commentRangeStart w:id="115"/>
      <w:r w:rsidR="00C75643" w:rsidRPr="00FB3C13">
        <w:rPr>
          <w:sz w:val="20"/>
          <w:szCs w:val="20"/>
        </w:rPr>
        <w:t>Testing</w:t>
      </w:r>
      <w:commentRangeEnd w:id="114"/>
      <w:r w:rsidR="00D61077" w:rsidRPr="00FB3C13">
        <w:rPr>
          <w:rStyle w:val="CommentReference"/>
          <w:sz w:val="20"/>
          <w:szCs w:val="20"/>
        </w:rPr>
        <w:commentReference w:id="114"/>
      </w:r>
      <w:commentRangeEnd w:id="115"/>
      <w:r w:rsidR="00C33387" w:rsidRPr="00FB3C13">
        <w:rPr>
          <w:rStyle w:val="CommentReference"/>
          <w:sz w:val="20"/>
          <w:szCs w:val="20"/>
        </w:rPr>
        <w:commentReference w:id="115"/>
      </w:r>
    </w:p>
    <w:p w14:paraId="69699127" w14:textId="77777777" w:rsidR="00DC6C8F" w:rsidRPr="00FB3C13" w:rsidRDefault="00DC6C8F" w:rsidP="00DC6C8F">
      <w:pPr>
        <w:spacing w:after="160" w:line="259" w:lineRule="auto"/>
        <w:rPr>
          <w:sz w:val="20"/>
          <w:szCs w:val="20"/>
        </w:rPr>
      </w:pPr>
    </w:p>
    <w:tbl>
      <w:tblPr>
        <w:tblStyle w:val="TableGrid"/>
        <w:tblW w:w="0" w:type="auto"/>
        <w:tblLook w:val="04A0" w:firstRow="1" w:lastRow="0" w:firstColumn="1" w:lastColumn="0" w:noHBand="0" w:noVBand="1"/>
      </w:tblPr>
      <w:tblGrid>
        <w:gridCol w:w="1885"/>
        <w:gridCol w:w="3391"/>
        <w:gridCol w:w="3392"/>
      </w:tblGrid>
      <w:tr w:rsidR="00E31AAF" w:rsidRPr="00FB3C13" w14:paraId="6094DC34" w14:textId="77777777" w:rsidTr="00D102D5">
        <w:tc>
          <w:tcPr>
            <w:tcW w:w="1885" w:type="dxa"/>
          </w:tcPr>
          <w:p w14:paraId="11F27EA1" w14:textId="77777777" w:rsidR="00E31AAF" w:rsidRPr="00FB3C13" w:rsidRDefault="00E31AAF" w:rsidP="00A1149C">
            <w:pPr>
              <w:spacing w:after="160" w:line="259" w:lineRule="auto"/>
              <w:rPr>
                <w:sz w:val="20"/>
                <w:szCs w:val="20"/>
              </w:rPr>
            </w:pPr>
          </w:p>
        </w:tc>
        <w:tc>
          <w:tcPr>
            <w:tcW w:w="3391" w:type="dxa"/>
            <w:shd w:val="clear" w:color="auto" w:fill="FFE2C9" w:themeFill="accent1" w:themeFillTint="33"/>
          </w:tcPr>
          <w:p w14:paraId="7EE09DC7" w14:textId="1A5EA3BA" w:rsidR="00E31AAF" w:rsidRPr="00FB3C13" w:rsidRDefault="00E31AAF" w:rsidP="00A1149C">
            <w:pPr>
              <w:spacing w:after="160" w:line="259" w:lineRule="auto"/>
              <w:jc w:val="center"/>
              <w:rPr>
                <w:b/>
                <w:bCs/>
                <w:sz w:val="20"/>
                <w:szCs w:val="20"/>
              </w:rPr>
            </w:pPr>
            <w:r w:rsidRPr="00FB3C13">
              <w:rPr>
                <w:b/>
                <w:bCs/>
                <w:sz w:val="20"/>
                <w:szCs w:val="20"/>
              </w:rPr>
              <w:t>DEV (Unit Testing)</w:t>
            </w:r>
          </w:p>
        </w:tc>
        <w:tc>
          <w:tcPr>
            <w:tcW w:w="3392" w:type="dxa"/>
            <w:shd w:val="clear" w:color="auto" w:fill="FFE2C9" w:themeFill="accent1" w:themeFillTint="33"/>
          </w:tcPr>
          <w:p w14:paraId="11D62D4F" w14:textId="48BD1F17" w:rsidR="00E31AAF" w:rsidRPr="00FB3C13" w:rsidRDefault="003D0CBF" w:rsidP="00A1149C">
            <w:pPr>
              <w:spacing w:after="160" w:line="259" w:lineRule="auto"/>
              <w:jc w:val="center"/>
              <w:rPr>
                <w:b/>
                <w:bCs/>
                <w:sz w:val="20"/>
                <w:szCs w:val="20"/>
              </w:rPr>
            </w:pPr>
            <w:r w:rsidRPr="00FB3C13">
              <w:rPr>
                <w:b/>
                <w:bCs/>
                <w:sz w:val="20"/>
                <w:szCs w:val="20"/>
              </w:rPr>
              <w:t xml:space="preserve">TEST </w:t>
            </w:r>
            <w:r w:rsidR="00246DD6" w:rsidRPr="00FB3C13">
              <w:rPr>
                <w:b/>
                <w:bCs/>
                <w:sz w:val="20"/>
                <w:szCs w:val="20"/>
              </w:rPr>
              <w:t>(</w:t>
            </w:r>
            <w:r w:rsidR="004B493D" w:rsidRPr="00FB3C13">
              <w:rPr>
                <w:b/>
                <w:bCs/>
                <w:sz w:val="20"/>
                <w:szCs w:val="20"/>
              </w:rPr>
              <w:t>Unit Integrated Testing)</w:t>
            </w:r>
          </w:p>
        </w:tc>
      </w:tr>
      <w:tr w:rsidR="003D0CBF" w:rsidRPr="00FB3C13" w14:paraId="2CFAA41F" w14:textId="77777777" w:rsidTr="00D102D5">
        <w:tc>
          <w:tcPr>
            <w:tcW w:w="1885" w:type="dxa"/>
            <w:shd w:val="clear" w:color="auto" w:fill="FFE2C9" w:themeFill="accent1" w:themeFillTint="33"/>
          </w:tcPr>
          <w:p w14:paraId="49D0B30C" w14:textId="77777777" w:rsidR="003D0CBF" w:rsidRPr="00FB3C13" w:rsidRDefault="003D0CBF" w:rsidP="00A1149C">
            <w:pPr>
              <w:spacing w:after="160" w:line="259" w:lineRule="auto"/>
              <w:rPr>
                <w:b/>
                <w:bCs/>
                <w:sz w:val="20"/>
                <w:szCs w:val="20"/>
              </w:rPr>
            </w:pPr>
            <w:r w:rsidRPr="00FB3C13">
              <w:rPr>
                <w:b/>
                <w:bCs/>
                <w:sz w:val="20"/>
                <w:szCs w:val="20"/>
              </w:rPr>
              <w:t>Azure Subscription</w:t>
            </w:r>
          </w:p>
        </w:tc>
        <w:tc>
          <w:tcPr>
            <w:tcW w:w="3391" w:type="dxa"/>
          </w:tcPr>
          <w:p w14:paraId="43527787" w14:textId="77777777" w:rsidR="003D0CBF" w:rsidRPr="00FB3C13" w:rsidRDefault="003D0CBF" w:rsidP="00AE22EE">
            <w:pPr>
              <w:spacing w:after="160" w:line="259" w:lineRule="auto"/>
              <w:rPr>
                <w:sz w:val="20"/>
                <w:szCs w:val="20"/>
              </w:rPr>
            </w:pPr>
            <w:r w:rsidRPr="00FB3C13">
              <w:rPr>
                <w:sz w:val="20"/>
                <w:szCs w:val="20"/>
              </w:rPr>
              <w:t>IHUBZ-RG-WEU-ADF-DEV-01</w:t>
            </w:r>
          </w:p>
        </w:tc>
        <w:tc>
          <w:tcPr>
            <w:tcW w:w="3392" w:type="dxa"/>
          </w:tcPr>
          <w:p w14:paraId="31EEB09F" w14:textId="7F538CEE" w:rsidR="003D0CBF" w:rsidRPr="00FB3C13" w:rsidRDefault="003D0CBF" w:rsidP="00AE22EE">
            <w:pPr>
              <w:spacing w:after="160" w:line="259" w:lineRule="auto"/>
              <w:rPr>
                <w:sz w:val="20"/>
                <w:szCs w:val="20"/>
              </w:rPr>
            </w:pPr>
          </w:p>
        </w:tc>
      </w:tr>
      <w:tr w:rsidR="003D0CBF" w:rsidRPr="00FB3C13" w14:paraId="5F412087" w14:textId="77777777" w:rsidTr="00D102D5">
        <w:tc>
          <w:tcPr>
            <w:tcW w:w="1885" w:type="dxa"/>
            <w:shd w:val="clear" w:color="auto" w:fill="FFE2C9" w:themeFill="accent1" w:themeFillTint="33"/>
          </w:tcPr>
          <w:p w14:paraId="2677035E" w14:textId="4A38363A" w:rsidR="003D0CBF" w:rsidRPr="00FB3C13" w:rsidRDefault="003D0CBF" w:rsidP="00A1149C">
            <w:pPr>
              <w:spacing w:after="160" w:line="259" w:lineRule="auto"/>
              <w:rPr>
                <w:b/>
                <w:bCs/>
                <w:sz w:val="20"/>
                <w:szCs w:val="20"/>
              </w:rPr>
            </w:pPr>
            <w:r w:rsidRPr="00FB3C13">
              <w:rPr>
                <w:b/>
                <w:bCs/>
                <w:sz w:val="20"/>
                <w:szCs w:val="20"/>
              </w:rPr>
              <w:t>ADF (Data Hub - Pipelines)</w:t>
            </w:r>
          </w:p>
        </w:tc>
        <w:tc>
          <w:tcPr>
            <w:tcW w:w="3391" w:type="dxa"/>
          </w:tcPr>
          <w:p w14:paraId="5F6D3F19" w14:textId="77777777" w:rsidR="003D0CBF" w:rsidRPr="00FB3C13" w:rsidRDefault="003D0CBF" w:rsidP="00A1149C">
            <w:pPr>
              <w:spacing w:after="160" w:line="259" w:lineRule="auto"/>
              <w:rPr>
                <w:sz w:val="20"/>
                <w:szCs w:val="20"/>
              </w:rPr>
            </w:pPr>
          </w:p>
        </w:tc>
        <w:tc>
          <w:tcPr>
            <w:tcW w:w="3392" w:type="dxa"/>
          </w:tcPr>
          <w:p w14:paraId="3F0FE140" w14:textId="77777777" w:rsidR="003D0CBF" w:rsidRPr="00FB3C13" w:rsidRDefault="003D0CBF" w:rsidP="00A1149C">
            <w:pPr>
              <w:spacing w:after="160" w:line="259" w:lineRule="auto"/>
              <w:rPr>
                <w:sz w:val="20"/>
                <w:szCs w:val="20"/>
              </w:rPr>
            </w:pPr>
          </w:p>
        </w:tc>
      </w:tr>
      <w:tr w:rsidR="003D0CBF" w:rsidRPr="00FB3C13" w14:paraId="64BDEAAF" w14:textId="77777777" w:rsidTr="00D102D5">
        <w:tc>
          <w:tcPr>
            <w:tcW w:w="1885" w:type="dxa"/>
            <w:shd w:val="clear" w:color="auto" w:fill="FFE2C9" w:themeFill="accent1" w:themeFillTint="33"/>
          </w:tcPr>
          <w:p w14:paraId="6089B16F" w14:textId="152F4637" w:rsidR="003D0CBF" w:rsidRPr="00FB3C13" w:rsidRDefault="003D0CBF" w:rsidP="00A1149C">
            <w:pPr>
              <w:spacing w:after="160" w:line="259" w:lineRule="auto"/>
              <w:rPr>
                <w:b/>
                <w:bCs/>
                <w:sz w:val="20"/>
                <w:szCs w:val="20"/>
              </w:rPr>
            </w:pPr>
            <w:r w:rsidRPr="00FB3C13">
              <w:rPr>
                <w:b/>
                <w:bCs/>
                <w:sz w:val="20"/>
                <w:szCs w:val="20"/>
              </w:rPr>
              <w:t>ADB (Data Hub - Processing)</w:t>
            </w:r>
          </w:p>
        </w:tc>
        <w:tc>
          <w:tcPr>
            <w:tcW w:w="3391" w:type="dxa"/>
          </w:tcPr>
          <w:p w14:paraId="26816D31" w14:textId="77777777" w:rsidR="003D0CBF" w:rsidRPr="00FB3C13" w:rsidRDefault="003D0CBF" w:rsidP="00A1149C">
            <w:pPr>
              <w:spacing w:after="160" w:line="259" w:lineRule="auto"/>
              <w:rPr>
                <w:sz w:val="20"/>
                <w:szCs w:val="20"/>
              </w:rPr>
            </w:pPr>
          </w:p>
        </w:tc>
        <w:tc>
          <w:tcPr>
            <w:tcW w:w="3392" w:type="dxa"/>
          </w:tcPr>
          <w:p w14:paraId="5A756559" w14:textId="77777777" w:rsidR="003D0CBF" w:rsidRPr="00FB3C13" w:rsidRDefault="003D0CBF" w:rsidP="00A1149C">
            <w:pPr>
              <w:spacing w:after="160" w:line="259" w:lineRule="auto"/>
              <w:rPr>
                <w:sz w:val="20"/>
                <w:szCs w:val="20"/>
              </w:rPr>
            </w:pPr>
          </w:p>
        </w:tc>
      </w:tr>
      <w:tr w:rsidR="003D0CBF" w:rsidRPr="00FB3C13" w14:paraId="6A3CAF7B" w14:textId="77777777" w:rsidTr="00D102D5">
        <w:tc>
          <w:tcPr>
            <w:tcW w:w="1885" w:type="dxa"/>
            <w:shd w:val="clear" w:color="auto" w:fill="FFE2C9" w:themeFill="accent1" w:themeFillTint="33"/>
          </w:tcPr>
          <w:p w14:paraId="64E1363B" w14:textId="16038E13" w:rsidR="003D0CBF" w:rsidRPr="00FB3C13" w:rsidRDefault="003D0CBF" w:rsidP="00A1149C">
            <w:pPr>
              <w:spacing w:after="160" w:line="259" w:lineRule="auto"/>
              <w:rPr>
                <w:b/>
                <w:bCs/>
                <w:sz w:val="20"/>
                <w:szCs w:val="20"/>
              </w:rPr>
            </w:pPr>
            <w:r w:rsidRPr="00FB3C13">
              <w:rPr>
                <w:b/>
                <w:bCs/>
                <w:sz w:val="20"/>
                <w:szCs w:val="20"/>
              </w:rPr>
              <w:t>ADLS (Data Hub - Storage)</w:t>
            </w:r>
          </w:p>
        </w:tc>
        <w:tc>
          <w:tcPr>
            <w:tcW w:w="3391" w:type="dxa"/>
          </w:tcPr>
          <w:p w14:paraId="344768DC" w14:textId="77777777" w:rsidR="003D0CBF" w:rsidRPr="00FB3C13" w:rsidRDefault="003D0CBF" w:rsidP="00A1149C">
            <w:pPr>
              <w:spacing w:after="160" w:line="259" w:lineRule="auto"/>
              <w:rPr>
                <w:sz w:val="20"/>
                <w:szCs w:val="20"/>
              </w:rPr>
            </w:pPr>
          </w:p>
        </w:tc>
        <w:tc>
          <w:tcPr>
            <w:tcW w:w="3392" w:type="dxa"/>
          </w:tcPr>
          <w:p w14:paraId="6FECCB35" w14:textId="77777777" w:rsidR="003D0CBF" w:rsidRPr="00FB3C13" w:rsidRDefault="003D0CBF" w:rsidP="00A1149C">
            <w:pPr>
              <w:spacing w:after="160" w:line="259" w:lineRule="auto"/>
              <w:rPr>
                <w:sz w:val="20"/>
                <w:szCs w:val="20"/>
              </w:rPr>
            </w:pPr>
          </w:p>
        </w:tc>
      </w:tr>
      <w:tr w:rsidR="003D0CBF" w:rsidRPr="00FB3C13" w14:paraId="386D21D4" w14:textId="77777777" w:rsidTr="00D102D5">
        <w:tc>
          <w:tcPr>
            <w:tcW w:w="1885" w:type="dxa"/>
            <w:shd w:val="clear" w:color="auto" w:fill="FFE2C9" w:themeFill="accent1" w:themeFillTint="33"/>
          </w:tcPr>
          <w:p w14:paraId="3524EC02" w14:textId="64C45370" w:rsidR="003D0CBF" w:rsidRPr="00FB3C13" w:rsidRDefault="003D0CBF" w:rsidP="00A1149C">
            <w:pPr>
              <w:spacing w:after="160" w:line="259" w:lineRule="auto"/>
              <w:rPr>
                <w:b/>
                <w:bCs/>
                <w:sz w:val="20"/>
                <w:szCs w:val="20"/>
              </w:rPr>
            </w:pPr>
            <w:r w:rsidRPr="00FB3C13">
              <w:rPr>
                <w:b/>
                <w:bCs/>
                <w:sz w:val="20"/>
                <w:szCs w:val="20"/>
              </w:rPr>
              <w:t>SQL Server (Metadata)</w:t>
            </w:r>
          </w:p>
        </w:tc>
        <w:tc>
          <w:tcPr>
            <w:tcW w:w="3391" w:type="dxa"/>
          </w:tcPr>
          <w:p w14:paraId="322823B6" w14:textId="77777777" w:rsidR="003D0CBF" w:rsidRPr="00FB3C13" w:rsidRDefault="003D0CBF" w:rsidP="00A1149C">
            <w:pPr>
              <w:spacing w:after="160" w:line="259" w:lineRule="auto"/>
              <w:rPr>
                <w:sz w:val="20"/>
                <w:szCs w:val="20"/>
              </w:rPr>
            </w:pPr>
          </w:p>
        </w:tc>
        <w:tc>
          <w:tcPr>
            <w:tcW w:w="3392" w:type="dxa"/>
          </w:tcPr>
          <w:p w14:paraId="7153D707" w14:textId="77777777" w:rsidR="003D0CBF" w:rsidRPr="00FB3C13" w:rsidRDefault="003D0CBF" w:rsidP="00A1149C">
            <w:pPr>
              <w:spacing w:after="160" w:line="259" w:lineRule="auto"/>
              <w:rPr>
                <w:sz w:val="20"/>
                <w:szCs w:val="20"/>
              </w:rPr>
            </w:pPr>
          </w:p>
        </w:tc>
      </w:tr>
      <w:tr w:rsidR="003D0CBF" w:rsidRPr="00FB3C13" w14:paraId="123DE770" w14:textId="77777777" w:rsidTr="00D102D5">
        <w:tc>
          <w:tcPr>
            <w:tcW w:w="1885" w:type="dxa"/>
            <w:shd w:val="clear" w:color="auto" w:fill="FFE2C9" w:themeFill="accent1" w:themeFillTint="33"/>
          </w:tcPr>
          <w:p w14:paraId="3520F1D3" w14:textId="454E8F1C" w:rsidR="003D0CBF" w:rsidRPr="00FB3C13" w:rsidRDefault="003D0CBF" w:rsidP="00A1149C">
            <w:pPr>
              <w:spacing w:after="160" w:line="259" w:lineRule="auto"/>
              <w:rPr>
                <w:b/>
                <w:bCs/>
                <w:color w:val="FF0000"/>
                <w:sz w:val="20"/>
                <w:szCs w:val="20"/>
              </w:rPr>
            </w:pPr>
            <w:commentRangeStart w:id="116"/>
            <w:r w:rsidRPr="00FB3C13">
              <w:rPr>
                <w:b/>
                <w:bCs/>
                <w:color w:val="FF0000"/>
                <w:sz w:val="20"/>
                <w:szCs w:val="20"/>
              </w:rPr>
              <w:t>AWS S3 (path)</w:t>
            </w:r>
            <w:commentRangeEnd w:id="116"/>
            <w:r w:rsidRPr="00FB3C13">
              <w:rPr>
                <w:rStyle w:val="CommentReference"/>
                <w:sz w:val="20"/>
                <w:szCs w:val="20"/>
              </w:rPr>
              <w:commentReference w:id="116"/>
            </w:r>
            <w:r w:rsidR="005C0F8E" w:rsidRPr="00FB3C13">
              <w:rPr>
                <w:b/>
                <w:bCs/>
                <w:color w:val="FF0000"/>
                <w:sz w:val="20"/>
                <w:szCs w:val="20"/>
              </w:rPr>
              <w:t xml:space="preserve"> </w:t>
            </w:r>
            <w:r w:rsidR="005B3F7A" w:rsidRPr="00FB3C13">
              <w:rPr>
                <w:b/>
                <w:bCs/>
                <w:color w:val="FF0000"/>
                <w:sz w:val="20"/>
                <w:szCs w:val="20"/>
              </w:rPr>
              <w:t xml:space="preserve"> related to Noodle.AI</w:t>
            </w:r>
          </w:p>
        </w:tc>
        <w:tc>
          <w:tcPr>
            <w:tcW w:w="3391" w:type="dxa"/>
          </w:tcPr>
          <w:p w14:paraId="324156E8" w14:textId="77777777" w:rsidR="003D0CBF" w:rsidRPr="00FB3C13" w:rsidRDefault="003D0CBF" w:rsidP="00A1149C">
            <w:pPr>
              <w:spacing w:after="160" w:line="259" w:lineRule="auto"/>
              <w:rPr>
                <w:sz w:val="20"/>
                <w:szCs w:val="20"/>
              </w:rPr>
            </w:pPr>
          </w:p>
        </w:tc>
        <w:tc>
          <w:tcPr>
            <w:tcW w:w="3392" w:type="dxa"/>
          </w:tcPr>
          <w:p w14:paraId="6D0C76FE" w14:textId="77777777" w:rsidR="003D0CBF" w:rsidRPr="00FB3C13" w:rsidRDefault="003D0CBF" w:rsidP="00A1149C">
            <w:pPr>
              <w:spacing w:after="160" w:line="259" w:lineRule="auto"/>
              <w:rPr>
                <w:sz w:val="20"/>
                <w:szCs w:val="20"/>
              </w:rPr>
            </w:pPr>
          </w:p>
        </w:tc>
      </w:tr>
      <w:tr w:rsidR="00C712AF" w:rsidRPr="00FB3C13" w14:paraId="74CD511D" w14:textId="77777777" w:rsidTr="00D102D5">
        <w:trPr>
          <w:ins w:id="117" w:author="Rohit" w:date="2022-09-16T19:13:00Z"/>
        </w:trPr>
        <w:tc>
          <w:tcPr>
            <w:tcW w:w="1885" w:type="dxa"/>
            <w:shd w:val="clear" w:color="auto" w:fill="FFE2C9" w:themeFill="accent1" w:themeFillTint="33"/>
          </w:tcPr>
          <w:p w14:paraId="42241FDB" w14:textId="011D965C" w:rsidR="00C712AF" w:rsidRPr="00FB3C13" w:rsidRDefault="00F75160" w:rsidP="00A1149C">
            <w:pPr>
              <w:spacing w:after="160" w:line="259" w:lineRule="auto"/>
              <w:rPr>
                <w:ins w:id="118" w:author="Rohit" w:date="2022-09-16T19:13:00Z"/>
                <w:b/>
                <w:bCs/>
                <w:color w:val="FF0000"/>
                <w:sz w:val="20"/>
                <w:szCs w:val="20"/>
              </w:rPr>
            </w:pPr>
            <w:ins w:id="119" w:author="Rohit" w:date="2022-09-16T19:13:00Z">
              <w:r w:rsidRPr="00FB3C13">
                <w:rPr>
                  <w:b/>
                  <w:bCs/>
                  <w:color w:val="FF0000"/>
                  <w:sz w:val="20"/>
                  <w:szCs w:val="20"/>
                </w:rPr>
                <w:t>Noodle.AI</w:t>
              </w:r>
            </w:ins>
          </w:p>
        </w:tc>
        <w:tc>
          <w:tcPr>
            <w:tcW w:w="3391" w:type="dxa"/>
          </w:tcPr>
          <w:p w14:paraId="7EE6EB8C" w14:textId="77777777" w:rsidR="00C712AF" w:rsidRPr="00FB3C13" w:rsidRDefault="00C712AF" w:rsidP="00A1149C">
            <w:pPr>
              <w:spacing w:after="160" w:line="259" w:lineRule="auto"/>
              <w:rPr>
                <w:ins w:id="120" w:author="Rohit" w:date="2022-09-16T19:13:00Z"/>
                <w:sz w:val="20"/>
                <w:szCs w:val="20"/>
              </w:rPr>
            </w:pPr>
          </w:p>
        </w:tc>
        <w:tc>
          <w:tcPr>
            <w:tcW w:w="3392" w:type="dxa"/>
          </w:tcPr>
          <w:p w14:paraId="7BE755A3" w14:textId="77777777" w:rsidR="00C712AF" w:rsidRPr="00FB3C13" w:rsidRDefault="00C712AF" w:rsidP="00A1149C">
            <w:pPr>
              <w:spacing w:after="160" w:line="259" w:lineRule="auto"/>
              <w:rPr>
                <w:ins w:id="121" w:author="Rohit" w:date="2022-09-16T19:13:00Z"/>
                <w:sz w:val="20"/>
                <w:szCs w:val="20"/>
              </w:rPr>
            </w:pPr>
          </w:p>
        </w:tc>
      </w:tr>
      <w:tr w:rsidR="00A4562B" w:rsidRPr="00FB3C13" w14:paraId="04BD7D0B" w14:textId="77777777" w:rsidTr="00D102D5">
        <w:trPr>
          <w:ins w:id="122" w:author="Rohit" w:date="2022-09-16T19:13:00Z"/>
        </w:trPr>
        <w:tc>
          <w:tcPr>
            <w:tcW w:w="1885" w:type="dxa"/>
            <w:shd w:val="clear" w:color="auto" w:fill="FFE2C9" w:themeFill="accent1" w:themeFillTint="33"/>
          </w:tcPr>
          <w:p w14:paraId="0FCA8EB9" w14:textId="2EF34652" w:rsidR="00A4562B" w:rsidRPr="00FB3C13" w:rsidRDefault="00002E7A" w:rsidP="00A1149C">
            <w:pPr>
              <w:spacing w:after="160" w:line="259" w:lineRule="auto"/>
              <w:rPr>
                <w:ins w:id="123" w:author="Rohit" w:date="2022-09-16T19:13:00Z"/>
                <w:b/>
                <w:bCs/>
                <w:sz w:val="20"/>
                <w:szCs w:val="20"/>
              </w:rPr>
            </w:pPr>
            <w:ins w:id="124" w:author="Rohit" w:date="2022-09-16T19:14:00Z">
              <w:r w:rsidRPr="00FB3C13">
                <w:rPr>
                  <w:b/>
                  <w:bCs/>
                  <w:sz w:val="20"/>
                  <w:szCs w:val="20"/>
                </w:rPr>
                <w:t>SAP APO</w:t>
              </w:r>
            </w:ins>
          </w:p>
        </w:tc>
        <w:tc>
          <w:tcPr>
            <w:tcW w:w="3391" w:type="dxa"/>
          </w:tcPr>
          <w:p w14:paraId="68D1FD5C" w14:textId="77777777" w:rsidR="00A4562B" w:rsidRPr="00FB3C13" w:rsidRDefault="00A4562B" w:rsidP="00A1149C">
            <w:pPr>
              <w:spacing w:after="160" w:line="259" w:lineRule="auto"/>
              <w:rPr>
                <w:ins w:id="125" w:author="Rohit" w:date="2022-09-16T19:13:00Z"/>
                <w:sz w:val="20"/>
                <w:szCs w:val="20"/>
              </w:rPr>
            </w:pPr>
          </w:p>
        </w:tc>
        <w:tc>
          <w:tcPr>
            <w:tcW w:w="3392" w:type="dxa"/>
          </w:tcPr>
          <w:p w14:paraId="5AF1AE6D" w14:textId="77777777" w:rsidR="00A4562B" w:rsidRPr="00FB3C13" w:rsidRDefault="00A4562B" w:rsidP="00A1149C">
            <w:pPr>
              <w:spacing w:after="160" w:line="259" w:lineRule="auto"/>
              <w:rPr>
                <w:ins w:id="126" w:author="Rohit" w:date="2022-09-16T19:13:00Z"/>
                <w:sz w:val="20"/>
                <w:szCs w:val="20"/>
              </w:rPr>
            </w:pPr>
          </w:p>
        </w:tc>
      </w:tr>
      <w:tr w:rsidR="003D0CBF" w:rsidRPr="00FB3C13" w14:paraId="19C5CD02" w14:textId="77777777" w:rsidTr="00D102D5">
        <w:tc>
          <w:tcPr>
            <w:tcW w:w="1885" w:type="dxa"/>
            <w:shd w:val="clear" w:color="auto" w:fill="FFE2C9" w:themeFill="accent1" w:themeFillTint="33"/>
          </w:tcPr>
          <w:p w14:paraId="6D65B0AC" w14:textId="1663E7DD" w:rsidR="003D0CBF" w:rsidRPr="00FB3C13" w:rsidRDefault="003D0CBF" w:rsidP="00A1149C">
            <w:pPr>
              <w:spacing w:after="160" w:line="259" w:lineRule="auto"/>
              <w:rPr>
                <w:b/>
                <w:bCs/>
                <w:sz w:val="20"/>
                <w:szCs w:val="20"/>
              </w:rPr>
            </w:pPr>
            <w:r w:rsidRPr="00FB3C13">
              <w:rPr>
                <w:b/>
                <w:bCs/>
                <w:sz w:val="20"/>
                <w:szCs w:val="20"/>
              </w:rPr>
              <w:t>HIVE</w:t>
            </w:r>
          </w:p>
        </w:tc>
        <w:tc>
          <w:tcPr>
            <w:tcW w:w="3391" w:type="dxa"/>
          </w:tcPr>
          <w:p w14:paraId="59540CD0" w14:textId="77777777" w:rsidR="003D0CBF" w:rsidRPr="00FB3C13" w:rsidRDefault="003D0CBF" w:rsidP="00A1149C">
            <w:pPr>
              <w:spacing w:after="160" w:line="259" w:lineRule="auto"/>
              <w:rPr>
                <w:sz w:val="20"/>
                <w:szCs w:val="20"/>
              </w:rPr>
            </w:pPr>
          </w:p>
        </w:tc>
        <w:tc>
          <w:tcPr>
            <w:tcW w:w="3392" w:type="dxa"/>
          </w:tcPr>
          <w:p w14:paraId="01684FB0" w14:textId="77777777" w:rsidR="003D0CBF" w:rsidRPr="00FB3C13" w:rsidRDefault="003D0CBF" w:rsidP="00A1149C">
            <w:pPr>
              <w:spacing w:after="160" w:line="259" w:lineRule="auto"/>
              <w:rPr>
                <w:sz w:val="20"/>
                <w:szCs w:val="20"/>
              </w:rPr>
            </w:pPr>
          </w:p>
        </w:tc>
      </w:tr>
      <w:tr w:rsidR="000F5C02" w:rsidRPr="00FB3C13" w14:paraId="4CE4551D" w14:textId="77777777" w:rsidTr="00D102D5">
        <w:tc>
          <w:tcPr>
            <w:tcW w:w="1885" w:type="dxa"/>
            <w:shd w:val="clear" w:color="auto" w:fill="FFE2C9" w:themeFill="accent1" w:themeFillTint="33"/>
          </w:tcPr>
          <w:p w14:paraId="38BBE73D" w14:textId="445BDFFE" w:rsidR="000F5C02" w:rsidRPr="00FB3C13" w:rsidRDefault="000F5C02" w:rsidP="00A1149C">
            <w:pPr>
              <w:spacing w:after="160" w:line="259" w:lineRule="auto"/>
              <w:rPr>
                <w:b/>
                <w:bCs/>
                <w:sz w:val="20"/>
                <w:szCs w:val="20"/>
              </w:rPr>
            </w:pPr>
            <w:r w:rsidRPr="00FB3C13">
              <w:rPr>
                <w:b/>
                <w:bCs/>
                <w:sz w:val="20"/>
                <w:szCs w:val="20"/>
              </w:rPr>
              <w:t>Power BI Dashboards</w:t>
            </w:r>
          </w:p>
        </w:tc>
        <w:tc>
          <w:tcPr>
            <w:tcW w:w="6783" w:type="dxa"/>
            <w:gridSpan w:val="2"/>
          </w:tcPr>
          <w:p w14:paraId="55558536" w14:textId="77777777" w:rsidR="000F5C02" w:rsidRPr="00FB3C13" w:rsidRDefault="000F5C02" w:rsidP="00A1149C">
            <w:pPr>
              <w:spacing w:after="160" w:line="259" w:lineRule="auto"/>
              <w:rPr>
                <w:sz w:val="20"/>
                <w:szCs w:val="20"/>
              </w:rPr>
            </w:pPr>
          </w:p>
        </w:tc>
      </w:tr>
      <w:tr w:rsidR="00E843CD" w:rsidRPr="00FB3C13" w14:paraId="7FA5C09C" w14:textId="77777777" w:rsidTr="00A1149C">
        <w:tc>
          <w:tcPr>
            <w:tcW w:w="1885" w:type="dxa"/>
            <w:shd w:val="clear" w:color="auto" w:fill="FFE2C9" w:themeFill="accent1" w:themeFillTint="33"/>
          </w:tcPr>
          <w:p w14:paraId="165B9799" w14:textId="7C2718E0" w:rsidR="00E843CD" w:rsidRPr="00FB3C13" w:rsidRDefault="00E843CD" w:rsidP="00A1149C">
            <w:pPr>
              <w:spacing w:after="160" w:line="259" w:lineRule="auto"/>
              <w:rPr>
                <w:b/>
                <w:bCs/>
                <w:sz w:val="20"/>
                <w:szCs w:val="20"/>
              </w:rPr>
            </w:pPr>
            <w:r w:rsidRPr="00FB3C13">
              <w:rPr>
                <w:b/>
                <w:bCs/>
                <w:sz w:val="20"/>
                <w:szCs w:val="20"/>
              </w:rPr>
              <w:t>MDM</w:t>
            </w:r>
            <w:r w:rsidR="0066757D" w:rsidRPr="00FB3C13">
              <w:rPr>
                <w:b/>
                <w:bCs/>
                <w:sz w:val="20"/>
                <w:szCs w:val="20"/>
              </w:rPr>
              <w:t xml:space="preserve"> (</w:t>
            </w:r>
            <w:proofErr w:type="spellStart"/>
            <w:r w:rsidR="0066757D" w:rsidRPr="00FB3C13">
              <w:rPr>
                <w:b/>
                <w:bCs/>
                <w:sz w:val="20"/>
                <w:szCs w:val="20"/>
              </w:rPr>
              <w:t>Kalido</w:t>
            </w:r>
            <w:proofErr w:type="spellEnd"/>
            <w:r w:rsidR="0066757D" w:rsidRPr="00FB3C13">
              <w:rPr>
                <w:b/>
                <w:bCs/>
                <w:sz w:val="20"/>
                <w:szCs w:val="20"/>
              </w:rPr>
              <w:t>)</w:t>
            </w:r>
          </w:p>
        </w:tc>
        <w:tc>
          <w:tcPr>
            <w:tcW w:w="6783" w:type="dxa"/>
            <w:gridSpan w:val="2"/>
          </w:tcPr>
          <w:p w14:paraId="18DD5F82" w14:textId="36055E47" w:rsidR="00E843CD" w:rsidRPr="00FB3C13" w:rsidRDefault="004B493D" w:rsidP="00A1149C">
            <w:pPr>
              <w:spacing w:after="160" w:line="259" w:lineRule="auto"/>
              <w:rPr>
                <w:sz w:val="20"/>
                <w:szCs w:val="20"/>
              </w:rPr>
            </w:pPr>
            <w:r w:rsidRPr="00FB3C13">
              <w:rPr>
                <w:sz w:val="20"/>
                <w:szCs w:val="20"/>
              </w:rPr>
              <w:t>A</w:t>
            </w:r>
            <w:proofErr w:type="spellStart"/>
            <w:r w:rsidR="00C30EBA" w:rsidRPr="00FB3C13">
              <w:rPr>
                <w:rFonts w:cstheme="minorHAnsi"/>
                <w:sz w:val="20"/>
                <w:szCs w:val="20"/>
                <w:lang w:val="en-IN"/>
              </w:rPr>
              <w:t>ll</w:t>
            </w:r>
            <w:proofErr w:type="spellEnd"/>
            <w:r w:rsidR="00E843CD" w:rsidRPr="00FB3C13">
              <w:rPr>
                <w:rFonts w:cstheme="minorHAnsi"/>
                <w:sz w:val="20"/>
                <w:szCs w:val="20"/>
                <w:lang w:val="en-IN"/>
              </w:rPr>
              <w:t xml:space="preserve"> conversion factors including SSKU</w:t>
            </w:r>
            <w:r w:rsidR="004607C6" w:rsidRPr="00FB3C13">
              <w:rPr>
                <w:rFonts w:cstheme="minorHAnsi"/>
                <w:sz w:val="20"/>
                <w:szCs w:val="20"/>
                <w:lang w:val="en-IN"/>
              </w:rPr>
              <w:t xml:space="preserve">, </w:t>
            </w:r>
            <w:r w:rsidR="00E843CD" w:rsidRPr="00FB3C13">
              <w:rPr>
                <w:rFonts w:cstheme="minorHAnsi"/>
                <w:sz w:val="20"/>
                <w:szCs w:val="20"/>
                <w:lang w:val="en-IN"/>
              </w:rPr>
              <w:t>Product Group mapping</w:t>
            </w:r>
            <w:r w:rsidR="004607C6" w:rsidRPr="00FB3C13">
              <w:rPr>
                <w:rFonts w:cstheme="minorHAnsi"/>
                <w:sz w:val="20"/>
                <w:szCs w:val="20"/>
                <w:lang w:val="en-IN"/>
              </w:rPr>
              <w:t xml:space="preserve">, Geography and Unit </w:t>
            </w:r>
            <w:r w:rsidR="00C30EBA" w:rsidRPr="00FB3C13">
              <w:rPr>
                <w:rFonts w:cstheme="minorHAnsi"/>
                <w:sz w:val="20"/>
                <w:szCs w:val="20"/>
                <w:lang w:val="en-IN"/>
              </w:rPr>
              <w:t>of</w:t>
            </w:r>
            <w:r w:rsidR="004607C6" w:rsidRPr="00FB3C13">
              <w:rPr>
                <w:rFonts w:cstheme="minorHAnsi"/>
                <w:sz w:val="20"/>
                <w:szCs w:val="20"/>
                <w:lang w:val="en-IN"/>
              </w:rPr>
              <w:t xml:space="preserve"> Measure</w:t>
            </w:r>
            <w:r w:rsidR="00E843CD" w:rsidRPr="00FB3C13">
              <w:rPr>
                <w:rFonts w:cstheme="minorHAnsi"/>
                <w:sz w:val="20"/>
                <w:szCs w:val="20"/>
                <w:lang w:val="en-IN"/>
              </w:rPr>
              <w:t xml:space="preserve"> must be made available as a CSV flat file in </w:t>
            </w:r>
            <w:r w:rsidR="004E2D59" w:rsidRPr="00FB3C13">
              <w:rPr>
                <w:rFonts w:cstheme="minorHAnsi"/>
                <w:sz w:val="20"/>
                <w:szCs w:val="20"/>
                <w:lang w:val="en-IN"/>
              </w:rPr>
              <w:t>a shared location. Pipelines to pull this data.</w:t>
            </w:r>
          </w:p>
        </w:tc>
      </w:tr>
    </w:tbl>
    <w:p w14:paraId="50CD3695" w14:textId="77777777" w:rsidR="009E25C7" w:rsidDel="00C36C0F" w:rsidRDefault="009E25C7">
      <w:pPr>
        <w:rPr>
          <w:del w:id="127" w:author="Heena Patel" w:date="2022-09-30T14:28:00Z"/>
          <w:sz w:val="20"/>
          <w:szCs w:val="20"/>
        </w:rPr>
      </w:pPr>
    </w:p>
    <w:p w14:paraId="0C44D4E9" w14:textId="77777777" w:rsidR="00FB3C13" w:rsidDel="00C36C0F" w:rsidRDefault="00FB3C13">
      <w:pPr>
        <w:rPr>
          <w:del w:id="128" w:author="Heena Patel" w:date="2022-09-30T14:28:00Z"/>
          <w:sz w:val="20"/>
          <w:szCs w:val="20"/>
        </w:rPr>
      </w:pPr>
    </w:p>
    <w:p w14:paraId="5D7D0870" w14:textId="77777777" w:rsidR="00FB3C13" w:rsidDel="00C36C0F" w:rsidRDefault="00FB3C13">
      <w:pPr>
        <w:rPr>
          <w:del w:id="129" w:author="Heena Patel" w:date="2022-09-30T14:28:00Z"/>
          <w:sz w:val="20"/>
          <w:szCs w:val="20"/>
        </w:rPr>
      </w:pPr>
    </w:p>
    <w:p w14:paraId="3639AF01" w14:textId="77777777" w:rsidR="00FB3C13" w:rsidRDefault="00FB3C13">
      <w:pPr>
        <w:rPr>
          <w:sz w:val="20"/>
          <w:szCs w:val="20"/>
        </w:rPr>
      </w:pPr>
    </w:p>
    <w:p w14:paraId="132936CE" w14:textId="77777777" w:rsidR="00FB3C13" w:rsidRDefault="00FB3C13">
      <w:pPr>
        <w:rPr>
          <w:sz w:val="20"/>
          <w:szCs w:val="20"/>
        </w:rPr>
      </w:pPr>
    </w:p>
    <w:p w14:paraId="07E8DA61" w14:textId="77777777" w:rsidR="00FB3C13" w:rsidRDefault="00FB3C13">
      <w:pPr>
        <w:rPr>
          <w:sz w:val="20"/>
          <w:szCs w:val="20"/>
        </w:rPr>
      </w:pPr>
    </w:p>
    <w:p w14:paraId="3FA36902" w14:textId="3CA7EEDE" w:rsidR="00FB3C13" w:rsidDel="00C36C0F" w:rsidRDefault="00FB3C13">
      <w:pPr>
        <w:rPr>
          <w:del w:id="130" w:author="Heena Patel" w:date="2022-09-30T14:28:00Z"/>
          <w:sz w:val="20"/>
          <w:szCs w:val="20"/>
        </w:rPr>
      </w:pPr>
    </w:p>
    <w:p w14:paraId="450F9C3A" w14:textId="49250B2C" w:rsidR="00FB3C13" w:rsidDel="00C36C0F" w:rsidRDefault="00FB3C13">
      <w:pPr>
        <w:rPr>
          <w:del w:id="131" w:author="Heena Patel" w:date="2022-09-30T14:28:00Z"/>
          <w:sz w:val="20"/>
          <w:szCs w:val="20"/>
        </w:rPr>
      </w:pPr>
    </w:p>
    <w:p w14:paraId="205F6A2E" w14:textId="010E409A" w:rsidR="00FB3C13" w:rsidDel="00C36C0F" w:rsidRDefault="00FB3C13">
      <w:pPr>
        <w:rPr>
          <w:del w:id="132" w:author="Heena Patel" w:date="2022-09-30T14:28:00Z"/>
          <w:sz w:val="20"/>
          <w:szCs w:val="20"/>
        </w:rPr>
      </w:pPr>
    </w:p>
    <w:p w14:paraId="5FDD93F7" w14:textId="6C5FAC1F" w:rsidR="00FB3C13" w:rsidDel="00C36C0F" w:rsidRDefault="00FB3C13">
      <w:pPr>
        <w:rPr>
          <w:del w:id="133" w:author="Heena Patel" w:date="2022-09-30T14:28:00Z"/>
          <w:sz w:val="20"/>
          <w:szCs w:val="20"/>
        </w:rPr>
      </w:pPr>
    </w:p>
    <w:p w14:paraId="6B3D5D97" w14:textId="66573785" w:rsidR="0053489F" w:rsidRPr="00FB3C13" w:rsidRDefault="00283E87" w:rsidP="004B5F5E">
      <w:pPr>
        <w:pStyle w:val="H2RED"/>
        <w:outlineLvl w:val="1"/>
        <w:rPr>
          <w:rFonts w:ascii="Roboto Slab" w:hAnsi="Roboto Slab"/>
          <w:szCs w:val="20"/>
        </w:rPr>
      </w:pPr>
      <w:commentRangeStart w:id="134"/>
      <w:commentRangeStart w:id="135"/>
      <w:r w:rsidRPr="00FB3C13">
        <w:rPr>
          <w:rFonts w:ascii="Roboto Slab" w:hAnsi="Roboto Slab"/>
          <w:szCs w:val="20"/>
        </w:rPr>
        <w:t xml:space="preserve">SYSTEM </w:t>
      </w:r>
      <w:r w:rsidR="00EB1951" w:rsidRPr="00FB3C13">
        <w:rPr>
          <w:rFonts w:ascii="Roboto Slab" w:hAnsi="Roboto Slab"/>
          <w:szCs w:val="20"/>
        </w:rPr>
        <w:t xml:space="preserve">LANDSCAPE </w:t>
      </w:r>
      <w:r w:rsidRPr="00FB3C13">
        <w:rPr>
          <w:rFonts w:ascii="Roboto Slab" w:hAnsi="Roboto Slab"/>
          <w:szCs w:val="20"/>
        </w:rPr>
        <w:t>OVERVIEW</w:t>
      </w:r>
    </w:p>
    <w:p w14:paraId="2C3C6C62" w14:textId="77777777" w:rsidR="0053489F" w:rsidRPr="00FB3C13" w:rsidRDefault="0053489F" w:rsidP="004B5F5E">
      <w:pPr>
        <w:pStyle w:val="H2RED"/>
        <w:outlineLvl w:val="1"/>
        <w:rPr>
          <w:rFonts w:ascii="Roboto Slab" w:hAnsi="Roboto Slab"/>
          <w:szCs w:val="20"/>
        </w:rPr>
        <w:sectPr w:rsidR="0053489F" w:rsidRPr="00FB3C13" w:rsidSect="002D567B">
          <w:type w:val="continuous"/>
          <w:pgSz w:w="11910" w:h="16840" w:code="9"/>
          <w:pgMar w:top="567" w:right="1418" w:bottom="1701" w:left="1814" w:header="1644" w:footer="113" w:gutter="0"/>
          <w:cols w:space="284"/>
          <w:docGrid w:linePitch="299"/>
        </w:sectPr>
      </w:pPr>
    </w:p>
    <w:p w14:paraId="2516AF44" w14:textId="3E2BDA05" w:rsidR="0053489F" w:rsidRPr="00FB3C13" w:rsidRDefault="0053489F" w:rsidP="004B5F5E">
      <w:pPr>
        <w:rPr>
          <w:noProof/>
          <w:sz w:val="20"/>
          <w:szCs w:val="20"/>
        </w:rPr>
      </w:pPr>
      <w:r w:rsidRPr="00FB3C13">
        <w:rPr>
          <w:noProof/>
          <w:sz w:val="20"/>
          <w:szCs w:val="20"/>
        </w:rPr>
        <w:t xml:space="preserve">&lt;Brief description/picture of the solution and system including interfaces </w:t>
      </w:r>
      <w:r w:rsidR="00603529" w:rsidRPr="00FB3C13">
        <w:rPr>
          <w:noProof/>
          <w:sz w:val="20"/>
          <w:szCs w:val="20"/>
        </w:rPr>
        <w:t xml:space="preserve">with other system </w:t>
      </w:r>
      <w:r w:rsidRPr="00FB3C13">
        <w:rPr>
          <w:noProof/>
          <w:sz w:val="20"/>
          <w:szCs w:val="20"/>
        </w:rPr>
        <w:t>within this project&gt;</w:t>
      </w:r>
      <w:commentRangeEnd w:id="134"/>
      <w:r w:rsidR="007D6749" w:rsidRPr="00FB3C13">
        <w:rPr>
          <w:rStyle w:val="CommentReference"/>
          <w:sz w:val="20"/>
          <w:szCs w:val="20"/>
        </w:rPr>
        <w:commentReference w:id="134"/>
      </w:r>
      <w:commentRangeEnd w:id="135"/>
      <w:r w:rsidR="00786B2A" w:rsidRPr="00FB3C13">
        <w:rPr>
          <w:rStyle w:val="CommentReference"/>
          <w:sz w:val="20"/>
          <w:szCs w:val="20"/>
        </w:rPr>
        <w:commentReference w:id="135"/>
      </w:r>
    </w:p>
    <w:p w14:paraId="22C2F81F" w14:textId="7882D502" w:rsidR="002D567B" w:rsidRDefault="00B963AC" w:rsidP="002C5527">
      <w:pPr>
        <w:rPr>
          <w:noProof/>
        </w:rPr>
      </w:pPr>
      <w:ins w:id="136" w:author="Rohit" w:date="2022-09-27T19:22:00Z">
        <w:r>
          <w:rPr>
            <w:noProof/>
          </w:rPr>
          <w:drawing>
            <wp:inline distT="0" distB="0" distL="0" distR="0" wp14:anchorId="4E32AA42" wp14:editId="70D78C9F">
              <wp:extent cx="5510530" cy="2796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0530" cy="2796540"/>
                      </a:xfrm>
                      <a:prstGeom prst="rect">
                        <a:avLst/>
                      </a:prstGeom>
                    </pic:spPr>
                  </pic:pic>
                </a:graphicData>
              </a:graphic>
            </wp:inline>
          </w:drawing>
        </w:r>
      </w:ins>
    </w:p>
    <w:p w14:paraId="7AC924C4" w14:textId="5A8CC5B9" w:rsidR="000E17B5" w:rsidRDefault="00CE70C4" w:rsidP="0003495F">
      <w:pPr>
        <w:pStyle w:val="Image"/>
        <w:rPr>
          <w:noProof/>
        </w:rPr>
      </w:pPr>
      <w:commentRangeStart w:id="137"/>
      <w:commentRangeEnd w:id="137"/>
      <w:r>
        <w:rPr>
          <w:rStyle w:val="CommentReference"/>
        </w:rPr>
        <w:commentReference w:id="137"/>
      </w:r>
    </w:p>
    <w:p w14:paraId="5CED1CE8" w14:textId="77777777" w:rsidR="000E392D" w:rsidRDefault="000266DE" w:rsidP="000266DE">
      <w:pPr>
        <w:pStyle w:val="Image"/>
        <w:jc w:val="left"/>
        <w:rPr>
          <w:noProof/>
        </w:rPr>
      </w:pPr>
      <w:r>
        <w:rPr>
          <w:noProof/>
        </w:rPr>
        <w:tab/>
      </w:r>
      <w:r>
        <w:rPr>
          <w:noProof/>
        </w:rPr>
        <w:tab/>
      </w:r>
      <w:r>
        <w:rPr>
          <w:noProof/>
        </w:rPr>
        <w:tab/>
      </w:r>
      <w:r>
        <w:rPr>
          <w:noProof/>
        </w:rPr>
        <w:tab/>
      </w:r>
    </w:p>
    <w:p w14:paraId="1209AABB" w14:textId="2ED4481C" w:rsidR="000266DE" w:rsidRDefault="000266DE" w:rsidP="00654C2D">
      <w:pPr>
        <w:pStyle w:val="Image"/>
        <w:ind w:left="2160" w:firstLine="720"/>
        <w:jc w:val="left"/>
        <w:rPr>
          <w:noProof/>
        </w:rPr>
      </w:pPr>
      <w:r>
        <w:rPr>
          <w:noProof/>
        </w:rPr>
        <w:t>IB Supply Chain Landscape</w:t>
      </w:r>
      <w:r w:rsidR="00256447">
        <w:rPr>
          <w:noProof/>
        </w:rPr>
        <w:t xml:space="preserve"> (Simplified View)</w:t>
      </w:r>
    </w:p>
    <w:p w14:paraId="4A0019D2" w14:textId="77777777" w:rsidR="00E46019" w:rsidRDefault="00E46019" w:rsidP="002F725A">
      <w:pPr>
        <w:rPr>
          <w:rFonts w:cstheme="minorHAnsi"/>
          <w:noProof/>
        </w:rPr>
      </w:pPr>
    </w:p>
    <w:p w14:paraId="1F06DAEA" w14:textId="03AB86FD" w:rsidR="00E46019" w:rsidRDefault="00E46019" w:rsidP="002F725A">
      <w:pPr>
        <w:rPr>
          <w:rFonts w:cstheme="minorHAnsi"/>
          <w:noProof/>
        </w:rPr>
        <w:sectPr w:rsidR="00E46019" w:rsidSect="002D567B">
          <w:type w:val="continuous"/>
          <w:pgSz w:w="11910" w:h="16840" w:code="9"/>
          <w:pgMar w:top="567" w:right="1418" w:bottom="1701" w:left="1814" w:header="1644" w:footer="113" w:gutter="0"/>
          <w:cols w:space="284"/>
          <w:docGrid w:linePitch="299"/>
        </w:sectPr>
      </w:pPr>
    </w:p>
    <w:p w14:paraId="04389997" w14:textId="54AE9D7D" w:rsidR="002D567B" w:rsidRDefault="002D567B" w:rsidP="002F725A">
      <w:pPr>
        <w:rPr>
          <w:rFonts w:cstheme="minorHAnsi"/>
          <w:noProof/>
        </w:rPr>
      </w:pPr>
    </w:p>
    <w:p w14:paraId="39C48B30" w14:textId="77777777" w:rsidR="002D567B" w:rsidRDefault="002D567B" w:rsidP="002F725A">
      <w:pPr>
        <w:rPr>
          <w:rFonts w:cstheme="minorHAnsi"/>
          <w:noProof/>
        </w:rPr>
      </w:pPr>
    </w:p>
    <w:p w14:paraId="26C1C3BE" w14:textId="5B71D9FC" w:rsidR="002D567B" w:rsidRDefault="002D567B" w:rsidP="002F725A">
      <w:pPr>
        <w:rPr>
          <w:rFonts w:cstheme="minorHAnsi"/>
          <w:noProof/>
        </w:rPr>
        <w:sectPr w:rsidR="002D567B" w:rsidSect="002D567B">
          <w:type w:val="continuous"/>
          <w:pgSz w:w="11910" w:h="16840" w:code="9"/>
          <w:pgMar w:top="567" w:right="1418" w:bottom="1701" w:left="1814" w:header="1644" w:footer="113" w:gutter="0"/>
          <w:cols w:num="2" w:space="284"/>
          <w:docGrid w:linePitch="299"/>
        </w:sectPr>
      </w:pPr>
    </w:p>
    <w:p w14:paraId="48DB7A9D" w14:textId="31D59342" w:rsidR="002F725A" w:rsidRPr="003B4EF2" w:rsidRDefault="009E61FF" w:rsidP="00541028">
      <w:pPr>
        <w:pStyle w:val="H3RED"/>
        <w:rPr>
          <w:rFonts w:ascii="Roboto Slab" w:hAnsi="Roboto Slab"/>
          <w:sz w:val="20"/>
          <w:szCs w:val="20"/>
        </w:rPr>
      </w:pPr>
      <w:r w:rsidRPr="003B4EF2">
        <w:rPr>
          <w:rFonts w:ascii="Roboto Slab" w:hAnsi="Roboto Slab"/>
          <w:sz w:val="20"/>
          <w:szCs w:val="20"/>
        </w:rPr>
        <w:t>System</w:t>
      </w:r>
      <w:r w:rsidR="009865FC" w:rsidRPr="003B4EF2">
        <w:rPr>
          <w:rFonts w:ascii="Roboto Slab" w:hAnsi="Roboto Slab"/>
          <w:sz w:val="20"/>
          <w:szCs w:val="20"/>
        </w:rPr>
        <w:t>(s)</w:t>
      </w:r>
      <w:r w:rsidRPr="003B4EF2">
        <w:rPr>
          <w:rFonts w:ascii="Roboto Slab" w:hAnsi="Roboto Slab"/>
          <w:sz w:val="20"/>
          <w:szCs w:val="20"/>
        </w:rPr>
        <w:t xml:space="preserve"> Under Test</w:t>
      </w:r>
    </w:p>
    <w:tbl>
      <w:tblPr>
        <w:tblStyle w:val="Experior2"/>
        <w:tblW w:w="5000"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
      <w:tblGrid>
        <w:gridCol w:w="5523"/>
        <w:gridCol w:w="3145"/>
      </w:tblGrid>
      <w:tr w:rsidR="002F725A" w:rsidRPr="003B4EF2" w14:paraId="03BEA932" w14:textId="77777777" w:rsidTr="003B4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pct"/>
          </w:tcPr>
          <w:p w14:paraId="26FBBC2B" w14:textId="77777777" w:rsidR="002F725A" w:rsidRPr="003B4EF2" w:rsidRDefault="002F725A" w:rsidP="00782C85">
            <w:pPr>
              <w:rPr>
                <w:rFonts w:cstheme="minorHAnsi"/>
                <w:sz w:val="20"/>
              </w:rPr>
            </w:pPr>
            <w:r w:rsidRPr="003B4EF2">
              <w:rPr>
                <w:rFonts w:cstheme="minorHAnsi"/>
                <w:sz w:val="20"/>
              </w:rPr>
              <w:t>Name</w:t>
            </w:r>
          </w:p>
        </w:tc>
        <w:tc>
          <w:tcPr>
            <w:cnfStyle w:val="000100000000" w:firstRow="0" w:lastRow="0" w:firstColumn="0" w:lastColumn="1" w:oddVBand="0" w:evenVBand="0" w:oddHBand="0" w:evenHBand="0" w:firstRowFirstColumn="0" w:firstRowLastColumn="0" w:lastRowFirstColumn="0" w:lastRowLastColumn="0"/>
            <w:tcW w:w="1814" w:type="pct"/>
          </w:tcPr>
          <w:p w14:paraId="226E7D03" w14:textId="77777777" w:rsidR="002F725A" w:rsidRPr="003B4EF2" w:rsidRDefault="002F725A" w:rsidP="00782C85">
            <w:pPr>
              <w:rPr>
                <w:rFonts w:cstheme="minorHAnsi"/>
                <w:sz w:val="20"/>
              </w:rPr>
            </w:pPr>
            <w:r w:rsidRPr="003B4EF2">
              <w:rPr>
                <w:rFonts w:cstheme="minorHAnsi"/>
                <w:sz w:val="20"/>
              </w:rPr>
              <w:t>Technical Name</w:t>
            </w:r>
          </w:p>
        </w:tc>
      </w:tr>
      <w:tr w:rsidR="002F725A" w:rsidRPr="003B4EF2" w14:paraId="518576C7" w14:textId="77777777" w:rsidTr="003B4EF2">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446D931E" w14:textId="1825BD19" w:rsidR="002F725A" w:rsidRPr="003B4EF2" w:rsidRDefault="00284C8F" w:rsidP="00782C85">
            <w:pPr>
              <w:rPr>
                <w:rFonts w:cstheme="minorHAnsi"/>
                <w:i/>
              </w:rPr>
            </w:pPr>
            <w:r w:rsidRPr="003B4EF2">
              <w:rPr>
                <w:rFonts w:cstheme="minorHAnsi"/>
                <w:bCs w:val="0"/>
                <w:i/>
              </w:rPr>
              <w:t>Data Hub</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3AB1C954" w14:textId="0955E6EE" w:rsidR="002F725A" w:rsidRPr="003B4EF2" w:rsidRDefault="00284C8F" w:rsidP="00782C85">
            <w:pPr>
              <w:rPr>
                <w:rFonts w:cstheme="minorHAnsi"/>
                <w:i/>
              </w:rPr>
            </w:pPr>
            <w:r w:rsidRPr="003B4EF2">
              <w:rPr>
                <w:rFonts w:cstheme="minorHAnsi"/>
                <w:bCs w:val="0"/>
                <w:i/>
              </w:rPr>
              <w:t xml:space="preserve">&lt;&lt; </w:t>
            </w:r>
            <w:r w:rsidR="008B4159" w:rsidRPr="003B4EF2">
              <w:rPr>
                <w:rFonts w:cstheme="minorHAnsi"/>
                <w:bCs w:val="0"/>
                <w:i/>
              </w:rPr>
              <w:t xml:space="preserve">TBD </w:t>
            </w:r>
            <w:r w:rsidRPr="003B4EF2">
              <w:rPr>
                <w:rFonts w:cstheme="minorHAnsi"/>
                <w:bCs w:val="0"/>
                <w:i/>
              </w:rPr>
              <w:t>&gt;&gt;</w:t>
            </w:r>
          </w:p>
        </w:tc>
      </w:tr>
      <w:tr w:rsidR="00455059" w:rsidRPr="003B4EF2" w14:paraId="395131F5" w14:textId="77777777" w:rsidTr="003B4EF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05BB3307" w14:textId="7FEEBDE7" w:rsidR="00455059" w:rsidRPr="003B4EF2" w:rsidRDefault="00455059" w:rsidP="00782C85">
            <w:pPr>
              <w:rPr>
                <w:rFonts w:cstheme="minorHAnsi"/>
                <w:b w:val="0"/>
                <w:bCs w:val="0"/>
                <w:i/>
              </w:rPr>
            </w:pPr>
            <w:r w:rsidRPr="003B4EF2">
              <w:rPr>
                <w:rFonts w:cstheme="minorBidi"/>
                <w:b w:val="0"/>
                <w:bCs w:val="0"/>
                <w:i/>
              </w:rPr>
              <w:t>Reports/Dashboards (Reporting on KPI’s in scope</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79A13A94" w14:textId="668E8338" w:rsidR="00455059" w:rsidRPr="003B4EF2" w:rsidRDefault="00D877F0" w:rsidP="00782C85">
            <w:pPr>
              <w:rPr>
                <w:rFonts w:cstheme="minorHAnsi"/>
                <w:b w:val="0"/>
                <w:bCs w:val="0"/>
                <w:i/>
              </w:rPr>
            </w:pPr>
            <w:r w:rsidRPr="003B4EF2">
              <w:rPr>
                <w:rFonts w:cstheme="minorHAnsi"/>
                <w:b w:val="0"/>
                <w:bCs w:val="0"/>
                <w:i/>
              </w:rPr>
              <w:t>&lt;&lt; TBD&gt;&gt;</w:t>
            </w:r>
          </w:p>
        </w:tc>
      </w:tr>
    </w:tbl>
    <w:p w14:paraId="2B7DA8D7" w14:textId="2A524DD8" w:rsidR="00284C8F" w:rsidRPr="003B4EF2" w:rsidRDefault="009E61FF" w:rsidP="00541028">
      <w:pPr>
        <w:pStyle w:val="H3RED"/>
        <w:rPr>
          <w:rFonts w:ascii="Roboto Slab" w:hAnsi="Roboto Slab"/>
          <w:noProof/>
          <w:sz w:val="20"/>
          <w:szCs w:val="20"/>
        </w:rPr>
      </w:pPr>
      <w:bookmarkStart w:id="138" w:name="_Toc54786840"/>
      <w:r w:rsidRPr="003B4EF2">
        <w:rPr>
          <w:rFonts w:ascii="Roboto Slab" w:hAnsi="Roboto Slab"/>
          <w:noProof/>
          <w:sz w:val="20"/>
          <w:szCs w:val="20"/>
        </w:rPr>
        <w:t>O</w:t>
      </w:r>
      <w:r w:rsidR="008A77AA" w:rsidRPr="003B4EF2">
        <w:rPr>
          <w:rFonts w:ascii="Roboto Slab" w:hAnsi="Roboto Slab"/>
          <w:noProof/>
          <w:sz w:val="20"/>
          <w:szCs w:val="20"/>
        </w:rPr>
        <w:t xml:space="preserve">ther </w:t>
      </w:r>
      <w:r w:rsidR="00284C8F" w:rsidRPr="003B4EF2">
        <w:rPr>
          <w:rFonts w:ascii="Roboto Slab" w:hAnsi="Roboto Slab"/>
          <w:noProof/>
          <w:sz w:val="20"/>
          <w:szCs w:val="20"/>
        </w:rPr>
        <w:t xml:space="preserve">Systems </w:t>
      </w:r>
    </w:p>
    <w:tbl>
      <w:tblPr>
        <w:tblStyle w:val="Experior2"/>
        <w:tblW w:w="5000"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
      <w:tblGrid>
        <w:gridCol w:w="5523"/>
        <w:gridCol w:w="3145"/>
      </w:tblGrid>
      <w:tr w:rsidR="00284C8F" w:rsidRPr="003B4EF2" w14:paraId="73A2A9BA" w14:textId="77777777" w:rsidTr="003B4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pct"/>
          </w:tcPr>
          <w:p w14:paraId="0EC3057E" w14:textId="77777777" w:rsidR="00284C8F" w:rsidRPr="003B4EF2" w:rsidRDefault="00284C8F" w:rsidP="00A1149C">
            <w:pPr>
              <w:rPr>
                <w:rFonts w:cstheme="minorHAnsi"/>
                <w:sz w:val="20"/>
              </w:rPr>
            </w:pPr>
            <w:r w:rsidRPr="003B4EF2">
              <w:rPr>
                <w:rFonts w:cstheme="minorHAnsi"/>
                <w:sz w:val="20"/>
              </w:rPr>
              <w:t>Name</w:t>
            </w:r>
          </w:p>
        </w:tc>
        <w:tc>
          <w:tcPr>
            <w:cnfStyle w:val="000100000000" w:firstRow="0" w:lastRow="0" w:firstColumn="0" w:lastColumn="1" w:oddVBand="0" w:evenVBand="0" w:oddHBand="0" w:evenHBand="0" w:firstRowFirstColumn="0" w:firstRowLastColumn="0" w:lastRowFirstColumn="0" w:lastRowLastColumn="0"/>
            <w:tcW w:w="1814" w:type="pct"/>
          </w:tcPr>
          <w:p w14:paraId="6AB66DE4" w14:textId="77777777" w:rsidR="00284C8F" w:rsidRPr="003B4EF2" w:rsidRDefault="00284C8F" w:rsidP="00A1149C">
            <w:pPr>
              <w:rPr>
                <w:rFonts w:cstheme="minorHAnsi"/>
                <w:sz w:val="20"/>
              </w:rPr>
            </w:pPr>
            <w:r w:rsidRPr="003B4EF2">
              <w:rPr>
                <w:rFonts w:cstheme="minorHAnsi"/>
                <w:sz w:val="20"/>
              </w:rPr>
              <w:t>Technical Name</w:t>
            </w:r>
          </w:p>
        </w:tc>
      </w:tr>
      <w:tr w:rsidR="000E519D" w:rsidRPr="00387001" w:rsidDel="005C1072" w14:paraId="426A6BF6" w14:textId="77777777" w:rsidTr="003B4EF2">
        <w:trPr>
          <w:del w:id="139" w:author="Rohit" w:date="2022-09-15T13:33:00Z"/>
        </w:trPr>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425645F9" w14:textId="0FF853EB" w:rsidR="008B4159" w:rsidRPr="003B4EF2" w:rsidDel="005C1072" w:rsidRDefault="008B4159" w:rsidP="008B4159">
            <w:pPr>
              <w:rPr>
                <w:del w:id="140" w:author="Rohit" w:date="2022-09-15T13:33:00Z"/>
                <w:rFonts w:cstheme="minorBidi"/>
                <w:i/>
              </w:rPr>
            </w:pPr>
            <w:commentRangeStart w:id="141"/>
            <w:commentRangeStart w:id="142"/>
            <w:del w:id="143" w:author="Rohit" w:date="2022-09-15T13:33:00Z">
              <w:r w:rsidRPr="003B4EF2" w:rsidDel="005C1072">
                <w:rPr>
                  <w:rFonts w:cstheme="minorBidi"/>
                  <w:i/>
                </w:rPr>
                <w:delText>Data Hub</w:delText>
              </w:r>
              <w:commentRangeEnd w:id="141"/>
              <w:r w:rsidRPr="003B4EF2" w:rsidDel="005C1072">
                <w:rPr>
                  <w:rStyle w:val="CommentReference"/>
                  <w:sz w:val="20"/>
                  <w:szCs w:val="20"/>
                  <w:rPrChange w:id="144" w:author="Heena Patel" w:date="2022-09-30T12:07:00Z">
                    <w:rPr>
                      <w:rStyle w:val="CommentReference"/>
                    </w:rPr>
                  </w:rPrChange>
                </w:rPr>
                <w:commentReference w:id="141"/>
              </w:r>
              <w:commentRangeEnd w:id="142"/>
              <w:r w:rsidR="00D877F0" w:rsidRPr="003B4EF2" w:rsidDel="005C1072">
                <w:rPr>
                  <w:rStyle w:val="CommentReference"/>
                  <w:sz w:val="20"/>
                  <w:szCs w:val="20"/>
                  <w:rPrChange w:id="145" w:author="Heena Patel" w:date="2022-09-30T12:07:00Z">
                    <w:rPr>
                      <w:rStyle w:val="CommentReference"/>
                    </w:rPr>
                  </w:rPrChange>
                </w:rPr>
                <w:commentReference w:id="142"/>
              </w:r>
            </w:del>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02C72F9C" w14:textId="63F64A7C" w:rsidR="008B4159" w:rsidRPr="003B4EF2" w:rsidDel="005C1072" w:rsidRDefault="008B4159" w:rsidP="008B4159">
            <w:pPr>
              <w:rPr>
                <w:del w:id="146" w:author="Rohit" w:date="2022-09-15T13:33:00Z"/>
                <w:rFonts w:cstheme="minorHAnsi"/>
                <w:i/>
              </w:rPr>
            </w:pPr>
            <w:del w:id="147" w:author="Rohit" w:date="2022-09-15T13:33:00Z">
              <w:r w:rsidRPr="003B4EF2" w:rsidDel="005C1072">
                <w:rPr>
                  <w:rFonts w:cstheme="minorHAnsi"/>
                  <w:i/>
                </w:rPr>
                <w:delText>&lt;&lt; TBD &gt;&gt;</w:delText>
              </w:r>
            </w:del>
          </w:p>
        </w:tc>
      </w:tr>
      <w:tr w:rsidR="008B4159" w:rsidRPr="003B4EF2" w14:paraId="34751BF4" w14:textId="77777777" w:rsidTr="003B4E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45E031C5" w14:textId="1DB31363" w:rsidR="008B4159" w:rsidRPr="003B4EF2" w:rsidRDefault="008B4159" w:rsidP="008B4159">
            <w:pPr>
              <w:rPr>
                <w:rFonts w:cstheme="minorHAnsi"/>
                <w:i/>
              </w:rPr>
            </w:pPr>
            <w:r w:rsidRPr="003B4EF2">
              <w:rPr>
                <w:rFonts w:cstheme="minorHAnsi"/>
                <w:i/>
              </w:rPr>
              <w:t>Noodle.AI</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44E230C0" w14:textId="4BC1E35E" w:rsidR="008B4159" w:rsidRPr="003B4EF2" w:rsidRDefault="008B4159" w:rsidP="008B4159">
            <w:pPr>
              <w:rPr>
                <w:rFonts w:cstheme="minorHAnsi"/>
                <w:i/>
              </w:rPr>
            </w:pPr>
            <w:r w:rsidRPr="003B4EF2">
              <w:rPr>
                <w:rFonts w:cstheme="minorHAnsi"/>
                <w:i/>
              </w:rPr>
              <w:t>&lt;&lt; TBD &gt;&gt;</w:t>
            </w:r>
          </w:p>
        </w:tc>
      </w:tr>
      <w:tr w:rsidR="008B4159" w:rsidRPr="003B4EF2" w14:paraId="2D671C73" w14:textId="77777777" w:rsidTr="003B4EF2">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55AB5EAE" w14:textId="00449037" w:rsidR="008B4159" w:rsidRPr="003B4EF2" w:rsidRDefault="008B4159" w:rsidP="008B4159">
            <w:pPr>
              <w:rPr>
                <w:rFonts w:cstheme="minorHAnsi"/>
                <w:i/>
              </w:rPr>
            </w:pPr>
            <w:r w:rsidRPr="003B4EF2">
              <w:rPr>
                <w:rFonts w:cstheme="minorHAnsi"/>
                <w:i/>
              </w:rPr>
              <w:t>APO</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2A5C2E40" w14:textId="7089E69B" w:rsidR="008B4159" w:rsidRPr="003B4EF2" w:rsidRDefault="008B4159" w:rsidP="008B4159">
            <w:pPr>
              <w:rPr>
                <w:rFonts w:cstheme="minorHAnsi"/>
                <w:i/>
              </w:rPr>
            </w:pPr>
            <w:r w:rsidRPr="003B4EF2">
              <w:rPr>
                <w:rFonts w:cstheme="minorHAnsi"/>
                <w:i/>
              </w:rPr>
              <w:t>&lt;&lt; TBD &gt;&gt;</w:t>
            </w:r>
          </w:p>
        </w:tc>
      </w:tr>
      <w:tr w:rsidR="000E519D" w:rsidRPr="00387001" w:rsidDel="001A2DD3" w14:paraId="5BE041DD" w14:textId="77777777" w:rsidTr="003B4EF2">
        <w:trPr>
          <w:cnfStyle w:val="000000010000" w:firstRow="0" w:lastRow="0" w:firstColumn="0" w:lastColumn="0" w:oddVBand="0" w:evenVBand="0" w:oddHBand="0" w:evenHBand="1" w:firstRowFirstColumn="0" w:firstRowLastColumn="0" w:lastRowFirstColumn="0" w:lastRowLastColumn="0"/>
          <w:del w:id="148" w:author="Rohit" w:date="2022-09-15T13:32:00Z"/>
        </w:trPr>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67D47F5F" w14:textId="5F694BCE" w:rsidR="008B4159" w:rsidRPr="003B4EF2" w:rsidDel="001A2DD3" w:rsidRDefault="008B4159" w:rsidP="008B4159">
            <w:pPr>
              <w:rPr>
                <w:del w:id="149" w:author="Rohit" w:date="2022-09-15T13:32:00Z"/>
                <w:rFonts w:cstheme="minorBidi"/>
                <w:i/>
              </w:rPr>
            </w:pPr>
            <w:commentRangeStart w:id="150"/>
            <w:commentRangeStart w:id="151"/>
            <w:del w:id="152" w:author="Rohit" w:date="2022-09-15T13:32:00Z">
              <w:r w:rsidRPr="003B4EF2" w:rsidDel="001A2DD3">
                <w:rPr>
                  <w:rFonts w:cstheme="minorBidi"/>
                  <w:i/>
                </w:rPr>
                <w:delText>Reports/Dashboards (Reporting on KPI’s in scope)</w:delText>
              </w:r>
              <w:commentRangeEnd w:id="150"/>
              <w:r w:rsidRPr="003B4EF2" w:rsidDel="001A2DD3">
                <w:rPr>
                  <w:rStyle w:val="CommentReference"/>
                  <w:sz w:val="20"/>
                  <w:szCs w:val="20"/>
                  <w:rPrChange w:id="153" w:author="Heena Patel" w:date="2022-09-30T12:07:00Z">
                    <w:rPr>
                      <w:rStyle w:val="CommentReference"/>
                    </w:rPr>
                  </w:rPrChange>
                </w:rPr>
                <w:commentReference w:id="150"/>
              </w:r>
              <w:commentRangeEnd w:id="151"/>
              <w:r w:rsidR="00891014" w:rsidRPr="003B4EF2" w:rsidDel="001A2DD3">
                <w:rPr>
                  <w:rStyle w:val="CommentReference"/>
                  <w:sz w:val="20"/>
                  <w:szCs w:val="20"/>
                  <w:rPrChange w:id="154" w:author="Heena Patel" w:date="2022-09-30T12:07:00Z">
                    <w:rPr>
                      <w:rStyle w:val="CommentReference"/>
                    </w:rPr>
                  </w:rPrChange>
                </w:rPr>
                <w:commentReference w:id="151"/>
              </w:r>
            </w:del>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5E273BD2" w14:textId="16BEC758" w:rsidR="008B4159" w:rsidRPr="003B4EF2" w:rsidDel="001A2DD3" w:rsidRDefault="008B4159" w:rsidP="008B4159">
            <w:pPr>
              <w:rPr>
                <w:del w:id="155" w:author="Rohit" w:date="2022-09-15T13:32:00Z"/>
                <w:rFonts w:cstheme="minorHAnsi"/>
                <w:i/>
              </w:rPr>
            </w:pPr>
            <w:del w:id="156" w:author="Rohit" w:date="2022-09-15T13:32:00Z">
              <w:r w:rsidRPr="003B4EF2" w:rsidDel="001A2DD3">
                <w:rPr>
                  <w:rFonts w:cstheme="minorHAnsi"/>
                  <w:i/>
                </w:rPr>
                <w:delText>&lt;&lt; TBD &gt;&gt;</w:delText>
              </w:r>
            </w:del>
          </w:p>
        </w:tc>
      </w:tr>
      <w:tr w:rsidR="009A030C" w:rsidRPr="003B4EF2" w14:paraId="6603EE54" w14:textId="77777777" w:rsidTr="003B4EF2">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6783701E" w14:textId="5DEDF95E" w:rsidR="009A030C" w:rsidRPr="003B4EF2" w:rsidRDefault="009A030C" w:rsidP="008B4159">
            <w:pPr>
              <w:rPr>
                <w:rFonts w:cstheme="minorHAnsi"/>
                <w:b/>
                <w:i/>
              </w:rPr>
            </w:pPr>
            <w:r w:rsidRPr="003B4EF2">
              <w:rPr>
                <w:rFonts w:cstheme="minorHAnsi"/>
                <w:i/>
              </w:rPr>
              <w:t>MDM</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38711A1F" w14:textId="584C1417" w:rsidR="009A030C" w:rsidRPr="003B4EF2" w:rsidRDefault="009A030C" w:rsidP="008B4159">
            <w:pPr>
              <w:rPr>
                <w:rFonts w:cstheme="minorHAnsi"/>
                <w:b/>
                <w:i/>
              </w:rPr>
            </w:pPr>
            <w:r w:rsidRPr="003B4EF2">
              <w:rPr>
                <w:rFonts w:cstheme="minorHAnsi"/>
                <w:i/>
              </w:rPr>
              <w:t>&lt;&lt; TBD &gt;&gt;</w:t>
            </w:r>
          </w:p>
        </w:tc>
      </w:tr>
      <w:tr w:rsidR="0048341B" w:rsidRPr="003B4EF2" w14:paraId="11E1F331" w14:textId="77777777" w:rsidTr="003B4EF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pct"/>
            <w:shd w:val="clear" w:color="auto" w:fill="FFFFFF" w:themeFill="background1"/>
          </w:tcPr>
          <w:p w14:paraId="1153FB80" w14:textId="6243FB9D" w:rsidR="0048341B" w:rsidRPr="003B4EF2" w:rsidRDefault="0048341B" w:rsidP="008B4159">
            <w:pPr>
              <w:rPr>
                <w:rFonts w:cstheme="minorHAnsi"/>
                <w:b w:val="0"/>
                <w:bCs w:val="0"/>
                <w:i/>
              </w:rPr>
            </w:pPr>
            <w:r w:rsidRPr="003B4EF2">
              <w:rPr>
                <w:rFonts w:cstheme="minorHAnsi"/>
                <w:b w:val="0"/>
                <w:bCs w:val="0"/>
                <w:i/>
              </w:rPr>
              <w:t>Hive</w:t>
            </w:r>
          </w:p>
        </w:tc>
        <w:tc>
          <w:tcPr>
            <w:cnfStyle w:val="000100000000" w:firstRow="0" w:lastRow="0" w:firstColumn="0" w:lastColumn="1" w:oddVBand="0" w:evenVBand="0" w:oddHBand="0" w:evenHBand="0" w:firstRowFirstColumn="0" w:firstRowLastColumn="0" w:lastRowFirstColumn="0" w:lastRowLastColumn="0"/>
            <w:tcW w:w="1814" w:type="pct"/>
            <w:shd w:val="clear" w:color="auto" w:fill="FFFFFF" w:themeFill="background1"/>
          </w:tcPr>
          <w:p w14:paraId="5DE4140C" w14:textId="7C972F5C" w:rsidR="0048341B" w:rsidRPr="003B4EF2" w:rsidRDefault="0048341B" w:rsidP="008B4159">
            <w:pPr>
              <w:rPr>
                <w:rFonts w:cstheme="minorHAnsi"/>
                <w:i/>
              </w:rPr>
            </w:pPr>
            <w:r w:rsidRPr="003B4EF2">
              <w:rPr>
                <w:rFonts w:cstheme="minorHAnsi"/>
                <w:b w:val="0"/>
                <w:i/>
              </w:rPr>
              <w:t>&lt;&lt; TBD &gt;&gt;</w:t>
            </w:r>
          </w:p>
        </w:tc>
      </w:tr>
    </w:tbl>
    <w:p w14:paraId="7C56BAA8" w14:textId="77777777" w:rsidR="00284C8F" w:rsidRDefault="00284C8F" w:rsidP="00170B02">
      <w:pPr>
        <w:pStyle w:val="H2RED"/>
        <w:rPr>
          <w:ins w:id="157" w:author="Heena Patel" w:date="2022-09-30T12:08:00Z"/>
          <w:rFonts w:ascii="Roboto Slab" w:hAnsi="Roboto Slab"/>
          <w:szCs w:val="20"/>
        </w:rPr>
      </w:pPr>
    </w:p>
    <w:p w14:paraId="081901BC" w14:textId="77777777" w:rsidR="003B4EF2" w:rsidRPr="003B4EF2" w:rsidRDefault="003B4EF2" w:rsidP="00170B02">
      <w:pPr>
        <w:pStyle w:val="H2RED"/>
        <w:rPr>
          <w:rFonts w:ascii="Roboto Slab" w:hAnsi="Roboto Slab"/>
          <w:szCs w:val="20"/>
        </w:rPr>
      </w:pPr>
    </w:p>
    <w:p w14:paraId="0E518677" w14:textId="77777777" w:rsidR="009C338A" w:rsidRDefault="009C338A" w:rsidP="00170B02">
      <w:pPr>
        <w:pStyle w:val="H2RED"/>
      </w:pPr>
    </w:p>
    <w:p w14:paraId="121D5859" w14:textId="77777777" w:rsidR="009C338A" w:rsidRDefault="009C338A" w:rsidP="00170B02">
      <w:pPr>
        <w:pStyle w:val="H2RED"/>
      </w:pPr>
    </w:p>
    <w:p w14:paraId="31BC9007" w14:textId="06CCE265" w:rsidR="00387001" w:rsidDel="000F49F2" w:rsidRDefault="00387001" w:rsidP="00170B02">
      <w:pPr>
        <w:pStyle w:val="H2RED"/>
        <w:rPr>
          <w:del w:id="158" w:author="Heena Patel" w:date="2022-09-30T14:14:00Z"/>
        </w:rPr>
      </w:pPr>
    </w:p>
    <w:p w14:paraId="40D19B8A" w14:textId="2175E72D" w:rsidR="00387001" w:rsidDel="000F49F2" w:rsidRDefault="00387001" w:rsidP="00170B02">
      <w:pPr>
        <w:pStyle w:val="H2RED"/>
        <w:rPr>
          <w:del w:id="159" w:author="Heena Patel" w:date="2022-09-30T14:14:00Z"/>
        </w:rPr>
      </w:pPr>
    </w:p>
    <w:p w14:paraId="3B5E82E8" w14:textId="77777777" w:rsidR="00387001" w:rsidRDefault="00387001" w:rsidP="00170B02">
      <w:pPr>
        <w:pStyle w:val="H2RED"/>
      </w:pPr>
    </w:p>
    <w:p w14:paraId="4531A44D" w14:textId="455FD650" w:rsidR="00387001" w:rsidRPr="00FB3C13" w:rsidRDefault="00387001" w:rsidP="00387001">
      <w:pPr>
        <w:pStyle w:val="H2RED"/>
        <w:outlineLvl w:val="1"/>
        <w:rPr>
          <w:rFonts w:ascii="Roboto Slab" w:hAnsi="Roboto Slab"/>
          <w:szCs w:val="20"/>
        </w:rPr>
      </w:pPr>
      <w:r>
        <w:rPr>
          <w:rFonts w:ascii="Roboto Slab" w:hAnsi="Roboto Slab"/>
          <w:szCs w:val="20"/>
        </w:rPr>
        <w:t>Test data provisioning</w:t>
      </w:r>
    </w:p>
    <w:p w14:paraId="1C7908BF" w14:textId="77777777" w:rsidR="00387001" w:rsidRPr="00FB3C13" w:rsidRDefault="00387001" w:rsidP="00387001">
      <w:pPr>
        <w:pStyle w:val="H2RED"/>
        <w:outlineLvl w:val="1"/>
        <w:rPr>
          <w:rFonts w:ascii="Roboto Slab" w:hAnsi="Roboto Slab"/>
          <w:szCs w:val="20"/>
        </w:rPr>
        <w:sectPr w:rsidR="00387001" w:rsidRPr="00FB3C13" w:rsidSect="002D567B">
          <w:type w:val="continuous"/>
          <w:pgSz w:w="11910" w:h="16840" w:code="9"/>
          <w:pgMar w:top="567" w:right="1418" w:bottom="1701" w:left="1814" w:header="1644" w:footer="113" w:gutter="0"/>
          <w:cols w:space="284"/>
          <w:docGrid w:linePitch="299"/>
        </w:sectPr>
      </w:pPr>
    </w:p>
    <w:p w14:paraId="2586BB6C" w14:textId="77777777" w:rsidR="00D90E1E" w:rsidRDefault="009A5C0A" w:rsidP="00470B3D">
      <w:pPr>
        <w:pStyle w:val="ListParagraph"/>
        <w:numPr>
          <w:ilvl w:val="0"/>
          <w:numId w:val="26"/>
        </w:numPr>
        <w:jc w:val="both"/>
        <w:rPr>
          <w:noProof/>
          <w:sz w:val="20"/>
          <w:szCs w:val="20"/>
        </w:rPr>
      </w:pPr>
      <w:r w:rsidRPr="00470B3D">
        <w:rPr>
          <w:noProof/>
          <w:sz w:val="20"/>
          <w:szCs w:val="20"/>
        </w:rPr>
        <w:t>Histor</w:t>
      </w:r>
      <w:r w:rsidR="00D90E1E">
        <w:rPr>
          <w:noProof/>
          <w:sz w:val="20"/>
          <w:szCs w:val="20"/>
        </w:rPr>
        <w:t>oical</w:t>
      </w:r>
      <w:r w:rsidRPr="00470B3D">
        <w:rPr>
          <w:noProof/>
          <w:sz w:val="20"/>
          <w:szCs w:val="20"/>
        </w:rPr>
        <w:t xml:space="preserve"> Data from On Prem and Cloud Data Sources will be ingested into the Landing Zone as an entry poin</w:t>
      </w:r>
      <w:r w:rsidR="00D90E1E">
        <w:rPr>
          <w:noProof/>
          <w:sz w:val="20"/>
          <w:szCs w:val="20"/>
        </w:rPr>
        <w:t>t</w:t>
      </w:r>
    </w:p>
    <w:p w14:paraId="0B78734D" w14:textId="77777777" w:rsidR="00D90E1E" w:rsidRDefault="00D90E1E" w:rsidP="00470B3D">
      <w:pPr>
        <w:ind w:left="360"/>
        <w:jc w:val="both"/>
        <w:rPr>
          <w:noProof/>
          <w:sz w:val="20"/>
          <w:szCs w:val="20"/>
        </w:rPr>
      </w:pPr>
    </w:p>
    <w:p w14:paraId="3441F176" w14:textId="77777777" w:rsidR="00D90E1E" w:rsidRDefault="003D02EC" w:rsidP="00470B3D">
      <w:pPr>
        <w:pStyle w:val="ListParagraph"/>
        <w:numPr>
          <w:ilvl w:val="0"/>
          <w:numId w:val="26"/>
        </w:numPr>
        <w:jc w:val="both"/>
        <w:rPr>
          <w:noProof/>
          <w:sz w:val="20"/>
          <w:szCs w:val="20"/>
        </w:rPr>
      </w:pPr>
      <w:r w:rsidRPr="003D02EC">
        <w:rPr>
          <w:noProof/>
          <w:sz w:val="20"/>
          <w:szCs w:val="20"/>
        </w:rPr>
        <w:t>Master Data will be loaded into Data Hub using CSV Flat file</w:t>
      </w:r>
    </w:p>
    <w:p w14:paraId="1CCA8100" w14:textId="77777777" w:rsidR="003D02EC" w:rsidRDefault="003D02EC" w:rsidP="00470B3D">
      <w:pPr>
        <w:jc w:val="both"/>
        <w:rPr>
          <w:noProof/>
          <w:sz w:val="20"/>
          <w:szCs w:val="20"/>
        </w:rPr>
      </w:pPr>
    </w:p>
    <w:p w14:paraId="78B0070F" w14:textId="77777777" w:rsidR="003D02EC" w:rsidRDefault="003D02EC" w:rsidP="00470B3D">
      <w:pPr>
        <w:pStyle w:val="ListParagraph"/>
        <w:numPr>
          <w:ilvl w:val="0"/>
          <w:numId w:val="26"/>
        </w:numPr>
        <w:jc w:val="both"/>
        <w:rPr>
          <w:noProof/>
          <w:sz w:val="20"/>
          <w:szCs w:val="20"/>
        </w:rPr>
      </w:pPr>
      <w:r w:rsidRPr="003D02EC">
        <w:rPr>
          <w:noProof/>
          <w:sz w:val="20"/>
          <w:szCs w:val="20"/>
        </w:rPr>
        <w:t>Incremental data loads will be ingested into the Landing zone using Azure Data Factory Pipelines</w:t>
      </w:r>
    </w:p>
    <w:p w14:paraId="516A6959" w14:textId="77777777" w:rsidR="003D02EC" w:rsidRDefault="003D02EC" w:rsidP="00402866">
      <w:pPr>
        <w:rPr>
          <w:noProof/>
          <w:sz w:val="20"/>
          <w:szCs w:val="20"/>
        </w:rPr>
      </w:pPr>
    </w:p>
    <w:p w14:paraId="1FA72EF1" w14:textId="77777777" w:rsidR="003D02EC" w:rsidRDefault="003D02EC" w:rsidP="00402866">
      <w:pPr>
        <w:rPr>
          <w:noProof/>
          <w:sz w:val="20"/>
          <w:szCs w:val="20"/>
        </w:rPr>
      </w:pPr>
    </w:p>
    <w:p w14:paraId="422B529A" w14:textId="21516E0F" w:rsidR="00722D3F" w:rsidRPr="00FB3C13" w:rsidRDefault="00722D3F" w:rsidP="00722D3F">
      <w:pPr>
        <w:pStyle w:val="H2RED"/>
        <w:outlineLvl w:val="1"/>
        <w:rPr>
          <w:rFonts w:ascii="Roboto Slab" w:hAnsi="Roboto Slab"/>
          <w:szCs w:val="20"/>
        </w:rPr>
      </w:pPr>
      <w:r>
        <w:rPr>
          <w:rFonts w:ascii="Roboto Slab" w:hAnsi="Roboto Slab"/>
          <w:szCs w:val="20"/>
        </w:rPr>
        <w:t>Test deliverables</w:t>
      </w:r>
    </w:p>
    <w:p w14:paraId="130CAA86" w14:textId="77777777" w:rsidR="00722D3F" w:rsidRPr="00FB3C13" w:rsidRDefault="00722D3F" w:rsidP="00722D3F">
      <w:pPr>
        <w:pStyle w:val="H2RED"/>
        <w:outlineLvl w:val="1"/>
        <w:rPr>
          <w:rFonts w:ascii="Roboto Slab" w:hAnsi="Roboto Slab"/>
          <w:szCs w:val="20"/>
        </w:rPr>
        <w:sectPr w:rsidR="00722D3F" w:rsidRPr="00FB3C13" w:rsidSect="002D567B">
          <w:type w:val="continuous"/>
          <w:pgSz w:w="11910" w:h="16840" w:code="9"/>
          <w:pgMar w:top="567" w:right="1418" w:bottom="1701" w:left="1814" w:header="1644" w:footer="113" w:gutter="0"/>
          <w:cols w:space="284"/>
          <w:docGrid w:linePitch="299"/>
        </w:sectPr>
      </w:pPr>
    </w:p>
    <w:p w14:paraId="38D28CF8" w14:textId="77777777" w:rsidR="00722D3F" w:rsidRDefault="00722D3F" w:rsidP="00402866">
      <w:pPr>
        <w:rPr>
          <w:noProof/>
          <w:sz w:val="20"/>
          <w:szCs w:val="20"/>
        </w:rPr>
      </w:pPr>
    </w:p>
    <w:tbl>
      <w:tblPr>
        <w:tblStyle w:val="Experior2"/>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
      <w:tblGrid>
        <w:gridCol w:w="3822"/>
        <w:gridCol w:w="1701"/>
        <w:tblGridChange w:id="160">
          <w:tblGrid>
            <w:gridCol w:w="3822"/>
            <w:gridCol w:w="1701"/>
          </w:tblGrid>
        </w:tblGridChange>
      </w:tblGrid>
      <w:tr w:rsidR="00CF1BA3" w:rsidRPr="003B4EF2" w14:paraId="3E7842E0" w14:textId="77777777" w:rsidTr="00470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tcPr>
          <w:p w14:paraId="3AA83F8C" w14:textId="0AE600FD" w:rsidR="00CF1BA3" w:rsidRPr="003B4EF2" w:rsidRDefault="00CF1BA3" w:rsidP="00CF1BA3">
            <w:pPr>
              <w:rPr>
                <w:rFonts w:cstheme="minorHAnsi"/>
                <w:sz w:val="20"/>
              </w:rPr>
            </w:pPr>
            <w:r>
              <w:rPr>
                <w:rFonts w:cstheme="minorHAnsi"/>
                <w:sz w:val="20"/>
              </w:rPr>
              <w:t>Deliverable</w:t>
            </w:r>
          </w:p>
        </w:tc>
        <w:tc>
          <w:tcPr>
            <w:cnfStyle w:val="000100000000" w:firstRow="0" w:lastRow="0" w:firstColumn="0" w:lastColumn="1" w:oddVBand="0" w:evenVBand="0" w:oddHBand="0" w:evenHBand="0" w:firstRowFirstColumn="0" w:firstRowLastColumn="0" w:lastRowFirstColumn="0" w:lastRowLastColumn="0"/>
            <w:tcW w:w="1540" w:type="pct"/>
          </w:tcPr>
          <w:p w14:paraId="639AA351" w14:textId="1D1CF10B" w:rsidR="00CF1BA3" w:rsidRPr="00CF1BA3" w:rsidRDefault="00CF1BA3" w:rsidP="00CF1BA3">
            <w:pPr>
              <w:rPr>
                <w:rFonts w:cstheme="minorHAnsi"/>
                <w:sz w:val="20"/>
              </w:rPr>
            </w:pPr>
            <w:r w:rsidRPr="00470B3D">
              <w:rPr>
                <w:rFonts w:ascii="Webdings" w:eastAsia="Webdings" w:hAnsi="Webdings"/>
                <w:sz w:val="20"/>
              </w:rPr>
              <w:t></w:t>
            </w:r>
            <w:r w:rsidRPr="00470B3D">
              <w:rPr>
                <w:sz w:val="20"/>
              </w:rPr>
              <w:t>/</w:t>
            </w:r>
            <w:r w:rsidRPr="00470B3D">
              <w:rPr>
                <w:rFonts w:ascii="Webdings" w:eastAsia="Webdings" w:hAnsi="Webdings"/>
                <w:sz w:val="20"/>
              </w:rPr>
              <w:t></w:t>
            </w:r>
          </w:p>
        </w:tc>
      </w:tr>
      <w:tr w:rsidR="00CF1BA3" w:rsidRPr="00321B36" w14:paraId="3E887878" w14:textId="77777777" w:rsidTr="00470B3D">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
          <w:p w14:paraId="26AA6D29" w14:textId="78717886" w:rsidR="00CF1BA3" w:rsidRPr="00CF1BA3" w:rsidRDefault="00CF1BA3" w:rsidP="00CF1BA3">
            <w:pPr>
              <w:rPr>
                <w:rFonts w:cstheme="minorHAnsi"/>
                <w:i/>
              </w:rPr>
            </w:pPr>
            <w:r w:rsidRPr="00CF1BA3">
              <w:rPr>
                <w:noProof/>
              </w:rPr>
              <w:t>Project Test Approach</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
          <w:p w14:paraId="732A72F1" w14:textId="2355AF8B" w:rsidR="00CF1BA3" w:rsidRPr="00CF1BA3" w:rsidRDefault="00CF1BA3" w:rsidP="00470B3D">
            <w:pPr>
              <w:jc w:val="center"/>
              <w:rPr>
                <w:rFonts w:cstheme="minorHAnsi"/>
                <w:i/>
              </w:rPr>
            </w:pPr>
            <w:r w:rsidRPr="00CF1BA3">
              <w:rPr>
                <w:rFonts w:ascii="Webdings" w:eastAsia="Webdings" w:hAnsi="Webdings"/>
              </w:rPr>
              <w:t></w:t>
            </w:r>
          </w:p>
        </w:tc>
      </w:tr>
      <w:tr w:rsidR="00CF1BA3" w:rsidRPr="00321B36" w14:paraId="76702AE5" w14:textId="77777777" w:rsidTr="00470B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
          <w:p w14:paraId="1482633F" w14:textId="3429A4B7" w:rsidR="00CF1BA3" w:rsidRPr="00CF1BA3" w:rsidRDefault="00CF1BA3" w:rsidP="00CF1BA3">
            <w:pPr>
              <w:rPr>
                <w:rFonts w:cstheme="minorHAnsi"/>
                <w:i/>
              </w:rPr>
            </w:pPr>
            <w:r w:rsidRPr="00CF1BA3">
              <w:rPr>
                <w:noProof/>
              </w:rPr>
              <w:t>Test Phase Plan/s</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
          <w:p w14:paraId="69261E95" w14:textId="293C27C9" w:rsidR="00CF1BA3" w:rsidRPr="00CF1BA3" w:rsidRDefault="00CF1BA3" w:rsidP="00470B3D">
            <w:pPr>
              <w:jc w:val="center"/>
              <w:rPr>
                <w:rFonts w:cstheme="minorHAnsi"/>
                <w:i/>
              </w:rPr>
            </w:pPr>
            <w:r w:rsidRPr="00CF1BA3">
              <w:rPr>
                <w:rFonts w:ascii="Webdings" w:eastAsia="Webdings" w:hAnsi="Webdings"/>
              </w:rPr>
              <w:t></w:t>
            </w:r>
          </w:p>
        </w:tc>
      </w:tr>
      <w:tr w:rsidR="00CF1BA3" w:rsidRPr="00321B36" w14:paraId="3C973D7E" w14:textId="77777777" w:rsidTr="00470B3D">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
          <w:p w14:paraId="482A7B31" w14:textId="3CA0DA05" w:rsidR="00CF1BA3" w:rsidRPr="00470B3D" w:rsidRDefault="00CF1BA3" w:rsidP="00CF1BA3">
            <w:pPr>
              <w:rPr>
                <w:rFonts w:cstheme="minorHAnsi"/>
                <w:i/>
              </w:rPr>
            </w:pPr>
            <w:r w:rsidRPr="00CF1BA3">
              <w:rPr>
                <w:noProof/>
              </w:rPr>
              <w:t>Test Requirements Coverage</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
          <w:p w14:paraId="20C4E523" w14:textId="03CF1E05" w:rsidR="00CF1BA3" w:rsidRPr="00470B3D" w:rsidRDefault="00CF1BA3" w:rsidP="00470B3D">
            <w:pPr>
              <w:jc w:val="center"/>
              <w:rPr>
                <w:rFonts w:cstheme="minorHAnsi"/>
                <w:i/>
              </w:rPr>
            </w:pPr>
            <w:r w:rsidRPr="00CF1BA3">
              <w:rPr>
                <w:rFonts w:ascii="Webdings" w:eastAsia="Webdings" w:hAnsi="Webdings"/>
              </w:rPr>
              <w:t></w:t>
            </w:r>
          </w:p>
        </w:tc>
      </w:tr>
      <w:tr w:rsidR="00CF1BA3" w:rsidRPr="00321B36" w14:paraId="3B809925" w14:textId="77777777" w:rsidTr="00CF1BA3">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Change w:id="161" w:author="Heena Patel" w:date="2022-10-13T13:01:00Z">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
          </w:tblPrExChange>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Change w:id="162" w:author="Heena Patel" w:date="2022-10-13T13:01:00Z">
              <w:tcPr>
                <w:tcW w:w="3460" w:type="pct"/>
                <w:shd w:val="clear" w:color="auto" w:fill="FFFFFF" w:themeFill="background1"/>
              </w:tcPr>
            </w:tcPrChange>
          </w:tcPr>
          <w:p w14:paraId="5C068895" w14:textId="01D8CDFB" w:rsidR="00CF1BA3" w:rsidRPr="00CF1BA3" w:rsidRDefault="00CF1BA3" w:rsidP="00CF1BA3">
            <w:pPr>
              <w:cnfStyle w:val="001000010000" w:firstRow="0" w:lastRow="0" w:firstColumn="1" w:lastColumn="0" w:oddVBand="0" w:evenVBand="0" w:oddHBand="0" w:evenHBand="1" w:firstRowFirstColumn="0" w:firstRowLastColumn="0" w:lastRowFirstColumn="0" w:lastRowLastColumn="0"/>
              <w:rPr>
                <w:rFonts w:cstheme="minorHAnsi"/>
                <w:i/>
              </w:rPr>
            </w:pPr>
            <w:r w:rsidRPr="00CF1BA3">
              <w:rPr>
                <w:noProof/>
              </w:rPr>
              <w:t>Test Cases and Scripts</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Change w:id="163" w:author="Heena Patel" w:date="2022-10-13T13:01:00Z">
              <w:tcPr>
                <w:tcW w:w="1540" w:type="pct"/>
                <w:shd w:val="clear" w:color="auto" w:fill="FFFFFF" w:themeFill="background1"/>
              </w:tcPr>
            </w:tcPrChange>
          </w:tcPr>
          <w:p w14:paraId="01B29812" w14:textId="3BBF4AAF" w:rsidR="00CF1BA3" w:rsidRPr="00CF1BA3" w:rsidRDefault="00CF1BA3" w:rsidP="00470B3D">
            <w:pPr>
              <w:jc w:val="center"/>
              <w:cnfStyle w:val="000100010000" w:firstRow="0" w:lastRow="0" w:firstColumn="0" w:lastColumn="1" w:oddVBand="0" w:evenVBand="0" w:oddHBand="0" w:evenHBand="1" w:firstRowFirstColumn="0" w:firstRowLastColumn="0" w:lastRowFirstColumn="0" w:lastRowLastColumn="0"/>
              <w:rPr>
                <w:rFonts w:cstheme="minorHAnsi"/>
                <w:i/>
              </w:rPr>
            </w:pPr>
            <w:r w:rsidRPr="00CF1BA3">
              <w:rPr>
                <w:rFonts w:ascii="Webdings" w:eastAsia="Webdings" w:hAnsi="Webdings"/>
              </w:rPr>
              <w:t></w:t>
            </w:r>
          </w:p>
        </w:tc>
      </w:tr>
      <w:tr w:rsidR="00CF1BA3" w:rsidRPr="00321B36" w14:paraId="0B8A3B80" w14:textId="77777777" w:rsidTr="00CF1BA3">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Change w:id="164" w:author="Heena Patel" w:date="2022-10-13T13:01:00Z">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
          </w:tblPrExChange>
        </w:tblPrEx>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Change w:id="165" w:author="Heena Patel" w:date="2022-10-13T13:01:00Z">
              <w:tcPr>
                <w:tcW w:w="3460" w:type="pct"/>
                <w:shd w:val="clear" w:color="auto" w:fill="FFFFFF" w:themeFill="background1"/>
              </w:tcPr>
            </w:tcPrChange>
          </w:tcPr>
          <w:p w14:paraId="4A544E81" w14:textId="7562D9B1" w:rsidR="00CF1BA3" w:rsidRPr="00CF1BA3" w:rsidRDefault="00CF1BA3" w:rsidP="00CF1BA3">
            <w:pPr>
              <w:rPr>
                <w:rFonts w:cstheme="minorHAnsi"/>
                <w:i/>
              </w:rPr>
            </w:pPr>
            <w:r w:rsidRPr="00CF1BA3">
              <w:rPr>
                <w:noProof/>
              </w:rPr>
              <w:t>Test Scenarios</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Change w:id="166" w:author="Heena Patel" w:date="2022-10-13T13:01:00Z">
              <w:tcPr>
                <w:tcW w:w="1540" w:type="pct"/>
                <w:shd w:val="clear" w:color="auto" w:fill="FFFFFF" w:themeFill="background1"/>
              </w:tcPr>
            </w:tcPrChange>
          </w:tcPr>
          <w:p w14:paraId="1F54994F" w14:textId="34A0DD23" w:rsidR="00CF1BA3" w:rsidRPr="00CF1BA3" w:rsidRDefault="00CF1BA3" w:rsidP="00470B3D">
            <w:pPr>
              <w:jc w:val="center"/>
              <w:rPr>
                <w:rFonts w:cstheme="minorHAnsi"/>
                <w:i/>
              </w:rPr>
            </w:pPr>
            <w:r w:rsidRPr="00CF1BA3">
              <w:rPr>
                <w:rFonts w:ascii="Webdings" w:eastAsia="Webdings" w:hAnsi="Webdings"/>
              </w:rPr>
              <w:t></w:t>
            </w:r>
          </w:p>
        </w:tc>
      </w:tr>
      <w:tr w:rsidR="00CF1BA3" w:rsidRPr="00321B36" w14:paraId="1833597B" w14:textId="77777777" w:rsidTr="00CF1BA3">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Change w:id="167" w:author="Heena Patel" w:date="2022-10-13T13:01:00Z">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
          </w:tblPrExChange>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Change w:id="168" w:author="Heena Patel" w:date="2022-10-13T13:01:00Z">
              <w:tcPr>
                <w:tcW w:w="3460" w:type="pct"/>
                <w:shd w:val="clear" w:color="auto" w:fill="FFFFFF" w:themeFill="background1"/>
              </w:tcPr>
            </w:tcPrChange>
          </w:tcPr>
          <w:p w14:paraId="1FBA213B" w14:textId="6C464E64" w:rsidR="00CF1BA3" w:rsidRPr="00CF1BA3" w:rsidRDefault="00CF1BA3" w:rsidP="00CF1BA3">
            <w:pPr>
              <w:cnfStyle w:val="001000010000" w:firstRow="0" w:lastRow="0" w:firstColumn="1" w:lastColumn="0" w:oddVBand="0" w:evenVBand="0" w:oddHBand="0" w:evenHBand="1" w:firstRowFirstColumn="0" w:firstRowLastColumn="0" w:lastRowFirstColumn="0" w:lastRowLastColumn="0"/>
              <w:rPr>
                <w:rFonts w:cstheme="minorHAnsi"/>
                <w:i/>
              </w:rPr>
            </w:pPr>
            <w:r w:rsidRPr="00CF1BA3">
              <w:rPr>
                <w:noProof/>
              </w:rPr>
              <w:t>Test Execution Schedule</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Change w:id="169" w:author="Heena Patel" w:date="2022-10-13T13:01:00Z">
              <w:tcPr>
                <w:tcW w:w="1540" w:type="pct"/>
                <w:shd w:val="clear" w:color="auto" w:fill="FFFFFF" w:themeFill="background1"/>
              </w:tcPr>
            </w:tcPrChange>
          </w:tcPr>
          <w:p w14:paraId="42998FED" w14:textId="1A505F15" w:rsidR="00CF1BA3" w:rsidRPr="00CF1BA3" w:rsidRDefault="00CF1BA3" w:rsidP="00470B3D">
            <w:pPr>
              <w:jc w:val="center"/>
              <w:cnfStyle w:val="000100010000" w:firstRow="0" w:lastRow="0" w:firstColumn="0" w:lastColumn="1" w:oddVBand="0" w:evenVBand="0" w:oddHBand="0" w:evenHBand="1" w:firstRowFirstColumn="0" w:firstRowLastColumn="0" w:lastRowFirstColumn="0" w:lastRowLastColumn="0"/>
              <w:rPr>
                <w:rFonts w:cstheme="minorHAnsi"/>
                <w:i/>
              </w:rPr>
            </w:pPr>
            <w:r w:rsidRPr="00CF1BA3">
              <w:rPr>
                <w:rFonts w:ascii="Webdings" w:eastAsia="Webdings" w:hAnsi="Webdings"/>
              </w:rPr>
              <w:t></w:t>
            </w:r>
          </w:p>
        </w:tc>
      </w:tr>
      <w:tr w:rsidR="00CF1BA3" w:rsidRPr="00321B36" w14:paraId="6BA42ABA" w14:textId="77777777" w:rsidTr="00470B3D">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
          <w:p w14:paraId="111ED315" w14:textId="603A433E" w:rsidR="00CF1BA3" w:rsidRPr="00470B3D" w:rsidRDefault="00CF1BA3" w:rsidP="00CF1BA3">
            <w:pPr>
              <w:rPr>
                <w:rFonts w:cstheme="minorHAnsi"/>
                <w:i/>
              </w:rPr>
            </w:pPr>
            <w:r w:rsidRPr="00CF1BA3">
              <w:rPr>
                <w:noProof/>
              </w:rPr>
              <w:t>Daily Execution Reports</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
          <w:p w14:paraId="66948AF8" w14:textId="185C7A87" w:rsidR="00CF1BA3" w:rsidRPr="00CF1BA3" w:rsidRDefault="00CF1BA3" w:rsidP="00470B3D">
            <w:pPr>
              <w:jc w:val="center"/>
              <w:rPr>
                <w:rFonts w:cstheme="minorHAnsi"/>
                <w:i/>
              </w:rPr>
            </w:pPr>
            <w:r w:rsidRPr="00CF1BA3">
              <w:rPr>
                <w:rFonts w:ascii="Webdings" w:eastAsia="Webdings" w:hAnsi="Webdings"/>
              </w:rPr>
              <w:t></w:t>
            </w:r>
          </w:p>
        </w:tc>
      </w:tr>
      <w:tr w:rsidR="00CF1BA3" w:rsidRPr="00321B36" w14:paraId="3D89C35E" w14:textId="77777777" w:rsidTr="00CF1BA3">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Change w:id="170" w:author="Heena Patel" w:date="2022-10-13T13:01:00Z">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
          </w:tblPrExChange>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Change w:id="171" w:author="Heena Patel" w:date="2022-10-13T13:01:00Z">
              <w:tcPr>
                <w:tcW w:w="3460" w:type="pct"/>
                <w:shd w:val="clear" w:color="auto" w:fill="FFFFFF" w:themeFill="background1"/>
              </w:tcPr>
            </w:tcPrChange>
          </w:tcPr>
          <w:p w14:paraId="7B5998C8" w14:textId="6918BAEC" w:rsidR="00CF1BA3" w:rsidRPr="00CF1BA3" w:rsidRDefault="00CF1BA3" w:rsidP="00CF1BA3">
            <w:pPr>
              <w:cnfStyle w:val="001000010000" w:firstRow="0" w:lastRow="0" w:firstColumn="1" w:lastColumn="0" w:oddVBand="0" w:evenVBand="0" w:oddHBand="0" w:evenHBand="1" w:firstRowFirstColumn="0" w:firstRowLastColumn="0" w:lastRowFirstColumn="0" w:lastRowLastColumn="0"/>
              <w:rPr>
                <w:noProof/>
              </w:rPr>
            </w:pPr>
            <w:r w:rsidRPr="00CF1BA3">
              <w:rPr>
                <w:noProof/>
              </w:rPr>
              <w:t>Daily Defect Meetings</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Change w:id="172" w:author="Heena Patel" w:date="2022-10-13T13:01:00Z">
              <w:tcPr>
                <w:tcW w:w="1540" w:type="pct"/>
                <w:shd w:val="clear" w:color="auto" w:fill="FFFFFF" w:themeFill="background1"/>
              </w:tcPr>
            </w:tcPrChange>
          </w:tcPr>
          <w:p w14:paraId="374718A8" w14:textId="2ED554FA" w:rsidR="00CF1BA3" w:rsidRPr="00CF1BA3" w:rsidRDefault="00CF1BA3" w:rsidP="00470B3D">
            <w:pPr>
              <w:jc w:val="center"/>
              <w:cnfStyle w:val="000100010000" w:firstRow="0" w:lastRow="0" w:firstColumn="0" w:lastColumn="1" w:oddVBand="0" w:evenVBand="0" w:oddHBand="0" w:evenHBand="1" w:firstRowFirstColumn="0" w:firstRowLastColumn="0" w:lastRowFirstColumn="0" w:lastRowLastColumn="0"/>
              <w:rPr>
                <w:rFonts w:cstheme="minorHAnsi"/>
                <w:i/>
              </w:rPr>
            </w:pPr>
            <w:r w:rsidRPr="00CF1BA3">
              <w:rPr>
                <w:rFonts w:ascii="Webdings" w:eastAsia="Webdings" w:hAnsi="Webdings"/>
              </w:rPr>
              <w:t></w:t>
            </w:r>
          </w:p>
        </w:tc>
      </w:tr>
      <w:tr w:rsidR="00CF1BA3" w:rsidRPr="00321B36" w14:paraId="5013E54A" w14:textId="77777777" w:rsidTr="00CF1BA3">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Change w:id="173" w:author="Heena Patel" w:date="2022-10-13T13:01:00Z">
            <w:tblPrEx>
              <w:tblW w:w="318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1E0" w:firstRow="1" w:lastRow="1" w:firstColumn="1" w:lastColumn="1" w:noHBand="0" w:noVBand="0"/>
            </w:tblPrEx>
          </w:tblPrExChange>
        </w:tblPrEx>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pct"/>
            <w:shd w:val="clear" w:color="auto" w:fill="FFFFFF" w:themeFill="background1"/>
            <w:tcPrChange w:id="174" w:author="Heena Patel" w:date="2022-10-13T13:01:00Z">
              <w:tcPr>
                <w:tcW w:w="3460" w:type="pct"/>
                <w:shd w:val="clear" w:color="auto" w:fill="FFFFFF" w:themeFill="background1"/>
              </w:tcPr>
            </w:tcPrChange>
          </w:tcPr>
          <w:p w14:paraId="0AA755E6" w14:textId="26502E16" w:rsidR="00CF1BA3" w:rsidRPr="00470B3D" w:rsidRDefault="00CF1BA3" w:rsidP="00CF1BA3">
            <w:pPr>
              <w:cnfStyle w:val="011000000000" w:firstRow="0" w:lastRow="1" w:firstColumn="1" w:lastColumn="0" w:oddVBand="0" w:evenVBand="0" w:oddHBand="0" w:evenHBand="0" w:firstRowFirstColumn="0" w:firstRowLastColumn="0" w:lastRowFirstColumn="0" w:lastRowLastColumn="0"/>
              <w:rPr>
                <w:b w:val="0"/>
                <w:noProof/>
              </w:rPr>
            </w:pPr>
            <w:r w:rsidRPr="00470B3D">
              <w:rPr>
                <w:b w:val="0"/>
                <w:noProof/>
              </w:rPr>
              <w:t>Test Phase Completion Report</w:t>
            </w:r>
          </w:p>
        </w:tc>
        <w:tc>
          <w:tcPr>
            <w:cnfStyle w:val="000100000000" w:firstRow="0" w:lastRow="0" w:firstColumn="0" w:lastColumn="1" w:oddVBand="0" w:evenVBand="0" w:oddHBand="0" w:evenHBand="0" w:firstRowFirstColumn="0" w:firstRowLastColumn="0" w:lastRowFirstColumn="0" w:lastRowLastColumn="0"/>
            <w:tcW w:w="1540" w:type="pct"/>
            <w:shd w:val="clear" w:color="auto" w:fill="FFFFFF" w:themeFill="background1"/>
            <w:tcPrChange w:id="175" w:author="Heena Patel" w:date="2022-10-13T13:01:00Z">
              <w:tcPr>
                <w:tcW w:w="1540" w:type="pct"/>
                <w:shd w:val="clear" w:color="auto" w:fill="FFFFFF" w:themeFill="background1"/>
              </w:tcPr>
            </w:tcPrChange>
          </w:tcPr>
          <w:p w14:paraId="50971BD7" w14:textId="4929BCAF" w:rsidR="00CF1BA3" w:rsidRPr="00470B3D" w:rsidRDefault="00CF1BA3" w:rsidP="00470B3D">
            <w:pPr>
              <w:jc w:val="center"/>
              <w:cnfStyle w:val="010100000000" w:firstRow="0" w:lastRow="1" w:firstColumn="0" w:lastColumn="1" w:oddVBand="0" w:evenVBand="0" w:oddHBand="0" w:evenHBand="0" w:firstRowFirstColumn="0" w:firstRowLastColumn="0" w:lastRowFirstColumn="0" w:lastRowLastColumn="0"/>
              <w:rPr>
                <w:rFonts w:cstheme="minorHAnsi"/>
                <w:b w:val="0"/>
                <w:i/>
              </w:rPr>
            </w:pPr>
            <w:r w:rsidRPr="00470B3D">
              <w:rPr>
                <w:rFonts w:ascii="Webdings" w:eastAsia="Webdings" w:hAnsi="Webdings"/>
                <w:b w:val="0"/>
              </w:rPr>
              <w:t></w:t>
            </w:r>
          </w:p>
        </w:tc>
      </w:tr>
    </w:tbl>
    <w:p w14:paraId="319E5141" w14:textId="77777777" w:rsidR="003D02EC" w:rsidRDefault="003D02EC" w:rsidP="00402866">
      <w:pPr>
        <w:rPr>
          <w:noProof/>
          <w:sz w:val="20"/>
          <w:szCs w:val="20"/>
        </w:rPr>
      </w:pPr>
    </w:p>
    <w:p w14:paraId="64D7D319" w14:textId="77777777" w:rsidR="003D02EC" w:rsidRDefault="003D02EC" w:rsidP="00402866">
      <w:pPr>
        <w:rPr>
          <w:noProof/>
          <w:sz w:val="20"/>
          <w:szCs w:val="20"/>
        </w:rPr>
      </w:pPr>
    </w:p>
    <w:p w14:paraId="4934F872" w14:textId="77777777" w:rsidR="00CF1BA3" w:rsidRDefault="00CF1BA3" w:rsidP="00402866">
      <w:pPr>
        <w:rPr>
          <w:noProof/>
          <w:sz w:val="20"/>
          <w:szCs w:val="20"/>
        </w:rPr>
      </w:pPr>
    </w:p>
    <w:p w14:paraId="04195A8C" w14:textId="77777777" w:rsidR="00CF1BA3" w:rsidRDefault="00CF1BA3" w:rsidP="00402866">
      <w:pPr>
        <w:rPr>
          <w:noProof/>
          <w:sz w:val="20"/>
          <w:szCs w:val="20"/>
        </w:rPr>
      </w:pPr>
    </w:p>
    <w:p w14:paraId="2A1D58CC" w14:textId="77777777" w:rsidR="00CF1BA3" w:rsidRDefault="00CF1BA3" w:rsidP="00402866">
      <w:pPr>
        <w:rPr>
          <w:noProof/>
          <w:sz w:val="20"/>
          <w:szCs w:val="20"/>
        </w:rPr>
      </w:pPr>
    </w:p>
    <w:p w14:paraId="080C205D" w14:textId="77777777" w:rsidR="00CF1BA3" w:rsidRDefault="00CF1BA3" w:rsidP="00402866">
      <w:pPr>
        <w:rPr>
          <w:noProof/>
          <w:sz w:val="20"/>
          <w:szCs w:val="20"/>
        </w:rPr>
      </w:pPr>
    </w:p>
    <w:p w14:paraId="65D62F6E" w14:textId="77777777" w:rsidR="00CF1BA3" w:rsidRDefault="00CF1BA3" w:rsidP="00402866">
      <w:pPr>
        <w:rPr>
          <w:noProof/>
          <w:sz w:val="20"/>
          <w:szCs w:val="20"/>
        </w:rPr>
      </w:pPr>
    </w:p>
    <w:p w14:paraId="44FB38BB" w14:textId="77777777" w:rsidR="00CF1BA3" w:rsidRDefault="00CF1BA3" w:rsidP="00402866">
      <w:pPr>
        <w:rPr>
          <w:noProof/>
          <w:sz w:val="20"/>
          <w:szCs w:val="20"/>
        </w:rPr>
      </w:pPr>
    </w:p>
    <w:p w14:paraId="65E784F1" w14:textId="77777777" w:rsidR="00CF1BA3" w:rsidRDefault="00CF1BA3" w:rsidP="00402866">
      <w:pPr>
        <w:rPr>
          <w:noProof/>
          <w:sz w:val="20"/>
          <w:szCs w:val="20"/>
        </w:rPr>
      </w:pPr>
    </w:p>
    <w:p w14:paraId="5B196DD5" w14:textId="77777777" w:rsidR="003D02EC" w:rsidRDefault="003D02EC" w:rsidP="00402866">
      <w:pPr>
        <w:rPr>
          <w:noProof/>
          <w:sz w:val="20"/>
          <w:szCs w:val="20"/>
        </w:rPr>
      </w:pPr>
    </w:p>
    <w:p w14:paraId="4039EE2E" w14:textId="77777777" w:rsidR="003D02EC" w:rsidRDefault="003D02EC" w:rsidP="00402866">
      <w:pPr>
        <w:rPr>
          <w:noProof/>
          <w:sz w:val="20"/>
          <w:szCs w:val="20"/>
        </w:rPr>
      </w:pPr>
    </w:p>
    <w:p w14:paraId="6BA1F3B7" w14:textId="7997663B" w:rsidR="00000000" w:rsidRPr="003D02EC" w:rsidRDefault="00023197">
      <w:pPr>
        <w:rPr>
          <w:sz w:val="20"/>
          <w:szCs w:val="20"/>
          <w:rPrChange w:id="176" w:author="Heena Patel" w:date="2022-09-30T14:06:00Z">
            <w:rPr/>
          </w:rPrChange>
        </w:rPr>
        <w:sectPr w:rsidR="00000000" w:rsidRPr="003D02EC" w:rsidSect="002D567B">
          <w:type w:val="continuous"/>
          <w:pgSz w:w="11910" w:h="16840" w:code="9"/>
          <w:pgMar w:top="567" w:right="1418" w:bottom="1701" w:left="1814" w:header="1644" w:footer="113" w:gutter="0"/>
          <w:cols w:space="284"/>
          <w:docGrid w:linePitch="299"/>
        </w:sectPr>
        <w:pPrChange w:id="177" w:author="Heena Patel" w:date="2022-09-30T14:06:00Z">
          <w:pPr>
            <w:pStyle w:val="H2RED"/>
          </w:pPr>
        </w:pPrChange>
      </w:pPr>
    </w:p>
    <w:p w14:paraId="281FF833" w14:textId="43AA3122" w:rsidR="002F725A" w:rsidRPr="00B23A06" w:rsidRDefault="002F725A" w:rsidP="002F725A">
      <w:pPr>
        <w:rPr>
          <w:rFonts w:cstheme="minorHAnsi"/>
        </w:rPr>
      </w:pPr>
      <w:bookmarkStart w:id="178" w:name="_Test_Data_Provisioning"/>
      <w:bookmarkEnd w:id="138"/>
      <w:bookmarkEnd w:id="178"/>
    </w:p>
    <w:p w14:paraId="1665112A" w14:textId="77777777" w:rsidR="002D567B" w:rsidRDefault="002D567B" w:rsidP="002F725A">
      <w:pPr>
        <w:pStyle w:val="Heading2"/>
        <w:ind w:left="0" w:firstLine="0"/>
        <w:rPr>
          <w:ins w:id="179" w:author="Heena Patel" w:date="2022-09-30T12:30:00Z"/>
        </w:rPr>
      </w:pPr>
    </w:p>
    <w:p w14:paraId="54FFE774" w14:textId="77777777" w:rsidR="006F2F7F" w:rsidRDefault="006F2F7F" w:rsidP="002F725A">
      <w:pPr>
        <w:pStyle w:val="Heading2"/>
        <w:ind w:left="0" w:firstLine="0"/>
        <w:rPr>
          <w:ins w:id="180" w:author="Heena Patel" w:date="2022-09-30T12:30:00Z"/>
        </w:rPr>
      </w:pPr>
    </w:p>
    <w:p w14:paraId="5B3E26FB" w14:textId="30A1B9A2" w:rsidR="006F2F7F" w:rsidRDefault="006F2F7F" w:rsidP="002F725A">
      <w:pPr>
        <w:pStyle w:val="Heading2"/>
        <w:ind w:left="0" w:firstLine="0"/>
        <w:sectPr w:rsidR="006F2F7F" w:rsidSect="002D567B">
          <w:type w:val="continuous"/>
          <w:pgSz w:w="11910" w:h="16840" w:code="9"/>
          <w:pgMar w:top="567" w:right="1418" w:bottom="1701" w:left="1814" w:header="1644" w:footer="113" w:gutter="0"/>
          <w:cols w:space="284"/>
          <w:docGrid w:linePitch="299"/>
        </w:sectPr>
      </w:pPr>
    </w:p>
    <w:p w14:paraId="7A6A4F0F" w14:textId="77777777" w:rsidR="00B07A1D" w:rsidRPr="00FE660A" w:rsidRDefault="00B07A1D" w:rsidP="00300C70">
      <w:pPr>
        <w:pStyle w:val="Headerspacer"/>
        <w:jc w:val="left"/>
        <w:sectPr w:rsidR="00B07A1D" w:rsidRPr="00FE660A" w:rsidSect="00045E49">
          <w:headerReference w:type="even" r:id="rId50"/>
          <w:headerReference w:type="default" r:id="rId51"/>
          <w:headerReference w:type="first" r:id="rId52"/>
          <w:pgSz w:w="11910" w:h="16840" w:code="9"/>
          <w:pgMar w:top="567" w:right="1418" w:bottom="1701" w:left="1814" w:header="1644" w:footer="113" w:gutter="0"/>
          <w:cols w:space="284"/>
          <w:docGrid w:linePitch="299"/>
        </w:sectPr>
      </w:pPr>
    </w:p>
    <w:p w14:paraId="5B67F785" w14:textId="77777777" w:rsidR="00045E49" w:rsidRDefault="00045E49" w:rsidP="00300C70">
      <w:pPr>
        <w:pStyle w:val="SECTIONTITLES"/>
      </w:pPr>
      <w:bookmarkStart w:id="181" w:name="_Toc34326275"/>
      <w:bookmarkEnd w:id="181"/>
    </w:p>
    <w:p w14:paraId="0271F7B1" w14:textId="307D69D7" w:rsidR="002F725A" w:rsidRPr="00B23A06" w:rsidRDefault="00333270" w:rsidP="00801AE6">
      <w:pPr>
        <w:pStyle w:val="SECTIONTITLES"/>
        <w:ind w:left="418"/>
        <w:outlineLvl w:val="0"/>
      </w:pPr>
      <w:r>
        <w:t xml:space="preserve">DEVIATIONS FROM </w:t>
      </w:r>
      <w:r w:rsidR="0016242E">
        <w:t xml:space="preserve">MASTER </w:t>
      </w:r>
      <w:r>
        <w:t>TEST STRATEGY</w:t>
      </w:r>
    </w:p>
    <w:p w14:paraId="3E8F99EF" w14:textId="525E305B" w:rsidR="00A77593" w:rsidRPr="00BE4916" w:rsidRDefault="00A77593" w:rsidP="00300C70">
      <w:pPr>
        <w:pStyle w:val="SECTIONTITLES"/>
        <w:sectPr w:rsidR="00A77593" w:rsidRPr="00BE4916" w:rsidSect="00D7495C">
          <w:headerReference w:type="even" r:id="rId53"/>
          <w:headerReference w:type="default" r:id="rId54"/>
          <w:headerReference w:type="first" r:id="rId55"/>
          <w:type w:val="continuous"/>
          <w:pgSz w:w="11910" w:h="16840" w:code="9"/>
          <w:pgMar w:top="567" w:right="1418" w:bottom="1701" w:left="1814" w:header="284" w:footer="113" w:gutter="0"/>
          <w:cols w:space="284"/>
          <w:titlePg/>
          <w:docGrid w:linePitch="299"/>
        </w:sectPr>
      </w:pPr>
      <w:r>
        <w:br/>
      </w:r>
    </w:p>
    <w:p w14:paraId="26113FE4" w14:textId="77777777" w:rsidR="005D635E" w:rsidRPr="00BE4916" w:rsidRDefault="005D635E" w:rsidP="00300C70">
      <w:pPr>
        <w:pStyle w:val="SECTIONTITLES"/>
      </w:pPr>
      <w:r w:rsidRPr="00BE4916">
        <w:br w:type="page"/>
      </w:r>
    </w:p>
    <w:p w14:paraId="7AF7CD7A" w14:textId="24DA12EF" w:rsidR="00E12183" w:rsidRDefault="00E12183" w:rsidP="00911148">
      <w:pPr>
        <w:pStyle w:val="H2GR"/>
        <w:ind w:left="562" w:hanging="562"/>
        <w:outlineLvl w:val="1"/>
        <w:rPr>
          <w:noProof/>
        </w:rPr>
      </w:pPr>
      <w:r>
        <w:rPr>
          <w:noProof/>
        </w:rPr>
        <w:t>D</w:t>
      </w:r>
      <w:r w:rsidR="00F41E3C">
        <w:rPr>
          <w:noProof/>
        </w:rPr>
        <w:t>eviations From Test Strategy</w:t>
      </w:r>
    </w:p>
    <w:p w14:paraId="45B5C003" w14:textId="23392ACD" w:rsidR="002F725A" w:rsidRPr="000F49F2" w:rsidRDefault="002F725A" w:rsidP="000F49F2">
      <w:pPr>
        <w:jc w:val="both"/>
        <w:rPr>
          <w:noProof/>
          <w:sz w:val="20"/>
          <w:szCs w:val="20"/>
        </w:rPr>
      </w:pPr>
      <w:r w:rsidRPr="000F49F2">
        <w:rPr>
          <w:noProof/>
          <w:sz w:val="20"/>
          <w:szCs w:val="20"/>
        </w:rPr>
        <w:t xml:space="preserve">For the testing of this project, in addition to the excluded test phases, the following key deviations from the </w:t>
      </w:r>
      <w:r w:rsidRPr="000F49F2">
        <w:rPr>
          <w:sz w:val="20"/>
          <w:szCs w:val="20"/>
        </w:rPr>
        <w:t>Master Test Strategy</w:t>
      </w:r>
      <w:r w:rsidRPr="000F49F2">
        <w:rPr>
          <w:noProof/>
          <w:sz w:val="20"/>
          <w:szCs w:val="20"/>
        </w:rPr>
        <w:t xml:space="preserve"> are noted:</w:t>
      </w:r>
    </w:p>
    <w:p w14:paraId="76B78C6B" w14:textId="77777777" w:rsidR="008630CA" w:rsidRPr="000F49F2" w:rsidRDefault="008630CA" w:rsidP="000F49F2">
      <w:pPr>
        <w:jc w:val="both"/>
        <w:rPr>
          <w:noProof/>
          <w:sz w:val="20"/>
          <w:szCs w:val="20"/>
        </w:rPr>
      </w:pPr>
    </w:p>
    <w:tbl>
      <w:tblPr>
        <w:tblStyle w:val="Experior2"/>
        <w:tblW w:w="8447"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2875"/>
        <w:gridCol w:w="5572"/>
      </w:tblGrid>
      <w:tr w:rsidR="002F725A" w:rsidRPr="000F49F2" w14:paraId="3436A910" w14:textId="77777777" w:rsidTr="007F5B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153C1B8E" w14:textId="77777777" w:rsidR="002F725A" w:rsidRPr="000F49F2" w:rsidRDefault="002F725A" w:rsidP="000F49F2">
            <w:pPr>
              <w:jc w:val="both"/>
              <w:rPr>
                <w:sz w:val="20"/>
              </w:rPr>
            </w:pPr>
            <w:r w:rsidRPr="000F49F2">
              <w:rPr>
                <w:sz w:val="20"/>
              </w:rPr>
              <w:t xml:space="preserve">Deviation </w:t>
            </w:r>
          </w:p>
        </w:tc>
        <w:tc>
          <w:tcPr>
            <w:tcW w:w="5572" w:type="dxa"/>
            <w:hideMark/>
          </w:tcPr>
          <w:p w14:paraId="3DF9D394" w14:textId="77777777" w:rsidR="002F725A" w:rsidRPr="000F49F2" w:rsidRDefault="002F725A" w:rsidP="000F49F2">
            <w:pPr>
              <w:jc w:val="both"/>
              <w:cnfStyle w:val="100000000000" w:firstRow="1" w:lastRow="0" w:firstColumn="0" w:lastColumn="0" w:oddVBand="0" w:evenVBand="0" w:oddHBand="0" w:evenHBand="0" w:firstRowFirstColumn="0" w:firstRowLastColumn="0" w:lastRowFirstColumn="0" w:lastRowLastColumn="0"/>
              <w:rPr>
                <w:sz w:val="20"/>
              </w:rPr>
            </w:pPr>
            <w:r w:rsidRPr="000F49F2">
              <w:rPr>
                <w:sz w:val="20"/>
              </w:rPr>
              <w:t>Reason for Deviation</w:t>
            </w:r>
          </w:p>
        </w:tc>
      </w:tr>
      <w:tr w:rsidR="002F725A" w:rsidRPr="000F49F2" w14:paraId="4D598D9F" w14:textId="77777777" w:rsidTr="007F5B20">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tcPr>
          <w:p w14:paraId="30008B8D" w14:textId="252495C1" w:rsidR="002F725A" w:rsidRPr="00470B3D" w:rsidRDefault="00BF660A" w:rsidP="000F49F2">
            <w:pPr>
              <w:jc w:val="both"/>
            </w:pPr>
            <w:r w:rsidRPr="00470B3D">
              <w:t>N</w:t>
            </w:r>
            <w:r w:rsidR="00470B3D">
              <w:t>one</w:t>
            </w:r>
          </w:p>
        </w:tc>
        <w:tc>
          <w:tcPr>
            <w:tcW w:w="5572" w:type="dxa"/>
            <w:shd w:val="clear" w:color="auto" w:fill="FFFFFF" w:themeFill="background1"/>
          </w:tcPr>
          <w:p w14:paraId="1FF677AB" w14:textId="20612F9F" w:rsidR="002F725A" w:rsidRPr="00470B3D" w:rsidRDefault="00470B3D" w:rsidP="000F49F2">
            <w:pPr>
              <w:jc w:val="both"/>
              <w:cnfStyle w:val="000000000000" w:firstRow="0" w:lastRow="0" w:firstColumn="0" w:lastColumn="0" w:oddVBand="0" w:evenVBand="0" w:oddHBand="0" w:evenHBand="0" w:firstRowFirstColumn="0" w:firstRowLastColumn="0" w:lastRowFirstColumn="0" w:lastRowLastColumn="0"/>
            </w:pPr>
            <w:r>
              <w:t>None</w:t>
            </w:r>
          </w:p>
        </w:tc>
      </w:tr>
      <w:tr w:rsidR="002F725A" w:rsidRPr="000F49F2" w14:paraId="598F79F4" w14:textId="77777777" w:rsidTr="007F5B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tcPr>
          <w:p w14:paraId="7F9AF6EE" w14:textId="77777777" w:rsidR="002F725A" w:rsidRPr="00470B3D" w:rsidRDefault="002F725A" w:rsidP="000F49F2">
            <w:pPr>
              <w:jc w:val="both"/>
            </w:pPr>
          </w:p>
        </w:tc>
        <w:tc>
          <w:tcPr>
            <w:tcW w:w="5572" w:type="dxa"/>
            <w:shd w:val="clear" w:color="auto" w:fill="FFFFFF" w:themeFill="background1"/>
          </w:tcPr>
          <w:p w14:paraId="7700176C" w14:textId="77777777" w:rsidR="002F725A" w:rsidRPr="00470B3D" w:rsidRDefault="002F725A" w:rsidP="000F49F2">
            <w:pPr>
              <w:jc w:val="both"/>
              <w:cnfStyle w:val="000000010000" w:firstRow="0" w:lastRow="0" w:firstColumn="0" w:lastColumn="0" w:oddVBand="0" w:evenVBand="0" w:oddHBand="0" w:evenHBand="1" w:firstRowFirstColumn="0" w:firstRowLastColumn="0" w:lastRowFirstColumn="0" w:lastRowLastColumn="0"/>
            </w:pPr>
          </w:p>
        </w:tc>
      </w:tr>
    </w:tbl>
    <w:p w14:paraId="15317171" w14:textId="77777777" w:rsidR="002F725A" w:rsidRDefault="002F725A" w:rsidP="00300C70">
      <w:pPr>
        <w:sectPr w:rsidR="002F725A" w:rsidSect="002F725A">
          <w:type w:val="continuous"/>
          <w:pgSz w:w="11910" w:h="16840" w:code="9"/>
          <w:pgMar w:top="567" w:right="1418" w:bottom="1701" w:left="1814" w:header="1644" w:footer="113" w:gutter="0"/>
          <w:cols w:space="284"/>
          <w:titlePg/>
          <w:docGrid w:linePitch="299"/>
        </w:sectPr>
      </w:pPr>
    </w:p>
    <w:p w14:paraId="67C35A55" w14:textId="2758D007" w:rsidR="00BE4916" w:rsidRDefault="00BE4916" w:rsidP="00300C70">
      <w:pPr>
        <w:sectPr w:rsidR="00BE4916" w:rsidSect="002F725A">
          <w:type w:val="continuous"/>
          <w:pgSz w:w="11910" w:h="16840" w:code="9"/>
          <w:pgMar w:top="567" w:right="1418" w:bottom="1701" w:left="1814" w:header="1644" w:footer="113" w:gutter="0"/>
          <w:cols w:space="284"/>
          <w:titlePg/>
          <w:docGrid w:linePitch="299"/>
        </w:sectPr>
      </w:pPr>
    </w:p>
    <w:p w14:paraId="4C6D583A" w14:textId="77777777" w:rsidR="00BE4916" w:rsidRDefault="00BE4916" w:rsidP="00300C70"/>
    <w:p w14:paraId="19DE91BF" w14:textId="77777777" w:rsidR="00BE4916" w:rsidRDefault="00BE4916" w:rsidP="00300C70">
      <w:pPr>
        <w:pStyle w:val="SECTIONTITLES"/>
        <w:sectPr w:rsidR="00BE4916" w:rsidSect="00BE4916">
          <w:headerReference w:type="even" r:id="rId56"/>
          <w:headerReference w:type="default" r:id="rId57"/>
          <w:headerReference w:type="first" r:id="rId58"/>
          <w:pgSz w:w="11910" w:h="16840" w:code="9"/>
          <w:pgMar w:top="567" w:right="1418" w:bottom="1701" w:left="1814" w:header="284" w:footer="113" w:gutter="0"/>
          <w:cols w:num="2" w:space="284"/>
          <w:titlePg/>
          <w:docGrid w:linePitch="299"/>
        </w:sectPr>
      </w:pPr>
      <w:r w:rsidRPr="007279EE">
        <w:br/>
      </w:r>
    </w:p>
    <w:p w14:paraId="72F52F08" w14:textId="5E1EC243" w:rsidR="00BE4916" w:rsidRDefault="002F725A" w:rsidP="00845171">
      <w:pPr>
        <w:pStyle w:val="SECTIONTITLES"/>
        <w:ind w:left="418"/>
        <w:outlineLvl w:val="0"/>
      </w:pPr>
      <w:bookmarkStart w:id="182" w:name="_Toc54786843"/>
      <w:r>
        <w:br/>
      </w:r>
      <w:r>
        <w:br/>
      </w:r>
      <w:bookmarkEnd w:id="182"/>
      <w:r w:rsidR="0016242E">
        <w:t>MANAGE</w:t>
      </w:r>
      <w:r w:rsidR="00CB073B">
        <w:t>M</w:t>
      </w:r>
      <w:r w:rsidR="0016242E">
        <w:t>ENT PROCESSES</w:t>
      </w:r>
    </w:p>
    <w:p w14:paraId="603A465A" w14:textId="77777777" w:rsidR="00782C85" w:rsidRDefault="00782C85" w:rsidP="00782C85">
      <w:pPr>
        <w:pStyle w:val="SECTIONTITLES"/>
      </w:pPr>
    </w:p>
    <w:p w14:paraId="0A8A1CB7" w14:textId="431A3A45" w:rsidR="00782C85" w:rsidRPr="00BE4916" w:rsidRDefault="00782C85" w:rsidP="00782C85">
      <w:pPr>
        <w:pStyle w:val="SECTIONTITLES"/>
        <w:sectPr w:rsidR="00782C85" w:rsidRPr="00BE4916" w:rsidSect="00D7495C">
          <w:type w:val="continuous"/>
          <w:pgSz w:w="11910" w:h="16840" w:code="9"/>
          <w:pgMar w:top="567" w:right="1418" w:bottom="1701" w:left="1814" w:header="284" w:footer="113" w:gutter="0"/>
          <w:cols w:space="284"/>
          <w:titlePg/>
          <w:docGrid w:linePitch="299"/>
        </w:sectPr>
      </w:pPr>
    </w:p>
    <w:p w14:paraId="76662CE5" w14:textId="77777777" w:rsidR="002F725A" w:rsidRPr="00221D73" w:rsidRDefault="002F725A" w:rsidP="00782C85">
      <w:pPr>
        <w:pStyle w:val="H2TE"/>
        <w:ind w:left="0" w:firstLine="0"/>
        <w:rPr>
          <w:rFonts w:ascii="Roboto Slab" w:hAnsi="Roboto Slab"/>
          <w:szCs w:val="20"/>
        </w:rPr>
      </w:pPr>
      <w:bookmarkStart w:id="183" w:name="_Toc54786844"/>
      <w:r w:rsidRPr="00221D73">
        <w:rPr>
          <w:rFonts w:ascii="Roboto Slab" w:hAnsi="Roboto Slab"/>
          <w:szCs w:val="20"/>
        </w:rPr>
        <w:t>Defect Management</w:t>
      </w:r>
      <w:bookmarkEnd w:id="183"/>
    </w:p>
    <w:p w14:paraId="0763F807" w14:textId="1A78C824" w:rsidR="002F725A" w:rsidRPr="00221D73" w:rsidRDefault="002F725A" w:rsidP="00221D73">
      <w:pPr>
        <w:rPr>
          <w:rFonts w:cstheme="minorHAnsi"/>
          <w:noProof/>
          <w:sz w:val="20"/>
          <w:szCs w:val="20"/>
        </w:rPr>
      </w:pPr>
      <w:r w:rsidRPr="00221D73">
        <w:rPr>
          <w:rFonts w:cstheme="minorHAnsi"/>
          <w:noProof/>
          <w:sz w:val="20"/>
          <w:szCs w:val="20"/>
        </w:rPr>
        <w:t xml:space="preserve">The defect management process is defined in the </w:t>
      </w:r>
      <w:r w:rsidRPr="00221D73">
        <w:rPr>
          <w:rFonts w:cstheme="minorHAnsi"/>
          <w:sz w:val="20"/>
          <w:szCs w:val="20"/>
        </w:rPr>
        <w:t>Master Test Strategy</w:t>
      </w:r>
      <w:r w:rsidRPr="00221D73">
        <w:rPr>
          <w:rFonts w:cstheme="minorHAnsi"/>
          <w:noProof/>
          <w:sz w:val="20"/>
          <w:szCs w:val="20"/>
        </w:rPr>
        <w:t xml:space="preserve"> document and will be implemented for this project.</w:t>
      </w:r>
      <w:r w:rsidRPr="00221D73">
        <w:rPr>
          <w:rFonts w:cstheme="minorHAnsi"/>
          <w:noProof/>
          <w:sz w:val="20"/>
          <w:szCs w:val="20"/>
        </w:rPr>
        <w:br/>
      </w:r>
    </w:p>
    <w:p w14:paraId="35DF5D4A" w14:textId="586A4728" w:rsidR="002F725A" w:rsidRPr="00221D73" w:rsidRDefault="002F725A" w:rsidP="00221D73">
      <w:pPr>
        <w:jc w:val="both"/>
        <w:rPr>
          <w:sz w:val="20"/>
          <w:szCs w:val="20"/>
        </w:rPr>
      </w:pPr>
      <w:r w:rsidRPr="00221D73">
        <w:rPr>
          <w:sz w:val="20"/>
          <w:szCs w:val="20"/>
        </w:rPr>
        <w:t xml:space="preserve">The Project will use the </w:t>
      </w:r>
      <w:r w:rsidR="002806C3" w:rsidRPr="00221D73">
        <w:rPr>
          <w:sz w:val="20"/>
          <w:szCs w:val="20"/>
        </w:rPr>
        <w:t xml:space="preserve">below </w:t>
      </w:r>
      <w:r w:rsidRPr="00221D73">
        <w:rPr>
          <w:sz w:val="20"/>
          <w:szCs w:val="20"/>
        </w:rPr>
        <w:t xml:space="preserve">Defect </w:t>
      </w:r>
      <w:r w:rsidR="003B0451" w:rsidRPr="00221D73">
        <w:rPr>
          <w:sz w:val="20"/>
          <w:szCs w:val="20"/>
        </w:rPr>
        <w:t>Workflow</w:t>
      </w:r>
      <w:r w:rsidR="00E85CCB" w:rsidRPr="00221D73">
        <w:rPr>
          <w:sz w:val="20"/>
          <w:szCs w:val="20"/>
        </w:rPr>
        <w:t xml:space="preserve"> </w:t>
      </w:r>
      <w:r w:rsidR="00F2218E" w:rsidRPr="00221D73">
        <w:rPr>
          <w:sz w:val="20"/>
          <w:szCs w:val="20"/>
        </w:rPr>
        <w:t>(</w:t>
      </w:r>
      <w:r w:rsidR="001E3EC9" w:rsidRPr="00221D73">
        <w:rPr>
          <w:sz w:val="20"/>
          <w:szCs w:val="20"/>
        </w:rPr>
        <w:t xml:space="preserve">showing the possible defect status transitions) </w:t>
      </w:r>
      <w:r w:rsidR="00E85CCB" w:rsidRPr="00221D73">
        <w:rPr>
          <w:sz w:val="20"/>
          <w:szCs w:val="20"/>
        </w:rPr>
        <w:t xml:space="preserve">configured in X-Ray </w:t>
      </w:r>
      <w:r w:rsidR="002806C3" w:rsidRPr="00221D73">
        <w:rPr>
          <w:sz w:val="20"/>
          <w:szCs w:val="20"/>
        </w:rPr>
        <w:t>Test Management</w:t>
      </w:r>
      <w:r w:rsidR="003B0451" w:rsidRPr="00221D73">
        <w:rPr>
          <w:sz w:val="20"/>
          <w:szCs w:val="20"/>
        </w:rPr>
        <w:t xml:space="preserve"> </w:t>
      </w:r>
      <w:r w:rsidR="00E85CCB" w:rsidRPr="00221D73">
        <w:rPr>
          <w:sz w:val="20"/>
          <w:szCs w:val="20"/>
        </w:rPr>
        <w:t>Tool</w:t>
      </w:r>
      <w:r w:rsidRPr="00221D73">
        <w:rPr>
          <w:sz w:val="20"/>
          <w:szCs w:val="20"/>
        </w:rPr>
        <w:t xml:space="preserve">. </w:t>
      </w:r>
    </w:p>
    <w:p w14:paraId="37F20F29" w14:textId="16AF93DF" w:rsidR="002F725A" w:rsidRDefault="002F725A" w:rsidP="00300C70">
      <w:pPr>
        <w:sectPr w:rsidR="002F725A" w:rsidSect="002F725A">
          <w:headerReference w:type="even" r:id="rId59"/>
          <w:headerReference w:type="default" r:id="rId60"/>
          <w:headerReference w:type="first" r:id="rId61"/>
          <w:pgSz w:w="11910" w:h="16840" w:code="9"/>
          <w:pgMar w:top="567" w:right="1418" w:bottom="1701" w:left="1814" w:header="1644" w:footer="113" w:gutter="0"/>
          <w:cols w:space="284"/>
          <w:titlePg/>
          <w:docGrid w:linePitch="299"/>
        </w:sectPr>
      </w:pPr>
      <w:r>
        <w:br/>
      </w:r>
      <w:r w:rsidR="004221C1">
        <w:rPr>
          <w:noProof/>
          <w:color w:val="2B579A"/>
          <w:shd w:val="clear" w:color="auto" w:fill="E6E6E6"/>
        </w:rPr>
        <w:drawing>
          <wp:inline distT="0" distB="0" distL="0" distR="0" wp14:anchorId="68C88C14" wp14:editId="6A4586A0">
            <wp:extent cx="5969000" cy="4057650"/>
            <wp:effectExtent l="19050" t="19050" r="1270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69000" cy="4057650"/>
                    </a:xfrm>
                    <a:prstGeom prst="rect">
                      <a:avLst/>
                    </a:prstGeom>
                    <a:ln w="12700">
                      <a:solidFill>
                        <a:schemeClr val="tx1"/>
                      </a:solidFill>
                    </a:ln>
                  </pic:spPr>
                </pic:pic>
              </a:graphicData>
            </a:graphic>
          </wp:inline>
        </w:drawing>
      </w:r>
    </w:p>
    <w:p w14:paraId="528B453A" w14:textId="77777777" w:rsidR="002F725A" w:rsidRDefault="002F725A" w:rsidP="00300C70">
      <w:pPr>
        <w:sectPr w:rsidR="002F725A" w:rsidSect="002F725A">
          <w:type w:val="continuous"/>
          <w:pgSz w:w="11910" w:h="16840" w:code="9"/>
          <w:pgMar w:top="567" w:right="1418" w:bottom="1701" w:left="1814" w:header="1644" w:footer="113" w:gutter="0"/>
          <w:cols w:num="2" w:space="284"/>
          <w:titlePg/>
          <w:docGrid w:linePitch="299"/>
        </w:sectPr>
      </w:pPr>
    </w:p>
    <w:p w14:paraId="7C1E50ED" w14:textId="6B237DC4" w:rsidR="002F725A" w:rsidRPr="006159C7" w:rsidRDefault="002F725A" w:rsidP="00622FFC">
      <w:pPr>
        <w:jc w:val="both"/>
        <w:rPr>
          <w:rFonts w:cs="Tahoma"/>
          <w:sz w:val="20"/>
          <w:szCs w:val="20"/>
        </w:rPr>
      </w:pPr>
      <w:r w:rsidRPr="006159C7">
        <w:rPr>
          <w:rFonts w:cs="Tahoma"/>
          <w:sz w:val="20"/>
          <w:szCs w:val="20"/>
        </w:rPr>
        <w:t xml:space="preserve">Throughout Test Execution, daily defect triage meetings will be held </w:t>
      </w:r>
      <w:r w:rsidRPr="006159C7">
        <w:rPr>
          <w:sz w:val="20"/>
          <w:szCs w:val="20"/>
        </w:rPr>
        <w:t xml:space="preserve">to evaluate each deviation from expected results, confirm if it is a flaw in the design or build, define the impact and assign the </w:t>
      </w:r>
      <w:r w:rsidRPr="006159C7">
        <w:rPr>
          <w:sz w:val="20"/>
          <w:szCs w:val="20"/>
        </w:rPr>
        <w:br w:type="column"/>
        <w:t>correct resource and required timescale for resolution.</w:t>
      </w:r>
    </w:p>
    <w:p w14:paraId="32137EB9" w14:textId="5BC2CE05" w:rsidR="002F725A" w:rsidRPr="006159C7" w:rsidRDefault="002F725A" w:rsidP="00622FFC">
      <w:pPr>
        <w:pStyle w:val="H2TE"/>
        <w:ind w:left="0" w:firstLine="0"/>
        <w:jc w:val="both"/>
        <w:rPr>
          <w:rFonts w:ascii="Roboto Slab" w:hAnsi="Roboto Slab"/>
          <w:szCs w:val="20"/>
        </w:rPr>
      </w:pPr>
      <w:bookmarkStart w:id="184" w:name="_Toc54786845"/>
      <w:r w:rsidRPr="006159C7">
        <w:rPr>
          <w:rFonts w:ascii="Roboto Slab" w:hAnsi="Roboto Slab"/>
          <w:szCs w:val="20"/>
        </w:rPr>
        <w:t>Testing Metrics &amp; SLAs</w:t>
      </w:r>
      <w:bookmarkEnd w:id="184"/>
    </w:p>
    <w:p w14:paraId="54A4FEDC" w14:textId="77777777" w:rsidR="002F725A" w:rsidRPr="006159C7" w:rsidRDefault="002F725A" w:rsidP="00622FFC">
      <w:pPr>
        <w:jc w:val="both"/>
        <w:rPr>
          <w:rFonts w:cstheme="minorHAnsi"/>
          <w:noProof/>
          <w:sz w:val="20"/>
          <w:szCs w:val="20"/>
        </w:rPr>
        <w:sectPr w:rsidR="002F725A" w:rsidRPr="006159C7" w:rsidSect="002F725A">
          <w:pgSz w:w="11910" w:h="16840" w:code="9"/>
          <w:pgMar w:top="567" w:right="1418" w:bottom="1701" w:left="1814" w:header="1644" w:footer="113" w:gutter="0"/>
          <w:cols w:num="2" w:space="284"/>
          <w:titlePg/>
          <w:docGrid w:linePitch="299"/>
        </w:sectPr>
      </w:pPr>
      <w:r w:rsidRPr="006159C7">
        <w:rPr>
          <w:rFonts w:cstheme="minorHAnsi"/>
          <w:noProof/>
          <w:sz w:val="20"/>
          <w:szCs w:val="20"/>
        </w:rPr>
        <w:t>The following KPIs are recommended to be tracked during the project:</w:t>
      </w:r>
    </w:p>
    <w:p w14:paraId="30F144F7" w14:textId="4B9CACFB" w:rsidR="002F725A" w:rsidRPr="006159C7" w:rsidRDefault="002F725A" w:rsidP="002F725A">
      <w:pPr>
        <w:rPr>
          <w:rFonts w:cstheme="minorHAnsi"/>
          <w:noProof/>
          <w:sz w:val="20"/>
          <w:szCs w:val="20"/>
        </w:rPr>
      </w:pPr>
    </w:p>
    <w:tbl>
      <w:tblPr>
        <w:tblStyle w:val="Experior2"/>
        <w:tblW w:w="0" w:type="auto"/>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2859"/>
        <w:gridCol w:w="5809"/>
      </w:tblGrid>
      <w:tr w:rsidR="002F725A" w:rsidRPr="006159C7" w14:paraId="5975627E" w14:textId="77777777" w:rsidTr="00615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C000"/>
            <w:hideMark/>
          </w:tcPr>
          <w:p w14:paraId="32EF95B1" w14:textId="77777777" w:rsidR="002F725A" w:rsidRPr="006159C7" w:rsidRDefault="002F725A" w:rsidP="00782C85">
            <w:pPr>
              <w:rPr>
                <w:rFonts w:cstheme="minorHAnsi"/>
                <w:sz w:val="20"/>
              </w:rPr>
            </w:pPr>
            <w:r w:rsidRPr="006159C7">
              <w:rPr>
                <w:rFonts w:cstheme="minorHAnsi"/>
                <w:bCs w:val="0"/>
                <w:sz w:val="20"/>
              </w:rPr>
              <w:t>KPI</w:t>
            </w:r>
          </w:p>
        </w:tc>
        <w:tc>
          <w:tcPr>
            <w:tcW w:w="6521" w:type="dxa"/>
            <w:shd w:val="clear" w:color="auto" w:fill="FFC000"/>
            <w:hideMark/>
          </w:tcPr>
          <w:p w14:paraId="2C4E7899" w14:textId="77777777" w:rsidR="002F725A" w:rsidRPr="006159C7" w:rsidRDefault="002F725A" w:rsidP="00782C85">
            <w:pPr>
              <w:cnfStyle w:val="100000000000" w:firstRow="1" w:lastRow="0" w:firstColumn="0" w:lastColumn="0" w:oddVBand="0" w:evenVBand="0" w:oddHBand="0" w:evenHBand="0" w:firstRowFirstColumn="0" w:firstRowLastColumn="0" w:lastRowFirstColumn="0" w:lastRowLastColumn="0"/>
              <w:rPr>
                <w:rFonts w:cstheme="minorHAnsi"/>
                <w:bCs w:val="0"/>
                <w:sz w:val="20"/>
              </w:rPr>
            </w:pPr>
            <w:r w:rsidRPr="006159C7">
              <w:rPr>
                <w:rFonts w:cstheme="minorHAnsi"/>
                <w:bCs w:val="0"/>
                <w:sz w:val="20"/>
              </w:rPr>
              <w:t>Purpose</w:t>
            </w:r>
          </w:p>
        </w:tc>
      </w:tr>
      <w:tr w:rsidR="002F725A" w:rsidRPr="006159C7" w14:paraId="05415107" w14:textId="77777777" w:rsidTr="00782C85">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07505E9C"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Test Scope Coverage</w:t>
            </w:r>
          </w:p>
        </w:tc>
        <w:tc>
          <w:tcPr>
            <w:tcW w:w="6521" w:type="dxa"/>
            <w:shd w:val="clear" w:color="auto" w:fill="FFFFFF" w:themeFill="background1"/>
            <w:hideMark/>
          </w:tcPr>
          <w:p w14:paraId="314A2A30" w14:textId="77777777" w:rsidR="002F725A" w:rsidRPr="006159C7" w:rsidRDefault="002F725A" w:rsidP="00782C85">
            <w:pPr>
              <w:pStyle w:val="Default"/>
              <w:cnfStyle w:val="000000000000" w:firstRow="0" w:lastRow="0" w:firstColumn="0" w:lastColumn="0" w:oddVBand="0" w:evenVBand="0" w:oddHBand="0" w:evenHBand="0"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 xml:space="preserve">To show how many tests are required to cover the project requirements </w:t>
            </w:r>
          </w:p>
        </w:tc>
      </w:tr>
      <w:tr w:rsidR="002F725A" w:rsidRPr="006159C7" w14:paraId="1F3FE021" w14:textId="77777777" w:rsidTr="00782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35CE2800"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Test Build Productivity</w:t>
            </w:r>
          </w:p>
        </w:tc>
        <w:tc>
          <w:tcPr>
            <w:tcW w:w="6521" w:type="dxa"/>
            <w:shd w:val="clear" w:color="auto" w:fill="FFFFFF" w:themeFill="background1"/>
            <w:hideMark/>
          </w:tcPr>
          <w:p w14:paraId="40E15327" w14:textId="77777777" w:rsidR="002F725A" w:rsidRPr="006159C7" w:rsidRDefault="002F725A" w:rsidP="00782C85">
            <w:pPr>
              <w:pStyle w:val="Default"/>
              <w:cnfStyle w:val="000000010000" w:firstRow="0" w:lastRow="0" w:firstColumn="0" w:lastColumn="0" w:oddVBand="0" w:evenVBand="0" w:oddHBand="0" w:evenHBand="1"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To show the actual effort spent on building test scripts for a project to enhance future estimating and budgeting</w:t>
            </w:r>
          </w:p>
        </w:tc>
      </w:tr>
      <w:tr w:rsidR="002F725A" w:rsidRPr="006159C7" w14:paraId="01EDCBE8" w14:textId="77777777" w:rsidTr="00782C85">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7086071C"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Entry / Exit Criteria exceptions</w:t>
            </w:r>
          </w:p>
        </w:tc>
        <w:tc>
          <w:tcPr>
            <w:tcW w:w="6521" w:type="dxa"/>
            <w:shd w:val="clear" w:color="auto" w:fill="FFFFFF" w:themeFill="background1"/>
            <w:hideMark/>
          </w:tcPr>
          <w:p w14:paraId="60CBB50E" w14:textId="77777777" w:rsidR="002F725A" w:rsidRPr="006159C7" w:rsidRDefault="002F725A" w:rsidP="00782C85">
            <w:pPr>
              <w:pStyle w:val="Default"/>
              <w:cnfStyle w:val="000000000000" w:firstRow="0" w:lastRow="0" w:firstColumn="0" w:lastColumn="0" w:oddVBand="0" w:evenVBand="0" w:oddHBand="0" w:evenHBand="0"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 xml:space="preserve">Show how the defined entry / Exit criteria and associated governance is adhered to for a project </w:t>
            </w:r>
          </w:p>
        </w:tc>
      </w:tr>
      <w:tr w:rsidR="002F725A" w:rsidRPr="006159C7" w14:paraId="1C1E3F1F" w14:textId="77777777" w:rsidTr="00782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1AB43363"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Test Execution Delays</w:t>
            </w:r>
          </w:p>
        </w:tc>
        <w:tc>
          <w:tcPr>
            <w:tcW w:w="6521" w:type="dxa"/>
            <w:shd w:val="clear" w:color="auto" w:fill="FFFFFF" w:themeFill="background1"/>
            <w:hideMark/>
          </w:tcPr>
          <w:p w14:paraId="0E2427F9" w14:textId="77777777" w:rsidR="002F725A" w:rsidRPr="006159C7" w:rsidRDefault="002F725A" w:rsidP="00782C85">
            <w:pPr>
              <w:pStyle w:val="Default"/>
              <w:cnfStyle w:val="000000010000" w:firstRow="0" w:lastRow="0" w:firstColumn="0" w:lastColumn="0" w:oddVBand="0" w:evenVBand="0" w:oddHBand="0" w:evenHBand="1"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To highlight any time and associated cost impact of delaying the planned start date of testing to the project</w:t>
            </w:r>
          </w:p>
        </w:tc>
      </w:tr>
      <w:tr w:rsidR="002F725A" w:rsidRPr="006159C7" w14:paraId="22CF8A11" w14:textId="77777777" w:rsidTr="00782C85">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4F683C90"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Cost of Testing</w:t>
            </w:r>
          </w:p>
        </w:tc>
        <w:tc>
          <w:tcPr>
            <w:tcW w:w="6521" w:type="dxa"/>
            <w:shd w:val="clear" w:color="auto" w:fill="FFFFFF" w:themeFill="background1"/>
            <w:hideMark/>
          </w:tcPr>
          <w:p w14:paraId="6CE831E8" w14:textId="77777777" w:rsidR="002F725A" w:rsidRPr="006159C7" w:rsidRDefault="002F725A" w:rsidP="00782C85">
            <w:pPr>
              <w:pStyle w:val="Default"/>
              <w:cnfStyle w:val="000000000000" w:firstRow="0" w:lastRow="0" w:firstColumn="0" w:lastColumn="0" w:oddVBand="0" w:evenVBand="0" w:oddHBand="0" w:evenHBand="0"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Demonstrate how much time is spent on testing to enhance future estimating and budgeting</w:t>
            </w:r>
          </w:p>
        </w:tc>
      </w:tr>
      <w:tr w:rsidR="002F725A" w:rsidRPr="006159C7" w14:paraId="2094EEF3" w14:textId="77777777" w:rsidTr="00782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0EF08086" w14:textId="77777777" w:rsidR="002F725A" w:rsidRPr="006159C7" w:rsidRDefault="002F725A" w:rsidP="00782C85">
            <w:pPr>
              <w:pStyle w:val="Default"/>
              <w:rPr>
                <w:rFonts w:ascii="Roboto Slab" w:hAnsi="Roboto Slab" w:cstheme="minorHAnsi"/>
                <w:sz w:val="20"/>
                <w:szCs w:val="20"/>
              </w:rPr>
            </w:pPr>
            <w:r w:rsidRPr="006159C7">
              <w:rPr>
                <w:rFonts w:ascii="Roboto Slab" w:hAnsi="Roboto Slab" w:cstheme="minorHAnsi"/>
                <w:sz w:val="20"/>
                <w:szCs w:val="20"/>
              </w:rPr>
              <w:t>Defect Root Cause</w:t>
            </w:r>
          </w:p>
        </w:tc>
        <w:tc>
          <w:tcPr>
            <w:tcW w:w="6521" w:type="dxa"/>
            <w:shd w:val="clear" w:color="auto" w:fill="FFFFFF" w:themeFill="background1"/>
            <w:hideMark/>
          </w:tcPr>
          <w:p w14:paraId="3B7F600F" w14:textId="77777777" w:rsidR="002F725A" w:rsidRPr="006159C7" w:rsidRDefault="002F725A" w:rsidP="00782C85">
            <w:pPr>
              <w:pStyle w:val="Default"/>
              <w:cnfStyle w:val="000000010000" w:firstRow="0" w:lastRow="0" w:firstColumn="0" w:lastColumn="0" w:oddVBand="0" w:evenVBand="0" w:oddHBand="0" w:evenHBand="1" w:firstRowFirstColumn="0" w:firstRowLastColumn="0" w:lastRowFirstColumn="0" w:lastRowLastColumn="0"/>
              <w:rPr>
                <w:rFonts w:ascii="Roboto Slab" w:hAnsi="Roboto Slab" w:cstheme="minorHAnsi"/>
                <w:sz w:val="20"/>
                <w:szCs w:val="20"/>
              </w:rPr>
            </w:pPr>
            <w:r w:rsidRPr="006159C7">
              <w:rPr>
                <w:rFonts w:ascii="Roboto Slab" w:hAnsi="Roboto Slab" w:cstheme="minorHAnsi"/>
                <w:sz w:val="20"/>
                <w:szCs w:val="20"/>
              </w:rPr>
              <w:t xml:space="preserve">Show the overall root cause of defects to drive improvement throughout the SDLC </w:t>
            </w:r>
          </w:p>
        </w:tc>
      </w:tr>
    </w:tbl>
    <w:p w14:paraId="11B22550" w14:textId="77777777" w:rsidR="002F725A" w:rsidRPr="006159C7" w:rsidRDefault="002F725A" w:rsidP="002F725A">
      <w:pPr>
        <w:rPr>
          <w:rFonts w:cstheme="minorHAnsi"/>
          <w:sz w:val="20"/>
          <w:szCs w:val="20"/>
        </w:rPr>
        <w:sectPr w:rsidR="002F725A" w:rsidRPr="006159C7" w:rsidSect="002F725A">
          <w:type w:val="continuous"/>
          <w:pgSz w:w="11910" w:h="16840" w:code="9"/>
          <w:pgMar w:top="567" w:right="1418" w:bottom="1701" w:left="1814" w:header="1644" w:footer="113" w:gutter="0"/>
          <w:cols w:space="284"/>
          <w:titlePg/>
          <w:docGrid w:linePitch="299"/>
        </w:sectPr>
      </w:pPr>
    </w:p>
    <w:p w14:paraId="6518D510" w14:textId="77777777" w:rsidR="002F725A" w:rsidRPr="006159C7" w:rsidRDefault="002F725A" w:rsidP="00622FFC">
      <w:pPr>
        <w:pStyle w:val="H2TE"/>
        <w:jc w:val="both"/>
        <w:rPr>
          <w:rFonts w:ascii="Roboto Slab" w:hAnsi="Roboto Slab"/>
          <w:szCs w:val="20"/>
        </w:rPr>
      </w:pPr>
      <w:bookmarkStart w:id="185" w:name="_Toc54786846"/>
      <w:r w:rsidRPr="006159C7">
        <w:rPr>
          <w:rFonts w:ascii="Roboto Slab" w:hAnsi="Roboto Slab"/>
          <w:szCs w:val="20"/>
        </w:rPr>
        <w:t>Scripting</w:t>
      </w:r>
      <w:bookmarkEnd w:id="185"/>
    </w:p>
    <w:p w14:paraId="55CC8131" w14:textId="65454905" w:rsidR="002F725A" w:rsidRPr="006159C7" w:rsidRDefault="002F725A" w:rsidP="00622FFC">
      <w:pPr>
        <w:jc w:val="both"/>
        <w:rPr>
          <w:rFonts w:cstheme="minorHAnsi"/>
          <w:noProof/>
          <w:sz w:val="20"/>
          <w:szCs w:val="20"/>
        </w:rPr>
      </w:pPr>
      <w:r w:rsidRPr="006159C7">
        <w:rPr>
          <w:rFonts w:cstheme="minorHAnsi"/>
          <w:noProof/>
          <w:sz w:val="20"/>
          <w:szCs w:val="20"/>
        </w:rPr>
        <w:t xml:space="preserve">All scripts will be entered in </w:t>
      </w:r>
      <w:r w:rsidR="00E003F9" w:rsidRPr="006159C7">
        <w:rPr>
          <w:rFonts w:cstheme="minorHAnsi"/>
          <w:noProof/>
          <w:sz w:val="20"/>
          <w:szCs w:val="20"/>
        </w:rPr>
        <w:t xml:space="preserve">XRAY, a </w:t>
      </w:r>
      <w:r w:rsidR="005939F7" w:rsidRPr="006159C7">
        <w:rPr>
          <w:rFonts w:cstheme="minorHAnsi"/>
          <w:noProof/>
          <w:sz w:val="20"/>
          <w:szCs w:val="20"/>
        </w:rPr>
        <w:t xml:space="preserve">JIRA Native </w:t>
      </w:r>
      <w:r w:rsidRPr="006159C7">
        <w:rPr>
          <w:sz w:val="20"/>
          <w:szCs w:val="20"/>
        </w:rPr>
        <w:t>Test Management Tool</w:t>
      </w:r>
      <w:r w:rsidRPr="006159C7">
        <w:rPr>
          <w:rFonts w:cstheme="minorHAnsi"/>
          <w:noProof/>
          <w:sz w:val="20"/>
          <w:szCs w:val="20"/>
        </w:rPr>
        <w:t xml:space="preserve"> for consistency, traceability </w:t>
      </w:r>
      <w:r w:rsidR="00CB65C6" w:rsidRPr="006159C7">
        <w:rPr>
          <w:rFonts w:cstheme="minorHAnsi"/>
          <w:noProof/>
          <w:sz w:val="20"/>
          <w:szCs w:val="20"/>
        </w:rPr>
        <w:t>between requirements</w:t>
      </w:r>
      <w:r w:rsidR="00C74A0F" w:rsidRPr="006159C7">
        <w:rPr>
          <w:rFonts w:cstheme="minorHAnsi"/>
          <w:noProof/>
          <w:sz w:val="20"/>
          <w:szCs w:val="20"/>
        </w:rPr>
        <w:t>/</w:t>
      </w:r>
      <w:r w:rsidR="00CB65C6" w:rsidRPr="006159C7">
        <w:rPr>
          <w:rFonts w:cstheme="minorHAnsi"/>
          <w:noProof/>
          <w:sz w:val="20"/>
          <w:szCs w:val="20"/>
        </w:rPr>
        <w:t>tests</w:t>
      </w:r>
      <w:r w:rsidR="00C74A0F" w:rsidRPr="006159C7">
        <w:rPr>
          <w:rFonts w:cstheme="minorHAnsi"/>
          <w:noProof/>
          <w:sz w:val="20"/>
          <w:szCs w:val="20"/>
        </w:rPr>
        <w:t>/</w:t>
      </w:r>
      <w:r w:rsidR="00CB65C6" w:rsidRPr="006159C7">
        <w:rPr>
          <w:rFonts w:cstheme="minorHAnsi"/>
          <w:noProof/>
          <w:sz w:val="20"/>
          <w:szCs w:val="20"/>
        </w:rPr>
        <w:t>defects</w:t>
      </w:r>
      <w:r w:rsidR="000B2E1B" w:rsidRPr="006159C7">
        <w:rPr>
          <w:rFonts w:cstheme="minorHAnsi"/>
          <w:noProof/>
          <w:sz w:val="20"/>
          <w:szCs w:val="20"/>
        </w:rPr>
        <w:t xml:space="preserve"> </w:t>
      </w:r>
      <w:r w:rsidRPr="006159C7">
        <w:rPr>
          <w:rFonts w:cstheme="minorHAnsi"/>
          <w:noProof/>
          <w:sz w:val="20"/>
          <w:szCs w:val="20"/>
        </w:rPr>
        <w:t>and ease of reporting. The scripting of tests will be completed as per the scripting schedule.</w:t>
      </w:r>
      <w:r w:rsidRPr="006159C7">
        <w:rPr>
          <w:rFonts w:cstheme="minorHAnsi"/>
          <w:noProof/>
          <w:sz w:val="20"/>
          <w:szCs w:val="20"/>
        </w:rPr>
        <w:br w:type="column"/>
      </w:r>
    </w:p>
    <w:p w14:paraId="2185056D" w14:textId="1A8CCF89" w:rsidR="002F725A" w:rsidRPr="006159C7" w:rsidRDefault="002F725A" w:rsidP="00622FFC">
      <w:pPr>
        <w:pStyle w:val="H2TE"/>
        <w:jc w:val="both"/>
        <w:rPr>
          <w:rFonts w:ascii="Roboto Slab" w:hAnsi="Roboto Slab"/>
          <w:szCs w:val="20"/>
        </w:rPr>
      </w:pPr>
      <w:bookmarkStart w:id="186" w:name="_Toc54786847"/>
      <w:r w:rsidRPr="006159C7">
        <w:rPr>
          <w:rFonts w:ascii="Roboto Slab" w:hAnsi="Roboto Slab"/>
          <w:szCs w:val="20"/>
        </w:rPr>
        <w:t>Reporting</w:t>
      </w:r>
      <w:bookmarkEnd w:id="186"/>
    </w:p>
    <w:p w14:paraId="5C53E072" w14:textId="77777777" w:rsidR="002F725A" w:rsidRPr="006159C7" w:rsidRDefault="002F725A" w:rsidP="00622FFC">
      <w:pPr>
        <w:overflowPunct w:val="0"/>
        <w:adjustRightInd w:val="0"/>
        <w:spacing w:after="60"/>
        <w:jc w:val="both"/>
        <w:textAlignment w:val="baseline"/>
        <w:rPr>
          <w:rFonts w:cstheme="minorHAnsi"/>
          <w:noProof/>
          <w:sz w:val="20"/>
          <w:szCs w:val="20"/>
        </w:rPr>
        <w:sectPr w:rsidR="002F725A" w:rsidRPr="006159C7" w:rsidSect="002F725A">
          <w:type w:val="continuous"/>
          <w:pgSz w:w="11910" w:h="16840" w:code="9"/>
          <w:pgMar w:top="567" w:right="1418" w:bottom="1701" w:left="1814" w:header="1644" w:footer="113" w:gutter="0"/>
          <w:cols w:num="2" w:space="284"/>
          <w:titlePg/>
          <w:docGrid w:linePitch="299"/>
        </w:sectPr>
      </w:pPr>
      <w:r w:rsidRPr="006159C7">
        <w:rPr>
          <w:rFonts w:cstheme="minorHAnsi"/>
          <w:noProof/>
          <w:sz w:val="20"/>
          <w:szCs w:val="20"/>
        </w:rPr>
        <w:t>&lt;Description of the progress reporting process, when progress reports will be issued and general content included&gt;</w:t>
      </w:r>
    </w:p>
    <w:p w14:paraId="072DEB29" w14:textId="695AD2BF" w:rsidR="002F725A" w:rsidRPr="006159C7" w:rsidRDefault="002F725A" w:rsidP="002F725A">
      <w:pPr>
        <w:overflowPunct w:val="0"/>
        <w:adjustRightInd w:val="0"/>
        <w:spacing w:after="60"/>
        <w:textAlignment w:val="baseline"/>
        <w:rPr>
          <w:rFonts w:cstheme="minorHAnsi"/>
          <w:noProof/>
          <w:sz w:val="20"/>
          <w:szCs w:val="20"/>
        </w:rPr>
      </w:pPr>
    </w:p>
    <w:tbl>
      <w:tblPr>
        <w:tblStyle w:val="Experior2"/>
        <w:tblW w:w="0" w:type="auto"/>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2869"/>
        <w:gridCol w:w="5799"/>
      </w:tblGrid>
      <w:tr w:rsidR="002F725A" w:rsidRPr="006159C7" w14:paraId="5E11C433" w14:textId="77777777" w:rsidTr="00615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C000"/>
            <w:hideMark/>
          </w:tcPr>
          <w:p w14:paraId="07A33F17" w14:textId="77777777" w:rsidR="002F725A" w:rsidRPr="006159C7" w:rsidRDefault="002F725A" w:rsidP="008A4B6E">
            <w:pPr>
              <w:rPr>
                <w:sz w:val="20"/>
              </w:rPr>
            </w:pPr>
            <w:r w:rsidRPr="006159C7">
              <w:rPr>
                <w:sz w:val="20"/>
              </w:rPr>
              <w:t>Report</w:t>
            </w:r>
          </w:p>
        </w:tc>
        <w:tc>
          <w:tcPr>
            <w:tcW w:w="6521" w:type="dxa"/>
            <w:shd w:val="clear" w:color="auto" w:fill="FFC000"/>
            <w:hideMark/>
          </w:tcPr>
          <w:p w14:paraId="1CB81BDE" w14:textId="77777777" w:rsidR="002F725A" w:rsidRPr="006159C7" w:rsidRDefault="002F725A" w:rsidP="008A4B6E">
            <w:pPr>
              <w:cnfStyle w:val="100000000000" w:firstRow="1" w:lastRow="0" w:firstColumn="0" w:lastColumn="0" w:oddVBand="0" w:evenVBand="0" w:oddHBand="0" w:evenHBand="0" w:firstRowFirstColumn="0" w:firstRowLastColumn="0" w:lastRowFirstColumn="0" w:lastRowLastColumn="0"/>
              <w:rPr>
                <w:sz w:val="20"/>
              </w:rPr>
            </w:pPr>
            <w:r w:rsidRPr="006159C7">
              <w:rPr>
                <w:sz w:val="20"/>
              </w:rPr>
              <w:t>Details</w:t>
            </w:r>
          </w:p>
        </w:tc>
      </w:tr>
      <w:tr w:rsidR="002F725A" w:rsidRPr="006159C7" w14:paraId="2ED6E752" w14:textId="77777777" w:rsidTr="00782C85">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6AA0CD57" w14:textId="77777777" w:rsidR="002F725A" w:rsidRPr="006159C7" w:rsidRDefault="002F725A" w:rsidP="008A4B6E">
            <w:r w:rsidRPr="006159C7">
              <w:t>Test Preparation Report</w:t>
            </w:r>
          </w:p>
        </w:tc>
        <w:tc>
          <w:tcPr>
            <w:tcW w:w="6521" w:type="dxa"/>
            <w:shd w:val="clear" w:color="auto" w:fill="FFFFFF" w:themeFill="background1"/>
            <w:hideMark/>
          </w:tcPr>
          <w:p w14:paraId="35F26344" w14:textId="77777777" w:rsidR="002F725A" w:rsidRPr="006159C7" w:rsidRDefault="002F725A" w:rsidP="008A4B6E">
            <w:pPr>
              <w:cnfStyle w:val="000000000000" w:firstRow="0" w:lastRow="0" w:firstColumn="0" w:lastColumn="0" w:oddVBand="0" w:evenVBand="0" w:oddHBand="0" w:evenHBand="0" w:firstRowFirstColumn="0" w:firstRowLastColumn="0" w:lastRowFirstColumn="0" w:lastRowLastColumn="0"/>
            </w:pPr>
            <w:r w:rsidRPr="006159C7">
              <w:t>Daily scripting progress report detailing actual vs planned and script status</w:t>
            </w:r>
          </w:p>
        </w:tc>
      </w:tr>
      <w:tr w:rsidR="002F725A" w:rsidRPr="006159C7" w14:paraId="17784802" w14:textId="77777777" w:rsidTr="00782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0574F070" w14:textId="77777777" w:rsidR="002F725A" w:rsidRPr="006159C7" w:rsidRDefault="002F725A" w:rsidP="008A4B6E">
            <w:r w:rsidRPr="006159C7">
              <w:t>Daily Execution Report</w:t>
            </w:r>
          </w:p>
        </w:tc>
        <w:tc>
          <w:tcPr>
            <w:tcW w:w="6521" w:type="dxa"/>
            <w:shd w:val="clear" w:color="auto" w:fill="FFFFFF" w:themeFill="background1"/>
            <w:hideMark/>
          </w:tcPr>
          <w:p w14:paraId="72389C47" w14:textId="77777777" w:rsidR="002F725A" w:rsidRPr="006159C7" w:rsidRDefault="002F725A" w:rsidP="008A4B6E">
            <w:pPr>
              <w:cnfStyle w:val="000000010000" w:firstRow="0" w:lastRow="0" w:firstColumn="0" w:lastColumn="0" w:oddVBand="0" w:evenVBand="0" w:oddHBand="0" w:evenHBand="1" w:firstRowFirstColumn="0" w:firstRowLastColumn="0" w:lastRowFirstColumn="0" w:lastRowLastColumn="0"/>
            </w:pPr>
            <w:r w:rsidRPr="006159C7">
              <w:t>Execution progress over time</w:t>
            </w:r>
          </w:p>
          <w:p w14:paraId="00D0345A" w14:textId="77777777" w:rsidR="002F725A" w:rsidRPr="006159C7" w:rsidRDefault="002F725A" w:rsidP="008A4B6E">
            <w:pPr>
              <w:cnfStyle w:val="000000010000" w:firstRow="0" w:lastRow="0" w:firstColumn="0" w:lastColumn="0" w:oddVBand="0" w:evenVBand="0" w:oddHBand="0" w:evenHBand="1" w:firstRowFirstColumn="0" w:firstRowLastColumn="0" w:lastRowFirstColumn="0" w:lastRowLastColumn="0"/>
            </w:pPr>
            <w:r w:rsidRPr="006159C7">
              <w:t>Execution progress by functional area</w:t>
            </w:r>
          </w:p>
          <w:p w14:paraId="4E750B2E" w14:textId="77777777" w:rsidR="002F725A" w:rsidRPr="006159C7" w:rsidRDefault="002F725A" w:rsidP="008A4B6E">
            <w:pPr>
              <w:cnfStyle w:val="000000010000" w:firstRow="0" w:lastRow="0" w:firstColumn="0" w:lastColumn="0" w:oddVBand="0" w:evenVBand="0" w:oddHBand="0" w:evenHBand="1" w:firstRowFirstColumn="0" w:firstRowLastColumn="0" w:lastRowFirstColumn="0" w:lastRowLastColumn="0"/>
            </w:pPr>
            <w:r w:rsidRPr="006159C7">
              <w:t>Execution progress against plan</w:t>
            </w:r>
          </w:p>
          <w:p w14:paraId="7B3ABD2C" w14:textId="38DBB055" w:rsidR="002F725A" w:rsidRPr="006159C7" w:rsidRDefault="002F725A" w:rsidP="008A4B6E">
            <w:pPr>
              <w:cnfStyle w:val="000000010000" w:firstRow="0" w:lastRow="0" w:firstColumn="0" w:lastColumn="0" w:oddVBand="0" w:evenVBand="0" w:oddHBand="0" w:evenHBand="1" w:firstRowFirstColumn="0" w:firstRowLastColumn="0" w:lastRowFirstColumn="0" w:lastRowLastColumn="0"/>
            </w:pPr>
            <w:r w:rsidRPr="006159C7">
              <w:t xml:space="preserve">Defect </w:t>
            </w:r>
            <w:r w:rsidR="00910416" w:rsidRPr="006159C7">
              <w:t>S</w:t>
            </w:r>
            <w:r w:rsidRPr="006159C7">
              <w:t>tatus</w:t>
            </w:r>
            <w:r w:rsidR="00910416" w:rsidRPr="006159C7">
              <w:t xml:space="preserve"> Summary</w:t>
            </w:r>
          </w:p>
        </w:tc>
      </w:tr>
      <w:tr w:rsidR="002F725A" w:rsidRPr="006159C7" w14:paraId="4B86C59C" w14:textId="77777777" w:rsidTr="00782C85">
        <w:tc>
          <w:tcPr>
            <w:cnfStyle w:val="001000000000" w:firstRow="0" w:lastRow="0" w:firstColumn="1" w:lastColumn="0" w:oddVBand="0" w:evenVBand="0" w:oddHBand="0" w:evenHBand="0" w:firstRowFirstColumn="0" w:firstRowLastColumn="0" w:lastRowFirstColumn="0" w:lastRowLastColumn="0"/>
            <w:tcW w:w="3118" w:type="dxa"/>
            <w:shd w:val="clear" w:color="auto" w:fill="FFFFFF" w:themeFill="background1"/>
            <w:hideMark/>
          </w:tcPr>
          <w:p w14:paraId="7C6F347D" w14:textId="77777777" w:rsidR="002F725A" w:rsidRPr="006159C7" w:rsidRDefault="002F725A" w:rsidP="008A4B6E">
            <w:r w:rsidRPr="006159C7">
              <w:t>Test Phase Completion Report</w:t>
            </w:r>
          </w:p>
        </w:tc>
        <w:tc>
          <w:tcPr>
            <w:tcW w:w="6521" w:type="dxa"/>
            <w:shd w:val="clear" w:color="auto" w:fill="FFFFFF" w:themeFill="background1"/>
          </w:tcPr>
          <w:p w14:paraId="513D8F5A" w14:textId="77777777" w:rsidR="002F725A" w:rsidRPr="006159C7" w:rsidRDefault="002F725A" w:rsidP="008A4B6E">
            <w:pPr>
              <w:cnfStyle w:val="000000000000" w:firstRow="0" w:lastRow="0" w:firstColumn="0" w:lastColumn="0" w:oddVBand="0" w:evenVBand="0" w:oddHBand="0" w:evenHBand="0" w:firstRowFirstColumn="0" w:firstRowLastColumn="0" w:lastRowFirstColumn="0" w:lastRowLastColumn="0"/>
            </w:pPr>
            <w:r w:rsidRPr="006159C7">
              <w:t xml:space="preserve">Details of the testing carried out </w:t>
            </w:r>
          </w:p>
          <w:p w14:paraId="41B157EC" w14:textId="77777777" w:rsidR="002F725A" w:rsidRPr="006159C7" w:rsidRDefault="002F725A" w:rsidP="008A4B6E">
            <w:pPr>
              <w:cnfStyle w:val="000000000000" w:firstRow="0" w:lastRow="0" w:firstColumn="0" w:lastColumn="0" w:oddVBand="0" w:evenVBand="0" w:oddHBand="0" w:evenHBand="0" w:firstRowFirstColumn="0" w:firstRowLastColumn="0" w:lastRowFirstColumn="0" w:lastRowLastColumn="0"/>
            </w:pPr>
            <w:r w:rsidRPr="006159C7">
              <w:t>Defect analysis and root cause analysis</w:t>
            </w:r>
          </w:p>
        </w:tc>
      </w:tr>
    </w:tbl>
    <w:p w14:paraId="7445F8C5" w14:textId="77777777" w:rsidR="002F725A" w:rsidRDefault="002F725A" w:rsidP="002F725A">
      <w:pPr>
        <w:rPr>
          <w:rFonts w:cstheme="minorHAnsi"/>
        </w:rPr>
        <w:sectPr w:rsidR="002F725A" w:rsidSect="002F725A">
          <w:type w:val="continuous"/>
          <w:pgSz w:w="11910" w:h="16840" w:code="9"/>
          <w:pgMar w:top="567" w:right="1418" w:bottom="1701" w:left="1814" w:header="1644" w:footer="113" w:gutter="0"/>
          <w:cols w:space="284"/>
          <w:titlePg/>
          <w:docGrid w:linePitch="299"/>
        </w:sectPr>
      </w:pPr>
    </w:p>
    <w:p w14:paraId="0C57D973" w14:textId="18D6674F" w:rsidR="002F725A" w:rsidRPr="00B23A06" w:rsidRDefault="002F725A" w:rsidP="002F725A">
      <w:pPr>
        <w:rPr>
          <w:rFonts w:cstheme="minorHAnsi"/>
        </w:rPr>
      </w:pPr>
    </w:p>
    <w:p w14:paraId="213DDA36" w14:textId="77777777" w:rsidR="002F725A" w:rsidRPr="006159C7" w:rsidRDefault="002F725A" w:rsidP="00622FFC">
      <w:pPr>
        <w:pStyle w:val="H2TE"/>
        <w:spacing w:before="0"/>
        <w:jc w:val="both"/>
        <w:rPr>
          <w:rFonts w:ascii="Roboto Slab" w:hAnsi="Roboto Slab"/>
          <w:szCs w:val="20"/>
        </w:rPr>
      </w:pPr>
      <w:bookmarkStart w:id="187" w:name="_Toc54786848"/>
      <w:r w:rsidRPr="006159C7">
        <w:rPr>
          <w:rFonts w:ascii="Roboto Slab" w:hAnsi="Roboto Slab"/>
          <w:szCs w:val="20"/>
        </w:rPr>
        <w:t>Release Management</w:t>
      </w:r>
      <w:bookmarkEnd w:id="187"/>
    </w:p>
    <w:p w14:paraId="5CE8FD64" w14:textId="05B6DF77" w:rsidR="002F725A" w:rsidRPr="006159C7" w:rsidRDefault="002F725A" w:rsidP="00622FFC">
      <w:pPr>
        <w:overflowPunct w:val="0"/>
        <w:adjustRightInd w:val="0"/>
        <w:spacing w:after="60"/>
        <w:jc w:val="both"/>
        <w:textAlignment w:val="baseline"/>
        <w:rPr>
          <w:rFonts w:cstheme="minorHAnsi"/>
          <w:noProof/>
          <w:sz w:val="20"/>
          <w:szCs w:val="20"/>
        </w:rPr>
      </w:pPr>
      <w:r w:rsidRPr="006159C7">
        <w:rPr>
          <w:rFonts w:cstheme="minorHAnsi"/>
          <w:noProof/>
          <w:sz w:val="20"/>
          <w:szCs w:val="20"/>
        </w:rPr>
        <w:t>&lt;Description of overall release management both during and after test, expectation of communication with release manager&gt;</w:t>
      </w:r>
    </w:p>
    <w:p w14:paraId="53A77959" w14:textId="5389280D" w:rsidR="00572B08" w:rsidRPr="006159C7" w:rsidRDefault="00572B08" w:rsidP="00622FFC">
      <w:pPr>
        <w:overflowPunct w:val="0"/>
        <w:adjustRightInd w:val="0"/>
        <w:spacing w:after="60"/>
        <w:jc w:val="both"/>
        <w:textAlignment w:val="baseline"/>
        <w:rPr>
          <w:rFonts w:cstheme="minorHAnsi"/>
          <w:noProof/>
          <w:sz w:val="20"/>
          <w:szCs w:val="20"/>
        </w:rPr>
      </w:pPr>
      <w:r w:rsidRPr="006159C7">
        <w:rPr>
          <w:rFonts w:cstheme="minorHAnsi"/>
          <w:noProof/>
          <w:sz w:val="20"/>
          <w:szCs w:val="20"/>
        </w:rPr>
        <w:t xml:space="preserve">Release Manager to define DEV and TEST/Pre-PROD Stages in Azure DevOps. </w:t>
      </w:r>
    </w:p>
    <w:p w14:paraId="0A96DA3D" w14:textId="5458FDFB" w:rsidR="00572B08" w:rsidRPr="006159C7" w:rsidRDefault="00572B08" w:rsidP="00622FFC">
      <w:pPr>
        <w:overflowPunct w:val="0"/>
        <w:adjustRightInd w:val="0"/>
        <w:spacing w:after="60"/>
        <w:jc w:val="both"/>
        <w:textAlignment w:val="baseline"/>
        <w:rPr>
          <w:rFonts w:cstheme="minorHAnsi"/>
          <w:noProof/>
          <w:sz w:val="20"/>
          <w:szCs w:val="20"/>
        </w:rPr>
      </w:pPr>
      <w:r w:rsidRPr="006159C7">
        <w:rPr>
          <w:rFonts w:cstheme="minorHAnsi"/>
          <w:noProof/>
          <w:sz w:val="20"/>
          <w:szCs w:val="20"/>
        </w:rPr>
        <w:t>Builds should have no work items with Active issues/bugs in order to deploy it to TEST Stage. Deployments from DEV to TEST stage would require Approvals from Release Manager. Any subsequent Pull Requests would require Approval from Development and Testing Leads.</w:t>
      </w:r>
      <w:r w:rsidR="007C0983" w:rsidRPr="006159C7">
        <w:rPr>
          <w:rFonts w:cstheme="minorHAnsi"/>
          <w:noProof/>
          <w:sz w:val="20"/>
          <w:szCs w:val="20"/>
        </w:rPr>
        <w:t xml:space="preserve"> Pull requests </w:t>
      </w:r>
      <w:r w:rsidR="008D2EE9" w:rsidRPr="006159C7">
        <w:rPr>
          <w:rFonts w:cstheme="minorHAnsi"/>
          <w:noProof/>
          <w:sz w:val="20"/>
          <w:szCs w:val="20"/>
        </w:rPr>
        <w:t xml:space="preserve">and related deployment artifacts </w:t>
      </w:r>
      <w:r w:rsidR="007C0983" w:rsidRPr="006159C7">
        <w:rPr>
          <w:rFonts w:cstheme="minorHAnsi"/>
          <w:noProof/>
          <w:sz w:val="20"/>
          <w:szCs w:val="20"/>
        </w:rPr>
        <w:t xml:space="preserve">to be related </w:t>
      </w:r>
      <w:r w:rsidR="007B66D4" w:rsidRPr="006159C7">
        <w:rPr>
          <w:rFonts w:cstheme="minorHAnsi"/>
          <w:noProof/>
          <w:sz w:val="20"/>
          <w:szCs w:val="20"/>
        </w:rPr>
        <w:t xml:space="preserve">to </w:t>
      </w:r>
      <w:r w:rsidR="007C0983" w:rsidRPr="006159C7">
        <w:rPr>
          <w:rFonts w:cstheme="minorHAnsi"/>
          <w:noProof/>
          <w:sz w:val="20"/>
          <w:szCs w:val="20"/>
        </w:rPr>
        <w:t>bug fix or CR</w:t>
      </w:r>
    </w:p>
    <w:p w14:paraId="1986DD2D" w14:textId="5A5FD561" w:rsidR="007C0983" w:rsidRPr="006159C7" w:rsidRDefault="007C0983" w:rsidP="00622FFC">
      <w:pPr>
        <w:overflowPunct w:val="0"/>
        <w:adjustRightInd w:val="0"/>
        <w:spacing w:after="60"/>
        <w:jc w:val="both"/>
        <w:textAlignment w:val="baseline"/>
        <w:rPr>
          <w:rFonts w:cstheme="minorHAnsi"/>
          <w:noProof/>
          <w:sz w:val="20"/>
          <w:szCs w:val="20"/>
        </w:rPr>
      </w:pPr>
      <w:r w:rsidRPr="006159C7">
        <w:rPr>
          <w:rFonts w:cstheme="minorHAnsi"/>
          <w:noProof/>
          <w:sz w:val="20"/>
          <w:szCs w:val="20"/>
        </w:rPr>
        <w:t>In JIRA for traceability</w:t>
      </w:r>
      <w:r w:rsidR="00BD1468" w:rsidRPr="006159C7">
        <w:rPr>
          <w:rFonts w:cstheme="minorHAnsi"/>
          <w:noProof/>
          <w:sz w:val="20"/>
          <w:szCs w:val="20"/>
        </w:rPr>
        <w:t xml:space="preserve"> and audit trail</w:t>
      </w:r>
      <w:r w:rsidRPr="006159C7">
        <w:rPr>
          <w:rFonts w:cstheme="minorHAnsi"/>
          <w:noProof/>
          <w:sz w:val="20"/>
          <w:szCs w:val="20"/>
        </w:rPr>
        <w:t>.</w:t>
      </w:r>
    </w:p>
    <w:p w14:paraId="714DD2DF" w14:textId="77777777" w:rsidR="002F725A" w:rsidRPr="006159C7" w:rsidRDefault="002F725A" w:rsidP="00622FFC">
      <w:pPr>
        <w:jc w:val="both"/>
        <w:rPr>
          <w:rFonts w:cstheme="minorHAnsi"/>
          <w:sz w:val="20"/>
          <w:szCs w:val="20"/>
        </w:rPr>
      </w:pPr>
    </w:p>
    <w:p w14:paraId="519FA448" w14:textId="77777777" w:rsidR="002F725A" w:rsidRPr="006159C7" w:rsidRDefault="002F725A" w:rsidP="00622FFC">
      <w:pPr>
        <w:pStyle w:val="H2TE"/>
        <w:jc w:val="both"/>
        <w:rPr>
          <w:rFonts w:ascii="Roboto Slab" w:hAnsi="Roboto Slab"/>
          <w:szCs w:val="20"/>
        </w:rPr>
      </w:pPr>
      <w:bookmarkStart w:id="188" w:name="_Toc54786849"/>
      <w:r w:rsidRPr="006159C7">
        <w:rPr>
          <w:rFonts w:ascii="Roboto Slab" w:hAnsi="Roboto Slab"/>
          <w:szCs w:val="20"/>
        </w:rPr>
        <w:t>Configuration Management</w:t>
      </w:r>
      <w:bookmarkEnd w:id="188"/>
    </w:p>
    <w:p w14:paraId="624F6A51" w14:textId="5A9FECA8" w:rsidR="002F725A" w:rsidRPr="006159C7" w:rsidRDefault="002F725A" w:rsidP="00622FFC">
      <w:pPr>
        <w:overflowPunct w:val="0"/>
        <w:adjustRightInd w:val="0"/>
        <w:spacing w:after="60"/>
        <w:jc w:val="both"/>
        <w:textAlignment w:val="baseline"/>
        <w:rPr>
          <w:rFonts w:cstheme="minorHAnsi"/>
          <w:noProof/>
          <w:sz w:val="20"/>
          <w:szCs w:val="20"/>
        </w:rPr>
        <w:sectPr w:rsidR="002F725A" w:rsidRPr="006159C7" w:rsidSect="002F725A">
          <w:type w:val="continuous"/>
          <w:pgSz w:w="11910" w:h="16840" w:code="9"/>
          <w:pgMar w:top="567" w:right="1418" w:bottom="1701" w:left="1814" w:header="1644" w:footer="113" w:gutter="0"/>
          <w:cols w:num="2" w:space="284"/>
          <w:titlePg/>
          <w:docGrid w:linePitch="299"/>
        </w:sectPr>
      </w:pPr>
      <w:r w:rsidRPr="006159C7">
        <w:rPr>
          <w:rFonts w:cstheme="minorHAnsi"/>
          <w:noProof/>
          <w:sz w:val="20"/>
          <w:szCs w:val="20"/>
        </w:rPr>
        <w:t>&lt;Description of overall configuration management and processes, who will this be managed by and with which too</w:t>
      </w:r>
    </w:p>
    <w:p w14:paraId="291B59BE" w14:textId="77777777" w:rsidR="002F725A" w:rsidRPr="006159C7" w:rsidRDefault="002F725A" w:rsidP="00622FFC">
      <w:pPr>
        <w:pStyle w:val="H2TE"/>
        <w:jc w:val="both"/>
        <w:rPr>
          <w:rFonts w:ascii="Roboto Slab" w:hAnsi="Roboto Slab"/>
          <w:szCs w:val="20"/>
        </w:rPr>
      </w:pPr>
      <w:bookmarkStart w:id="189" w:name="_Toc499644638"/>
      <w:bookmarkStart w:id="190" w:name="_Toc471313675"/>
      <w:bookmarkStart w:id="191" w:name="_Toc490155244"/>
      <w:bookmarkStart w:id="192" w:name="_Toc54786850"/>
      <w:r w:rsidRPr="006159C7">
        <w:rPr>
          <w:rFonts w:ascii="Roboto Slab" w:hAnsi="Roboto Slab"/>
          <w:szCs w:val="20"/>
        </w:rPr>
        <w:t>Suspension/ Resumption Criteria</w:t>
      </w:r>
      <w:bookmarkEnd w:id="189"/>
      <w:bookmarkEnd w:id="190"/>
      <w:bookmarkEnd w:id="191"/>
      <w:bookmarkEnd w:id="192"/>
    </w:p>
    <w:p w14:paraId="194E906A" w14:textId="77777777" w:rsidR="002F725A" w:rsidRPr="006159C7" w:rsidRDefault="002F725A" w:rsidP="00622FFC">
      <w:pPr>
        <w:jc w:val="both"/>
        <w:rPr>
          <w:rFonts w:cs="Tahoma"/>
          <w:sz w:val="20"/>
          <w:szCs w:val="20"/>
        </w:rPr>
      </w:pPr>
      <w:r w:rsidRPr="006159C7">
        <w:rPr>
          <w:rFonts w:cs="Tahoma"/>
          <w:sz w:val="20"/>
          <w:szCs w:val="20"/>
        </w:rPr>
        <w:t>If during &lt;&lt;test phase&gt;&gt;, defects are found which severely impact testing progress (No further testing will add value or be possible), the programme test manager may choose to suspend testing.  The criteria that justify testing suspension are:</w:t>
      </w:r>
    </w:p>
    <w:p w14:paraId="7606E36F" w14:textId="77777777" w:rsidR="002F725A" w:rsidRPr="006159C7" w:rsidRDefault="002F725A" w:rsidP="00622FFC">
      <w:pPr>
        <w:widowControl/>
        <w:numPr>
          <w:ilvl w:val="0"/>
          <w:numId w:val="14"/>
        </w:numPr>
        <w:autoSpaceDE/>
        <w:autoSpaceDN/>
        <w:spacing w:before="100" w:beforeAutospacing="1"/>
        <w:jc w:val="both"/>
        <w:rPr>
          <w:rFonts w:cs="Tahoma"/>
          <w:sz w:val="20"/>
          <w:szCs w:val="20"/>
        </w:rPr>
      </w:pPr>
      <w:r w:rsidRPr="006159C7">
        <w:rPr>
          <w:rFonts w:cs="Tahoma"/>
          <w:sz w:val="20"/>
          <w:szCs w:val="20"/>
        </w:rPr>
        <w:t>Hardware/ software is not available at the times indicated in the schedule</w:t>
      </w:r>
    </w:p>
    <w:p w14:paraId="01500A9F" w14:textId="77777777" w:rsidR="002F725A" w:rsidRPr="006159C7" w:rsidRDefault="002F725A" w:rsidP="00622FFC">
      <w:pPr>
        <w:widowControl/>
        <w:numPr>
          <w:ilvl w:val="0"/>
          <w:numId w:val="14"/>
        </w:numPr>
        <w:autoSpaceDE/>
        <w:autoSpaceDN/>
        <w:spacing w:before="100" w:beforeAutospacing="1"/>
        <w:jc w:val="both"/>
        <w:rPr>
          <w:rFonts w:cs="Tahoma"/>
          <w:sz w:val="20"/>
          <w:szCs w:val="20"/>
        </w:rPr>
      </w:pPr>
      <w:r w:rsidRPr="006159C7">
        <w:rPr>
          <w:rFonts w:cs="Tahoma"/>
          <w:sz w:val="20"/>
          <w:szCs w:val="20"/>
        </w:rPr>
        <w:t>Source code contains critical defects; further testing is impossible or of little value</w:t>
      </w:r>
    </w:p>
    <w:p w14:paraId="76B41B73" w14:textId="77777777" w:rsidR="002F725A" w:rsidRPr="006159C7" w:rsidRDefault="002F725A" w:rsidP="00622FFC">
      <w:pPr>
        <w:widowControl/>
        <w:numPr>
          <w:ilvl w:val="0"/>
          <w:numId w:val="14"/>
        </w:numPr>
        <w:autoSpaceDE/>
        <w:autoSpaceDN/>
        <w:spacing w:before="100" w:beforeAutospacing="1"/>
        <w:jc w:val="both"/>
        <w:rPr>
          <w:rFonts w:cs="Tahoma"/>
          <w:sz w:val="20"/>
          <w:szCs w:val="20"/>
        </w:rPr>
      </w:pPr>
      <w:r w:rsidRPr="006159C7">
        <w:rPr>
          <w:rFonts w:cs="Tahoma"/>
          <w:sz w:val="20"/>
          <w:szCs w:val="20"/>
        </w:rPr>
        <w:t xml:space="preserve">Assigned test resources are not available when needed by the test manager </w:t>
      </w:r>
    </w:p>
    <w:p w14:paraId="768DF2A0" w14:textId="65508734" w:rsidR="002F725A" w:rsidRPr="006159C7" w:rsidRDefault="002F725A" w:rsidP="00622FFC">
      <w:pPr>
        <w:widowControl/>
        <w:numPr>
          <w:ilvl w:val="0"/>
          <w:numId w:val="14"/>
        </w:numPr>
        <w:autoSpaceDE/>
        <w:autoSpaceDN/>
        <w:spacing w:before="100" w:beforeAutospacing="1"/>
        <w:jc w:val="both"/>
        <w:rPr>
          <w:rFonts w:cs="Tahoma"/>
          <w:sz w:val="20"/>
          <w:szCs w:val="20"/>
        </w:rPr>
      </w:pPr>
      <w:r w:rsidRPr="006159C7">
        <w:rPr>
          <w:rFonts w:cs="Tahoma"/>
          <w:sz w:val="20"/>
          <w:szCs w:val="20"/>
        </w:rPr>
        <w:t>Insufficient functionality has been delivered to add value to testing the available functionality</w:t>
      </w:r>
    </w:p>
    <w:p w14:paraId="5D5FCC93" w14:textId="77777777" w:rsidR="00E46019" w:rsidRPr="006159C7" w:rsidRDefault="00E46019" w:rsidP="00622FFC">
      <w:pPr>
        <w:widowControl/>
        <w:autoSpaceDE/>
        <w:autoSpaceDN/>
        <w:spacing w:before="100" w:beforeAutospacing="1"/>
        <w:ind w:left="360"/>
        <w:jc w:val="both"/>
        <w:rPr>
          <w:rFonts w:cs="Tahoma"/>
          <w:sz w:val="20"/>
          <w:szCs w:val="20"/>
        </w:rPr>
      </w:pPr>
    </w:p>
    <w:p w14:paraId="16D5E481" w14:textId="77777777" w:rsidR="002F725A" w:rsidRPr="006159C7" w:rsidRDefault="002F725A" w:rsidP="00622FFC">
      <w:pPr>
        <w:jc w:val="both"/>
        <w:rPr>
          <w:rFonts w:cs="Tahoma"/>
          <w:sz w:val="20"/>
          <w:szCs w:val="20"/>
        </w:rPr>
        <w:sectPr w:rsidR="002F725A" w:rsidRPr="006159C7" w:rsidSect="002F725A">
          <w:pgSz w:w="11910" w:h="16840" w:code="9"/>
          <w:pgMar w:top="567" w:right="1418" w:bottom="1701" w:left="1814" w:header="1644" w:footer="113" w:gutter="0"/>
          <w:cols w:num="2" w:space="284"/>
          <w:titlePg/>
          <w:docGrid w:linePitch="299"/>
        </w:sectPr>
      </w:pPr>
      <w:r w:rsidRPr="006159C7">
        <w:rPr>
          <w:rFonts w:cs="Tahoma"/>
          <w:sz w:val="20"/>
          <w:szCs w:val="20"/>
        </w:rPr>
        <w:t>Resumption will only occur when the problem(s) that caused the suspension has been resolved.  When a critical defect(s) is the cause of the suspension, the test team must verify the ‘fix’ before testing can be resumed.</w:t>
      </w:r>
    </w:p>
    <w:p w14:paraId="3EA1E66D" w14:textId="61ABCC9F" w:rsidR="002F725A" w:rsidRPr="00B23A06" w:rsidRDefault="002F725A" w:rsidP="002F725A">
      <w:pPr>
        <w:rPr>
          <w:rFonts w:cs="Tahoma"/>
        </w:rPr>
      </w:pPr>
    </w:p>
    <w:p w14:paraId="6411B8A4" w14:textId="77777777" w:rsidR="002F725A" w:rsidRPr="00B23A06" w:rsidRDefault="002F725A" w:rsidP="002F725A">
      <w:pPr>
        <w:rPr>
          <w:rFonts w:cstheme="minorHAnsi"/>
        </w:rPr>
      </w:pPr>
    </w:p>
    <w:p w14:paraId="39321FBD" w14:textId="77777777" w:rsidR="002F725A" w:rsidRDefault="002F725A" w:rsidP="002F725A">
      <w:pPr>
        <w:pStyle w:val="SECTIONTITLES"/>
      </w:pPr>
      <w:bookmarkStart w:id="193" w:name="_Toc54786851"/>
    </w:p>
    <w:p w14:paraId="78738CC5" w14:textId="77777777" w:rsidR="002F725A" w:rsidRDefault="002F725A" w:rsidP="002F725A">
      <w:pPr>
        <w:pStyle w:val="SECTIONTITLES"/>
        <w:sectPr w:rsidR="002F725A" w:rsidSect="002F725A">
          <w:headerReference w:type="even" r:id="rId63"/>
          <w:headerReference w:type="default" r:id="rId64"/>
          <w:headerReference w:type="first" r:id="rId65"/>
          <w:pgSz w:w="11910" w:h="16840" w:code="9"/>
          <w:pgMar w:top="567" w:right="1418" w:bottom="1701" w:left="1814" w:header="1644" w:footer="113" w:gutter="0"/>
          <w:cols w:num="2" w:space="284"/>
          <w:titlePg/>
          <w:docGrid w:linePitch="299"/>
        </w:sectPr>
      </w:pPr>
      <w:r>
        <w:br/>
      </w:r>
    </w:p>
    <w:bookmarkEnd w:id="193"/>
    <w:p w14:paraId="15934416" w14:textId="4F13F935" w:rsidR="002F725A" w:rsidRPr="00B23A06" w:rsidRDefault="006810F7" w:rsidP="004B7775">
      <w:pPr>
        <w:pStyle w:val="SECTIONTITLES"/>
        <w:ind w:left="418"/>
        <w:outlineLvl w:val="0"/>
      </w:pPr>
      <w:r>
        <w:t>PROJECT TEST PLANNING</w:t>
      </w:r>
    </w:p>
    <w:p w14:paraId="1FC5A500" w14:textId="77777777" w:rsidR="002F725A" w:rsidRDefault="002F725A" w:rsidP="00300C70">
      <w:pPr>
        <w:sectPr w:rsidR="002F725A" w:rsidSect="002F725A">
          <w:type w:val="continuous"/>
          <w:pgSz w:w="11910" w:h="16840" w:code="9"/>
          <w:pgMar w:top="567" w:right="1418" w:bottom="1701" w:left="1814" w:header="1644" w:footer="113" w:gutter="0"/>
          <w:cols w:space="284"/>
          <w:titlePg/>
          <w:docGrid w:linePitch="299"/>
        </w:sectPr>
      </w:pPr>
    </w:p>
    <w:p w14:paraId="4C92285C" w14:textId="77777777" w:rsidR="002F725A" w:rsidRDefault="002F725A" w:rsidP="00300C70">
      <w:pPr>
        <w:sectPr w:rsidR="002F725A" w:rsidSect="002F725A">
          <w:type w:val="continuous"/>
          <w:pgSz w:w="11910" w:h="16840" w:code="9"/>
          <w:pgMar w:top="567" w:right="1418" w:bottom="1701" w:left="1814" w:header="1644" w:footer="113" w:gutter="0"/>
          <w:cols w:num="2" w:space="284"/>
          <w:titlePg/>
          <w:docGrid w:linePitch="299"/>
        </w:sectPr>
      </w:pPr>
    </w:p>
    <w:p w14:paraId="1FF9315C" w14:textId="77777777" w:rsidR="008B4592" w:rsidRPr="00B23A06" w:rsidRDefault="008B4592" w:rsidP="008A4B6E">
      <w:pPr>
        <w:pStyle w:val="Heading2"/>
        <w:ind w:left="562" w:right="29" w:hanging="562"/>
      </w:pPr>
      <w:bookmarkStart w:id="194" w:name="_Toc54786852"/>
      <w:r w:rsidRPr="00B23A06">
        <w:t>Test Schedule &amp; Timeline</w:t>
      </w:r>
      <w:bookmarkEnd w:id="194"/>
    </w:p>
    <w:p w14:paraId="35E7487A" w14:textId="77777777" w:rsidR="008B4592" w:rsidRPr="001C038B" w:rsidRDefault="008B4592" w:rsidP="00622FFC">
      <w:pPr>
        <w:jc w:val="both"/>
        <w:rPr>
          <w:rFonts w:cstheme="minorHAnsi"/>
          <w:noProof/>
          <w:sz w:val="20"/>
          <w:szCs w:val="20"/>
        </w:rPr>
      </w:pPr>
      <w:r w:rsidRPr="001C038B">
        <w:rPr>
          <w:rFonts w:cstheme="minorHAnsi"/>
          <w:noProof/>
          <w:sz w:val="20"/>
          <w:szCs w:val="20"/>
        </w:rPr>
        <w:t xml:space="preserve">&lt;Overall test schedule for the project against the main project timeline. Insert a timeline showing overall delivery and indicate when key test phases will </w:t>
      </w:r>
      <w:commentRangeStart w:id="195"/>
      <w:r w:rsidRPr="001C038B">
        <w:rPr>
          <w:rFonts w:cstheme="minorHAnsi"/>
          <w:noProof/>
          <w:sz w:val="20"/>
          <w:szCs w:val="20"/>
        </w:rPr>
        <w:t>occur</w:t>
      </w:r>
      <w:commentRangeEnd w:id="195"/>
      <w:r w:rsidR="004A1430" w:rsidRPr="001C038B">
        <w:rPr>
          <w:rStyle w:val="CommentReference"/>
          <w:sz w:val="20"/>
          <w:szCs w:val="20"/>
        </w:rPr>
        <w:commentReference w:id="195"/>
      </w:r>
      <w:r w:rsidRPr="001C038B">
        <w:rPr>
          <w:rFonts w:cstheme="minorHAnsi"/>
          <w:noProof/>
          <w:sz w:val="20"/>
          <w:szCs w:val="20"/>
        </w:rPr>
        <w:t>&gt;</w:t>
      </w:r>
    </w:p>
    <w:p w14:paraId="151B8C7E" w14:textId="77777777" w:rsidR="008B4592" w:rsidRPr="001C038B" w:rsidRDefault="008B4592" w:rsidP="00622FFC">
      <w:pPr>
        <w:jc w:val="both"/>
        <w:rPr>
          <w:ins w:id="196" w:author="Rohit" w:date="2022-09-21T14:41:00Z"/>
          <w:sz w:val="20"/>
          <w:szCs w:val="20"/>
        </w:rPr>
      </w:pPr>
    </w:p>
    <w:p w14:paraId="7721DA6B" w14:textId="77777777" w:rsidR="0031497E" w:rsidRPr="001C038B" w:rsidRDefault="0031497E" w:rsidP="00622FFC">
      <w:pPr>
        <w:jc w:val="both"/>
        <w:rPr>
          <w:ins w:id="197" w:author="Rohit" w:date="2022-09-21T14:41:00Z"/>
          <w:sz w:val="20"/>
          <w:szCs w:val="20"/>
        </w:rPr>
      </w:pPr>
    </w:p>
    <w:p w14:paraId="68C53BE5" w14:textId="793DC3E3" w:rsidR="0031497E" w:rsidRPr="001C038B" w:rsidRDefault="0031497E" w:rsidP="00622FFC">
      <w:pPr>
        <w:jc w:val="both"/>
        <w:rPr>
          <w:ins w:id="198" w:author="Rohit" w:date="2022-09-21T14:41:00Z"/>
          <w:sz w:val="20"/>
          <w:szCs w:val="20"/>
        </w:rPr>
      </w:pPr>
      <w:ins w:id="199" w:author="Rohit" w:date="2022-09-21T14:41:00Z">
        <w:r w:rsidRPr="001C038B">
          <w:rPr>
            <w:sz w:val="20"/>
            <w:szCs w:val="20"/>
          </w:rPr>
          <w:t xml:space="preserve">Note: Below timelines are indicative at this point of time and is subject to further updates. Co-ordination and alignment will be needed with Noodle.AI team and </w:t>
        </w:r>
      </w:ins>
      <w:ins w:id="200" w:author="Rohit" w:date="2022-09-21T14:43:00Z">
        <w:r w:rsidR="00E425AD" w:rsidRPr="001C038B">
          <w:rPr>
            <w:sz w:val="20"/>
            <w:szCs w:val="20"/>
          </w:rPr>
          <w:t xml:space="preserve">the </w:t>
        </w:r>
      </w:ins>
      <w:ins w:id="201" w:author="Rohit" w:date="2022-09-21T14:41:00Z">
        <w:r w:rsidRPr="001C038B">
          <w:rPr>
            <w:sz w:val="20"/>
            <w:szCs w:val="20"/>
          </w:rPr>
          <w:t xml:space="preserve">team that manages APO to do basic connectivity and structure checks during the </w:t>
        </w:r>
      </w:ins>
      <w:ins w:id="202" w:author="Rohit" w:date="2022-09-22T13:35:00Z">
        <w:r w:rsidR="00851617" w:rsidRPr="001C038B">
          <w:rPr>
            <w:sz w:val="20"/>
            <w:szCs w:val="20"/>
          </w:rPr>
          <w:t>System Unit</w:t>
        </w:r>
      </w:ins>
      <w:ins w:id="203" w:author="Rohit" w:date="2022-09-21T14:41:00Z">
        <w:r w:rsidRPr="001C038B">
          <w:rPr>
            <w:sz w:val="20"/>
            <w:szCs w:val="20"/>
          </w:rPr>
          <w:t xml:space="preserve"> Testing phase. Same is the case with the End</w:t>
        </w:r>
      </w:ins>
      <w:ins w:id="204" w:author="Rohit" w:date="2022-09-21T14:42:00Z">
        <w:r w:rsidR="00824E64" w:rsidRPr="001C038B">
          <w:rPr>
            <w:sz w:val="20"/>
            <w:szCs w:val="20"/>
          </w:rPr>
          <w:t>-</w:t>
        </w:r>
      </w:ins>
      <w:ins w:id="205" w:author="Rohit" w:date="2022-09-21T14:41:00Z">
        <w:r w:rsidRPr="001C038B">
          <w:rPr>
            <w:sz w:val="20"/>
            <w:szCs w:val="20"/>
          </w:rPr>
          <w:t>to</w:t>
        </w:r>
      </w:ins>
      <w:ins w:id="206" w:author="Rohit" w:date="2022-09-21T14:42:00Z">
        <w:r w:rsidR="00824E64" w:rsidRPr="001C038B">
          <w:rPr>
            <w:sz w:val="20"/>
            <w:szCs w:val="20"/>
          </w:rPr>
          <w:t>-</w:t>
        </w:r>
      </w:ins>
      <w:ins w:id="207" w:author="Rohit" w:date="2022-09-21T14:41:00Z">
        <w:r w:rsidRPr="001C038B">
          <w:rPr>
            <w:sz w:val="20"/>
            <w:szCs w:val="20"/>
          </w:rPr>
          <w:t>End Integration testing phase.</w:t>
        </w:r>
      </w:ins>
    </w:p>
    <w:p w14:paraId="7605AB35" w14:textId="77777777" w:rsidR="0031497E" w:rsidRDefault="0031497E" w:rsidP="0031497E">
      <w:pPr>
        <w:rPr>
          <w:ins w:id="208" w:author="Rohit" w:date="2022-09-21T14:41:00Z"/>
        </w:rPr>
      </w:pPr>
    </w:p>
    <w:p w14:paraId="7D126029" w14:textId="1AD13A06" w:rsidR="0031497E" w:rsidRDefault="00DA15D1" w:rsidP="0031497E">
      <w:pPr>
        <w:rPr>
          <w:ins w:id="209" w:author="Rohit" w:date="2022-09-21T14:41:00Z"/>
        </w:rPr>
      </w:pPr>
      <w:ins w:id="210" w:author="Rohit" w:date="2022-09-21T14:41:00Z">
        <w:r>
          <w:rPr>
            <w:noProof/>
          </w:rPr>
          <w:drawing>
            <wp:inline distT="0" distB="0" distL="0" distR="0" wp14:anchorId="67ABC009" wp14:editId="184B5599">
              <wp:extent cx="6360703" cy="318328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27489" cy="3216710"/>
                      </a:xfrm>
                      <a:prstGeom prst="rect">
                        <a:avLst/>
                      </a:prstGeom>
                    </pic:spPr>
                  </pic:pic>
                </a:graphicData>
              </a:graphic>
            </wp:inline>
          </w:drawing>
        </w:r>
      </w:ins>
    </w:p>
    <w:p w14:paraId="5D3DA504" w14:textId="77777777" w:rsidR="0031497E" w:rsidRDefault="0031497E" w:rsidP="008B4592">
      <w:pPr>
        <w:rPr>
          <w:ins w:id="211" w:author="Rohit" w:date="2022-09-21T14:41:00Z"/>
        </w:rPr>
      </w:pPr>
    </w:p>
    <w:p w14:paraId="2531A9CE" w14:textId="3372FC16" w:rsidR="0031497E" w:rsidRDefault="0031497E" w:rsidP="008B4592">
      <w:pPr>
        <w:sectPr w:rsidR="0031497E" w:rsidSect="002F725A">
          <w:headerReference w:type="even" r:id="rId67"/>
          <w:headerReference w:type="default" r:id="rId68"/>
          <w:headerReference w:type="first" r:id="rId69"/>
          <w:pgSz w:w="11910" w:h="16840" w:code="9"/>
          <w:pgMar w:top="567" w:right="1418" w:bottom="1701" w:left="1814" w:header="1644" w:footer="113" w:gutter="0"/>
          <w:cols w:num="2" w:space="284"/>
          <w:titlePg/>
          <w:docGrid w:linePitch="299"/>
        </w:sectPr>
      </w:pPr>
    </w:p>
    <w:p w14:paraId="13B4ECF1" w14:textId="77777777" w:rsidR="008B4592" w:rsidRDefault="008B4592" w:rsidP="008B4592">
      <w:pPr>
        <w:pStyle w:val="SECTIONTITLES"/>
      </w:pPr>
      <w:bookmarkStart w:id="212" w:name="_Toc54786853"/>
    </w:p>
    <w:p w14:paraId="5CE1F724" w14:textId="77777777" w:rsidR="008B4592" w:rsidRDefault="008B4592" w:rsidP="008B4592">
      <w:pPr>
        <w:pStyle w:val="SECTIONTITLES"/>
        <w:sectPr w:rsidR="008B4592" w:rsidSect="002F725A">
          <w:headerReference w:type="even" r:id="rId70"/>
          <w:headerReference w:type="default" r:id="rId71"/>
          <w:headerReference w:type="first" r:id="rId72"/>
          <w:pgSz w:w="11910" w:h="16840" w:code="9"/>
          <w:pgMar w:top="567" w:right="1418" w:bottom="1701" w:left="1814" w:header="1644" w:footer="113" w:gutter="0"/>
          <w:cols w:num="2" w:space="284"/>
          <w:titlePg/>
          <w:docGrid w:linePitch="299"/>
        </w:sectPr>
      </w:pPr>
    </w:p>
    <w:bookmarkEnd w:id="212"/>
    <w:p w14:paraId="6880185E" w14:textId="5163FAC2" w:rsidR="008B4592" w:rsidRPr="00B23A06" w:rsidRDefault="0016242E" w:rsidP="009F3ACA">
      <w:pPr>
        <w:pStyle w:val="SECTIONTITLES"/>
        <w:ind w:left="418"/>
        <w:outlineLvl w:val="0"/>
      </w:pPr>
      <w:r>
        <w:t>PROJECT TEST RESOURCE MODEL</w:t>
      </w:r>
    </w:p>
    <w:p w14:paraId="31CA2706" w14:textId="77777777" w:rsidR="008B4592" w:rsidRDefault="008B4592" w:rsidP="008B4592">
      <w:pPr>
        <w:sectPr w:rsidR="008B4592" w:rsidSect="008B4592">
          <w:type w:val="continuous"/>
          <w:pgSz w:w="11910" w:h="16840" w:code="9"/>
          <w:pgMar w:top="567" w:right="1418" w:bottom="1701" w:left="1814" w:header="1644" w:footer="113" w:gutter="0"/>
          <w:cols w:space="284"/>
          <w:titlePg/>
          <w:docGrid w:linePitch="299"/>
        </w:sectPr>
      </w:pPr>
    </w:p>
    <w:p w14:paraId="684C7948" w14:textId="77777777" w:rsidR="008B4592" w:rsidRDefault="008B4592" w:rsidP="008B4592">
      <w:pPr>
        <w:sectPr w:rsidR="008B4592" w:rsidSect="008B4592">
          <w:type w:val="continuous"/>
          <w:pgSz w:w="11910" w:h="16840" w:code="9"/>
          <w:pgMar w:top="567" w:right="1418" w:bottom="1701" w:left="1814" w:header="1644" w:footer="113" w:gutter="0"/>
          <w:cols w:num="2" w:space="284"/>
          <w:titlePg/>
          <w:docGrid w:linePitch="299"/>
        </w:sectPr>
      </w:pPr>
    </w:p>
    <w:p w14:paraId="0304FE18" w14:textId="77777777" w:rsidR="008B4592" w:rsidRPr="005246FB" w:rsidRDefault="008B4592" w:rsidP="008A4B6E">
      <w:pPr>
        <w:pStyle w:val="H2BL"/>
        <w:keepNext/>
        <w:ind w:left="562" w:right="29" w:hanging="562"/>
        <w:outlineLvl w:val="1"/>
        <w:rPr>
          <w:rFonts w:ascii="Roboto Slab" w:hAnsi="Roboto Slab"/>
          <w:szCs w:val="20"/>
        </w:rPr>
      </w:pPr>
      <w:bookmarkStart w:id="213" w:name="_Toc54786854"/>
      <w:r w:rsidRPr="005246FB">
        <w:rPr>
          <w:rFonts w:ascii="Roboto Slab" w:hAnsi="Roboto Slab"/>
          <w:szCs w:val="20"/>
        </w:rPr>
        <w:t>Resource Plan</w:t>
      </w:r>
      <w:bookmarkEnd w:id="213"/>
    </w:p>
    <w:p w14:paraId="6B37FFA8" w14:textId="46BF479D" w:rsidR="008B4592" w:rsidRPr="005246FB" w:rsidRDefault="008B4592" w:rsidP="00622FFC">
      <w:pPr>
        <w:jc w:val="both"/>
        <w:rPr>
          <w:rFonts w:cstheme="minorHAnsi"/>
          <w:noProof/>
          <w:sz w:val="20"/>
          <w:szCs w:val="20"/>
        </w:rPr>
      </w:pPr>
      <w:r w:rsidRPr="005246FB">
        <w:rPr>
          <w:rFonts w:cstheme="minorHAnsi"/>
          <w:noProof/>
          <w:sz w:val="20"/>
          <w:szCs w:val="20"/>
        </w:rPr>
        <w:t>&lt;A High-level indication of the number of test resources expected during the course of the project&gt;</w:t>
      </w:r>
    </w:p>
    <w:p w14:paraId="5A8DE5AB" w14:textId="77777777" w:rsidR="008A4B6E" w:rsidRPr="005246FB" w:rsidRDefault="008A4B6E" w:rsidP="00A34333">
      <w:pPr>
        <w:pStyle w:val="H2BL"/>
        <w:spacing w:before="0"/>
        <w:rPr>
          <w:rFonts w:ascii="Roboto Slab" w:hAnsi="Roboto Slab"/>
          <w:szCs w:val="20"/>
        </w:rPr>
      </w:pPr>
      <w:bookmarkStart w:id="214" w:name="_Toc54786855"/>
    </w:p>
    <w:p w14:paraId="62AB99FC" w14:textId="5168B547" w:rsidR="00C84DAE" w:rsidRPr="00FD1E6E" w:rsidRDefault="00520866" w:rsidP="00520866">
      <w:pPr>
        <w:rPr>
          <w:sz w:val="20"/>
          <w:szCs w:val="20"/>
        </w:rPr>
      </w:pPr>
      <w:r w:rsidRPr="00FD1E6E">
        <w:rPr>
          <w:noProof/>
          <w:sz w:val="20"/>
          <w:szCs w:val="20"/>
          <w:highlight w:val="yellow"/>
        </w:rPr>
        <w:t>TO BE DEFINED IN &lt;&lt;PHASE&gt;&gt; TEST PLAN?</w:t>
      </w:r>
    </w:p>
    <w:p w14:paraId="19A0BEAA" w14:textId="77B7A04F" w:rsidR="008B4592" w:rsidRPr="005246FB" w:rsidRDefault="008B4592" w:rsidP="008859D3">
      <w:pPr>
        <w:pStyle w:val="H2BL"/>
        <w:ind w:left="562" w:hanging="562"/>
        <w:outlineLvl w:val="1"/>
        <w:rPr>
          <w:rFonts w:ascii="Roboto Slab" w:hAnsi="Roboto Slab"/>
          <w:szCs w:val="20"/>
          <w:rPrChange w:id="215" w:author="Heena Patel" w:date="2022-09-30T14:20:00Z">
            <w:rPr/>
          </w:rPrChange>
        </w:rPr>
        <w:sectPr w:rsidR="008B4592" w:rsidRPr="005246FB" w:rsidSect="008B4592">
          <w:headerReference w:type="even" r:id="rId73"/>
          <w:headerReference w:type="default" r:id="rId74"/>
          <w:headerReference w:type="first" r:id="rId75"/>
          <w:pgSz w:w="11910" w:h="16840" w:code="9"/>
          <w:pgMar w:top="567" w:right="1418" w:bottom="1701" w:left="1814" w:header="1644" w:footer="113" w:gutter="0"/>
          <w:cols w:space="284"/>
          <w:titlePg/>
          <w:docGrid w:linePitch="299"/>
        </w:sectPr>
      </w:pPr>
      <w:commentRangeStart w:id="216"/>
      <w:commentRangeStart w:id="217"/>
      <w:commentRangeStart w:id="218"/>
      <w:r w:rsidRPr="00FD1E6E">
        <w:rPr>
          <w:rFonts w:ascii="Roboto Slab" w:hAnsi="Roboto Slab"/>
          <w:szCs w:val="20"/>
        </w:rPr>
        <w:t>Resource Plan Roles &amp; Responsibilitie</w:t>
      </w:r>
      <w:bookmarkEnd w:id="214"/>
      <w:r w:rsidRPr="00FD1E6E">
        <w:rPr>
          <w:rFonts w:ascii="Roboto Slab" w:hAnsi="Roboto Slab"/>
          <w:szCs w:val="20"/>
        </w:rPr>
        <w:t>s</w:t>
      </w:r>
      <w:commentRangeEnd w:id="216"/>
      <w:r w:rsidRPr="00FD1E6E">
        <w:rPr>
          <w:rStyle w:val="CommentReference"/>
          <w:rFonts w:ascii="Roboto Slab" w:hAnsi="Roboto Slab"/>
          <w:sz w:val="20"/>
          <w:szCs w:val="20"/>
        </w:rPr>
        <w:commentReference w:id="216"/>
      </w:r>
      <w:commentRangeEnd w:id="217"/>
      <w:r w:rsidRPr="00FD1E6E">
        <w:rPr>
          <w:rStyle w:val="CommentReference"/>
          <w:rFonts w:ascii="Roboto Slab" w:hAnsi="Roboto Slab"/>
          <w:sz w:val="20"/>
          <w:szCs w:val="20"/>
        </w:rPr>
        <w:commentReference w:id="217"/>
      </w:r>
      <w:commentRangeEnd w:id="218"/>
      <w:r w:rsidR="00FF4FA9" w:rsidRPr="00FD1E6E">
        <w:rPr>
          <w:rStyle w:val="CommentReference"/>
          <w:rFonts w:ascii="Roboto Slab" w:hAnsi="Roboto Slab"/>
          <w:b w:val="0"/>
          <w:caps w:val="0"/>
          <w:color w:val="auto"/>
          <w:spacing w:val="0"/>
          <w:sz w:val="20"/>
          <w:szCs w:val="20"/>
        </w:rPr>
        <w:commentReference w:id="218"/>
      </w:r>
    </w:p>
    <w:tbl>
      <w:tblPr>
        <w:tblStyle w:val="Experior2"/>
        <w:tblpPr w:leftFromText="180" w:rightFromText="180" w:vertAnchor="text" w:tblpXSpec="right" w:tblpY="1"/>
        <w:tblOverlap w:val="never"/>
        <w:tblW w:w="8730" w:type="dxa"/>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1984"/>
        <w:gridCol w:w="1984"/>
        <w:gridCol w:w="4762"/>
      </w:tblGrid>
      <w:tr w:rsidR="008B4592" w:rsidRPr="00FD1E6E" w14:paraId="66591ED9" w14:textId="77777777" w:rsidTr="00655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DF35509" w14:textId="77777777" w:rsidR="008B4592" w:rsidRPr="00FD1E6E" w:rsidRDefault="008B4592" w:rsidP="0024777F">
            <w:pPr>
              <w:rPr>
                <w:sz w:val="20"/>
              </w:rPr>
            </w:pPr>
            <w:r w:rsidRPr="00FD1E6E">
              <w:rPr>
                <w:sz w:val="20"/>
              </w:rPr>
              <w:t>Role</w:t>
            </w:r>
          </w:p>
        </w:tc>
        <w:tc>
          <w:tcPr>
            <w:tcW w:w="1984" w:type="dxa"/>
          </w:tcPr>
          <w:p w14:paraId="4B1200ED" w14:textId="77777777" w:rsidR="008B4592" w:rsidRPr="00FD1E6E" w:rsidRDefault="008B4592" w:rsidP="0024777F">
            <w:pPr>
              <w:cnfStyle w:val="100000000000" w:firstRow="1" w:lastRow="0" w:firstColumn="0" w:lastColumn="0" w:oddVBand="0" w:evenVBand="0" w:oddHBand="0" w:evenHBand="0" w:firstRowFirstColumn="0" w:firstRowLastColumn="0" w:lastRowFirstColumn="0" w:lastRowLastColumn="0"/>
              <w:rPr>
                <w:sz w:val="20"/>
              </w:rPr>
            </w:pPr>
            <w:r w:rsidRPr="00FD1E6E">
              <w:rPr>
                <w:sz w:val="20"/>
              </w:rPr>
              <w:t>Name/s</w:t>
            </w:r>
          </w:p>
        </w:tc>
        <w:tc>
          <w:tcPr>
            <w:tcW w:w="4762" w:type="dxa"/>
          </w:tcPr>
          <w:p w14:paraId="0CBA68F4" w14:textId="77777777" w:rsidR="008B4592" w:rsidRPr="00FD1E6E" w:rsidRDefault="008B4592" w:rsidP="0024777F">
            <w:pPr>
              <w:cnfStyle w:val="100000000000" w:firstRow="1" w:lastRow="0" w:firstColumn="0" w:lastColumn="0" w:oddVBand="0" w:evenVBand="0" w:oddHBand="0" w:evenHBand="0" w:firstRowFirstColumn="0" w:firstRowLastColumn="0" w:lastRowFirstColumn="0" w:lastRowLastColumn="0"/>
              <w:rPr>
                <w:sz w:val="20"/>
              </w:rPr>
            </w:pPr>
            <w:r w:rsidRPr="00FD1E6E">
              <w:rPr>
                <w:sz w:val="20"/>
              </w:rPr>
              <w:t>Responsibilities</w:t>
            </w:r>
          </w:p>
        </w:tc>
      </w:tr>
      <w:tr w:rsidR="7AA670CB" w:rsidRPr="005246FB" w14:paraId="3BA2FB95" w14:textId="77777777" w:rsidTr="7AA670CB">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33BCB469" w14:textId="110AB671" w:rsidR="34CBF0F9" w:rsidRPr="005246FB" w:rsidRDefault="00361E9B" w:rsidP="7AA670CB">
            <w:pPr>
              <w:rPr>
                <w:highlight w:val="yellow"/>
              </w:rPr>
            </w:pPr>
            <w:r w:rsidRPr="005246FB">
              <w:rPr>
                <w:highlight w:val="yellow"/>
              </w:rPr>
              <w:t xml:space="preserve">IB </w:t>
            </w:r>
            <w:r w:rsidR="34CBF0F9" w:rsidRPr="005246FB">
              <w:rPr>
                <w:highlight w:val="yellow"/>
              </w:rPr>
              <w:t>Programme Test Manager</w:t>
            </w:r>
          </w:p>
        </w:tc>
        <w:tc>
          <w:tcPr>
            <w:tcW w:w="1984" w:type="dxa"/>
            <w:shd w:val="clear" w:color="auto" w:fill="FFFFFF" w:themeFill="background1"/>
          </w:tcPr>
          <w:p w14:paraId="2B03D1A6" w14:textId="22A4A16D" w:rsidR="7AA670CB" w:rsidRPr="005246FB" w:rsidRDefault="008233CC" w:rsidP="7AA670CB">
            <w:pPr>
              <w:cnfStyle w:val="000000000000" w:firstRow="0" w:lastRow="0" w:firstColumn="0" w:lastColumn="0" w:oddVBand="0" w:evenVBand="0" w:oddHBand="0" w:evenHBand="0" w:firstRowFirstColumn="0" w:firstRowLastColumn="0" w:lastRowFirstColumn="0" w:lastRowLastColumn="0"/>
            </w:pPr>
            <w:r w:rsidRPr="005246FB">
              <w:t>Heena Patel</w:t>
            </w:r>
          </w:p>
        </w:tc>
        <w:tc>
          <w:tcPr>
            <w:tcW w:w="4762" w:type="dxa"/>
            <w:shd w:val="clear" w:color="auto" w:fill="FFFFFF" w:themeFill="background1"/>
          </w:tcPr>
          <w:p w14:paraId="60FB6895" w14:textId="5CB3FB2D" w:rsidR="7AA670CB" w:rsidRPr="005246FB" w:rsidRDefault="7AA670CB" w:rsidP="7AA670CB">
            <w:pPr>
              <w:cnfStyle w:val="000000000000" w:firstRow="0" w:lastRow="0" w:firstColumn="0" w:lastColumn="0" w:oddVBand="0" w:evenVBand="0" w:oddHBand="0" w:evenHBand="0" w:firstRowFirstColumn="0" w:firstRowLastColumn="0" w:lastRowFirstColumn="0" w:lastRowLastColumn="0"/>
            </w:pPr>
          </w:p>
        </w:tc>
      </w:tr>
      <w:tr w:rsidR="008B4592" w:rsidRPr="005246FB" w14:paraId="553ABE2D"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0B3C9C6D" w14:textId="7D2C9937" w:rsidR="008B4592" w:rsidRPr="00FD1E6E" w:rsidRDefault="6B3CAD23" w:rsidP="0024777F">
            <w:pPr>
              <w:rPr>
                <w:bCs w:val="0"/>
              </w:rPr>
            </w:pPr>
            <w:r w:rsidRPr="00FD1E6E">
              <w:t xml:space="preserve">Data Hub </w:t>
            </w:r>
            <w:r w:rsidR="008B4592" w:rsidRPr="00FD1E6E">
              <w:t>Test Manager</w:t>
            </w:r>
          </w:p>
          <w:p w14:paraId="04014C3E" w14:textId="74F58D5A" w:rsidR="009746D7" w:rsidRPr="00FD1E6E" w:rsidRDefault="009746D7" w:rsidP="0024777F"/>
        </w:tc>
        <w:tc>
          <w:tcPr>
            <w:tcW w:w="1984" w:type="dxa"/>
            <w:shd w:val="clear" w:color="auto" w:fill="FFFFFF" w:themeFill="background1"/>
          </w:tcPr>
          <w:p w14:paraId="40D69F18" w14:textId="2F49B646" w:rsidR="008B4592" w:rsidRPr="00FD1E6E" w:rsidRDefault="00755E08" w:rsidP="0024777F">
            <w:pPr>
              <w:cnfStyle w:val="000000010000" w:firstRow="0" w:lastRow="0" w:firstColumn="0" w:lastColumn="0" w:oddVBand="0" w:evenVBand="0" w:oddHBand="0" w:evenHBand="1" w:firstRowFirstColumn="0" w:firstRowLastColumn="0" w:lastRowFirstColumn="0" w:lastRowLastColumn="0"/>
              <w:rPr>
                <w:iCs/>
              </w:rPr>
            </w:pPr>
            <w:r w:rsidRPr="00FD1E6E">
              <w:rPr>
                <w:iCs/>
              </w:rPr>
              <w:t>Rohit Ravindran</w:t>
            </w:r>
          </w:p>
        </w:tc>
        <w:tc>
          <w:tcPr>
            <w:tcW w:w="4762" w:type="dxa"/>
            <w:shd w:val="clear" w:color="auto" w:fill="FFFFFF" w:themeFill="background1"/>
          </w:tcPr>
          <w:p w14:paraId="6DB32CFC" w14:textId="4F8DA717" w:rsidR="282C0D5E" w:rsidRPr="00FD1E6E" w:rsidRDefault="282C0D5E" w:rsidP="7AA670CB">
            <w:pPr>
              <w:cnfStyle w:val="000000010000" w:firstRow="0" w:lastRow="0" w:firstColumn="0" w:lastColumn="0" w:oddVBand="0" w:evenVBand="0" w:oddHBand="0" w:evenHBand="1" w:firstRowFirstColumn="0" w:firstRowLastColumn="0" w:lastRowFirstColumn="0" w:lastRowLastColumn="0"/>
            </w:pPr>
            <w:r w:rsidRPr="00FD1E6E">
              <w:t xml:space="preserve">Ownership of </w:t>
            </w:r>
            <w:r w:rsidR="5005E2C8" w:rsidRPr="00FD1E6E">
              <w:t xml:space="preserve">Data Hub </w:t>
            </w:r>
            <w:r w:rsidRPr="00FD1E6E">
              <w:t>testing</w:t>
            </w:r>
            <w:r w:rsidR="006F10E6" w:rsidRPr="00FD1E6E">
              <w:t>,</w:t>
            </w:r>
            <w:r w:rsidRPr="00FD1E6E">
              <w:t xml:space="preserve"> reporting directly to </w:t>
            </w:r>
            <w:r w:rsidR="14945C9A" w:rsidRPr="00FD1E6E">
              <w:t xml:space="preserve">the Data Hub </w:t>
            </w:r>
            <w:r w:rsidRPr="00FD1E6E">
              <w:t>Project Manager</w:t>
            </w:r>
            <w:r w:rsidR="520E8A59" w:rsidRPr="00FD1E6E">
              <w:t>.</w:t>
            </w:r>
          </w:p>
          <w:p w14:paraId="5EB99770" w14:textId="78F48CA8"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 xml:space="preserve">Owns the facilitation &amp; completion of the test scope </w:t>
            </w:r>
          </w:p>
          <w:p w14:paraId="10F38B64" w14:textId="58C50051" w:rsidR="008B4592" w:rsidRPr="00FD1E6E" w:rsidRDefault="00546996" w:rsidP="0024777F">
            <w:pPr>
              <w:cnfStyle w:val="000000010000" w:firstRow="0" w:lastRow="0" w:firstColumn="0" w:lastColumn="0" w:oddVBand="0" w:evenVBand="0" w:oddHBand="0" w:evenHBand="1" w:firstRowFirstColumn="0" w:firstRowLastColumn="0" w:lastRowFirstColumn="0" w:lastRowLastColumn="0"/>
            </w:pPr>
            <w:r w:rsidRPr="00FD1E6E">
              <w:t>a</w:t>
            </w:r>
            <w:r w:rsidR="00F25BD5" w:rsidRPr="00FD1E6E">
              <w:t>nd m</w:t>
            </w:r>
            <w:r w:rsidR="008B4592" w:rsidRPr="00FD1E6E">
              <w:t xml:space="preserve">anagement of the functional test team </w:t>
            </w:r>
            <w:r w:rsidR="007A13CF" w:rsidRPr="00FD1E6E">
              <w:t>during</w:t>
            </w:r>
            <w:r w:rsidR="00B25D51" w:rsidRPr="00FD1E6E">
              <w:t xml:space="preserve"> System Unit Test P</w:t>
            </w:r>
            <w:r w:rsidR="008B4592" w:rsidRPr="00FD1E6E">
              <w:t>hase</w:t>
            </w:r>
          </w:p>
          <w:p w14:paraId="6A373DCA"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 xml:space="preserve">Management of testing governance process including facilitation of test phase entry/exit criteria meetings </w:t>
            </w:r>
          </w:p>
          <w:p w14:paraId="644A4CA4"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Script review against standards (approximately 10% of scripts)</w:t>
            </w:r>
          </w:p>
          <w:p w14:paraId="116B1CC0" w14:textId="4FE31875"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 xml:space="preserve">Production and issue of test exit reports </w:t>
            </w:r>
            <w:r w:rsidR="378956F4" w:rsidRPr="00FD1E6E">
              <w:t>(</w:t>
            </w:r>
            <w:r w:rsidR="002E4F45" w:rsidRPr="00FD1E6E">
              <w:t xml:space="preserve">System </w:t>
            </w:r>
            <w:r w:rsidR="378956F4" w:rsidRPr="00FD1E6E">
              <w:t xml:space="preserve">Unit Test </w:t>
            </w:r>
            <w:r w:rsidR="00812171" w:rsidRPr="00FD1E6E">
              <w:t xml:space="preserve">Completion </w:t>
            </w:r>
            <w:r w:rsidRPr="00FD1E6E">
              <w:t>report</w:t>
            </w:r>
            <w:r w:rsidR="6D8E71E8" w:rsidRPr="00FD1E6E">
              <w:t>.</w:t>
            </w:r>
            <w:r w:rsidRPr="00FD1E6E">
              <w:t xml:space="preserve"> </w:t>
            </w:r>
          </w:p>
        </w:tc>
      </w:tr>
      <w:tr w:rsidR="7AA670CB" w:rsidRPr="005246FB" w14:paraId="721B2432" w14:textId="77777777" w:rsidTr="7AA670CB">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412885BB" w14:textId="5E731349" w:rsidR="524646FF" w:rsidRPr="005246FB" w:rsidRDefault="524646FF" w:rsidP="7AA670CB">
            <w:pPr>
              <w:rPr>
                <w:highlight w:val="yellow"/>
              </w:rPr>
            </w:pPr>
            <w:r w:rsidRPr="005246FB">
              <w:rPr>
                <w:highlight w:val="yellow"/>
              </w:rPr>
              <w:t>Noodle Test Manager</w:t>
            </w:r>
          </w:p>
          <w:p w14:paraId="2B1ADCCE" w14:textId="4B96E331" w:rsidR="7AA670CB" w:rsidRPr="005246FB" w:rsidRDefault="7AA670CB" w:rsidP="7AA670CB"/>
          <w:p w14:paraId="457AEE31" w14:textId="78DE57A7" w:rsidR="7AA670CB" w:rsidRPr="005246FB" w:rsidRDefault="7AA670CB" w:rsidP="7AA670CB"/>
        </w:tc>
        <w:tc>
          <w:tcPr>
            <w:tcW w:w="1984" w:type="dxa"/>
            <w:shd w:val="clear" w:color="auto" w:fill="FFFFFF" w:themeFill="background1"/>
          </w:tcPr>
          <w:p w14:paraId="56AF180E" w14:textId="125BDCA4" w:rsidR="7AA670CB" w:rsidRPr="005246FB" w:rsidRDefault="00745CDF" w:rsidP="7AA670CB">
            <w:pPr>
              <w:cnfStyle w:val="000000000000" w:firstRow="0" w:lastRow="0" w:firstColumn="0" w:lastColumn="0" w:oddVBand="0" w:evenVBand="0" w:oddHBand="0" w:evenHBand="0" w:firstRowFirstColumn="0" w:firstRowLastColumn="0" w:lastRowFirstColumn="0" w:lastRowLastColumn="0"/>
              <w:rPr>
                <w:i/>
                <w:iCs/>
              </w:rPr>
            </w:pPr>
            <w:r w:rsidRPr="005246FB">
              <w:t>??</w:t>
            </w:r>
          </w:p>
        </w:tc>
        <w:tc>
          <w:tcPr>
            <w:tcW w:w="4762" w:type="dxa"/>
            <w:shd w:val="clear" w:color="auto" w:fill="FFFFFF" w:themeFill="background1"/>
          </w:tcPr>
          <w:p w14:paraId="12AF9107" w14:textId="712D3358" w:rsidR="524646FF" w:rsidRPr="005246FB" w:rsidRDefault="524646FF" w:rsidP="7AA670CB">
            <w:pPr>
              <w:cnfStyle w:val="000000000000" w:firstRow="0" w:lastRow="0" w:firstColumn="0" w:lastColumn="0" w:oddVBand="0" w:evenVBand="0" w:oddHBand="0" w:evenHBand="0" w:firstRowFirstColumn="0" w:firstRowLastColumn="0" w:lastRowFirstColumn="0" w:lastRowLastColumn="0"/>
            </w:pPr>
          </w:p>
        </w:tc>
      </w:tr>
      <w:tr w:rsidR="008B4592" w:rsidRPr="005246FB" w14:paraId="4DEC5559"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499EA8AD" w14:textId="77777777" w:rsidR="008B4592" w:rsidRPr="00FD1E6E" w:rsidRDefault="008B4592" w:rsidP="0024777F">
            <w:pPr>
              <w:rPr>
                <w:i/>
              </w:rPr>
            </w:pPr>
            <w:r w:rsidRPr="00FD1E6E">
              <w:t>Project Test Assurance</w:t>
            </w:r>
          </w:p>
        </w:tc>
        <w:tc>
          <w:tcPr>
            <w:tcW w:w="1984" w:type="dxa"/>
            <w:shd w:val="clear" w:color="auto" w:fill="FFFFFF" w:themeFill="background1"/>
          </w:tcPr>
          <w:p w14:paraId="66B9D700"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rPr>
                <w:i/>
              </w:rPr>
            </w:pPr>
          </w:p>
        </w:tc>
        <w:tc>
          <w:tcPr>
            <w:tcW w:w="4762" w:type="dxa"/>
            <w:shd w:val="clear" w:color="auto" w:fill="FFFFFF" w:themeFill="background1"/>
          </w:tcPr>
          <w:p w14:paraId="027A1942"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provide a periodic project specific objective assessment of the &lt;test phase&gt; stages; reporting risks, issues &amp; associated mitigations and action plans to project management and senior stakeholders.</w:t>
            </w:r>
          </w:p>
          <w:p w14:paraId="2127AEED"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support the &lt;test phase&gt; Lead in the build of the &lt;test phase&gt; approach in readiness for &lt;customer&gt; approval and the revision of the estimates and plan to deliver the &lt;test phase&gt; build and execute phase for the approved scope.</w:t>
            </w:r>
          </w:p>
          <w:p w14:paraId="0A6E8B8D"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support the &lt;test phase&gt; Lead to ensure the delivery to plan, validate the assessment of script quality and production of project reporting.</w:t>
            </w:r>
          </w:p>
        </w:tc>
      </w:tr>
      <w:tr w:rsidR="008B4592" w:rsidRPr="005246FB" w14:paraId="7DA70AD2" w14:textId="77777777" w:rsidTr="0065598C">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7E9308DA" w14:textId="77777777" w:rsidR="008B4592" w:rsidRPr="00FD1E6E" w:rsidRDefault="008B4592" w:rsidP="0024777F">
            <w:r w:rsidRPr="00FD1E6E">
              <w:t>Defect manager</w:t>
            </w:r>
          </w:p>
        </w:tc>
        <w:tc>
          <w:tcPr>
            <w:tcW w:w="1984" w:type="dxa"/>
            <w:shd w:val="clear" w:color="auto" w:fill="FFFFFF" w:themeFill="background1"/>
          </w:tcPr>
          <w:p w14:paraId="69C78502"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rPr>
                <w:i/>
              </w:rPr>
            </w:pPr>
          </w:p>
        </w:tc>
        <w:tc>
          <w:tcPr>
            <w:tcW w:w="4762" w:type="dxa"/>
            <w:shd w:val="clear" w:color="auto" w:fill="FFFFFF" w:themeFill="background1"/>
          </w:tcPr>
          <w:p w14:paraId="26469AA2"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rPr>
                <w:rFonts w:cs="Tahoma"/>
              </w:rPr>
              <w:t>Management of the defect process for the project across all defined test phases including resolution &amp; trend analysis following the guidelines defined in the Test approach document.</w:t>
            </w:r>
          </w:p>
        </w:tc>
      </w:tr>
      <w:tr w:rsidR="008B4592" w:rsidRPr="005246FB" w14:paraId="6B2DDC59"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0C570F8E" w14:textId="77777777" w:rsidR="008B4592" w:rsidRPr="00FD1E6E" w:rsidRDefault="008B4592" w:rsidP="0024777F">
            <w:r w:rsidRPr="00FD1E6E">
              <w:t>&lt;Test Phase&gt; Scoping Consultants</w:t>
            </w:r>
          </w:p>
        </w:tc>
        <w:tc>
          <w:tcPr>
            <w:tcW w:w="1984" w:type="dxa"/>
            <w:shd w:val="clear" w:color="auto" w:fill="FFFFFF" w:themeFill="background1"/>
          </w:tcPr>
          <w:p w14:paraId="02FC7868"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rPr>
                <w:i/>
              </w:rPr>
            </w:pPr>
          </w:p>
        </w:tc>
        <w:tc>
          <w:tcPr>
            <w:tcW w:w="4762" w:type="dxa"/>
            <w:shd w:val="clear" w:color="auto" w:fill="FFFFFF" w:themeFill="background1"/>
          </w:tcPr>
          <w:p w14:paraId="2AA3DBA4"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Assessment and confirmation of the prioritised &lt;test phase&gt; scope (test scenarios) for each of the &lt;x&gt; identified functional areas in scope &lt;insert functional areas&gt; including the preparation and facilitation of the Risk-based &lt;test phase&gt; workshops and the documentation of the prioritised scope per area.</w:t>
            </w:r>
          </w:p>
        </w:tc>
      </w:tr>
      <w:tr w:rsidR="008B4592" w:rsidRPr="005246FB" w14:paraId="1FD3B2FA" w14:textId="77777777" w:rsidTr="0065598C">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596B34E5" w14:textId="77777777" w:rsidR="008B4592" w:rsidRPr="00FD1E6E" w:rsidRDefault="008B4592" w:rsidP="0024777F">
            <w:r w:rsidRPr="00FD1E6E">
              <w:t>&lt;SI&gt; Functional Experts</w:t>
            </w:r>
          </w:p>
        </w:tc>
        <w:tc>
          <w:tcPr>
            <w:tcW w:w="1984" w:type="dxa"/>
            <w:shd w:val="clear" w:color="auto" w:fill="FFFFFF" w:themeFill="background1"/>
          </w:tcPr>
          <w:p w14:paraId="00D92B0F"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rPr>
                <w:i/>
              </w:rPr>
            </w:pPr>
          </w:p>
        </w:tc>
        <w:tc>
          <w:tcPr>
            <w:tcW w:w="4762" w:type="dxa"/>
            <w:shd w:val="clear" w:color="auto" w:fill="FFFFFF" w:themeFill="background1"/>
          </w:tcPr>
          <w:p w14:paraId="26558736"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Provide initial process Q&amp;A ad-hoc support and guidance for the solution to be implemented per area.</w:t>
            </w:r>
          </w:p>
          <w:p w14:paraId="3A30F544"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Attend the &lt;test phase&gt; scope workshops for each area and Integration workshops as required in the Scope schedule.</w:t>
            </w:r>
          </w:p>
          <w:p w14:paraId="033DFE19"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Review and approve the prioritised &lt;test phase&gt; scope for each functional area in readiness for &lt;test phase&gt; build &amp; execution to commence to schedule.</w:t>
            </w:r>
          </w:p>
          <w:p w14:paraId="7C49AC57"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be available for any queries providing ad-hoc support and guidance for the solution to be implemented in their area, including data &amp; process queries.</w:t>
            </w:r>
          </w:p>
          <w:p w14:paraId="31658CB4"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During the test execution phase attend defect management meetings to assess the criticality and priority of defects.</w:t>
            </w:r>
          </w:p>
        </w:tc>
      </w:tr>
      <w:tr w:rsidR="008B4592" w:rsidRPr="005246FB" w14:paraId="60ADB96C"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1785F5A4" w14:textId="77777777" w:rsidR="008B4592" w:rsidRPr="00FD1E6E" w:rsidRDefault="008B4592" w:rsidP="0024777F">
            <w:r w:rsidRPr="00FD1E6E">
              <w:t>&lt;Customer&gt; Process Leads/Experts</w:t>
            </w:r>
          </w:p>
        </w:tc>
        <w:tc>
          <w:tcPr>
            <w:tcW w:w="1984" w:type="dxa"/>
            <w:shd w:val="clear" w:color="auto" w:fill="FFFFFF" w:themeFill="background1"/>
          </w:tcPr>
          <w:p w14:paraId="092D5FBC" w14:textId="5EA1DD11"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rPr>
                <w:i/>
              </w:rPr>
            </w:pPr>
          </w:p>
        </w:tc>
        <w:tc>
          <w:tcPr>
            <w:tcW w:w="4762" w:type="dxa"/>
            <w:shd w:val="clear" w:color="auto" w:fill="FFFFFF" w:themeFill="background1"/>
          </w:tcPr>
          <w:p w14:paraId="2CBE69E4"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Provide initial process Q&amp;A ad-hoc support and guidance for the solution to be implemented per area.</w:t>
            </w:r>
          </w:p>
          <w:p w14:paraId="1FF12B51"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Attend the &lt;test phase&gt; scope workshops for each area and Integration workshops as required in the Scope schedule.</w:t>
            </w:r>
          </w:p>
          <w:p w14:paraId="021793F4"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Review and approve the prioritised &lt;test phase&gt; scope for each functional area in readiness for &lt;test phase&gt; build &amp; execute to commence to schedule.</w:t>
            </w:r>
          </w:p>
          <w:p w14:paraId="5D939CBB"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be available for any queries providing ad-hoc support and guidance for the solution to be implemented in their area, including data &amp; process queries.</w:t>
            </w:r>
          </w:p>
          <w:p w14:paraId="02F08868"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During the test execution phase attend defect management meetings to assess the criticality and priority of defects</w:t>
            </w:r>
          </w:p>
        </w:tc>
      </w:tr>
      <w:tr w:rsidR="008B4592" w:rsidRPr="005246FB" w14:paraId="46D10EF5" w14:textId="77777777" w:rsidTr="0065598C">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03AF548F" w14:textId="77777777" w:rsidR="008B4592" w:rsidRPr="00FD1E6E" w:rsidRDefault="008B4592" w:rsidP="0024777F">
            <w:r w:rsidRPr="00FD1E6E">
              <w:t>&lt;Test phase&gt; consultants</w:t>
            </w:r>
          </w:p>
        </w:tc>
        <w:tc>
          <w:tcPr>
            <w:tcW w:w="1984" w:type="dxa"/>
            <w:shd w:val="clear" w:color="auto" w:fill="FFFFFF" w:themeFill="background1"/>
          </w:tcPr>
          <w:p w14:paraId="784BA0C7"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rPr>
                <w:i/>
              </w:rPr>
            </w:pPr>
          </w:p>
        </w:tc>
        <w:tc>
          <w:tcPr>
            <w:tcW w:w="4762" w:type="dxa"/>
            <w:shd w:val="clear" w:color="auto" w:fill="FFFFFF" w:themeFill="background1"/>
          </w:tcPr>
          <w:p w14:paraId="0863E04B"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develop test scripts related to their specific work stream, ensuring they are built to the correct standard, contain data and ensure they are signed off for execution.</w:t>
            </w:r>
          </w:p>
          <w:p w14:paraId="7AA0433B"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execute the tests related to their specific work stream and ensure any required defects are created, assessed and prioritised for completion.  They will also ensure that tests are re-executed following the defect resolution.</w:t>
            </w:r>
          </w:p>
          <w:p w14:paraId="71403228"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also provide support to the &lt;customer&gt; team and ensure they are delivering their scripts to plan.</w:t>
            </w:r>
          </w:p>
        </w:tc>
      </w:tr>
      <w:tr w:rsidR="008B4592" w:rsidRPr="005246FB" w14:paraId="2FE7AA9C"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5D37B288" w14:textId="77777777" w:rsidR="008B4592" w:rsidRPr="00FD1E6E" w:rsidRDefault="008B4592" w:rsidP="0024777F">
            <w:proofErr w:type="spellStart"/>
            <w:r w:rsidRPr="00FD1E6E">
              <w:t>Qualitest</w:t>
            </w:r>
            <w:proofErr w:type="spellEnd"/>
            <w:r w:rsidRPr="00FD1E6E">
              <w:t xml:space="preserve"> &lt;Test phase&gt; Analysts</w:t>
            </w:r>
          </w:p>
        </w:tc>
        <w:tc>
          <w:tcPr>
            <w:tcW w:w="1984" w:type="dxa"/>
            <w:shd w:val="clear" w:color="auto" w:fill="FFFFFF" w:themeFill="background1"/>
          </w:tcPr>
          <w:p w14:paraId="3CC8E9F7"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rPr>
                <w:i/>
              </w:rPr>
            </w:pPr>
          </w:p>
        </w:tc>
        <w:tc>
          <w:tcPr>
            <w:tcW w:w="4762" w:type="dxa"/>
            <w:shd w:val="clear" w:color="auto" w:fill="FFFFFF" w:themeFill="background1"/>
          </w:tcPr>
          <w:p w14:paraId="02C48B6A"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develop test scripts related to their specific work stream, ensuring they are built to the correct standard, contain data and ensure they are signed off for execution.</w:t>
            </w:r>
          </w:p>
          <w:p w14:paraId="49251D73"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t>To execute the tests related to their specific work stream and ensure any required defects are created, assessed and prioritised for completion.  They will also ensure that tests are re-executed following the defect resolution.</w:t>
            </w:r>
          </w:p>
        </w:tc>
      </w:tr>
      <w:tr w:rsidR="008B4592" w:rsidRPr="005246FB" w14:paraId="6294556D" w14:textId="77777777" w:rsidTr="0065598C">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6588E761" w14:textId="77777777" w:rsidR="008B4592" w:rsidRPr="00FD1E6E" w:rsidRDefault="008B4592" w:rsidP="0024777F">
            <w:r w:rsidRPr="00FD1E6E">
              <w:t>Customer &lt; Test phase&gt; Analysts</w:t>
            </w:r>
          </w:p>
        </w:tc>
        <w:tc>
          <w:tcPr>
            <w:tcW w:w="1984" w:type="dxa"/>
            <w:shd w:val="clear" w:color="auto" w:fill="FFFFFF" w:themeFill="background1"/>
          </w:tcPr>
          <w:p w14:paraId="502163BB"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rPr>
                <w:i/>
              </w:rPr>
            </w:pPr>
          </w:p>
        </w:tc>
        <w:tc>
          <w:tcPr>
            <w:tcW w:w="4762" w:type="dxa"/>
            <w:shd w:val="clear" w:color="auto" w:fill="FFFFFF" w:themeFill="background1"/>
          </w:tcPr>
          <w:p w14:paraId="2BFBE190"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 xml:space="preserve">Attend the 1 day for scripting training &amp; standards course as delivered by the </w:t>
            </w:r>
            <w:proofErr w:type="spellStart"/>
            <w:r w:rsidRPr="00FD1E6E">
              <w:t>Qualitest</w:t>
            </w:r>
            <w:proofErr w:type="spellEnd"/>
            <w:r w:rsidRPr="00FD1E6E">
              <w:t xml:space="preserve"> &lt;test phase&gt; Lead.</w:t>
            </w:r>
          </w:p>
          <w:p w14:paraId="790928FA"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Completion of detailed scope review &amp; assessment to support &lt;test phase&gt; Build and Execute commencing to schedule.</w:t>
            </w:r>
          </w:p>
          <w:p w14:paraId="6F75EC96"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develop test scripts related to their specific work stream, ensuring they are built to the correct standard, contain data and ensure they are signed off for execution.</w:t>
            </w:r>
          </w:p>
          <w:p w14:paraId="1A023ABE"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r w:rsidRPr="00FD1E6E">
              <w:t>To execute the tests related to their specific work stream and ensure any required defects are created, assessed and prioritised for completion.  They will also ensure that tests are re-executed following the defect resolution.</w:t>
            </w:r>
          </w:p>
        </w:tc>
      </w:tr>
      <w:tr w:rsidR="008B4592" w:rsidRPr="00FD1E6E" w14:paraId="3CC523FB" w14:textId="77777777" w:rsidTr="00655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6F9E1E98" w14:textId="77777777" w:rsidR="008B4592" w:rsidRPr="00FD1E6E" w:rsidRDefault="008B4592" w:rsidP="0024777F">
            <w:r w:rsidRPr="00FD1E6E">
              <w:t xml:space="preserve">Data manager </w:t>
            </w:r>
          </w:p>
        </w:tc>
        <w:tc>
          <w:tcPr>
            <w:tcW w:w="1984" w:type="dxa"/>
            <w:shd w:val="clear" w:color="auto" w:fill="FFFFFF" w:themeFill="background1"/>
          </w:tcPr>
          <w:p w14:paraId="2008B1EB"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rPr>
                <w:i/>
              </w:rPr>
            </w:pPr>
          </w:p>
        </w:tc>
        <w:tc>
          <w:tcPr>
            <w:tcW w:w="4762" w:type="dxa"/>
            <w:shd w:val="clear" w:color="auto" w:fill="FFFFFF" w:themeFill="background1"/>
          </w:tcPr>
          <w:p w14:paraId="089E523A" w14:textId="77777777" w:rsidR="008B4592" w:rsidRPr="00FD1E6E" w:rsidRDefault="008B4592" w:rsidP="0024777F">
            <w:pPr>
              <w:cnfStyle w:val="000000010000" w:firstRow="0" w:lastRow="0" w:firstColumn="0" w:lastColumn="0" w:oddVBand="0" w:evenVBand="0" w:oddHBand="0" w:evenHBand="1" w:firstRowFirstColumn="0" w:firstRowLastColumn="0" w:lastRowFirstColumn="0" w:lastRowLastColumn="0"/>
            </w:pPr>
            <w:r w:rsidRPr="00FD1E6E">
              <w:rPr>
                <w:rFonts w:cs="Tahoma"/>
              </w:rPr>
              <w:t xml:space="preserve">Overall responsible for the gathering of data requirements during the scripting phase and the coordination of the creation of data prior to </w:t>
            </w:r>
            <w:r w:rsidRPr="00FD1E6E">
              <w:t>&lt;test phase&gt;</w:t>
            </w:r>
            <w:r w:rsidRPr="00FD1E6E">
              <w:rPr>
                <w:rFonts w:cs="Tahoma"/>
              </w:rPr>
              <w:t xml:space="preserve"> starting.</w:t>
            </w:r>
          </w:p>
        </w:tc>
      </w:tr>
      <w:tr w:rsidR="008B4592" w:rsidRPr="00FD1E6E" w14:paraId="23F303F8" w14:textId="77777777" w:rsidTr="0065598C">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720234C3" w14:textId="77777777" w:rsidR="008B4592" w:rsidRPr="00FD1E6E" w:rsidRDefault="008B4592" w:rsidP="0024777F">
            <w:r w:rsidRPr="00FD1E6E">
              <w:t>Other</w:t>
            </w:r>
          </w:p>
        </w:tc>
        <w:tc>
          <w:tcPr>
            <w:tcW w:w="1984" w:type="dxa"/>
            <w:shd w:val="clear" w:color="auto" w:fill="FFFFFF" w:themeFill="background1"/>
          </w:tcPr>
          <w:p w14:paraId="59AF2236"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rPr>
                <w:i/>
              </w:rPr>
            </w:pPr>
          </w:p>
        </w:tc>
        <w:tc>
          <w:tcPr>
            <w:tcW w:w="4762" w:type="dxa"/>
            <w:shd w:val="clear" w:color="auto" w:fill="FFFFFF" w:themeFill="background1"/>
          </w:tcPr>
          <w:p w14:paraId="2EC057BF" w14:textId="77777777" w:rsidR="008B4592" w:rsidRPr="00FD1E6E" w:rsidRDefault="008B4592" w:rsidP="0024777F">
            <w:pPr>
              <w:cnfStyle w:val="000000000000" w:firstRow="0" w:lastRow="0" w:firstColumn="0" w:lastColumn="0" w:oddVBand="0" w:evenVBand="0" w:oddHBand="0" w:evenHBand="0" w:firstRowFirstColumn="0" w:firstRowLastColumn="0" w:lastRowFirstColumn="0" w:lastRowLastColumn="0"/>
            </w:pPr>
          </w:p>
        </w:tc>
      </w:tr>
    </w:tbl>
    <w:p w14:paraId="7F6180BC" w14:textId="46640497" w:rsidR="00A00C85" w:rsidRPr="00FD1E6E" w:rsidRDefault="00A00C85" w:rsidP="00622FFC">
      <w:pPr>
        <w:pStyle w:val="H2BL"/>
        <w:ind w:left="562" w:hanging="562"/>
        <w:jc w:val="both"/>
        <w:outlineLvl w:val="1"/>
        <w:rPr>
          <w:rFonts w:ascii="Roboto Slab" w:hAnsi="Roboto Slab"/>
          <w:szCs w:val="20"/>
        </w:rPr>
      </w:pPr>
      <w:bookmarkStart w:id="220" w:name="_Toc54786856"/>
      <w:r w:rsidRPr="00FD1E6E">
        <w:rPr>
          <w:rFonts w:ascii="Roboto Slab" w:hAnsi="Roboto Slab"/>
          <w:szCs w:val="20"/>
        </w:rPr>
        <w:t>S</w:t>
      </w:r>
      <w:r w:rsidR="005C6E57" w:rsidRPr="00FD1E6E">
        <w:rPr>
          <w:rFonts w:ascii="Roboto Slab" w:hAnsi="Roboto Slab"/>
          <w:szCs w:val="20"/>
        </w:rPr>
        <w:t>taff Training Needs</w:t>
      </w:r>
    </w:p>
    <w:p w14:paraId="158FD486" w14:textId="77777777" w:rsidR="00A00C85" w:rsidRPr="00FD1E6E" w:rsidRDefault="00A00C85" w:rsidP="00622FFC">
      <w:pPr>
        <w:jc w:val="both"/>
        <w:rPr>
          <w:rFonts w:cstheme="minorHAnsi"/>
          <w:noProof/>
          <w:sz w:val="20"/>
          <w:szCs w:val="20"/>
        </w:rPr>
      </w:pPr>
      <w:r w:rsidRPr="00FD1E6E">
        <w:rPr>
          <w:rFonts w:cstheme="minorHAnsi"/>
          <w:noProof/>
          <w:sz w:val="20"/>
          <w:szCs w:val="20"/>
        </w:rPr>
        <w:t>&lt;A list of any specific training requirements in order to deliver the testing as planned i.e. the need to train internal client resources in the use of testing toolsets etc&gt;</w:t>
      </w:r>
    </w:p>
    <w:p w14:paraId="147C7E52" w14:textId="77777777" w:rsidR="00A00C85" w:rsidRPr="00FD1E6E" w:rsidRDefault="00A00C85" w:rsidP="00622FFC">
      <w:pPr>
        <w:pStyle w:val="H2BL"/>
        <w:jc w:val="both"/>
        <w:rPr>
          <w:rFonts w:ascii="Roboto Slab" w:hAnsi="Roboto Slab"/>
          <w:szCs w:val="20"/>
        </w:rPr>
      </w:pPr>
    </w:p>
    <w:p w14:paraId="075FBB40" w14:textId="7ED6B5AF" w:rsidR="00A00C85" w:rsidRPr="00FD1E6E" w:rsidRDefault="00A00C85" w:rsidP="00622FFC">
      <w:pPr>
        <w:pStyle w:val="ListParagraph"/>
        <w:numPr>
          <w:ilvl w:val="0"/>
          <w:numId w:val="17"/>
        </w:numPr>
        <w:jc w:val="both"/>
        <w:rPr>
          <w:rFonts w:cstheme="minorHAnsi"/>
          <w:sz w:val="20"/>
          <w:szCs w:val="20"/>
        </w:rPr>
      </w:pPr>
      <w:r w:rsidRPr="00FD1E6E">
        <w:rPr>
          <w:rFonts w:cstheme="minorHAnsi"/>
          <w:sz w:val="20"/>
          <w:szCs w:val="20"/>
        </w:rPr>
        <w:t xml:space="preserve">Capgemini Development </w:t>
      </w:r>
      <w:r w:rsidR="005B2D4E" w:rsidRPr="00FD1E6E">
        <w:rPr>
          <w:rFonts w:cstheme="minorHAnsi"/>
          <w:sz w:val="20"/>
          <w:szCs w:val="20"/>
        </w:rPr>
        <w:t>and Testing</w:t>
      </w:r>
      <w:r w:rsidRPr="00FD1E6E">
        <w:rPr>
          <w:rFonts w:cstheme="minorHAnsi"/>
          <w:sz w:val="20"/>
          <w:szCs w:val="20"/>
        </w:rPr>
        <w:t xml:space="preserve"> team will need training on the </w:t>
      </w:r>
      <w:r w:rsidR="00967B25" w:rsidRPr="00FD1E6E">
        <w:rPr>
          <w:rFonts w:cstheme="minorHAnsi"/>
          <w:sz w:val="20"/>
          <w:szCs w:val="20"/>
        </w:rPr>
        <w:t>existing IB Demand</w:t>
      </w:r>
      <w:r w:rsidRPr="00FD1E6E">
        <w:rPr>
          <w:rFonts w:cstheme="minorHAnsi"/>
          <w:sz w:val="20"/>
          <w:szCs w:val="20"/>
        </w:rPr>
        <w:t xml:space="preserve"> </w:t>
      </w:r>
      <w:r w:rsidR="005C33F0" w:rsidRPr="00FD1E6E">
        <w:rPr>
          <w:rFonts w:cstheme="minorHAnsi"/>
          <w:sz w:val="20"/>
          <w:szCs w:val="20"/>
        </w:rPr>
        <w:t xml:space="preserve">Forecasting and </w:t>
      </w:r>
      <w:r w:rsidRPr="00FD1E6E">
        <w:rPr>
          <w:rFonts w:cstheme="minorHAnsi"/>
          <w:sz w:val="20"/>
          <w:szCs w:val="20"/>
        </w:rPr>
        <w:t xml:space="preserve">Planning </w:t>
      </w:r>
      <w:r w:rsidR="00A80875" w:rsidRPr="00FD1E6E">
        <w:rPr>
          <w:rFonts w:cstheme="minorHAnsi"/>
          <w:sz w:val="20"/>
          <w:szCs w:val="20"/>
        </w:rPr>
        <w:t>landscape, terminologies</w:t>
      </w:r>
      <w:r w:rsidRPr="00FD1E6E">
        <w:rPr>
          <w:rFonts w:cstheme="minorHAnsi"/>
          <w:sz w:val="20"/>
          <w:szCs w:val="20"/>
        </w:rPr>
        <w:t xml:space="preserve"> (</w:t>
      </w:r>
      <w:r w:rsidR="00F8016D" w:rsidRPr="00FD1E6E">
        <w:rPr>
          <w:rFonts w:cstheme="minorHAnsi"/>
          <w:sz w:val="20"/>
          <w:szCs w:val="20"/>
        </w:rPr>
        <w:t xml:space="preserve">e.g. </w:t>
      </w:r>
      <w:r w:rsidRPr="00FD1E6E">
        <w:rPr>
          <w:rFonts w:cstheme="minorHAnsi"/>
          <w:sz w:val="20"/>
          <w:szCs w:val="20"/>
        </w:rPr>
        <w:t>APO Market, New Market</w:t>
      </w:r>
      <w:r w:rsidR="00F617E0" w:rsidRPr="00FD1E6E">
        <w:rPr>
          <w:rFonts w:cstheme="minorHAnsi"/>
          <w:sz w:val="20"/>
          <w:szCs w:val="20"/>
        </w:rPr>
        <w:t>, MSU, IYA</w:t>
      </w:r>
      <w:r w:rsidR="00E9105B" w:rsidRPr="00FD1E6E">
        <w:rPr>
          <w:rFonts w:cstheme="minorHAnsi"/>
          <w:sz w:val="20"/>
          <w:szCs w:val="20"/>
        </w:rPr>
        <w:t xml:space="preserve">, </w:t>
      </w:r>
      <w:r w:rsidR="00BA7C6C" w:rsidRPr="00FD1E6E">
        <w:rPr>
          <w:rFonts w:cstheme="minorHAnsi"/>
          <w:sz w:val="20"/>
          <w:szCs w:val="20"/>
        </w:rPr>
        <w:t xml:space="preserve">BOP, </w:t>
      </w:r>
      <w:r w:rsidR="00E9105B" w:rsidRPr="00FD1E6E">
        <w:rPr>
          <w:rFonts w:cstheme="minorHAnsi"/>
          <w:sz w:val="20"/>
          <w:szCs w:val="20"/>
        </w:rPr>
        <w:t>etc.</w:t>
      </w:r>
      <w:r w:rsidRPr="00FD1E6E">
        <w:rPr>
          <w:rFonts w:cstheme="minorHAnsi"/>
          <w:sz w:val="20"/>
          <w:szCs w:val="20"/>
        </w:rPr>
        <w:t xml:space="preserve">) and </w:t>
      </w:r>
      <w:r w:rsidR="00A80875" w:rsidRPr="00FD1E6E">
        <w:rPr>
          <w:rFonts w:cstheme="minorHAnsi"/>
          <w:sz w:val="20"/>
          <w:szCs w:val="20"/>
        </w:rPr>
        <w:t>high-level</w:t>
      </w:r>
      <w:r w:rsidR="00AE16FF" w:rsidRPr="00FD1E6E">
        <w:rPr>
          <w:rFonts w:cstheme="minorHAnsi"/>
          <w:sz w:val="20"/>
          <w:szCs w:val="20"/>
        </w:rPr>
        <w:t xml:space="preserve"> </w:t>
      </w:r>
      <w:r w:rsidRPr="00FD1E6E">
        <w:rPr>
          <w:rFonts w:cstheme="minorHAnsi"/>
          <w:sz w:val="20"/>
          <w:szCs w:val="20"/>
        </w:rPr>
        <w:t>processes</w:t>
      </w:r>
      <w:r w:rsidR="005B2D4E" w:rsidRPr="00FD1E6E">
        <w:rPr>
          <w:rFonts w:cstheme="minorHAnsi"/>
          <w:sz w:val="20"/>
          <w:szCs w:val="20"/>
        </w:rPr>
        <w:t>.</w:t>
      </w:r>
    </w:p>
    <w:p w14:paraId="40517A80" w14:textId="70E645EC" w:rsidR="00F134A1" w:rsidRPr="00FD1E6E" w:rsidRDefault="00F134A1" w:rsidP="00622FFC">
      <w:pPr>
        <w:pStyle w:val="ListParagraph"/>
        <w:numPr>
          <w:ilvl w:val="0"/>
          <w:numId w:val="17"/>
        </w:numPr>
        <w:jc w:val="both"/>
        <w:rPr>
          <w:rFonts w:cstheme="minorHAnsi"/>
          <w:sz w:val="20"/>
          <w:szCs w:val="20"/>
        </w:rPr>
      </w:pPr>
      <w:r w:rsidRPr="00FD1E6E">
        <w:rPr>
          <w:rFonts w:cstheme="minorHAnsi"/>
          <w:sz w:val="20"/>
          <w:szCs w:val="20"/>
        </w:rPr>
        <w:t xml:space="preserve">Internal training sessions </w:t>
      </w:r>
      <w:r w:rsidR="000D3A7C" w:rsidRPr="00FD1E6E">
        <w:rPr>
          <w:rFonts w:cstheme="minorHAnsi"/>
          <w:sz w:val="20"/>
          <w:szCs w:val="20"/>
        </w:rPr>
        <w:t xml:space="preserve">will be needed for testing team to understand the mapping between KPI’s and underlying raw data </w:t>
      </w:r>
      <w:r w:rsidR="0022467F" w:rsidRPr="00FD1E6E">
        <w:rPr>
          <w:rFonts w:cstheme="minorHAnsi"/>
          <w:sz w:val="20"/>
          <w:szCs w:val="20"/>
        </w:rPr>
        <w:t>(RSKU/SSKU, sales and forecast data)</w:t>
      </w:r>
    </w:p>
    <w:p w14:paraId="7E91F8C4" w14:textId="26EA505F" w:rsidR="002D567B" w:rsidRDefault="0065598C" w:rsidP="004B2F22">
      <w:pPr>
        <w:pStyle w:val="H2BL"/>
        <w:ind w:left="720" w:firstLine="0"/>
        <w:sectPr w:rsidR="002D567B" w:rsidSect="008B4592">
          <w:headerReference w:type="even" r:id="rId76"/>
          <w:headerReference w:type="default" r:id="rId77"/>
          <w:headerReference w:type="first" r:id="rId78"/>
          <w:type w:val="continuous"/>
          <w:pgSz w:w="11910" w:h="16840" w:code="9"/>
          <w:pgMar w:top="567" w:right="1418" w:bottom="1701" w:left="1814" w:header="1644" w:footer="113" w:gutter="0"/>
          <w:cols w:space="284"/>
          <w:titlePg/>
          <w:docGrid w:linePitch="299"/>
        </w:sectPr>
      </w:pPr>
      <w:r>
        <w:br w:type="textWrapping" w:clear="all"/>
      </w:r>
    </w:p>
    <w:bookmarkEnd w:id="220"/>
    <w:p w14:paraId="69A267D5" w14:textId="3DB58A46" w:rsidR="009746D7" w:rsidRDefault="009746D7" w:rsidP="004B2F22">
      <w:pPr>
        <w:pStyle w:val="H2BL"/>
        <w:rPr>
          <w:rFonts w:cstheme="minorHAnsi"/>
        </w:rPr>
      </w:pPr>
    </w:p>
    <w:p w14:paraId="54CD64D6" w14:textId="66A239BC" w:rsidR="009746D7" w:rsidRDefault="009746D7" w:rsidP="008B4592">
      <w:pPr>
        <w:rPr>
          <w:rFonts w:cstheme="minorHAnsi"/>
        </w:rPr>
      </w:pPr>
    </w:p>
    <w:p w14:paraId="788DD2E3" w14:textId="6B6FB5A9" w:rsidR="009746D7" w:rsidRDefault="009746D7" w:rsidP="008B4592">
      <w:pPr>
        <w:rPr>
          <w:rFonts w:cstheme="minorHAnsi"/>
        </w:rPr>
      </w:pPr>
    </w:p>
    <w:p w14:paraId="37990AEF" w14:textId="05453417" w:rsidR="009746D7" w:rsidRDefault="009746D7" w:rsidP="008B4592">
      <w:pPr>
        <w:rPr>
          <w:rFonts w:cstheme="minorHAnsi"/>
        </w:rPr>
      </w:pPr>
    </w:p>
    <w:p w14:paraId="4AEC11D9" w14:textId="5D759436" w:rsidR="009746D7" w:rsidRDefault="009746D7" w:rsidP="008B4592">
      <w:pPr>
        <w:rPr>
          <w:rFonts w:cstheme="minorHAnsi"/>
        </w:rPr>
      </w:pPr>
    </w:p>
    <w:p w14:paraId="02C3C86B" w14:textId="2BEC5A75" w:rsidR="009746D7" w:rsidRDefault="009746D7" w:rsidP="008B4592">
      <w:pPr>
        <w:rPr>
          <w:rFonts w:cstheme="minorHAnsi"/>
        </w:rPr>
      </w:pPr>
    </w:p>
    <w:p w14:paraId="25570D14" w14:textId="179D8931" w:rsidR="009746D7" w:rsidRDefault="009746D7" w:rsidP="008B4592">
      <w:pPr>
        <w:rPr>
          <w:rFonts w:cstheme="minorHAnsi"/>
        </w:rPr>
      </w:pPr>
    </w:p>
    <w:p w14:paraId="11A4D6E0" w14:textId="7BD3FA15" w:rsidR="009746D7" w:rsidRDefault="009746D7" w:rsidP="008B4592">
      <w:pPr>
        <w:rPr>
          <w:rFonts w:cstheme="minorHAnsi"/>
        </w:rPr>
      </w:pPr>
    </w:p>
    <w:p w14:paraId="0E2DE600" w14:textId="11DD56E9" w:rsidR="009746D7" w:rsidRDefault="009746D7" w:rsidP="008B4592">
      <w:pPr>
        <w:rPr>
          <w:rFonts w:cstheme="minorHAnsi"/>
        </w:rPr>
      </w:pPr>
    </w:p>
    <w:p w14:paraId="735BD201" w14:textId="24945465" w:rsidR="009746D7" w:rsidRDefault="009746D7" w:rsidP="008B4592">
      <w:pPr>
        <w:rPr>
          <w:rFonts w:cstheme="minorHAnsi"/>
        </w:rPr>
      </w:pPr>
    </w:p>
    <w:p w14:paraId="69766D0C" w14:textId="77777777" w:rsidR="009746D7" w:rsidRPr="00B23A06" w:rsidRDefault="009746D7" w:rsidP="008B4592">
      <w:pPr>
        <w:rPr>
          <w:rFonts w:cstheme="minorHAnsi"/>
        </w:rPr>
      </w:pPr>
    </w:p>
    <w:p w14:paraId="6C49717B" w14:textId="77777777" w:rsidR="008B4592" w:rsidRDefault="008B4592" w:rsidP="008B4592">
      <w:pPr>
        <w:sectPr w:rsidR="008B4592" w:rsidSect="002D567B">
          <w:type w:val="continuous"/>
          <w:pgSz w:w="11910" w:h="16840" w:code="9"/>
          <w:pgMar w:top="567" w:right="1418" w:bottom="1701" w:left="1814" w:header="1644" w:footer="113" w:gutter="0"/>
          <w:cols w:num="2" w:space="284"/>
          <w:titlePg/>
          <w:docGrid w:linePitch="299"/>
        </w:sectPr>
      </w:pPr>
    </w:p>
    <w:p w14:paraId="517D2A35" w14:textId="77777777" w:rsidR="008B4592" w:rsidRDefault="008B4592" w:rsidP="008B4592">
      <w:pPr>
        <w:pStyle w:val="SECTIONTITLES"/>
      </w:pPr>
      <w:bookmarkStart w:id="221" w:name="_Toc54786857"/>
    </w:p>
    <w:p w14:paraId="2784FA47" w14:textId="78DC0E9D" w:rsidR="008B4592" w:rsidRPr="00B23A06" w:rsidRDefault="008B4592" w:rsidP="00747161">
      <w:pPr>
        <w:pStyle w:val="SECTIONTITLES"/>
        <w:ind w:left="418"/>
        <w:outlineLvl w:val="0"/>
      </w:pPr>
      <w:r>
        <w:br/>
      </w:r>
      <w:r>
        <w:br/>
      </w:r>
      <w:r w:rsidRPr="00B23A06">
        <w:t>RAID</w:t>
      </w:r>
      <w:bookmarkEnd w:id="221"/>
    </w:p>
    <w:p w14:paraId="3F907D0D" w14:textId="77777777" w:rsidR="008B4592" w:rsidRDefault="008B4592" w:rsidP="008B4592">
      <w:pPr>
        <w:sectPr w:rsidR="008B4592" w:rsidSect="008B4592">
          <w:headerReference w:type="even" r:id="rId79"/>
          <w:headerReference w:type="default" r:id="rId80"/>
          <w:headerReference w:type="first" r:id="rId81"/>
          <w:pgSz w:w="11910" w:h="16840" w:code="9"/>
          <w:pgMar w:top="567" w:right="1418" w:bottom="1701" w:left="1814" w:header="1644" w:footer="113" w:gutter="0"/>
          <w:cols w:space="284"/>
          <w:titlePg/>
          <w:docGrid w:linePitch="299"/>
        </w:sectPr>
      </w:pPr>
    </w:p>
    <w:p w14:paraId="08CF7F71" w14:textId="699EDC0A" w:rsidR="004476DF" w:rsidRPr="00622FFC" w:rsidRDefault="004476DF" w:rsidP="00622FFC">
      <w:pPr>
        <w:jc w:val="both"/>
        <w:rPr>
          <w:rFonts w:cstheme="minorHAnsi"/>
          <w:sz w:val="20"/>
          <w:szCs w:val="20"/>
        </w:rPr>
      </w:pPr>
      <w:r w:rsidRPr="00622FFC">
        <w:rPr>
          <w:rFonts w:cstheme="minorHAnsi"/>
          <w:sz w:val="20"/>
          <w:szCs w:val="20"/>
        </w:rPr>
        <w:t>This section will be used to highlight the main Risks, Assumptions, Issues and Dependencies that were known at the time of writing this document.</w:t>
      </w:r>
    </w:p>
    <w:p w14:paraId="1B58C23B" w14:textId="77777777" w:rsidR="004476DF" w:rsidRPr="00622FFC" w:rsidRDefault="004476DF" w:rsidP="00622FFC">
      <w:pPr>
        <w:pStyle w:val="H2RED"/>
        <w:ind w:left="562" w:hanging="562"/>
        <w:jc w:val="both"/>
        <w:outlineLvl w:val="1"/>
        <w:rPr>
          <w:rFonts w:ascii="Roboto Slab" w:hAnsi="Roboto Slab"/>
          <w:szCs w:val="20"/>
        </w:rPr>
      </w:pPr>
      <w:bookmarkStart w:id="222" w:name="_Toc54786858"/>
      <w:r w:rsidRPr="00622FFC">
        <w:rPr>
          <w:rFonts w:ascii="Roboto Slab" w:hAnsi="Roboto Slab"/>
          <w:szCs w:val="20"/>
        </w:rPr>
        <w:t>Project Test Risks</w:t>
      </w:r>
      <w:bookmarkEnd w:id="222"/>
    </w:p>
    <w:p w14:paraId="37202368" w14:textId="0E6C6997" w:rsidR="004476DF" w:rsidRPr="00622FFC" w:rsidRDefault="004476DF" w:rsidP="00622FFC">
      <w:pPr>
        <w:jc w:val="both"/>
        <w:rPr>
          <w:rFonts w:cstheme="minorHAnsi"/>
          <w:sz w:val="20"/>
          <w:szCs w:val="20"/>
        </w:rPr>
      </w:pPr>
      <w:r w:rsidRPr="00622FFC">
        <w:rPr>
          <w:rFonts w:cstheme="minorHAnsi"/>
          <w:sz w:val="20"/>
          <w:szCs w:val="20"/>
        </w:rPr>
        <w:t>&lt;Details of any risks known, together with their impact on testing and overall plan for mitigation&gt;</w:t>
      </w:r>
    </w:p>
    <w:p w14:paraId="701B864B" w14:textId="77777777" w:rsidR="004476DF" w:rsidRPr="00622FFC" w:rsidRDefault="004476DF" w:rsidP="00622FFC">
      <w:pPr>
        <w:jc w:val="both"/>
        <w:rPr>
          <w:rFonts w:cstheme="minorHAnsi"/>
          <w:sz w:val="20"/>
          <w:szCs w:val="20"/>
        </w:rPr>
      </w:pPr>
    </w:p>
    <w:p w14:paraId="66FB1BAE" w14:textId="1C45F8E9" w:rsidR="004476DF" w:rsidRPr="00622FFC" w:rsidRDefault="004476DF" w:rsidP="00622FFC">
      <w:pPr>
        <w:jc w:val="both"/>
        <w:rPr>
          <w:rFonts w:cstheme="minorHAnsi"/>
          <w:sz w:val="20"/>
          <w:szCs w:val="20"/>
        </w:rPr>
      </w:pPr>
      <w:r w:rsidRPr="00622FFC">
        <w:rPr>
          <w:rFonts w:cstheme="minorHAnsi"/>
          <w:sz w:val="20"/>
          <w:szCs w:val="20"/>
        </w:rPr>
        <w:t>Certain risks are associated with any project and plans to mitigate these risks should be identified as early in the project as possible.</w:t>
      </w:r>
    </w:p>
    <w:p w14:paraId="436AC2A2" w14:textId="77777777" w:rsidR="004476DF" w:rsidRPr="00622FFC" w:rsidRDefault="004476DF" w:rsidP="004476DF">
      <w:pPr>
        <w:rPr>
          <w:rFonts w:cstheme="minorHAnsi"/>
          <w:sz w:val="20"/>
          <w:szCs w:val="20"/>
        </w:rPr>
      </w:pPr>
    </w:p>
    <w:tbl>
      <w:tblPr>
        <w:tblStyle w:val="Experior2"/>
        <w:tblW w:w="5552"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ayout w:type="fixed"/>
        <w:tblLook w:val="04A0" w:firstRow="1" w:lastRow="0" w:firstColumn="1" w:lastColumn="0" w:noHBand="0" w:noVBand="1"/>
      </w:tblPr>
      <w:tblGrid>
        <w:gridCol w:w="2818"/>
        <w:gridCol w:w="2035"/>
        <w:gridCol w:w="2223"/>
        <w:gridCol w:w="1113"/>
        <w:gridCol w:w="1436"/>
      </w:tblGrid>
      <w:tr w:rsidR="00A11331" w:rsidRPr="00622FFC" w14:paraId="3009D246" w14:textId="77777777" w:rsidTr="00A11331">
        <w:trPr>
          <w:cnfStyle w:val="100000000000" w:firstRow="1" w:lastRow="0" w:firstColumn="0" w:lastColumn="0" w:oddVBand="0" w:evenVBand="0" w:oddHBand="0" w:evenHBand="0" w:firstRowFirstColumn="0" w:firstRowLastColumn="0" w:lastRowFirstColumn="0" w:lastRowLastColumn="0"/>
          <w:trHeight w:hRule="exact" w:val="768"/>
        </w:trPr>
        <w:tc>
          <w:tcPr>
            <w:cnfStyle w:val="001000000000" w:firstRow="0" w:lastRow="0" w:firstColumn="1" w:lastColumn="0" w:oddVBand="0" w:evenVBand="0" w:oddHBand="0" w:evenHBand="0" w:firstRowFirstColumn="0" w:firstRowLastColumn="0" w:lastRowFirstColumn="0" w:lastRowLastColumn="0"/>
            <w:tcW w:w="1464" w:type="pct"/>
            <w:hideMark/>
          </w:tcPr>
          <w:p w14:paraId="4A61C651" w14:textId="77777777" w:rsidR="004476DF" w:rsidRPr="00622FFC" w:rsidRDefault="004476DF" w:rsidP="00782C85">
            <w:pPr>
              <w:rPr>
                <w:rFonts w:cstheme="minorHAnsi"/>
                <w:sz w:val="20"/>
              </w:rPr>
            </w:pPr>
            <w:r w:rsidRPr="00622FFC">
              <w:rPr>
                <w:rFonts w:cstheme="minorHAnsi"/>
                <w:sz w:val="20"/>
              </w:rPr>
              <w:t>Risk</w:t>
            </w:r>
          </w:p>
        </w:tc>
        <w:tc>
          <w:tcPr>
            <w:tcW w:w="1057" w:type="pct"/>
            <w:hideMark/>
          </w:tcPr>
          <w:p w14:paraId="2401DEAE"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Impact on Testing</w:t>
            </w:r>
          </w:p>
        </w:tc>
        <w:tc>
          <w:tcPr>
            <w:tcW w:w="1155" w:type="pct"/>
            <w:hideMark/>
          </w:tcPr>
          <w:p w14:paraId="76C87719"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Mitigation Plans</w:t>
            </w:r>
          </w:p>
        </w:tc>
        <w:tc>
          <w:tcPr>
            <w:tcW w:w="578" w:type="pct"/>
            <w:hideMark/>
          </w:tcPr>
          <w:p w14:paraId="038DFBA3"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Impact</w:t>
            </w:r>
          </w:p>
          <w:p w14:paraId="78FB51EF"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(1-10)</w:t>
            </w:r>
          </w:p>
        </w:tc>
        <w:tc>
          <w:tcPr>
            <w:tcW w:w="746" w:type="pct"/>
          </w:tcPr>
          <w:p w14:paraId="5C834717"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Probability</w:t>
            </w:r>
          </w:p>
          <w:p w14:paraId="334B3491"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(1-10)</w:t>
            </w:r>
          </w:p>
          <w:p w14:paraId="672C7823"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p>
        </w:tc>
      </w:tr>
      <w:tr w:rsidR="00A11331" w:rsidRPr="00622FFC" w14:paraId="1204AFF8" w14:textId="77777777" w:rsidTr="00A11331">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3EC57274" w14:textId="19050B9A" w:rsidR="004476DF" w:rsidRPr="00FD1E6E" w:rsidRDefault="001B57B8" w:rsidP="00DC7E0F">
            <w:pPr>
              <w:pStyle w:val="ListParagraph"/>
              <w:numPr>
                <w:ilvl w:val="0"/>
                <w:numId w:val="19"/>
              </w:numPr>
              <w:rPr>
                <w:rFonts w:cstheme="minorHAnsi"/>
              </w:rPr>
            </w:pPr>
            <w:r w:rsidRPr="00FD1E6E">
              <w:rPr>
                <w:rFonts w:cstheme="minorHAnsi"/>
              </w:rPr>
              <w:t xml:space="preserve">Complete list of data sources is not yet available and hence the Solution </w:t>
            </w:r>
            <w:r w:rsidR="00A80875" w:rsidRPr="00FD1E6E">
              <w:rPr>
                <w:rFonts w:cstheme="minorHAnsi"/>
              </w:rPr>
              <w:t>Design is</w:t>
            </w:r>
            <w:r w:rsidR="00F8016D" w:rsidRPr="00FD1E6E">
              <w:rPr>
                <w:rFonts w:cstheme="minorHAnsi"/>
              </w:rPr>
              <w:t xml:space="preserve"> </w:t>
            </w:r>
            <w:r w:rsidRPr="00FD1E6E">
              <w:rPr>
                <w:rFonts w:cstheme="minorHAnsi"/>
              </w:rPr>
              <w:t>not finalized</w:t>
            </w:r>
          </w:p>
        </w:tc>
        <w:tc>
          <w:tcPr>
            <w:tcW w:w="1057" w:type="pct"/>
            <w:shd w:val="clear" w:color="auto" w:fill="FFFFFF" w:themeFill="background1"/>
          </w:tcPr>
          <w:p w14:paraId="37C48EE7" w14:textId="3301119B" w:rsidR="004476DF" w:rsidRPr="00FD1E6E" w:rsidRDefault="00414041"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 xml:space="preserve">Potential </w:t>
            </w:r>
            <w:r w:rsidR="001B57B8" w:rsidRPr="00FD1E6E">
              <w:rPr>
                <w:rFonts w:cstheme="minorHAnsi"/>
              </w:rPr>
              <w:t>Delay</w:t>
            </w:r>
            <w:r w:rsidR="005E4913" w:rsidRPr="00FD1E6E">
              <w:rPr>
                <w:rFonts w:cstheme="minorHAnsi"/>
              </w:rPr>
              <w:t xml:space="preserve">s </w:t>
            </w:r>
            <w:r w:rsidRPr="00FD1E6E">
              <w:rPr>
                <w:rFonts w:cstheme="minorHAnsi"/>
              </w:rPr>
              <w:t xml:space="preserve">in </w:t>
            </w:r>
            <w:r w:rsidR="001B57B8" w:rsidRPr="00FD1E6E">
              <w:rPr>
                <w:rFonts w:cstheme="minorHAnsi"/>
              </w:rPr>
              <w:t>Test Preparation and Test Execution Timelines</w:t>
            </w:r>
          </w:p>
        </w:tc>
        <w:tc>
          <w:tcPr>
            <w:tcW w:w="1155" w:type="pct"/>
            <w:shd w:val="clear" w:color="auto" w:fill="FFFFFF" w:themeFill="background1"/>
          </w:tcPr>
          <w:p w14:paraId="0AAB07B1" w14:textId="03550AD9" w:rsidR="004476DF" w:rsidRPr="00FD1E6E" w:rsidRDefault="00E7363B"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Data Analyst</w:t>
            </w:r>
            <w:r w:rsidR="00361250" w:rsidRPr="00FD1E6E">
              <w:rPr>
                <w:rFonts w:cstheme="minorHAnsi"/>
              </w:rPr>
              <w:t xml:space="preserve"> </w:t>
            </w:r>
            <w:r w:rsidRPr="00FD1E6E">
              <w:rPr>
                <w:rFonts w:cstheme="minorHAnsi"/>
              </w:rPr>
              <w:t>Team is working with Lesia and Hasan on identifying and validating the data sources</w:t>
            </w:r>
          </w:p>
        </w:tc>
        <w:tc>
          <w:tcPr>
            <w:tcW w:w="578" w:type="pct"/>
            <w:shd w:val="clear" w:color="auto" w:fill="FFFFFF" w:themeFill="background1"/>
          </w:tcPr>
          <w:p w14:paraId="5E52C79F" w14:textId="04CF0B70" w:rsidR="004476DF" w:rsidRPr="00FD1E6E" w:rsidRDefault="00E7363B"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8</w:t>
            </w:r>
          </w:p>
        </w:tc>
        <w:tc>
          <w:tcPr>
            <w:tcW w:w="746" w:type="pct"/>
            <w:shd w:val="clear" w:color="auto" w:fill="FFFFFF" w:themeFill="background1"/>
          </w:tcPr>
          <w:p w14:paraId="28C1130D" w14:textId="15F66D87" w:rsidR="004476DF" w:rsidRPr="00FD1E6E" w:rsidRDefault="00E7363B"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8</w:t>
            </w:r>
          </w:p>
        </w:tc>
      </w:tr>
      <w:tr w:rsidR="00A11331" w:rsidRPr="00622FFC" w14:paraId="5EAE1B0A" w14:textId="77777777" w:rsidTr="00A11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59D39654" w14:textId="66080EE8" w:rsidR="004476DF" w:rsidRPr="00FD1E6E" w:rsidRDefault="00A5791B" w:rsidP="00DC7E0F">
            <w:pPr>
              <w:pStyle w:val="ListParagraph"/>
              <w:numPr>
                <w:ilvl w:val="0"/>
                <w:numId w:val="19"/>
              </w:numPr>
              <w:rPr>
                <w:rFonts w:cstheme="minorHAnsi"/>
              </w:rPr>
            </w:pPr>
            <w:r w:rsidRPr="00FD1E6E">
              <w:rPr>
                <w:rFonts w:cstheme="minorHAnsi"/>
              </w:rPr>
              <w:t xml:space="preserve">Lack of understanding of </w:t>
            </w:r>
            <w:r w:rsidR="003A4AD4" w:rsidRPr="00FD1E6E">
              <w:rPr>
                <w:rFonts w:cstheme="minorHAnsi"/>
              </w:rPr>
              <w:t>Power BI Data Model</w:t>
            </w:r>
          </w:p>
        </w:tc>
        <w:tc>
          <w:tcPr>
            <w:tcW w:w="1057" w:type="pct"/>
            <w:shd w:val="clear" w:color="auto" w:fill="FFFFFF" w:themeFill="background1"/>
          </w:tcPr>
          <w:p w14:paraId="253AFBC5" w14:textId="4A6C26EF" w:rsidR="004476DF" w:rsidRPr="00FD1E6E" w:rsidRDefault="00B73EDE" w:rsidP="00AC5125">
            <w:pPr>
              <w:cnfStyle w:val="000000010000" w:firstRow="0" w:lastRow="0" w:firstColumn="0" w:lastColumn="0" w:oddVBand="0" w:evenVBand="0" w:oddHBand="0" w:evenHBand="1" w:firstRowFirstColumn="0" w:firstRowLastColumn="0" w:lastRowFirstColumn="0" w:lastRowLastColumn="0"/>
              <w:rPr>
                <w:rFonts w:cstheme="minorBidi"/>
              </w:rPr>
            </w:pPr>
            <w:r w:rsidRPr="00FD1E6E">
              <w:rPr>
                <w:rFonts w:cstheme="minorBidi"/>
              </w:rPr>
              <w:t xml:space="preserve">The aggregate figures </w:t>
            </w:r>
            <w:r w:rsidR="00CB4B66" w:rsidRPr="00FD1E6E">
              <w:rPr>
                <w:rFonts w:cstheme="minorBidi"/>
              </w:rPr>
              <w:t>showing up on the dashboards cannot be validated if this understanding is not in place.</w:t>
            </w:r>
          </w:p>
        </w:tc>
        <w:tc>
          <w:tcPr>
            <w:tcW w:w="1155" w:type="pct"/>
            <w:shd w:val="clear" w:color="auto" w:fill="FFFFFF" w:themeFill="background1"/>
          </w:tcPr>
          <w:p w14:paraId="62D97394" w14:textId="762FD1C9" w:rsidR="004476DF" w:rsidRPr="00FD1E6E" w:rsidRDefault="004C7BF8" w:rsidP="00782C8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 xml:space="preserve">Organize cross training involving </w:t>
            </w:r>
            <w:r w:rsidR="00DE07F0" w:rsidRPr="00FD1E6E">
              <w:rPr>
                <w:rFonts w:cstheme="minorHAnsi"/>
              </w:rPr>
              <w:t>Data</w:t>
            </w:r>
            <w:r w:rsidRPr="00FD1E6E">
              <w:rPr>
                <w:rFonts w:cstheme="minorHAnsi"/>
              </w:rPr>
              <w:t xml:space="preserve"> Analyst, </w:t>
            </w:r>
            <w:r w:rsidR="007F1FE5" w:rsidRPr="00FD1E6E">
              <w:rPr>
                <w:rFonts w:cstheme="minorHAnsi"/>
              </w:rPr>
              <w:t>Solution Architec</w:t>
            </w:r>
            <w:r w:rsidR="00745C9A" w:rsidRPr="00FD1E6E">
              <w:rPr>
                <w:rFonts w:cstheme="minorHAnsi"/>
              </w:rPr>
              <w:t xml:space="preserve">t </w:t>
            </w:r>
            <w:r w:rsidRPr="00FD1E6E">
              <w:rPr>
                <w:rFonts w:cstheme="minorHAnsi"/>
              </w:rPr>
              <w:t>development and testing teams to develop understanding.</w:t>
            </w:r>
          </w:p>
        </w:tc>
        <w:tc>
          <w:tcPr>
            <w:tcW w:w="578" w:type="pct"/>
            <w:shd w:val="clear" w:color="auto" w:fill="FFFFFF" w:themeFill="background1"/>
          </w:tcPr>
          <w:p w14:paraId="4B33EBC0" w14:textId="57CC4BD7" w:rsidR="004476DF" w:rsidRPr="00FD1E6E" w:rsidRDefault="00FE04E4" w:rsidP="00782C8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8</w:t>
            </w:r>
          </w:p>
        </w:tc>
        <w:tc>
          <w:tcPr>
            <w:tcW w:w="746" w:type="pct"/>
            <w:shd w:val="clear" w:color="auto" w:fill="FFFFFF" w:themeFill="background1"/>
          </w:tcPr>
          <w:p w14:paraId="21E80FAD" w14:textId="661AE035" w:rsidR="004476DF" w:rsidRPr="00FD1E6E" w:rsidRDefault="00FE04E4" w:rsidP="00782C8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8</w:t>
            </w:r>
          </w:p>
        </w:tc>
      </w:tr>
      <w:tr w:rsidR="00A11331" w:rsidRPr="00FD1E6E" w14:paraId="0DFEAB57" w14:textId="77777777" w:rsidTr="00A11331">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58503B81" w14:textId="15B9C856" w:rsidR="00A11331" w:rsidRPr="00FD1E6E" w:rsidRDefault="00A11331" w:rsidP="00DC7E0F">
            <w:pPr>
              <w:pStyle w:val="ListParagraph"/>
              <w:numPr>
                <w:ilvl w:val="0"/>
                <w:numId w:val="19"/>
              </w:numPr>
              <w:rPr>
                <w:rFonts w:cstheme="minorHAnsi"/>
              </w:rPr>
            </w:pPr>
            <w:r w:rsidRPr="00FD1E6E">
              <w:rPr>
                <w:rFonts w:cstheme="minorHAnsi"/>
              </w:rPr>
              <w:t>Non-functional requirements are not yet confirmed by IB</w:t>
            </w:r>
          </w:p>
        </w:tc>
        <w:tc>
          <w:tcPr>
            <w:tcW w:w="1057" w:type="pct"/>
            <w:shd w:val="clear" w:color="auto" w:fill="FFFFFF" w:themeFill="background1"/>
          </w:tcPr>
          <w:p w14:paraId="6767623D"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Bidi"/>
              </w:rPr>
            </w:pPr>
            <w:r w:rsidRPr="00FD1E6E">
              <w:rPr>
                <w:rFonts w:cstheme="minorBidi"/>
              </w:rPr>
              <w:t>NFR’s will not be taken into consideration during development and testing.</w:t>
            </w:r>
          </w:p>
          <w:p w14:paraId="19079AC8"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p>
        </w:tc>
        <w:tc>
          <w:tcPr>
            <w:tcW w:w="1155" w:type="pct"/>
            <w:shd w:val="clear" w:color="auto" w:fill="FFFFFF" w:themeFill="background1"/>
          </w:tcPr>
          <w:p w14:paraId="53C9B91B" w14:textId="0430AA10"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Follow-up with IB Business owners for this information</w:t>
            </w:r>
          </w:p>
        </w:tc>
        <w:tc>
          <w:tcPr>
            <w:tcW w:w="578" w:type="pct"/>
            <w:shd w:val="clear" w:color="auto" w:fill="FFFFFF" w:themeFill="background1"/>
          </w:tcPr>
          <w:p w14:paraId="7CCF2176" w14:textId="59F8CA81"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7</w:t>
            </w:r>
          </w:p>
        </w:tc>
        <w:tc>
          <w:tcPr>
            <w:tcW w:w="746" w:type="pct"/>
            <w:shd w:val="clear" w:color="auto" w:fill="FFFFFF" w:themeFill="background1"/>
          </w:tcPr>
          <w:p w14:paraId="3143B836" w14:textId="387D9486"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8</w:t>
            </w:r>
          </w:p>
        </w:tc>
      </w:tr>
      <w:tr w:rsidR="00A11331" w:rsidRPr="00FD1E6E" w14:paraId="2FE36DC7" w14:textId="77777777" w:rsidTr="00A11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7DFFD329" w14:textId="77777777" w:rsidR="00A11331" w:rsidRPr="00FD1E6E" w:rsidRDefault="00A11331" w:rsidP="00A11331">
            <w:pPr>
              <w:rPr>
                <w:rFonts w:cstheme="minorHAnsi"/>
              </w:rPr>
            </w:pPr>
          </w:p>
        </w:tc>
        <w:tc>
          <w:tcPr>
            <w:tcW w:w="1057" w:type="pct"/>
            <w:shd w:val="clear" w:color="auto" w:fill="FFFFFF" w:themeFill="background1"/>
          </w:tcPr>
          <w:p w14:paraId="5A54D2B0"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1155" w:type="pct"/>
            <w:shd w:val="clear" w:color="auto" w:fill="FFFFFF" w:themeFill="background1"/>
          </w:tcPr>
          <w:p w14:paraId="0323A174"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578" w:type="pct"/>
            <w:shd w:val="clear" w:color="auto" w:fill="FFFFFF" w:themeFill="background1"/>
          </w:tcPr>
          <w:p w14:paraId="08F587C1"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746" w:type="pct"/>
            <w:shd w:val="clear" w:color="auto" w:fill="FFFFFF" w:themeFill="background1"/>
          </w:tcPr>
          <w:p w14:paraId="4E65BBD3"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r>
      <w:tr w:rsidR="00A11331" w:rsidRPr="00FD1E6E" w14:paraId="61DA9F6A" w14:textId="77777777" w:rsidTr="00A11331">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42F73792" w14:textId="77777777" w:rsidR="00A11331" w:rsidRPr="00FD1E6E" w:rsidRDefault="00A11331" w:rsidP="00A11331">
            <w:pPr>
              <w:rPr>
                <w:rFonts w:cstheme="minorHAnsi"/>
              </w:rPr>
            </w:pPr>
          </w:p>
        </w:tc>
        <w:tc>
          <w:tcPr>
            <w:tcW w:w="1057" w:type="pct"/>
            <w:shd w:val="clear" w:color="auto" w:fill="FFFFFF" w:themeFill="background1"/>
          </w:tcPr>
          <w:p w14:paraId="211BB26F"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p>
        </w:tc>
        <w:tc>
          <w:tcPr>
            <w:tcW w:w="1155" w:type="pct"/>
            <w:shd w:val="clear" w:color="auto" w:fill="FFFFFF" w:themeFill="background1"/>
          </w:tcPr>
          <w:p w14:paraId="3E99105C"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p>
        </w:tc>
        <w:tc>
          <w:tcPr>
            <w:tcW w:w="578" w:type="pct"/>
            <w:shd w:val="clear" w:color="auto" w:fill="FFFFFF" w:themeFill="background1"/>
          </w:tcPr>
          <w:p w14:paraId="11157091"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p>
        </w:tc>
        <w:tc>
          <w:tcPr>
            <w:tcW w:w="746" w:type="pct"/>
            <w:shd w:val="clear" w:color="auto" w:fill="FFFFFF" w:themeFill="background1"/>
          </w:tcPr>
          <w:p w14:paraId="7E8C27AA" w14:textId="77777777" w:rsidR="00A11331" w:rsidRPr="00FD1E6E" w:rsidRDefault="00A11331" w:rsidP="00A11331">
            <w:pPr>
              <w:cnfStyle w:val="000000000000" w:firstRow="0" w:lastRow="0" w:firstColumn="0" w:lastColumn="0" w:oddVBand="0" w:evenVBand="0" w:oddHBand="0" w:evenHBand="0" w:firstRowFirstColumn="0" w:firstRowLastColumn="0" w:lastRowFirstColumn="0" w:lastRowLastColumn="0"/>
              <w:rPr>
                <w:rFonts w:cstheme="minorHAnsi"/>
              </w:rPr>
            </w:pPr>
          </w:p>
        </w:tc>
      </w:tr>
      <w:tr w:rsidR="00A11331" w:rsidRPr="00FD1E6E" w14:paraId="5069BBBF" w14:textId="77777777" w:rsidTr="00A11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pct"/>
            <w:shd w:val="clear" w:color="auto" w:fill="FFFFFF" w:themeFill="background1"/>
          </w:tcPr>
          <w:p w14:paraId="1B228CB0" w14:textId="77777777" w:rsidR="00A11331" w:rsidRPr="00FD1E6E" w:rsidRDefault="00A11331" w:rsidP="00A11331">
            <w:pPr>
              <w:rPr>
                <w:rFonts w:cstheme="minorHAnsi"/>
              </w:rPr>
            </w:pPr>
          </w:p>
        </w:tc>
        <w:tc>
          <w:tcPr>
            <w:tcW w:w="1057" w:type="pct"/>
            <w:shd w:val="clear" w:color="auto" w:fill="FFFFFF" w:themeFill="background1"/>
          </w:tcPr>
          <w:p w14:paraId="177BF3FD"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1155" w:type="pct"/>
            <w:shd w:val="clear" w:color="auto" w:fill="FFFFFF" w:themeFill="background1"/>
          </w:tcPr>
          <w:p w14:paraId="094BDF4B"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578" w:type="pct"/>
            <w:shd w:val="clear" w:color="auto" w:fill="FFFFFF" w:themeFill="background1"/>
          </w:tcPr>
          <w:p w14:paraId="3EC2046E"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c>
          <w:tcPr>
            <w:tcW w:w="746" w:type="pct"/>
            <w:shd w:val="clear" w:color="auto" w:fill="FFFFFF" w:themeFill="background1"/>
          </w:tcPr>
          <w:p w14:paraId="3430D50A" w14:textId="77777777" w:rsidR="00A11331" w:rsidRPr="00FD1E6E" w:rsidRDefault="00A11331" w:rsidP="00A11331">
            <w:pPr>
              <w:cnfStyle w:val="000000010000" w:firstRow="0" w:lastRow="0" w:firstColumn="0" w:lastColumn="0" w:oddVBand="0" w:evenVBand="0" w:oddHBand="0" w:evenHBand="1" w:firstRowFirstColumn="0" w:firstRowLastColumn="0" w:lastRowFirstColumn="0" w:lastRowLastColumn="0"/>
              <w:rPr>
                <w:rFonts w:cstheme="minorHAnsi"/>
              </w:rPr>
            </w:pPr>
          </w:p>
        </w:tc>
      </w:tr>
    </w:tbl>
    <w:p w14:paraId="57775305" w14:textId="77777777" w:rsidR="004476DF" w:rsidRPr="00622FFC" w:rsidRDefault="004476DF" w:rsidP="00622FFC">
      <w:pPr>
        <w:pStyle w:val="H2RED"/>
        <w:ind w:left="562" w:hanging="562"/>
        <w:jc w:val="both"/>
        <w:outlineLvl w:val="1"/>
        <w:rPr>
          <w:rFonts w:ascii="Roboto Slab" w:hAnsi="Roboto Slab"/>
          <w:szCs w:val="20"/>
        </w:rPr>
      </w:pPr>
      <w:bookmarkStart w:id="223" w:name="_Toc54786859"/>
      <w:r w:rsidRPr="00622FFC">
        <w:rPr>
          <w:rFonts w:ascii="Roboto Slab" w:hAnsi="Roboto Slab"/>
          <w:szCs w:val="20"/>
        </w:rPr>
        <w:t>Project Test Assumptions</w:t>
      </w:r>
      <w:bookmarkEnd w:id="223"/>
    </w:p>
    <w:p w14:paraId="17B8BB6A" w14:textId="0022C4F6" w:rsidR="004476DF" w:rsidRPr="00622FFC" w:rsidRDefault="004476DF" w:rsidP="00622FFC">
      <w:pPr>
        <w:jc w:val="both"/>
        <w:rPr>
          <w:rFonts w:cstheme="minorHAnsi"/>
          <w:sz w:val="20"/>
          <w:szCs w:val="20"/>
        </w:rPr>
      </w:pPr>
      <w:r w:rsidRPr="00622FFC">
        <w:rPr>
          <w:rFonts w:cstheme="minorHAnsi"/>
          <w:sz w:val="20"/>
          <w:szCs w:val="20"/>
        </w:rPr>
        <w:t>&lt;Details of any assumptions made when writing this document or when considering testing in general&gt;</w:t>
      </w:r>
    </w:p>
    <w:p w14:paraId="50EACD4F" w14:textId="77777777" w:rsidR="004476DF" w:rsidRPr="00622FFC" w:rsidRDefault="004476DF" w:rsidP="00622FFC">
      <w:pPr>
        <w:jc w:val="both"/>
        <w:rPr>
          <w:rFonts w:cstheme="minorHAnsi"/>
          <w:sz w:val="20"/>
          <w:szCs w:val="20"/>
        </w:rPr>
      </w:pPr>
    </w:p>
    <w:p w14:paraId="24FA9EC3" w14:textId="0E09BCD7" w:rsidR="004476DF" w:rsidRPr="00622FFC" w:rsidRDefault="004476DF" w:rsidP="00622FFC">
      <w:pPr>
        <w:jc w:val="both"/>
        <w:rPr>
          <w:rFonts w:cstheme="minorHAnsi"/>
          <w:sz w:val="20"/>
          <w:szCs w:val="20"/>
        </w:rPr>
      </w:pPr>
      <w:r w:rsidRPr="00622FFC">
        <w:rPr>
          <w:rFonts w:cstheme="minorHAnsi"/>
          <w:sz w:val="20"/>
          <w:szCs w:val="20"/>
        </w:rPr>
        <w:t xml:space="preserve">Certain assumptions are associated with any project, estimates, planning and </w:t>
      </w:r>
      <w:r w:rsidR="00BD21D5" w:rsidRPr="00622FFC">
        <w:rPr>
          <w:rFonts w:cstheme="minorHAnsi"/>
          <w:sz w:val="20"/>
          <w:szCs w:val="20"/>
        </w:rPr>
        <w:t>dependencies.</w:t>
      </w:r>
    </w:p>
    <w:p w14:paraId="7C6442FC" w14:textId="77777777" w:rsidR="002E577A" w:rsidRPr="00622FFC" w:rsidRDefault="002E577A" w:rsidP="004476DF">
      <w:pPr>
        <w:rPr>
          <w:rFonts w:cstheme="minorHAnsi"/>
          <w:sz w:val="20"/>
          <w:szCs w:val="20"/>
        </w:rPr>
      </w:pPr>
    </w:p>
    <w:tbl>
      <w:tblPr>
        <w:tblStyle w:val="Experior2"/>
        <w:tblW w:w="5500"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4855"/>
        <w:gridCol w:w="3511"/>
        <w:gridCol w:w="1169"/>
      </w:tblGrid>
      <w:tr w:rsidR="004476DF" w:rsidRPr="00622FFC" w14:paraId="41FDAB5E" w14:textId="77777777" w:rsidTr="00A949E5">
        <w:trPr>
          <w:cnfStyle w:val="100000000000" w:firstRow="1" w:lastRow="0" w:firstColumn="0" w:lastColumn="0" w:oddVBand="0" w:evenVBand="0" w:oddHBand="0" w:evenHBand="0" w:firstRowFirstColumn="0" w:firstRowLastColumn="0" w:lastRowFirstColumn="0" w:lastRowLastColumn="0"/>
          <w:trHeight w:hRule="exact" w:val="640"/>
        </w:trPr>
        <w:tc>
          <w:tcPr>
            <w:cnfStyle w:val="001000000000" w:firstRow="0" w:lastRow="0" w:firstColumn="1" w:lastColumn="0" w:oddVBand="0" w:evenVBand="0" w:oddHBand="0" w:evenHBand="0" w:firstRowFirstColumn="0" w:firstRowLastColumn="0" w:lastRowFirstColumn="0" w:lastRowLastColumn="0"/>
            <w:tcW w:w="2546" w:type="pct"/>
            <w:hideMark/>
          </w:tcPr>
          <w:p w14:paraId="3DA95CBB" w14:textId="77777777" w:rsidR="004476DF" w:rsidRPr="00622FFC" w:rsidRDefault="004476DF" w:rsidP="00782C85">
            <w:pPr>
              <w:rPr>
                <w:rFonts w:cstheme="minorHAnsi"/>
                <w:sz w:val="20"/>
              </w:rPr>
            </w:pPr>
            <w:r w:rsidRPr="00622FFC">
              <w:rPr>
                <w:rFonts w:cstheme="minorHAnsi"/>
                <w:sz w:val="20"/>
              </w:rPr>
              <w:t>Assumption</w:t>
            </w:r>
          </w:p>
        </w:tc>
        <w:tc>
          <w:tcPr>
            <w:tcW w:w="1841" w:type="pct"/>
            <w:hideMark/>
          </w:tcPr>
          <w:p w14:paraId="25574D20"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Impact on Testing</w:t>
            </w:r>
          </w:p>
        </w:tc>
        <w:tc>
          <w:tcPr>
            <w:tcW w:w="613" w:type="pct"/>
            <w:hideMark/>
          </w:tcPr>
          <w:p w14:paraId="21367A47"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Review</w:t>
            </w:r>
          </w:p>
        </w:tc>
      </w:tr>
      <w:tr w:rsidR="004476DF" w:rsidRPr="00FD1E6E" w14:paraId="0C3DD15D" w14:textId="77777777" w:rsidTr="00A949E5">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3BA40A1E" w14:textId="6F21D743" w:rsidR="001747C2" w:rsidRPr="00FD1E6E" w:rsidRDefault="006B0C68" w:rsidP="00DC7E0F">
            <w:pPr>
              <w:pStyle w:val="ListParagraph"/>
              <w:numPr>
                <w:ilvl w:val="0"/>
                <w:numId w:val="15"/>
              </w:numPr>
              <w:rPr>
                <w:rFonts w:cstheme="minorHAnsi"/>
              </w:rPr>
            </w:pPr>
            <w:r w:rsidRPr="00FD1E6E">
              <w:rPr>
                <w:rFonts w:cstheme="minorHAnsi"/>
              </w:rPr>
              <w:t xml:space="preserve">IB to perform </w:t>
            </w:r>
            <w:r w:rsidR="00A80875" w:rsidRPr="00FD1E6E">
              <w:rPr>
                <w:rFonts w:cstheme="minorHAnsi"/>
              </w:rPr>
              <w:t>Clean-u</w:t>
            </w:r>
            <w:r w:rsidR="00A80875" w:rsidRPr="00FD1E6E">
              <w:rPr>
                <w:rFonts w:cstheme="minorHAnsi"/>
                <w:bCs w:val="0"/>
              </w:rPr>
              <w:t>p</w:t>
            </w:r>
            <w:r w:rsidRPr="00FD1E6E">
              <w:rPr>
                <w:rFonts w:cstheme="minorHAnsi"/>
              </w:rPr>
              <w:t xml:space="preserve"> of Obsolete </w:t>
            </w:r>
            <w:r w:rsidR="00F8016D" w:rsidRPr="00FD1E6E">
              <w:rPr>
                <w:rFonts w:cstheme="minorHAnsi"/>
              </w:rPr>
              <w:t xml:space="preserve">RSKU’s </w:t>
            </w:r>
            <w:r w:rsidRPr="00FD1E6E">
              <w:rPr>
                <w:rFonts w:cstheme="minorHAnsi"/>
              </w:rPr>
              <w:t>at a defined frequency</w:t>
            </w:r>
          </w:p>
        </w:tc>
        <w:tc>
          <w:tcPr>
            <w:tcW w:w="1841" w:type="pct"/>
            <w:shd w:val="clear" w:color="auto" w:fill="FFFFFF" w:themeFill="background1"/>
          </w:tcPr>
          <w:p w14:paraId="1F24F9FE" w14:textId="3CF377D5" w:rsidR="004476DF" w:rsidRPr="00FD1E6E" w:rsidRDefault="006B0C68"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Will impact Data Quality and test results if not done.</w:t>
            </w:r>
          </w:p>
        </w:tc>
        <w:tc>
          <w:tcPr>
            <w:tcW w:w="613" w:type="pct"/>
            <w:shd w:val="clear" w:color="auto" w:fill="FFFFFF" w:themeFill="background1"/>
          </w:tcPr>
          <w:p w14:paraId="689737A0" w14:textId="6348F44D" w:rsidR="004476DF" w:rsidRPr="00FD1E6E" w:rsidRDefault="004476DF" w:rsidP="00782C85">
            <w:pPr>
              <w:cnfStyle w:val="000000000000" w:firstRow="0" w:lastRow="0" w:firstColumn="0" w:lastColumn="0" w:oddVBand="0" w:evenVBand="0" w:oddHBand="0" w:evenHBand="0" w:firstRowFirstColumn="0" w:firstRowLastColumn="0" w:lastRowFirstColumn="0" w:lastRowLastColumn="0"/>
              <w:rPr>
                <w:rFonts w:cstheme="minorHAnsi"/>
              </w:rPr>
            </w:pPr>
          </w:p>
        </w:tc>
      </w:tr>
      <w:tr w:rsidR="006B0C68" w:rsidRPr="00FD1E6E" w14:paraId="7323CAB9" w14:textId="77777777" w:rsidTr="00A94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07417DC5" w14:textId="5D7A9F22" w:rsidR="006B0C68" w:rsidRPr="00FD1E6E" w:rsidRDefault="006B0C68" w:rsidP="00DC7E0F">
            <w:pPr>
              <w:pStyle w:val="ListParagraph"/>
              <w:numPr>
                <w:ilvl w:val="0"/>
                <w:numId w:val="15"/>
              </w:numPr>
              <w:rPr>
                <w:rFonts w:cstheme="minorHAnsi"/>
              </w:rPr>
            </w:pPr>
            <w:r w:rsidRPr="00FD1E6E">
              <w:rPr>
                <w:rFonts w:cstheme="minorHAnsi"/>
              </w:rPr>
              <w:t xml:space="preserve">IB to ensure that </w:t>
            </w:r>
            <w:r w:rsidR="007174CE" w:rsidRPr="00FD1E6E">
              <w:rPr>
                <w:rFonts w:cstheme="minorHAnsi"/>
              </w:rPr>
              <w:t>there is no redundant data in APO across weekly and monthly forecasts</w:t>
            </w:r>
          </w:p>
        </w:tc>
        <w:tc>
          <w:tcPr>
            <w:tcW w:w="1841" w:type="pct"/>
            <w:shd w:val="clear" w:color="auto" w:fill="FFFFFF" w:themeFill="background1"/>
          </w:tcPr>
          <w:p w14:paraId="7682A4BD" w14:textId="17BD9D4A" w:rsidR="006B0C68" w:rsidRPr="00FD1E6E" w:rsidRDefault="007174CE" w:rsidP="00782C8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Redundant data will impact End-To-End Test Results in APO</w:t>
            </w:r>
          </w:p>
        </w:tc>
        <w:tc>
          <w:tcPr>
            <w:tcW w:w="613" w:type="pct"/>
            <w:shd w:val="clear" w:color="auto" w:fill="FFFFFF" w:themeFill="background1"/>
          </w:tcPr>
          <w:p w14:paraId="0CF6CD04" w14:textId="77777777" w:rsidR="006B0C68" w:rsidRPr="00FD1E6E" w:rsidRDefault="006B0C68" w:rsidP="00782C85">
            <w:pPr>
              <w:cnfStyle w:val="000000010000" w:firstRow="0" w:lastRow="0" w:firstColumn="0" w:lastColumn="0" w:oddVBand="0" w:evenVBand="0" w:oddHBand="0" w:evenHBand="1" w:firstRowFirstColumn="0" w:firstRowLastColumn="0" w:lastRowFirstColumn="0" w:lastRowLastColumn="0"/>
              <w:rPr>
                <w:rFonts w:cstheme="minorHAnsi"/>
              </w:rPr>
            </w:pPr>
          </w:p>
        </w:tc>
      </w:tr>
      <w:tr w:rsidR="007174CE" w:rsidRPr="00FD1E6E" w14:paraId="12E0FB04" w14:textId="77777777" w:rsidTr="00A949E5">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4567E9DB" w14:textId="5675FED7" w:rsidR="007174CE" w:rsidRPr="00FD1E6E" w:rsidRDefault="00386DAE" w:rsidP="00DC7E0F">
            <w:pPr>
              <w:pStyle w:val="ListParagraph"/>
              <w:numPr>
                <w:ilvl w:val="0"/>
                <w:numId w:val="15"/>
              </w:numPr>
              <w:rPr>
                <w:rFonts w:cstheme="minorHAnsi"/>
              </w:rPr>
            </w:pPr>
            <w:r w:rsidRPr="00FD1E6E">
              <w:rPr>
                <w:rFonts w:cstheme="minorHAnsi"/>
              </w:rPr>
              <w:t xml:space="preserve">Noodle team to </w:t>
            </w:r>
            <w:r w:rsidR="007A0BA1" w:rsidRPr="00FD1E6E">
              <w:rPr>
                <w:rFonts w:cstheme="minorHAnsi"/>
              </w:rPr>
              <w:t xml:space="preserve">provide </w:t>
            </w:r>
            <w:r w:rsidRPr="00FD1E6E">
              <w:rPr>
                <w:rFonts w:cstheme="minorHAnsi"/>
              </w:rPr>
              <w:t xml:space="preserve">Forecast data mock files </w:t>
            </w:r>
            <w:r w:rsidR="00D94686" w:rsidRPr="00FD1E6E">
              <w:rPr>
                <w:rFonts w:cstheme="minorHAnsi"/>
              </w:rPr>
              <w:t xml:space="preserve">during Unit Testing phase </w:t>
            </w:r>
            <w:r w:rsidR="00AB0FFE" w:rsidRPr="00FD1E6E">
              <w:rPr>
                <w:rFonts w:cstheme="minorHAnsi"/>
              </w:rPr>
              <w:t>for processing and Testing</w:t>
            </w:r>
            <w:r w:rsidR="006D6F50" w:rsidRPr="00FD1E6E">
              <w:rPr>
                <w:rFonts w:cstheme="minorHAnsi"/>
              </w:rPr>
              <w:t xml:space="preserve"> in Data Hub</w:t>
            </w:r>
          </w:p>
        </w:tc>
        <w:tc>
          <w:tcPr>
            <w:tcW w:w="1841" w:type="pct"/>
            <w:shd w:val="clear" w:color="auto" w:fill="FFFFFF" w:themeFill="background1"/>
          </w:tcPr>
          <w:p w14:paraId="3E833FEA" w14:textId="72C50B8F" w:rsidR="007174CE" w:rsidRPr="00FD1E6E" w:rsidRDefault="00B32A5C" w:rsidP="00782C8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 xml:space="preserve">Part of the flow where </w:t>
            </w:r>
            <w:r w:rsidR="002126AA" w:rsidRPr="00FD1E6E">
              <w:rPr>
                <w:rFonts w:cstheme="minorHAnsi"/>
              </w:rPr>
              <w:t xml:space="preserve">incoming Forecast data from Noodle </w:t>
            </w:r>
            <w:r w:rsidR="00BA2AB1" w:rsidRPr="00FD1E6E">
              <w:rPr>
                <w:rFonts w:cstheme="minorHAnsi"/>
              </w:rPr>
              <w:t>is saved in and disaggregated in Data Hub cannot be tested if this data is not available.</w:t>
            </w:r>
          </w:p>
        </w:tc>
        <w:tc>
          <w:tcPr>
            <w:tcW w:w="613" w:type="pct"/>
            <w:shd w:val="clear" w:color="auto" w:fill="FFFFFF" w:themeFill="background1"/>
          </w:tcPr>
          <w:p w14:paraId="4C37C72E" w14:textId="77777777" w:rsidR="007174CE" w:rsidRPr="00FD1E6E" w:rsidRDefault="007174CE" w:rsidP="00782C85">
            <w:pPr>
              <w:cnfStyle w:val="000000000000" w:firstRow="0" w:lastRow="0" w:firstColumn="0" w:lastColumn="0" w:oddVBand="0" w:evenVBand="0" w:oddHBand="0" w:evenHBand="0" w:firstRowFirstColumn="0" w:firstRowLastColumn="0" w:lastRowFirstColumn="0" w:lastRowLastColumn="0"/>
              <w:rPr>
                <w:rFonts w:cstheme="minorHAnsi"/>
              </w:rPr>
            </w:pPr>
          </w:p>
        </w:tc>
      </w:tr>
      <w:tr w:rsidR="00073E2F" w:rsidRPr="00FD1E6E" w14:paraId="1B4FFD30" w14:textId="77777777" w:rsidTr="00A94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736F25F5" w14:textId="5A7FE884" w:rsidR="00073E2F" w:rsidRPr="00FD1E6E" w:rsidRDefault="002B779A" w:rsidP="00DC7E0F">
            <w:pPr>
              <w:pStyle w:val="ListParagraph"/>
              <w:numPr>
                <w:ilvl w:val="0"/>
                <w:numId w:val="15"/>
              </w:numPr>
              <w:rPr>
                <w:rFonts w:cstheme="minorHAnsi"/>
              </w:rPr>
            </w:pPr>
            <w:r w:rsidRPr="00FD1E6E">
              <w:rPr>
                <w:rFonts w:cstheme="minorHAnsi"/>
              </w:rPr>
              <w:t>Sample of generated files (sales history, demand drivers, market size)</w:t>
            </w:r>
            <w:r w:rsidR="00355D58" w:rsidRPr="00FD1E6E">
              <w:rPr>
                <w:rFonts w:cstheme="minorHAnsi"/>
              </w:rPr>
              <w:t xml:space="preserve"> to be shared with Noodle team for static verification</w:t>
            </w:r>
            <w:r w:rsidR="008F6047" w:rsidRPr="00FD1E6E">
              <w:rPr>
                <w:rFonts w:cstheme="minorHAnsi"/>
              </w:rPr>
              <w:t xml:space="preserve">. Noodle team to confirm that it is </w:t>
            </w:r>
            <w:r w:rsidR="00EC7A8B" w:rsidRPr="00FD1E6E">
              <w:rPr>
                <w:rFonts w:cstheme="minorHAnsi"/>
              </w:rPr>
              <w:t>fit for consumption.</w:t>
            </w:r>
          </w:p>
        </w:tc>
        <w:tc>
          <w:tcPr>
            <w:tcW w:w="1841" w:type="pct"/>
            <w:shd w:val="clear" w:color="auto" w:fill="FFFFFF" w:themeFill="background1"/>
          </w:tcPr>
          <w:p w14:paraId="0A102031" w14:textId="3B344840" w:rsidR="00073E2F" w:rsidRPr="00FD1E6E" w:rsidRDefault="00355D58" w:rsidP="00782C8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Not verifying this</w:t>
            </w:r>
            <w:r w:rsidR="008F6047" w:rsidRPr="00FD1E6E">
              <w:rPr>
                <w:rFonts w:cstheme="minorHAnsi"/>
              </w:rPr>
              <w:t xml:space="preserve"> early</w:t>
            </w:r>
            <w:r w:rsidRPr="00FD1E6E">
              <w:rPr>
                <w:rFonts w:cstheme="minorHAnsi"/>
              </w:rPr>
              <w:t xml:space="preserve"> will lead to issues in </w:t>
            </w:r>
            <w:r w:rsidR="004826AE" w:rsidRPr="00FD1E6E">
              <w:rPr>
                <w:rFonts w:cstheme="minorHAnsi"/>
              </w:rPr>
              <w:t>Integration and</w:t>
            </w:r>
            <w:r w:rsidR="0015195D" w:rsidRPr="00FD1E6E">
              <w:rPr>
                <w:rFonts w:cstheme="minorHAnsi"/>
              </w:rPr>
              <w:t xml:space="preserve"> such issues</w:t>
            </w:r>
            <w:r w:rsidR="004826AE" w:rsidRPr="00FD1E6E">
              <w:rPr>
                <w:rFonts w:cstheme="minorHAnsi"/>
              </w:rPr>
              <w:t xml:space="preserve"> will surface during</w:t>
            </w:r>
            <w:r w:rsidR="0015195D" w:rsidRPr="00FD1E6E">
              <w:rPr>
                <w:rFonts w:cstheme="minorHAnsi"/>
              </w:rPr>
              <w:t xml:space="preserve"> End-To-End Integration Tests</w:t>
            </w:r>
            <w:r w:rsidR="004826AE" w:rsidRPr="00FD1E6E">
              <w:rPr>
                <w:rFonts w:cstheme="minorHAnsi"/>
              </w:rPr>
              <w:t xml:space="preserve"> </w:t>
            </w:r>
          </w:p>
        </w:tc>
        <w:tc>
          <w:tcPr>
            <w:tcW w:w="613" w:type="pct"/>
            <w:shd w:val="clear" w:color="auto" w:fill="FFFFFF" w:themeFill="background1"/>
          </w:tcPr>
          <w:p w14:paraId="27AFB8C4" w14:textId="77777777" w:rsidR="00073E2F" w:rsidRPr="00FD1E6E" w:rsidRDefault="00073E2F" w:rsidP="00782C85">
            <w:pPr>
              <w:cnfStyle w:val="000000010000" w:firstRow="0" w:lastRow="0" w:firstColumn="0" w:lastColumn="0" w:oddVBand="0" w:evenVBand="0" w:oddHBand="0" w:evenHBand="1" w:firstRowFirstColumn="0" w:firstRowLastColumn="0" w:lastRowFirstColumn="0" w:lastRowLastColumn="0"/>
              <w:rPr>
                <w:rFonts w:cstheme="minorHAnsi"/>
              </w:rPr>
            </w:pPr>
          </w:p>
        </w:tc>
      </w:tr>
      <w:tr w:rsidR="00A949E5" w:rsidRPr="00FD1E6E" w14:paraId="020EAF02" w14:textId="77777777" w:rsidTr="00A949E5">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4537C0A5" w14:textId="409A46E5" w:rsidR="00A949E5" w:rsidRPr="00FD1E6E" w:rsidRDefault="00A949E5" w:rsidP="00DC7E0F">
            <w:pPr>
              <w:pStyle w:val="ListParagraph"/>
              <w:numPr>
                <w:ilvl w:val="0"/>
                <w:numId w:val="15"/>
              </w:numPr>
              <w:rPr>
                <w:rFonts w:cstheme="minorHAnsi"/>
              </w:rPr>
            </w:pPr>
            <w:r w:rsidRPr="00FD1E6E">
              <w:rPr>
                <w:rFonts w:cstheme="minorHAnsi"/>
              </w:rPr>
              <w:t>Forecast changes to be locked in APO by planners</w:t>
            </w:r>
          </w:p>
        </w:tc>
        <w:tc>
          <w:tcPr>
            <w:tcW w:w="1841" w:type="pct"/>
            <w:shd w:val="clear" w:color="auto" w:fill="FFFFFF" w:themeFill="background1"/>
          </w:tcPr>
          <w:p w14:paraId="06E64087" w14:textId="799E9F8C" w:rsidR="00A949E5" w:rsidRPr="00FD1E6E" w:rsidRDefault="00A949E5" w:rsidP="00A949E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Manual adjustments done by Demand Planner in APO will be overridden by New Weekly forecasts coming from Noodle.AI and result in confusion during End-To-End Testing</w:t>
            </w:r>
          </w:p>
        </w:tc>
        <w:tc>
          <w:tcPr>
            <w:tcW w:w="613" w:type="pct"/>
            <w:shd w:val="clear" w:color="auto" w:fill="FFFFFF" w:themeFill="background1"/>
          </w:tcPr>
          <w:p w14:paraId="4A463291" w14:textId="77777777" w:rsidR="00A949E5" w:rsidRPr="00FD1E6E" w:rsidRDefault="00A949E5" w:rsidP="00A949E5">
            <w:pPr>
              <w:cnfStyle w:val="000000000000" w:firstRow="0" w:lastRow="0" w:firstColumn="0" w:lastColumn="0" w:oddVBand="0" w:evenVBand="0" w:oddHBand="0" w:evenHBand="0" w:firstRowFirstColumn="0" w:firstRowLastColumn="0" w:lastRowFirstColumn="0" w:lastRowLastColumn="0"/>
              <w:rPr>
                <w:rFonts w:cstheme="minorHAnsi"/>
              </w:rPr>
            </w:pPr>
          </w:p>
        </w:tc>
      </w:tr>
      <w:tr w:rsidR="00ED29C1" w:rsidRPr="00FD1E6E" w14:paraId="51113BD1" w14:textId="77777777" w:rsidTr="00A94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6" w:type="pct"/>
            <w:shd w:val="clear" w:color="auto" w:fill="FFFFFF" w:themeFill="background1"/>
          </w:tcPr>
          <w:p w14:paraId="07293FAC" w14:textId="692FBA17" w:rsidR="00ED29C1" w:rsidRPr="00FD1E6E" w:rsidRDefault="00ED29C1" w:rsidP="00DC7E0F">
            <w:pPr>
              <w:pStyle w:val="ListParagraph"/>
              <w:numPr>
                <w:ilvl w:val="0"/>
                <w:numId w:val="15"/>
              </w:numPr>
              <w:rPr>
                <w:rFonts w:cstheme="minorHAnsi"/>
              </w:rPr>
            </w:pPr>
            <w:r w:rsidRPr="00FD1E6E">
              <w:rPr>
                <w:rFonts w:cstheme="minorHAnsi"/>
              </w:rPr>
              <w:t>Source Data will be extracted and made available in landing zone</w:t>
            </w:r>
          </w:p>
        </w:tc>
        <w:tc>
          <w:tcPr>
            <w:tcW w:w="1841" w:type="pct"/>
            <w:shd w:val="clear" w:color="auto" w:fill="FFFFFF" w:themeFill="background1"/>
          </w:tcPr>
          <w:p w14:paraId="547C58FD" w14:textId="58D03966" w:rsidR="00ED29C1" w:rsidRPr="00FD1E6E" w:rsidRDefault="005128A2" w:rsidP="00A949E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 xml:space="preserve">Will block Unit or </w:t>
            </w:r>
            <w:del w:id="224" w:author="Rohit" w:date="2022-09-22T13:35:00Z">
              <w:r w:rsidRPr="00FD1E6E" w:rsidDel="00370FEB">
                <w:rPr>
                  <w:rFonts w:cstheme="minorHAnsi"/>
                </w:rPr>
                <w:delText xml:space="preserve">Unit Integration </w:delText>
              </w:r>
            </w:del>
            <w:ins w:id="225" w:author="Rohit" w:date="2022-09-22T13:35:00Z">
              <w:r w:rsidR="00370FEB" w:rsidRPr="00FD1E6E">
                <w:rPr>
                  <w:rFonts w:cstheme="minorHAnsi"/>
                </w:rPr>
                <w:t>System Unit</w:t>
              </w:r>
              <w:r w:rsidR="00B74BCE" w:rsidRPr="00FD1E6E">
                <w:rPr>
                  <w:rFonts w:cstheme="minorHAnsi"/>
                </w:rPr>
                <w:t xml:space="preserve"> </w:t>
              </w:r>
            </w:ins>
            <w:r w:rsidRPr="00FD1E6E">
              <w:rPr>
                <w:rFonts w:cstheme="minorHAnsi"/>
              </w:rPr>
              <w:t>Tests</w:t>
            </w:r>
          </w:p>
        </w:tc>
        <w:tc>
          <w:tcPr>
            <w:tcW w:w="613" w:type="pct"/>
            <w:shd w:val="clear" w:color="auto" w:fill="FFFFFF" w:themeFill="background1"/>
          </w:tcPr>
          <w:p w14:paraId="416EC1E5" w14:textId="77777777" w:rsidR="00ED29C1" w:rsidRPr="00FD1E6E" w:rsidRDefault="00ED29C1" w:rsidP="00A949E5">
            <w:pPr>
              <w:cnfStyle w:val="000000010000" w:firstRow="0" w:lastRow="0" w:firstColumn="0" w:lastColumn="0" w:oddVBand="0" w:evenVBand="0" w:oddHBand="0" w:evenHBand="1" w:firstRowFirstColumn="0" w:firstRowLastColumn="0" w:lastRowFirstColumn="0" w:lastRowLastColumn="0"/>
              <w:rPr>
                <w:rFonts w:cstheme="minorHAnsi"/>
              </w:rPr>
            </w:pPr>
          </w:p>
        </w:tc>
      </w:tr>
    </w:tbl>
    <w:p w14:paraId="33525F80" w14:textId="296B21E7" w:rsidR="004476DF" w:rsidRPr="00622FFC" w:rsidRDefault="004476DF" w:rsidP="00622FFC">
      <w:pPr>
        <w:pStyle w:val="H2RED"/>
        <w:ind w:left="562" w:hanging="562"/>
        <w:jc w:val="both"/>
        <w:outlineLvl w:val="1"/>
        <w:rPr>
          <w:rFonts w:ascii="Roboto Slab" w:hAnsi="Roboto Slab"/>
          <w:szCs w:val="20"/>
        </w:rPr>
      </w:pPr>
      <w:bookmarkStart w:id="226" w:name="_Toc54786860"/>
      <w:r w:rsidRPr="00622FFC">
        <w:rPr>
          <w:rFonts w:ascii="Roboto Slab" w:hAnsi="Roboto Slab"/>
          <w:szCs w:val="20"/>
        </w:rPr>
        <w:t>Project Test Issues</w:t>
      </w:r>
      <w:bookmarkEnd w:id="226"/>
    </w:p>
    <w:p w14:paraId="7A2671DC" w14:textId="5AD33587" w:rsidR="004476DF" w:rsidRPr="00622FFC" w:rsidRDefault="004476DF" w:rsidP="00622FFC">
      <w:pPr>
        <w:jc w:val="both"/>
        <w:rPr>
          <w:rFonts w:cstheme="minorHAnsi"/>
          <w:sz w:val="20"/>
          <w:szCs w:val="20"/>
        </w:rPr>
      </w:pPr>
      <w:r w:rsidRPr="00622FFC">
        <w:rPr>
          <w:rFonts w:cstheme="minorHAnsi"/>
          <w:sz w:val="20"/>
          <w:szCs w:val="20"/>
        </w:rPr>
        <w:t>&lt;Details of any known issues, their associated impact and activities planned/taken to resolve issues&gt;</w:t>
      </w:r>
    </w:p>
    <w:p w14:paraId="73B95E7F" w14:textId="77777777" w:rsidR="004476DF" w:rsidRPr="00622FFC" w:rsidRDefault="004476DF" w:rsidP="00622FFC">
      <w:pPr>
        <w:jc w:val="both"/>
        <w:rPr>
          <w:rFonts w:cstheme="minorHAnsi"/>
          <w:sz w:val="20"/>
          <w:szCs w:val="20"/>
        </w:rPr>
      </w:pPr>
    </w:p>
    <w:p w14:paraId="792281F4" w14:textId="3BE05411" w:rsidR="004476DF" w:rsidRPr="00622FFC" w:rsidRDefault="004476DF" w:rsidP="00622FFC">
      <w:pPr>
        <w:jc w:val="both"/>
        <w:rPr>
          <w:rFonts w:cstheme="minorHAnsi"/>
          <w:sz w:val="20"/>
          <w:szCs w:val="20"/>
        </w:rPr>
      </w:pPr>
      <w:r w:rsidRPr="00622FFC">
        <w:rPr>
          <w:rFonts w:cstheme="minorHAnsi"/>
          <w:sz w:val="20"/>
          <w:szCs w:val="20"/>
        </w:rPr>
        <w:t>Certain issues are associated with any project and plans to address these issues should be identified as early in the project as possible.</w:t>
      </w:r>
    </w:p>
    <w:tbl>
      <w:tblPr>
        <w:tblStyle w:val="Experior2"/>
        <w:tblW w:w="5436"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5829"/>
        <w:gridCol w:w="1983"/>
        <w:gridCol w:w="1612"/>
      </w:tblGrid>
      <w:tr w:rsidR="004476DF" w:rsidRPr="00622FFC" w14:paraId="6C489CC3" w14:textId="77777777" w:rsidTr="00A11331">
        <w:trPr>
          <w:cnfStyle w:val="100000000000" w:firstRow="1" w:lastRow="0" w:firstColumn="0" w:lastColumn="0" w:oddVBand="0" w:evenVBand="0" w:oddHBand="0" w:evenHBand="0" w:firstRowFirstColumn="0" w:firstRowLastColumn="0" w:lastRowFirstColumn="0" w:lastRowLastColumn="0"/>
          <w:trHeight w:hRule="exact" w:val="701"/>
        </w:trPr>
        <w:tc>
          <w:tcPr>
            <w:cnfStyle w:val="001000000000" w:firstRow="0" w:lastRow="0" w:firstColumn="1" w:lastColumn="0" w:oddVBand="0" w:evenVBand="0" w:oddHBand="0" w:evenHBand="0" w:firstRowFirstColumn="0" w:firstRowLastColumn="0" w:lastRowFirstColumn="0" w:lastRowLastColumn="0"/>
            <w:tcW w:w="3093" w:type="pct"/>
            <w:hideMark/>
          </w:tcPr>
          <w:p w14:paraId="665B8C81" w14:textId="77777777" w:rsidR="004476DF" w:rsidRPr="00622FFC" w:rsidRDefault="004476DF" w:rsidP="00782C85">
            <w:pPr>
              <w:rPr>
                <w:rFonts w:cstheme="minorHAnsi"/>
                <w:sz w:val="20"/>
              </w:rPr>
            </w:pPr>
            <w:r w:rsidRPr="00622FFC">
              <w:rPr>
                <w:rFonts w:cstheme="minorHAnsi"/>
                <w:sz w:val="20"/>
              </w:rPr>
              <w:t>Issue</w:t>
            </w:r>
          </w:p>
        </w:tc>
        <w:tc>
          <w:tcPr>
            <w:tcW w:w="1052" w:type="pct"/>
            <w:hideMark/>
          </w:tcPr>
          <w:p w14:paraId="612A2719"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Impact on Testing</w:t>
            </w:r>
          </w:p>
        </w:tc>
        <w:tc>
          <w:tcPr>
            <w:tcW w:w="855" w:type="pct"/>
            <w:hideMark/>
          </w:tcPr>
          <w:p w14:paraId="292ADC0D" w14:textId="77777777" w:rsidR="004476DF" w:rsidRPr="00622FFC" w:rsidRDefault="004476DF" w:rsidP="00782C8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Review</w:t>
            </w:r>
          </w:p>
        </w:tc>
      </w:tr>
      <w:tr w:rsidR="004476DF" w:rsidRPr="00FD1E6E" w14:paraId="77233840" w14:textId="77777777" w:rsidTr="00A11331">
        <w:trPr>
          <w:trHeight w:val="259"/>
        </w:trPr>
        <w:tc>
          <w:tcPr>
            <w:cnfStyle w:val="001000000000" w:firstRow="0" w:lastRow="0" w:firstColumn="1" w:lastColumn="0" w:oddVBand="0" w:evenVBand="0" w:oddHBand="0" w:evenHBand="0" w:firstRowFirstColumn="0" w:firstRowLastColumn="0" w:lastRowFirstColumn="0" w:lastRowLastColumn="0"/>
            <w:tcW w:w="3093" w:type="pct"/>
            <w:shd w:val="clear" w:color="auto" w:fill="FFFFFF" w:themeFill="background1"/>
          </w:tcPr>
          <w:p w14:paraId="38B2CDF7" w14:textId="77777777" w:rsidR="004476DF" w:rsidRPr="00FD1E6E" w:rsidRDefault="004476DF" w:rsidP="00782C85">
            <w:pPr>
              <w:rPr>
                <w:rFonts w:cstheme="minorHAnsi"/>
              </w:rPr>
            </w:pPr>
          </w:p>
        </w:tc>
        <w:tc>
          <w:tcPr>
            <w:tcW w:w="1052" w:type="pct"/>
            <w:shd w:val="clear" w:color="auto" w:fill="FFFFFF" w:themeFill="background1"/>
          </w:tcPr>
          <w:p w14:paraId="3E945093" w14:textId="77777777" w:rsidR="004476DF" w:rsidRPr="00FD1E6E" w:rsidRDefault="004476DF" w:rsidP="00782C85">
            <w:pPr>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pct"/>
            <w:shd w:val="clear" w:color="auto" w:fill="FFFFFF" w:themeFill="background1"/>
          </w:tcPr>
          <w:p w14:paraId="5AE3FB0E" w14:textId="77777777" w:rsidR="004476DF" w:rsidRPr="00FD1E6E" w:rsidRDefault="004476DF" w:rsidP="00782C85">
            <w:pPr>
              <w:cnfStyle w:val="000000000000" w:firstRow="0" w:lastRow="0" w:firstColumn="0" w:lastColumn="0" w:oddVBand="0" w:evenVBand="0" w:oddHBand="0" w:evenHBand="0" w:firstRowFirstColumn="0" w:firstRowLastColumn="0" w:lastRowFirstColumn="0" w:lastRowLastColumn="0"/>
              <w:rPr>
                <w:rFonts w:cstheme="minorHAnsi"/>
              </w:rPr>
            </w:pPr>
          </w:p>
        </w:tc>
      </w:tr>
      <w:tr w:rsidR="004476DF" w:rsidRPr="00FD1E6E" w14:paraId="2A041026" w14:textId="77777777" w:rsidTr="00A1133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93" w:type="pct"/>
            <w:shd w:val="clear" w:color="auto" w:fill="FFFFFF" w:themeFill="background1"/>
          </w:tcPr>
          <w:p w14:paraId="1D31EC3C" w14:textId="77777777" w:rsidR="004476DF" w:rsidRPr="00FD1E6E" w:rsidRDefault="004476DF" w:rsidP="00782C85">
            <w:pPr>
              <w:rPr>
                <w:rFonts w:cstheme="minorHAnsi"/>
              </w:rPr>
            </w:pPr>
          </w:p>
        </w:tc>
        <w:tc>
          <w:tcPr>
            <w:tcW w:w="1052" w:type="pct"/>
            <w:shd w:val="clear" w:color="auto" w:fill="FFFFFF" w:themeFill="background1"/>
          </w:tcPr>
          <w:p w14:paraId="1F406C60" w14:textId="77777777" w:rsidR="004476DF" w:rsidRPr="00FD1E6E" w:rsidRDefault="004476DF" w:rsidP="00782C85">
            <w:pPr>
              <w:cnfStyle w:val="000000010000" w:firstRow="0" w:lastRow="0" w:firstColumn="0" w:lastColumn="0" w:oddVBand="0" w:evenVBand="0" w:oddHBand="0" w:evenHBand="1" w:firstRowFirstColumn="0" w:firstRowLastColumn="0" w:lastRowFirstColumn="0" w:lastRowLastColumn="0"/>
              <w:rPr>
                <w:rFonts w:cstheme="minorHAnsi"/>
              </w:rPr>
            </w:pPr>
          </w:p>
        </w:tc>
        <w:tc>
          <w:tcPr>
            <w:tcW w:w="855" w:type="pct"/>
            <w:shd w:val="clear" w:color="auto" w:fill="FFFFFF" w:themeFill="background1"/>
          </w:tcPr>
          <w:p w14:paraId="058A69A8" w14:textId="77777777" w:rsidR="004476DF" w:rsidRPr="00FD1E6E" w:rsidRDefault="004476DF" w:rsidP="00782C85">
            <w:pPr>
              <w:cnfStyle w:val="000000010000" w:firstRow="0" w:lastRow="0" w:firstColumn="0" w:lastColumn="0" w:oddVBand="0" w:evenVBand="0" w:oddHBand="0" w:evenHBand="1" w:firstRowFirstColumn="0" w:firstRowLastColumn="0" w:lastRowFirstColumn="0" w:lastRowLastColumn="0"/>
              <w:rPr>
                <w:rFonts w:cstheme="minorHAnsi"/>
              </w:rPr>
            </w:pPr>
          </w:p>
        </w:tc>
      </w:tr>
    </w:tbl>
    <w:p w14:paraId="78EC4B88" w14:textId="77777777" w:rsidR="004476DF" w:rsidRPr="00FD1E6E" w:rsidRDefault="004476DF" w:rsidP="004476DF">
      <w:pPr>
        <w:rPr>
          <w:rFonts w:cstheme="minorHAnsi"/>
          <w:sz w:val="20"/>
          <w:szCs w:val="20"/>
          <w:rPrChange w:id="227" w:author="Heena Patel" w:date="2022-09-30T14:22:00Z">
            <w:rPr>
              <w:rFonts w:cstheme="minorHAnsi"/>
            </w:rPr>
          </w:rPrChange>
        </w:rPr>
      </w:pPr>
    </w:p>
    <w:p w14:paraId="1C1A966C" w14:textId="77777777" w:rsidR="004476DF" w:rsidRPr="00622FFC" w:rsidRDefault="004476DF" w:rsidP="00622FFC">
      <w:pPr>
        <w:pStyle w:val="H2RED"/>
        <w:ind w:left="562" w:hanging="562"/>
        <w:jc w:val="both"/>
        <w:outlineLvl w:val="1"/>
        <w:rPr>
          <w:rFonts w:ascii="Roboto Slab" w:hAnsi="Roboto Slab"/>
          <w:szCs w:val="20"/>
        </w:rPr>
      </w:pPr>
      <w:bookmarkStart w:id="228" w:name="_Toc54786861"/>
      <w:r w:rsidRPr="00622FFC">
        <w:rPr>
          <w:rFonts w:ascii="Roboto Slab" w:hAnsi="Roboto Slab"/>
          <w:szCs w:val="20"/>
        </w:rPr>
        <w:t>Project Test Dependencies</w:t>
      </w:r>
      <w:bookmarkEnd w:id="228"/>
    </w:p>
    <w:p w14:paraId="43096402" w14:textId="77777777" w:rsidR="004476DF" w:rsidRPr="00622FFC" w:rsidRDefault="004476DF" w:rsidP="00622FFC">
      <w:pPr>
        <w:jc w:val="both"/>
        <w:rPr>
          <w:rFonts w:cstheme="minorHAnsi"/>
          <w:sz w:val="20"/>
          <w:szCs w:val="20"/>
        </w:rPr>
      </w:pPr>
      <w:r w:rsidRPr="00622FFC">
        <w:rPr>
          <w:rFonts w:cstheme="minorHAnsi"/>
          <w:sz w:val="20"/>
          <w:szCs w:val="20"/>
        </w:rPr>
        <w:t>&lt;Details of any known dependencies, their associated impact and activities planned/taken to resolve issues&gt;</w:t>
      </w:r>
    </w:p>
    <w:p w14:paraId="5A4E7219" w14:textId="485908CF" w:rsidR="004476DF" w:rsidRPr="00622FFC" w:rsidRDefault="004476DF" w:rsidP="00622FFC">
      <w:pPr>
        <w:jc w:val="both"/>
        <w:rPr>
          <w:rFonts w:cstheme="minorHAnsi"/>
          <w:sz w:val="20"/>
          <w:szCs w:val="20"/>
        </w:rPr>
      </w:pPr>
      <w:r w:rsidRPr="00622FFC">
        <w:rPr>
          <w:rFonts w:cstheme="minorHAnsi"/>
          <w:sz w:val="20"/>
          <w:szCs w:val="20"/>
        </w:rPr>
        <w:t>Certain issues are associated with any project and plans to address these issues should be identified as early in the project as possible.</w:t>
      </w:r>
    </w:p>
    <w:p w14:paraId="1AB3D37B" w14:textId="77777777" w:rsidR="00855BBB" w:rsidRPr="00622FFC" w:rsidRDefault="00855BBB" w:rsidP="004476DF">
      <w:pPr>
        <w:rPr>
          <w:rFonts w:cstheme="minorHAnsi"/>
          <w:sz w:val="20"/>
          <w:szCs w:val="20"/>
        </w:rPr>
      </w:pPr>
    </w:p>
    <w:tbl>
      <w:tblPr>
        <w:tblStyle w:val="Experior2"/>
        <w:tblW w:w="5000" w:type="pct"/>
        <w:tblBorders>
          <w:top w:val="single" w:sz="4" w:space="0" w:color="130D33"/>
          <w:left w:val="single" w:sz="4" w:space="0" w:color="130D33"/>
          <w:bottom w:val="single" w:sz="4" w:space="0" w:color="130D33"/>
          <w:right w:val="single" w:sz="4" w:space="0" w:color="130D33"/>
          <w:insideH w:val="single" w:sz="4" w:space="0" w:color="130D33"/>
          <w:insideV w:val="single" w:sz="4" w:space="0" w:color="130D33"/>
        </w:tblBorders>
        <w:tblLook w:val="04A0" w:firstRow="1" w:lastRow="0" w:firstColumn="1" w:lastColumn="0" w:noHBand="0" w:noVBand="1"/>
      </w:tblPr>
      <w:tblGrid>
        <w:gridCol w:w="5287"/>
        <w:gridCol w:w="2268"/>
        <w:gridCol w:w="1113"/>
      </w:tblGrid>
      <w:tr w:rsidR="00597D2B" w:rsidRPr="00622FFC" w14:paraId="384A8A04" w14:textId="77777777" w:rsidTr="00D102D5">
        <w:trPr>
          <w:cnfStyle w:val="100000000000" w:firstRow="1" w:lastRow="0" w:firstColumn="0" w:lastColumn="0" w:oddVBand="0" w:evenVBand="0" w:oddHBand="0" w:evenHBand="0" w:firstRowFirstColumn="0" w:firstRowLastColumn="0" w:lastRowFirstColumn="0" w:lastRowLastColumn="0"/>
          <w:trHeight w:hRule="exact" w:val="640"/>
        </w:trPr>
        <w:tc>
          <w:tcPr>
            <w:cnfStyle w:val="001000000000" w:firstRow="0" w:lastRow="0" w:firstColumn="1" w:lastColumn="0" w:oddVBand="0" w:evenVBand="0" w:oddHBand="0" w:evenHBand="0" w:firstRowFirstColumn="0" w:firstRowLastColumn="0" w:lastRowFirstColumn="0" w:lastRowLastColumn="0"/>
            <w:tcW w:w="3050" w:type="pct"/>
            <w:hideMark/>
          </w:tcPr>
          <w:p w14:paraId="5391A1AA" w14:textId="77777777" w:rsidR="00597D2B" w:rsidRPr="00622FFC" w:rsidRDefault="00597D2B" w:rsidP="00D102D5">
            <w:pPr>
              <w:rPr>
                <w:rFonts w:cstheme="minorHAnsi"/>
                <w:sz w:val="20"/>
              </w:rPr>
            </w:pPr>
            <w:r w:rsidRPr="00622FFC">
              <w:rPr>
                <w:rFonts w:cstheme="minorHAnsi"/>
                <w:sz w:val="20"/>
              </w:rPr>
              <w:t>Dependencies</w:t>
            </w:r>
          </w:p>
        </w:tc>
        <w:tc>
          <w:tcPr>
            <w:tcW w:w="1308" w:type="pct"/>
            <w:hideMark/>
          </w:tcPr>
          <w:p w14:paraId="14F3CC7B" w14:textId="77777777" w:rsidR="00597D2B" w:rsidRPr="00622FFC" w:rsidRDefault="00597D2B" w:rsidP="00D102D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Impact on Testing</w:t>
            </w:r>
          </w:p>
        </w:tc>
        <w:tc>
          <w:tcPr>
            <w:tcW w:w="642" w:type="pct"/>
            <w:hideMark/>
          </w:tcPr>
          <w:p w14:paraId="67F8365D" w14:textId="77777777" w:rsidR="00597D2B" w:rsidRPr="00622FFC" w:rsidRDefault="00597D2B" w:rsidP="00D102D5">
            <w:pPr>
              <w:cnfStyle w:val="100000000000" w:firstRow="1" w:lastRow="0" w:firstColumn="0" w:lastColumn="0" w:oddVBand="0" w:evenVBand="0" w:oddHBand="0" w:evenHBand="0" w:firstRowFirstColumn="0" w:firstRowLastColumn="0" w:lastRowFirstColumn="0" w:lastRowLastColumn="0"/>
              <w:rPr>
                <w:rFonts w:cstheme="minorHAnsi"/>
                <w:sz w:val="20"/>
              </w:rPr>
            </w:pPr>
            <w:r w:rsidRPr="00622FFC">
              <w:rPr>
                <w:rFonts w:cstheme="minorHAnsi"/>
                <w:sz w:val="20"/>
              </w:rPr>
              <w:t>Review</w:t>
            </w:r>
          </w:p>
        </w:tc>
      </w:tr>
      <w:tr w:rsidR="00597D2B" w:rsidRPr="00FD1E6E" w14:paraId="7320193C" w14:textId="77777777" w:rsidTr="00D102D5">
        <w:tc>
          <w:tcPr>
            <w:cnfStyle w:val="001000000000" w:firstRow="0" w:lastRow="0" w:firstColumn="1" w:lastColumn="0" w:oddVBand="0" w:evenVBand="0" w:oddHBand="0" w:evenHBand="0" w:firstRowFirstColumn="0" w:firstRowLastColumn="0" w:lastRowFirstColumn="0" w:lastRowLastColumn="0"/>
            <w:tcW w:w="3050" w:type="pct"/>
            <w:shd w:val="clear" w:color="auto" w:fill="FFFFFF" w:themeFill="background1"/>
          </w:tcPr>
          <w:p w14:paraId="1E9D9B70" w14:textId="4317F729" w:rsidR="00597D2B" w:rsidRPr="00FD1E6E" w:rsidRDefault="00597D2B" w:rsidP="00D102D5">
            <w:pPr>
              <w:rPr>
                <w:rFonts w:cstheme="minorHAnsi"/>
                <w:bCs w:val="0"/>
              </w:rPr>
            </w:pPr>
            <w:r w:rsidRPr="00FD1E6E">
              <w:rPr>
                <w:rFonts w:cstheme="minorHAnsi"/>
              </w:rPr>
              <w:t xml:space="preserve">1. Points of Contact from APO </w:t>
            </w:r>
            <w:del w:id="229" w:author="Rohit" w:date="2022-09-16T19:29:00Z">
              <w:r w:rsidRPr="00FD1E6E" w:rsidDel="00A153FD">
                <w:rPr>
                  <w:rFonts w:cstheme="minorHAnsi"/>
                </w:rPr>
                <w:delText xml:space="preserve">and </w:delText>
              </w:r>
            </w:del>
            <w:ins w:id="230" w:author="Rohit" w:date="2022-09-16T19:29:00Z">
              <w:r w:rsidR="00A153FD" w:rsidRPr="00FD1E6E">
                <w:rPr>
                  <w:rFonts w:cstheme="minorHAnsi"/>
                </w:rPr>
                <w:t>,</w:t>
              </w:r>
            </w:ins>
            <w:r w:rsidRPr="00FD1E6E">
              <w:rPr>
                <w:rFonts w:cstheme="minorHAnsi"/>
              </w:rPr>
              <w:t xml:space="preserve">Noodle.AI </w:t>
            </w:r>
            <w:ins w:id="231" w:author="Rohit" w:date="2022-09-16T19:29:00Z">
              <w:r w:rsidR="00A153FD" w:rsidRPr="00FD1E6E">
                <w:rPr>
                  <w:rFonts w:cstheme="minorHAnsi"/>
                </w:rPr>
                <w:t xml:space="preserve">and Demand Planning </w:t>
              </w:r>
            </w:ins>
            <w:r w:rsidRPr="00FD1E6E">
              <w:rPr>
                <w:rFonts w:cstheme="minorHAnsi"/>
              </w:rPr>
              <w:t>team to be made available for support in below test areas:</w:t>
            </w:r>
          </w:p>
          <w:p w14:paraId="1F60E551" w14:textId="77777777" w:rsidR="00597D2B" w:rsidRPr="00FD1E6E" w:rsidRDefault="00597D2B" w:rsidP="00DC7E0F">
            <w:pPr>
              <w:pStyle w:val="ListParagraph"/>
              <w:numPr>
                <w:ilvl w:val="0"/>
                <w:numId w:val="16"/>
              </w:numPr>
              <w:rPr>
                <w:rFonts w:cstheme="minorHAnsi"/>
              </w:rPr>
            </w:pPr>
            <w:r w:rsidRPr="00FD1E6E">
              <w:rPr>
                <w:rFonts w:cstheme="minorHAnsi"/>
              </w:rPr>
              <w:t>Initiating APO Forecast Changes from APO/BW that will be subsequently saved in Data Hub</w:t>
            </w:r>
          </w:p>
          <w:p w14:paraId="634A0ECB" w14:textId="77777777" w:rsidR="00597D2B" w:rsidRPr="00FD1E6E" w:rsidRDefault="00597D2B" w:rsidP="00DC7E0F">
            <w:pPr>
              <w:pStyle w:val="ListParagraph"/>
              <w:numPr>
                <w:ilvl w:val="0"/>
                <w:numId w:val="16"/>
              </w:numPr>
              <w:rPr>
                <w:rFonts w:cstheme="minorHAnsi"/>
              </w:rPr>
            </w:pPr>
            <w:r w:rsidRPr="00FD1E6E">
              <w:rPr>
                <w:rFonts w:cstheme="minorHAnsi"/>
              </w:rPr>
              <w:t>Provide Mock Noodle.AI Forecast  into Data Hub</w:t>
            </w:r>
          </w:p>
          <w:p w14:paraId="2B266EB2" w14:textId="77777777" w:rsidR="00597D2B" w:rsidRPr="00FD1E6E" w:rsidRDefault="00597D2B" w:rsidP="00DC7E0F">
            <w:pPr>
              <w:pStyle w:val="ListParagraph"/>
              <w:numPr>
                <w:ilvl w:val="0"/>
                <w:numId w:val="16"/>
              </w:numPr>
              <w:rPr>
                <w:rFonts w:cstheme="minorHAnsi"/>
              </w:rPr>
            </w:pPr>
            <w:r w:rsidRPr="00FD1E6E">
              <w:rPr>
                <w:rFonts w:cstheme="minorHAnsi"/>
              </w:rPr>
              <w:t>Making changes to PSKU Mapping if such data is missing</w:t>
            </w:r>
          </w:p>
        </w:tc>
        <w:tc>
          <w:tcPr>
            <w:tcW w:w="1308" w:type="pct"/>
            <w:shd w:val="clear" w:color="auto" w:fill="FFFFFF" w:themeFill="background1"/>
          </w:tcPr>
          <w:p w14:paraId="7C715A2F" w14:textId="77777777" w:rsidR="00597D2B" w:rsidRPr="00FD1E6E" w:rsidRDefault="00597D2B" w:rsidP="00D102D5">
            <w:pPr>
              <w:cnfStyle w:val="000000000000" w:firstRow="0" w:lastRow="0" w:firstColumn="0" w:lastColumn="0" w:oddVBand="0" w:evenVBand="0" w:oddHBand="0" w:evenHBand="0" w:firstRowFirstColumn="0" w:firstRowLastColumn="0" w:lastRowFirstColumn="0" w:lastRowLastColumn="0"/>
              <w:rPr>
                <w:rFonts w:cstheme="minorHAnsi"/>
              </w:rPr>
            </w:pPr>
            <w:r w:rsidRPr="00FD1E6E">
              <w:rPr>
                <w:rFonts w:cstheme="minorHAnsi"/>
              </w:rPr>
              <w:t>Not following Data Feeds with correct cadence will result in inconsistent data sets being consumed by Consuming systems and Reports.</w:t>
            </w:r>
          </w:p>
        </w:tc>
        <w:tc>
          <w:tcPr>
            <w:tcW w:w="642" w:type="pct"/>
            <w:shd w:val="clear" w:color="auto" w:fill="FFFFFF" w:themeFill="background1"/>
          </w:tcPr>
          <w:p w14:paraId="239DADC5" w14:textId="77777777" w:rsidR="00597D2B" w:rsidRPr="00FD1E6E" w:rsidRDefault="00597D2B" w:rsidP="00D102D5">
            <w:pPr>
              <w:cnfStyle w:val="000000000000" w:firstRow="0" w:lastRow="0" w:firstColumn="0" w:lastColumn="0" w:oddVBand="0" w:evenVBand="0" w:oddHBand="0" w:evenHBand="0" w:firstRowFirstColumn="0" w:firstRowLastColumn="0" w:lastRowFirstColumn="0" w:lastRowLastColumn="0"/>
              <w:rPr>
                <w:rFonts w:cstheme="minorHAnsi"/>
              </w:rPr>
            </w:pPr>
          </w:p>
        </w:tc>
      </w:tr>
      <w:tr w:rsidR="00597D2B" w:rsidRPr="00FD1E6E" w14:paraId="2C830E09" w14:textId="77777777" w:rsidTr="00D102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pct"/>
            <w:shd w:val="clear" w:color="auto" w:fill="FFFFFF" w:themeFill="background1"/>
          </w:tcPr>
          <w:p w14:paraId="3174F541" w14:textId="77777777" w:rsidR="00597D2B" w:rsidRPr="00FD1E6E" w:rsidRDefault="00597D2B" w:rsidP="00D102D5">
            <w:pPr>
              <w:rPr>
                <w:rFonts w:cstheme="minorHAnsi"/>
              </w:rPr>
            </w:pPr>
            <w:r w:rsidRPr="00293BDA">
              <w:rPr>
                <w:rFonts w:cstheme="minorHAnsi"/>
                <w:lang w:val="en-IN"/>
              </w:rPr>
              <w:t>2. All conversion factors, PSKU Mapping, Product Groups, Unit of Measure and Geography must be accessible as CSV  flat file and fed into Data Hub Test Environment</w:t>
            </w:r>
          </w:p>
        </w:tc>
        <w:tc>
          <w:tcPr>
            <w:tcW w:w="1308" w:type="pct"/>
            <w:shd w:val="clear" w:color="auto" w:fill="FFFFFF" w:themeFill="background1"/>
          </w:tcPr>
          <w:p w14:paraId="6EF18C29" w14:textId="77777777" w:rsidR="00597D2B" w:rsidRPr="00FD1E6E" w:rsidRDefault="00597D2B" w:rsidP="00D102D5">
            <w:pPr>
              <w:cnfStyle w:val="000000010000" w:firstRow="0" w:lastRow="0" w:firstColumn="0" w:lastColumn="0" w:oddVBand="0" w:evenVBand="0" w:oddHBand="0" w:evenHBand="1" w:firstRowFirstColumn="0" w:firstRowLastColumn="0" w:lastRowFirstColumn="0" w:lastRowLastColumn="0"/>
              <w:rPr>
                <w:rFonts w:cstheme="minorHAnsi"/>
              </w:rPr>
            </w:pPr>
            <w:r w:rsidRPr="00FD1E6E">
              <w:rPr>
                <w:rFonts w:cstheme="minorHAnsi"/>
              </w:rPr>
              <w:t xml:space="preserve">Inconsistent Master/Reference data will cause anomalies and impact test results </w:t>
            </w:r>
          </w:p>
        </w:tc>
        <w:tc>
          <w:tcPr>
            <w:tcW w:w="642" w:type="pct"/>
            <w:shd w:val="clear" w:color="auto" w:fill="FFFFFF" w:themeFill="background1"/>
          </w:tcPr>
          <w:p w14:paraId="439B0106" w14:textId="77777777" w:rsidR="00597D2B" w:rsidRPr="00FD1E6E" w:rsidRDefault="00597D2B" w:rsidP="00D102D5">
            <w:pPr>
              <w:cnfStyle w:val="000000010000" w:firstRow="0" w:lastRow="0" w:firstColumn="0" w:lastColumn="0" w:oddVBand="0" w:evenVBand="0" w:oddHBand="0" w:evenHBand="1" w:firstRowFirstColumn="0" w:firstRowLastColumn="0" w:lastRowFirstColumn="0" w:lastRowLastColumn="0"/>
              <w:rPr>
                <w:rFonts w:cstheme="minorHAnsi"/>
              </w:rPr>
            </w:pPr>
          </w:p>
        </w:tc>
      </w:tr>
    </w:tbl>
    <w:p w14:paraId="14451EC9" w14:textId="77777777" w:rsidR="004476DF" w:rsidRPr="00B23A06" w:rsidRDefault="004476DF" w:rsidP="004476DF">
      <w:pPr>
        <w:rPr>
          <w:rFonts w:cstheme="minorHAnsi"/>
        </w:rPr>
      </w:pPr>
    </w:p>
    <w:p w14:paraId="3ABACB01" w14:textId="77777777" w:rsidR="004476DF" w:rsidRPr="00B23A06" w:rsidRDefault="004476DF" w:rsidP="004476DF">
      <w:pPr>
        <w:rPr>
          <w:rFonts w:cstheme="minorHAnsi"/>
        </w:rPr>
      </w:pPr>
    </w:p>
    <w:p w14:paraId="71F88387" w14:textId="77777777" w:rsidR="004476DF" w:rsidRDefault="004476DF" w:rsidP="008B4592">
      <w:pPr>
        <w:sectPr w:rsidR="004476DF" w:rsidSect="008B4592">
          <w:headerReference w:type="even" r:id="rId82"/>
          <w:headerReference w:type="default" r:id="rId83"/>
          <w:headerReference w:type="first" r:id="rId84"/>
          <w:pgSz w:w="11910" w:h="16840" w:code="9"/>
          <w:pgMar w:top="567" w:right="1418" w:bottom="1701" w:left="1814" w:header="1644" w:footer="113" w:gutter="0"/>
          <w:cols w:space="284"/>
          <w:titlePg/>
          <w:docGrid w:linePitch="299"/>
        </w:sectPr>
      </w:pPr>
    </w:p>
    <w:p w14:paraId="661AE08B" w14:textId="77777777" w:rsidR="004476DF" w:rsidRDefault="004476DF" w:rsidP="004476DF">
      <w:pPr>
        <w:pStyle w:val="SECTIONTITLES"/>
      </w:pPr>
    </w:p>
    <w:p w14:paraId="10DC956C" w14:textId="247F41A0" w:rsidR="0099116B" w:rsidRDefault="004476DF" w:rsidP="00747161">
      <w:pPr>
        <w:pStyle w:val="SECTIONTITLES"/>
        <w:ind w:left="418"/>
        <w:outlineLvl w:val="0"/>
      </w:pPr>
      <w:r>
        <w:br/>
      </w:r>
      <w:r>
        <w:br/>
        <w:t>APPENDIX</w:t>
      </w:r>
    </w:p>
    <w:p w14:paraId="4A2C66AC" w14:textId="77777777" w:rsidR="004476DF" w:rsidRDefault="004476DF" w:rsidP="004476DF">
      <w:pPr>
        <w:pStyle w:val="SECTIONTITLES"/>
        <w:sectPr w:rsidR="004476DF" w:rsidSect="008B4592">
          <w:headerReference w:type="even" r:id="rId85"/>
          <w:headerReference w:type="default" r:id="rId86"/>
          <w:headerReference w:type="first" r:id="rId87"/>
          <w:pgSz w:w="11910" w:h="16840" w:code="9"/>
          <w:pgMar w:top="567" w:right="1418" w:bottom="1701" w:left="1814" w:header="1644" w:footer="113" w:gutter="0"/>
          <w:cols w:space="284"/>
          <w:titlePg/>
          <w:docGrid w:linePitch="299"/>
        </w:sectPr>
      </w:pPr>
    </w:p>
    <w:p w14:paraId="410B47D9" w14:textId="25C443D9" w:rsidR="004476DF" w:rsidRPr="004476DF" w:rsidRDefault="00755F6D" w:rsidP="00A7702B">
      <w:pPr>
        <w:pStyle w:val="H2GR"/>
      </w:pPr>
      <w:r>
        <w:t>N/A</w:t>
      </w:r>
    </w:p>
    <w:sectPr w:rsidR="004476DF" w:rsidRPr="004476DF" w:rsidSect="008B4592">
      <w:headerReference w:type="even" r:id="rId88"/>
      <w:headerReference w:type="default" r:id="rId89"/>
      <w:headerReference w:type="first" r:id="rId90"/>
      <w:pgSz w:w="11910" w:h="16840" w:code="9"/>
      <w:pgMar w:top="567" w:right="1418" w:bottom="1701" w:left="1814" w:header="1644" w:footer="113" w:gutter="0"/>
      <w:cols w:space="284"/>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Rohit" w:date="2022-09-28T15:27:00Z" w:initials="RR">
    <w:p w14:paraId="70B8EF93" w14:textId="4D2F8D7B" w:rsidR="00AA176D" w:rsidRDefault="00AA176D">
      <w:pPr>
        <w:pStyle w:val="CommentText"/>
      </w:pPr>
      <w:r>
        <w:rPr>
          <w:rStyle w:val="CommentReference"/>
        </w:rPr>
        <w:annotationRef/>
      </w:r>
      <w:r>
        <w:t>To be discussed</w:t>
      </w:r>
      <w:r w:rsidR="007E68C0">
        <w:t xml:space="preserve"> with Mark and Satya</w:t>
      </w:r>
      <w:r w:rsidR="002D0393">
        <w:t xml:space="preserve">? </w:t>
      </w:r>
      <w:r w:rsidR="00E620DA">
        <w:t>What are the explicit tests that are needed?</w:t>
      </w:r>
    </w:p>
  </w:comment>
  <w:comment w:id="57" w:author="Exell, Alan" w:date="2022-09-14T08:26:00Z" w:initials="EA">
    <w:p w14:paraId="75273113" w14:textId="60C2389F" w:rsidR="656D34F8" w:rsidRDefault="656D34F8">
      <w:pPr>
        <w:pStyle w:val="CommentText"/>
      </w:pPr>
      <w:r>
        <w:t xml:space="preserve">I updated this table to reflect the test planning document. </w:t>
      </w:r>
      <w:r>
        <w:rPr>
          <w:rStyle w:val="CommentReference"/>
        </w:rPr>
        <w:annotationRef/>
      </w:r>
    </w:p>
  </w:comment>
  <w:comment w:id="58" w:author="Exell, Alan" w:date="2022-09-14T09:18:00Z" w:initials="EA">
    <w:p w14:paraId="5EF16B20" w14:textId="0B81DD72" w:rsidR="4D63072F" w:rsidRDefault="4D63072F">
      <w:pPr>
        <w:pStyle w:val="CommentText"/>
      </w:pPr>
      <w:r>
        <w:t xml:space="preserve">Just added this paragraph to clarify. </w:t>
      </w:r>
      <w:r>
        <w:rPr>
          <w:rStyle w:val="CommentReference"/>
        </w:rPr>
        <w:annotationRef/>
      </w:r>
    </w:p>
  </w:comment>
  <w:comment w:id="63" w:author="Michalowska, Katarzyna" w:date="2022-09-21T15:04:00Z" w:initials="MK">
    <w:p w14:paraId="794AFD18" w14:textId="0F1B1228" w:rsidR="008E2BFC" w:rsidRDefault="008E2BFC">
      <w:pPr>
        <w:pStyle w:val="CommentText"/>
      </w:pPr>
      <w:r>
        <w:rPr>
          <w:rStyle w:val="CommentReference"/>
        </w:rPr>
        <w:annotationRef/>
      </w:r>
      <w:r>
        <w:rPr>
          <w:rStyle w:val="CommentReference"/>
        </w:rPr>
        <w:t>Please clarify in this context what “previous</w:t>
      </w:r>
      <w:r w:rsidR="00A653D3">
        <w:rPr>
          <w:rStyle w:val="CommentReference"/>
        </w:rPr>
        <w:t xml:space="preserve"> test phase </w:t>
      </w:r>
      <w:r w:rsidR="00BE0B71">
        <w:rPr>
          <w:rStyle w:val="CommentReference"/>
        </w:rPr>
        <w:t>“ is</w:t>
      </w:r>
      <w:r w:rsidR="00110150">
        <w:rPr>
          <w:rStyle w:val="CommentReference"/>
        </w:rPr>
        <w:t xml:space="preserve"> about?</w:t>
      </w:r>
      <w:r w:rsidR="00BE0B71">
        <w:rPr>
          <w:rStyle w:val="CommentReference"/>
        </w:rPr>
        <w:t>.</w:t>
      </w:r>
    </w:p>
  </w:comment>
  <w:comment w:id="64" w:author="Rohit" w:date="2022-09-22T10:16:00Z" w:initials="RR">
    <w:p w14:paraId="03F48D24" w14:textId="0B6B5AD9" w:rsidR="00B33FE0" w:rsidRDefault="00B33FE0">
      <w:pPr>
        <w:pStyle w:val="CommentText"/>
      </w:pPr>
      <w:r>
        <w:rPr>
          <w:rStyle w:val="CommentReference"/>
        </w:rPr>
        <w:annotationRef/>
      </w:r>
      <w:r>
        <w:t>Added an example</w:t>
      </w:r>
      <w:r w:rsidR="00747A32">
        <w:t xml:space="preserve"> in the </w:t>
      </w:r>
      <w:r w:rsidR="00A2125B">
        <w:t xml:space="preserve">adjoining </w:t>
      </w:r>
      <w:r w:rsidR="00747A32">
        <w:t>table</w:t>
      </w:r>
      <w:r>
        <w:t>.</w:t>
      </w:r>
    </w:p>
  </w:comment>
  <w:comment w:id="68" w:author="Rohit" w:date="2022-09-01T13:45:00Z" w:initials="RR">
    <w:p w14:paraId="64CDA458" w14:textId="77777777" w:rsidR="002D3E4A" w:rsidRDefault="002D3E4A" w:rsidP="002D3E4A">
      <w:pPr>
        <w:pStyle w:val="CommentText"/>
      </w:pPr>
      <w:r>
        <w:rPr>
          <w:rStyle w:val="CommentReference"/>
        </w:rPr>
        <w:annotationRef/>
      </w:r>
      <w:r>
        <w:t>Will have to be refined based on further inputs from Sacha Vincent and Maciej.</w:t>
      </w:r>
    </w:p>
  </w:comment>
  <w:comment w:id="69" w:author="Michalowska, Katarzyna" w:date="2022-09-21T16:51:00Z" w:initials="MK">
    <w:p w14:paraId="29252006" w14:textId="7BC1B5B8" w:rsidR="00F20E3F" w:rsidRDefault="00F20E3F">
      <w:pPr>
        <w:pStyle w:val="CommentText"/>
      </w:pPr>
      <w:r>
        <w:rPr>
          <w:rStyle w:val="CommentReference"/>
        </w:rPr>
        <w:annotationRef/>
      </w:r>
      <w:r>
        <w:t xml:space="preserve">Have not seen this </w:t>
      </w:r>
      <w:r w:rsidR="00A32145">
        <w:t>consolidated dashboard te</w:t>
      </w:r>
      <w:r w:rsidR="00104A6C">
        <w:t xml:space="preserve">sting scenario in test scope </w:t>
      </w:r>
      <w:r w:rsidR="00E87F99">
        <w:t>.xls.</w:t>
      </w:r>
    </w:p>
  </w:comment>
  <w:comment w:id="70" w:author="Rohit" w:date="2022-09-22T11:19:00Z" w:initials="RR">
    <w:p w14:paraId="060CB8E3" w14:textId="77777777" w:rsidR="00FD0BDF" w:rsidRDefault="00FD0BDF">
      <w:pPr>
        <w:pStyle w:val="CommentText"/>
      </w:pPr>
      <w:r>
        <w:rPr>
          <w:rStyle w:val="CommentReference"/>
        </w:rPr>
        <w:annotationRef/>
      </w:r>
      <w:r>
        <w:rPr>
          <w:noProof/>
        </w:rPr>
        <w:drawing>
          <wp:inline distT="0" distB="0" distL="0" distR="0" wp14:anchorId="0A7E231B" wp14:editId="3EA8353C">
            <wp:extent cx="5510530" cy="975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510530" cy="975360"/>
                    </a:xfrm>
                    <a:prstGeom prst="rect">
                      <a:avLst/>
                    </a:prstGeom>
                  </pic:spPr>
                </pic:pic>
              </a:graphicData>
            </a:graphic>
          </wp:inline>
        </w:drawing>
      </w:r>
    </w:p>
    <w:p w14:paraId="00C44656" w14:textId="77777777" w:rsidR="00932C52" w:rsidRDefault="00932C52">
      <w:pPr>
        <w:pStyle w:val="CommentText"/>
      </w:pPr>
    </w:p>
    <w:p w14:paraId="2890F54C" w14:textId="68782F70" w:rsidR="00932C52" w:rsidRDefault="00932C52">
      <w:pPr>
        <w:pStyle w:val="CommentText"/>
      </w:pPr>
      <w:r>
        <w:t>Are you referring to this Kasia</w:t>
      </w:r>
      <w:r w:rsidR="00452BE0">
        <w:t>?</w:t>
      </w:r>
    </w:p>
  </w:comment>
  <w:comment w:id="71" w:author="Michalowska, Katarzyna" w:date="2022-09-22T09:11:00Z" w:initials="MK">
    <w:p w14:paraId="73465712" w14:textId="0F8A7B2C" w:rsidR="20328519" w:rsidRDefault="20328519">
      <w:pPr>
        <w:pStyle w:val="CommentText"/>
      </w:pPr>
      <w:r>
        <w:t xml:space="preserve">yes </w:t>
      </w:r>
      <w:r>
        <w:rPr>
          <w:rStyle w:val="CommentReference"/>
        </w:rPr>
        <w:annotationRef/>
      </w:r>
    </w:p>
  </w:comment>
  <w:comment w:id="81" w:author="Rohit" w:date="2022-09-27T17:20:00Z" w:initials="RR">
    <w:p w14:paraId="31A1A951" w14:textId="5FD6A91A" w:rsidR="00EA3C5C" w:rsidRDefault="00EA3C5C">
      <w:pPr>
        <w:pStyle w:val="CommentText"/>
      </w:pPr>
      <w:r>
        <w:rPr>
          <w:rStyle w:val="CommentReference"/>
        </w:rPr>
        <w:annotationRef/>
      </w:r>
      <w:r w:rsidR="00714F8A">
        <w:t>From an E</w:t>
      </w:r>
      <w:r w:rsidR="00770A20">
        <w:t>2E Programme perspective there is a n</w:t>
      </w:r>
      <w:r>
        <w:t xml:space="preserve">eed </w:t>
      </w:r>
      <w:r w:rsidR="00514BD5">
        <w:t>to call out</w:t>
      </w:r>
      <w:r w:rsidR="00F85E67">
        <w:t xml:space="preserve"> </w:t>
      </w:r>
      <w:r w:rsidR="008E4986">
        <w:t xml:space="preserve">the </w:t>
      </w:r>
      <w:r w:rsidR="00C01206">
        <w:t xml:space="preserve">teams </w:t>
      </w:r>
      <w:r w:rsidR="00514BD5">
        <w:t xml:space="preserve">that would be </w:t>
      </w:r>
      <w:r w:rsidR="00C01206">
        <w:t xml:space="preserve">responsible </w:t>
      </w:r>
      <w:r w:rsidR="0067179E">
        <w:t xml:space="preserve">for doing tests </w:t>
      </w:r>
      <w:r w:rsidR="00514BD5">
        <w:t>specific to</w:t>
      </w:r>
      <w:r w:rsidR="0067179E">
        <w:t xml:space="preserve"> </w:t>
      </w:r>
      <w:r w:rsidR="00F85E67">
        <w:t xml:space="preserve">Upstream and downstream systems </w:t>
      </w:r>
      <w:r w:rsidR="00514BD5">
        <w:t>(</w:t>
      </w:r>
      <w:r w:rsidR="00F85E67">
        <w:t xml:space="preserve">other </w:t>
      </w:r>
      <w:r w:rsidR="00465373">
        <w:t>than Data Hub</w:t>
      </w:r>
      <w:r w:rsidR="00514BD5">
        <w:t>)</w:t>
      </w:r>
    </w:p>
  </w:comment>
  <w:comment w:id="84" w:author="Rohit" w:date="2022-09-16T15:06:00Z" w:initials="RR">
    <w:p w14:paraId="1FB94657" w14:textId="15651E10" w:rsidR="00643384" w:rsidRDefault="00643384">
      <w:pPr>
        <w:pStyle w:val="CommentText"/>
      </w:pPr>
      <w:r>
        <w:rPr>
          <w:rStyle w:val="CommentReference"/>
        </w:rPr>
        <w:annotationRef/>
      </w:r>
      <w:r>
        <w:t xml:space="preserve">Need to align the </w:t>
      </w:r>
      <w:r w:rsidR="00D77B55">
        <w:t xml:space="preserve">Test Phase </w:t>
      </w:r>
      <w:r>
        <w:t>name</w:t>
      </w:r>
      <w:r w:rsidR="00D77B55">
        <w:t xml:space="preserve"> with Kishan and Lalit.</w:t>
      </w:r>
    </w:p>
  </w:comment>
  <w:comment w:id="85" w:author="Rohit" w:date="2022-09-22T13:33:00Z" w:initials="RR">
    <w:p w14:paraId="55FDF300" w14:textId="14CC3270" w:rsidR="00D97B9F" w:rsidRDefault="00D97B9F">
      <w:pPr>
        <w:pStyle w:val="CommentText"/>
      </w:pPr>
      <w:r>
        <w:rPr>
          <w:rStyle w:val="CommentReference"/>
        </w:rPr>
        <w:annotationRef/>
      </w:r>
      <w:r>
        <w:t>Done</w:t>
      </w:r>
    </w:p>
  </w:comment>
  <w:comment w:id="86" w:author="Maisuria, Kishan" w:date="2022-09-15T13:37:00Z" w:initials="MK">
    <w:p w14:paraId="6DE48113" w14:textId="3F149EA5" w:rsidR="00715BCC" w:rsidRDefault="00715BCC">
      <w:pPr>
        <w:pStyle w:val="CommentText"/>
      </w:pPr>
      <w:r>
        <w:rPr>
          <w:rStyle w:val="CommentReference"/>
        </w:rPr>
        <w:annotationRef/>
      </w:r>
      <w:r w:rsidR="00A126B1">
        <w:t xml:space="preserve">Where possible it would be good to try and invoke integrations </w:t>
      </w:r>
      <w:r w:rsidR="006E0D9B">
        <w:t xml:space="preserve">early </w:t>
      </w:r>
      <w:r w:rsidR="00A126B1">
        <w:t>and pass data from syst</w:t>
      </w:r>
      <w:r w:rsidR="009D15DA">
        <w:t>em to system</w:t>
      </w:r>
      <w:r w:rsidR="006E0D9B">
        <w:t xml:space="preserve">. </w:t>
      </w:r>
      <w:r w:rsidR="00AD3DF8">
        <w:t xml:space="preserve">Not a full test but attempt to flush out basic connectivity and </w:t>
      </w:r>
      <w:r w:rsidR="00984F42">
        <w:t xml:space="preserve">structure related </w:t>
      </w:r>
      <w:r w:rsidR="006157AC">
        <w:t>issues/defects</w:t>
      </w:r>
    </w:p>
  </w:comment>
  <w:comment w:id="87" w:author="Rohit" w:date="2022-09-16T15:32:00Z" w:initials="RR">
    <w:p w14:paraId="7368993D" w14:textId="5610494C" w:rsidR="00D91E33" w:rsidRDefault="004819FB">
      <w:pPr>
        <w:pStyle w:val="CommentText"/>
      </w:pPr>
      <w:r>
        <w:rPr>
          <w:rStyle w:val="CommentReference"/>
        </w:rPr>
        <w:annotationRef/>
      </w:r>
      <w:r w:rsidR="006049BA">
        <w:t xml:space="preserve">Current Understanding: </w:t>
      </w:r>
      <w:r w:rsidR="00213A17">
        <w:t xml:space="preserve">Yes. </w:t>
      </w:r>
      <w:r w:rsidR="002871C6">
        <w:t>N</w:t>
      </w:r>
      <w:r w:rsidR="00213A17">
        <w:t>ot a full test</w:t>
      </w:r>
      <w:r w:rsidR="002871C6">
        <w:t xml:space="preserve"> but </w:t>
      </w:r>
      <w:r w:rsidR="0093737E">
        <w:t xml:space="preserve">plan for the below during </w:t>
      </w:r>
      <w:r w:rsidR="009E2C19">
        <w:t xml:space="preserve">Data Hub </w:t>
      </w:r>
      <w:r w:rsidR="00713036">
        <w:t xml:space="preserve">System Unit </w:t>
      </w:r>
      <w:r w:rsidR="005D51E3">
        <w:t>Tests</w:t>
      </w:r>
      <w:r w:rsidR="00E340FB">
        <w:t>:</w:t>
      </w:r>
      <w:r>
        <w:t xml:space="preserve"> </w:t>
      </w:r>
    </w:p>
    <w:p w14:paraId="1DAB69B2" w14:textId="04514F30" w:rsidR="00B96CC8" w:rsidRDefault="00B96CC8" w:rsidP="00DC7E0F">
      <w:pPr>
        <w:pStyle w:val="CommentText"/>
        <w:numPr>
          <w:ilvl w:val="0"/>
          <w:numId w:val="21"/>
        </w:numPr>
      </w:pPr>
      <w:r>
        <w:t xml:space="preserve"> </w:t>
      </w:r>
      <w:r w:rsidR="009E2C19">
        <w:t>Outbou</w:t>
      </w:r>
      <w:r w:rsidR="00010936">
        <w:t>n</w:t>
      </w:r>
      <w:r w:rsidR="009E2C19">
        <w:t xml:space="preserve">d: </w:t>
      </w:r>
      <w:r>
        <w:t xml:space="preserve">Place data files </w:t>
      </w:r>
      <w:r w:rsidR="00BA2946">
        <w:t xml:space="preserve">for Sales History, Market Size, </w:t>
      </w:r>
      <w:r w:rsidR="00343293">
        <w:t>D</w:t>
      </w:r>
      <w:r w:rsidR="0026665C">
        <w:t>emand drivers</w:t>
      </w:r>
      <w:r w:rsidR="00E00E9F">
        <w:t xml:space="preserve"> </w:t>
      </w:r>
      <w:r w:rsidR="00CD3A37">
        <w:t>in AWS S3 bucket location that Noodle team provides us.</w:t>
      </w:r>
      <w:r w:rsidR="00BA2946">
        <w:t xml:space="preserve"> </w:t>
      </w:r>
      <w:r w:rsidR="00A94FA5">
        <w:t xml:space="preserve">It will help if Noodle team does a </w:t>
      </w:r>
      <w:r w:rsidR="009B65A3">
        <w:t>static verification of these files.</w:t>
      </w:r>
    </w:p>
    <w:p w14:paraId="03DF0B5F" w14:textId="6702570B" w:rsidR="004819FB" w:rsidRDefault="00CD3A37" w:rsidP="00DC7E0F">
      <w:pPr>
        <w:pStyle w:val="CommentText"/>
        <w:numPr>
          <w:ilvl w:val="0"/>
          <w:numId w:val="21"/>
        </w:numPr>
      </w:pPr>
      <w:r>
        <w:t xml:space="preserve"> </w:t>
      </w:r>
      <w:r w:rsidR="009E2C19">
        <w:t xml:space="preserve">Inbound: </w:t>
      </w:r>
      <w:r w:rsidR="00843C7E">
        <w:t>W</w:t>
      </w:r>
      <w:r w:rsidR="004819FB">
        <w:t xml:space="preserve">e will need </w:t>
      </w:r>
      <w:r w:rsidR="006049BA">
        <w:t xml:space="preserve">to align </w:t>
      </w:r>
      <w:r w:rsidR="00EB03B5">
        <w:t xml:space="preserve">with Noodle </w:t>
      </w:r>
      <w:r>
        <w:t xml:space="preserve">Team </w:t>
      </w:r>
      <w:r w:rsidR="00EB03B5">
        <w:t xml:space="preserve">to provide us with </w:t>
      </w:r>
      <w:r w:rsidR="00CE343E">
        <w:t>Fore</w:t>
      </w:r>
      <w:r w:rsidR="00687AF5">
        <w:t>cast Data Mock files.</w:t>
      </w:r>
    </w:p>
    <w:p w14:paraId="5F60892E" w14:textId="3A6B4997" w:rsidR="00CA5F73" w:rsidRDefault="00CA5F73" w:rsidP="00DC7E0F">
      <w:pPr>
        <w:pStyle w:val="CommentText"/>
        <w:numPr>
          <w:ilvl w:val="0"/>
          <w:numId w:val="21"/>
        </w:numPr>
      </w:pPr>
      <w:r>
        <w:t xml:space="preserve"> </w:t>
      </w:r>
      <w:r w:rsidR="00A44D59">
        <w:t xml:space="preserve">Outbound: </w:t>
      </w:r>
      <w:r>
        <w:t xml:space="preserve">We will need to align with APO team if they </w:t>
      </w:r>
      <w:r w:rsidR="00A44D59">
        <w:t xml:space="preserve">are </w:t>
      </w:r>
      <w:r w:rsidR="00F278F6">
        <w:t>able to process the disaggregated Noodle forecasts we feed them.</w:t>
      </w:r>
    </w:p>
    <w:p w14:paraId="1F82856B" w14:textId="068D7889" w:rsidR="00A05C85" w:rsidRDefault="00AC3A8E" w:rsidP="00DC7E0F">
      <w:pPr>
        <w:pStyle w:val="CommentText"/>
        <w:numPr>
          <w:ilvl w:val="0"/>
          <w:numId w:val="21"/>
        </w:numPr>
      </w:pPr>
      <w:r>
        <w:t xml:space="preserve"> Inbound: </w:t>
      </w:r>
      <w:r w:rsidR="00A370F7">
        <w:t xml:space="preserve">We will need to align with </w:t>
      </w:r>
      <w:r w:rsidR="007665D3">
        <w:t xml:space="preserve">Demand Planning Team for </w:t>
      </w:r>
      <w:r w:rsidR="00717AE4">
        <w:t>receiv</w:t>
      </w:r>
      <w:r w:rsidR="00C307CF">
        <w:t xml:space="preserve">ing </w:t>
      </w:r>
      <w:r w:rsidR="007665D3">
        <w:t>amend</w:t>
      </w:r>
      <w:r w:rsidR="00DF000F">
        <w:t>ed</w:t>
      </w:r>
      <w:r w:rsidR="007665D3">
        <w:t xml:space="preserve"> forecast</w:t>
      </w:r>
      <w:r w:rsidR="00DF000F">
        <w:t>s</w:t>
      </w:r>
      <w:r w:rsidR="007665D3">
        <w:t xml:space="preserve"> from APO</w:t>
      </w:r>
      <w:r w:rsidR="00C307CF">
        <w:t xml:space="preserve"> that we can </w:t>
      </w:r>
      <w:r w:rsidR="00591B10">
        <w:t>store an</w:t>
      </w:r>
      <w:r w:rsidR="006B4A60">
        <w:t>d</w:t>
      </w:r>
      <w:r w:rsidR="00591B10">
        <w:t xml:space="preserve"> process</w:t>
      </w:r>
      <w:r w:rsidR="007665D3">
        <w:t>.</w:t>
      </w:r>
    </w:p>
    <w:p w14:paraId="6CACE075" w14:textId="77777777" w:rsidR="00D832C2" w:rsidRDefault="00D832C2" w:rsidP="00D832C2">
      <w:pPr>
        <w:pStyle w:val="CommentText"/>
      </w:pPr>
    </w:p>
    <w:p w14:paraId="11CAA218" w14:textId="65C524E7" w:rsidR="00D832C2" w:rsidRDefault="008C3353" w:rsidP="00D832C2">
      <w:pPr>
        <w:pStyle w:val="CommentText"/>
      </w:pPr>
      <w:r>
        <w:t>Related Dependencies added in Pr</w:t>
      </w:r>
      <w:r w:rsidR="00024DFA">
        <w:t>oject Test Dependencies section</w:t>
      </w:r>
    </w:p>
    <w:p w14:paraId="1DBFDB59" w14:textId="77777777" w:rsidR="009815E3" w:rsidRDefault="009815E3" w:rsidP="00A05C85">
      <w:pPr>
        <w:pStyle w:val="CommentText"/>
      </w:pPr>
    </w:p>
    <w:p w14:paraId="1FCC783B" w14:textId="4E417403" w:rsidR="005D7BEB" w:rsidRDefault="005D7BEB" w:rsidP="00A05C85">
      <w:pPr>
        <w:pStyle w:val="CommentText"/>
      </w:pPr>
    </w:p>
    <w:p w14:paraId="7F08AE78" w14:textId="60B1CB2D" w:rsidR="009815E3" w:rsidRDefault="009815E3" w:rsidP="00A05C85">
      <w:pPr>
        <w:pStyle w:val="CommentText"/>
      </w:pPr>
    </w:p>
  </w:comment>
  <w:comment w:id="88" w:author="Maisuria, Kishan" w:date="2022-09-15T13:34:00Z" w:initials="MK">
    <w:p w14:paraId="215620A7" w14:textId="35B4A607" w:rsidR="008B60F7" w:rsidRDefault="008B60F7">
      <w:pPr>
        <w:pStyle w:val="CommentText"/>
      </w:pPr>
      <w:r>
        <w:rPr>
          <w:rStyle w:val="CommentReference"/>
        </w:rPr>
        <w:annotationRef/>
      </w:r>
      <w:r>
        <w:t xml:space="preserve">Will the processing through the data hub be fully automated </w:t>
      </w:r>
      <w:r w:rsidR="00F81A51">
        <w:t>during E2E or will there be required support to manually run the processing in this space?</w:t>
      </w:r>
    </w:p>
  </w:comment>
  <w:comment w:id="89" w:author="Rohit" w:date="2022-09-16T18:55:00Z" w:initials="RR">
    <w:p w14:paraId="537412CC" w14:textId="2F35F16D" w:rsidR="00A828E7" w:rsidRDefault="00A828E7">
      <w:pPr>
        <w:pStyle w:val="CommentText"/>
      </w:pPr>
      <w:r>
        <w:rPr>
          <w:rStyle w:val="CommentReference"/>
        </w:rPr>
        <w:annotationRef/>
      </w:r>
      <w:r>
        <w:t xml:space="preserve">Yes. Processing through </w:t>
      </w:r>
      <w:r w:rsidR="004B4063">
        <w:t>D</w:t>
      </w:r>
      <w:r>
        <w:t xml:space="preserve">ata </w:t>
      </w:r>
      <w:r w:rsidR="004B4063">
        <w:t>H</w:t>
      </w:r>
      <w:r>
        <w:t xml:space="preserve">ub </w:t>
      </w:r>
      <w:r w:rsidR="00927624">
        <w:t>will be fully automate</w:t>
      </w:r>
      <w:r w:rsidR="00930EA4">
        <w:t>d.</w:t>
      </w:r>
      <w:r w:rsidR="00D60349">
        <w:t xml:space="preserve"> However some manual intervention might be required </w:t>
      </w:r>
      <w:r w:rsidR="0024179B">
        <w:t>at the integration touchpoints</w:t>
      </w:r>
      <w:r w:rsidR="007C013A">
        <w:t xml:space="preserve"> till the time</w:t>
      </w:r>
      <w:r w:rsidR="001304B9">
        <w:t xml:space="preserve"> th</w:t>
      </w:r>
      <w:r w:rsidR="007376D9">
        <w:t>ey are</w:t>
      </w:r>
      <w:r w:rsidR="00473864">
        <w:t xml:space="preserve"> fully</w:t>
      </w:r>
      <w:r w:rsidR="007376D9">
        <w:t xml:space="preserve"> automated too.</w:t>
      </w:r>
      <w:r w:rsidR="00185C5C">
        <w:t xml:space="preserve"> </w:t>
      </w:r>
      <w:r w:rsidR="009E332A">
        <w:t>E.g.</w:t>
      </w:r>
      <w:r w:rsidR="002D7228">
        <w:t xml:space="preserve"> AWS S3 buckets where </w:t>
      </w:r>
      <w:r w:rsidR="002260F9">
        <w:t xml:space="preserve">the </w:t>
      </w:r>
      <w:r w:rsidR="00916246">
        <w:t>Sales</w:t>
      </w:r>
      <w:r w:rsidR="003C5044">
        <w:t xml:space="preserve"> History, Market Size and Demand Planning data</w:t>
      </w:r>
      <w:r w:rsidR="00060873">
        <w:t xml:space="preserve"> should be placed</w:t>
      </w:r>
      <w:r w:rsidR="00A74940">
        <w:t xml:space="preserve"> for consumption by Noodle.AI</w:t>
      </w:r>
      <w:r w:rsidR="00060873">
        <w:t>.</w:t>
      </w:r>
      <w:r w:rsidR="007954EB">
        <w:t xml:space="preserve"> </w:t>
      </w:r>
      <w:r w:rsidR="00D94F4F">
        <w:t>D</w:t>
      </w:r>
      <w:r w:rsidR="007954EB">
        <w:t>iscussion</w:t>
      </w:r>
      <w:r w:rsidR="00D94F4F">
        <w:t xml:space="preserve"> n</w:t>
      </w:r>
      <w:r w:rsidR="001C0EA3">
        <w:t xml:space="preserve">eeded </w:t>
      </w:r>
      <w:r w:rsidR="00D94F4F">
        <w:t>with a wider audience</w:t>
      </w:r>
      <w:r w:rsidR="007954EB">
        <w:t>.</w:t>
      </w:r>
    </w:p>
  </w:comment>
  <w:comment w:id="91" w:author="Michalowska, Katarzyna" w:date="2022-09-21T16:07:00Z" w:initials="MK">
    <w:p w14:paraId="389FE330" w14:textId="77777777" w:rsidR="001B0BC1" w:rsidRDefault="001B0BC1">
      <w:pPr>
        <w:pStyle w:val="CommentText"/>
      </w:pPr>
      <w:r>
        <w:rPr>
          <w:rStyle w:val="CommentReference"/>
        </w:rPr>
        <w:annotationRef/>
      </w:r>
      <w:r>
        <w:t>Could you please elaborate on reliability t</w:t>
      </w:r>
      <w:r w:rsidR="00124BDB">
        <w:t>esting about? An example?</w:t>
      </w:r>
    </w:p>
    <w:p w14:paraId="450E12E6" w14:textId="77777777" w:rsidR="00B135AF" w:rsidRDefault="00B135AF">
      <w:pPr>
        <w:pStyle w:val="CommentText"/>
      </w:pPr>
    </w:p>
    <w:p w14:paraId="537F43C1" w14:textId="085D6D11" w:rsidR="00B135AF" w:rsidRDefault="00B135AF">
      <w:pPr>
        <w:pStyle w:val="CommentText"/>
      </w:pPr>
    </w:p>
  </w:comment>
  <w:comment w:id="92" w:author="Rohit" w:date="2022-09-22T10:27:00Z" w:initials="RR">
    <w:p w14:paraId="382AF7B3" w14:textId="3FA10133" w:rsidR="00692CCF" w:rsidRDefault="007976E2" w:rsidP="007976E2">
      <w:pPr>
        <w:pStyle w:val="CommentText"/>
      </w:pPr>
      <w:r>
        <w:rPr>
          <w:rStyle w:val="CommentReference"/>
        </w:rPr>
        <w:annotationRef/>
      </w:r>
      <w:r w:rsidR="00692CCF">
        <w:t xml:space="preserve">In general, </w:t>
      </w:r>
      <w:r w:rsidR="009E14F3">
        <w:t>the</w:t>
      </w:r>
      <w:r w:rsidR="0008115A">
        <w:t>s</w:t>
      </w:r>
      <w:r w:rsidR="009E14F3">
        <w:t xml:space="preserve">e are tests to ascertain </w:t>
      </w:r>
      <w:r w:rsidR="00692CCF">
        <w:t xml:space="preserve">whether the system as a whole </w:t>
      </w:r>
      <w:r w:rsidR="005E71E3">
        <w:t xml:space="preserve">can perform operations without failure for a </w:t>
      </w:r>
      <w:r w:rsidR="00455B11">
        <w:t>specified</w:t>
      </w:r>
      <w:r w:rsidR="005E71E3">
        <w:t xml:space="preserve"> time period.</w:t>
      </w:r>
    </w:p>
    <w:p w14:paraId="1A498ABD" w14:textId="3C2A271A" w:rsidR="007976E2" w:rsidRDefault="007976E2" w:rsidP="007976E2">
      <w:pPr>
        <w:pStyle w:val="CommentText"/>
      </w:pPr>
      <w:r>
        <w:t>examples:</w:t>
      </w:r>
    </w:p>
    <w:p w14:paraId="73A7E1F4" w14:textId="77777777" w:rsidR="007976E2" w:rsidRDefault="007976E2" w:rsidP="007976E2">
      <w:pPr>
        <w:pStyle w:val="CommentText"/>
      </w:pPr>
      <w:r>
        <w:t>- % Of operations that are completed correctly without error.</w:t>
      </w:r>
    </w:p>
    <w:p w14:paraId="0A944B73" w14:textId="77777777" w:rsidR="007976E2" w:rsidRDefault="007976E2" w:rsidP="007976E2">
      <w:pPr>
        <w:pStyle w:val="CommentText"/>
      </w:pPr>
      <w:r>
        <w:t>- Average length of time the system runs before failure.</w:t>
      </w:r>
    </w:p>
    <w:p w14:paraId="032DC972" w14:textId="6AF22286" w:rsidR="007976E2" w:rsidRDefault="007976E2" w:rsidP="007976E2">
      <w:pPr>
        <w:pStyle w:val="CommentText"/>
      </w:pPr>
    </w:p>
  </w:comment>
  <w:comment w:id="90" w:author="Ravindran, Rohit" w:date="2022-08-29T14:52:00Z" w:initials="RR">
    <w:p w14:paraId="540A4564" w14:textId="48208916" w:rsidR="00647A51" w:rsidRDefault="00647A51">
      <w:pPr>
        <w:pStyle w:val="CommentText"/>
      </w:pPr>
      <w:r>
        <w:rPr>
          <w:rStyle w:val="CommentReference"/>
        </w:rPr>
        <w:annotationRef/>
      </w:r>
      <w:r w:rsidR="0028092E">
        <w:t xml:space="preserve">Imperial Brands to provide detailed requirements around </w:t>
      </w:r>
      <w:r>
        <w:t>SLA’s</w:t>
      </w:r>
      <w:r w:rsidR="0028092E">
        <w:t>.</w:t>
      </w:r>
    </w:p>
  </w:comment>
  <w:comment w:id="93" w:author="Rohit" w:date="2022-09-28T15:10:00Z" w:initials="RR">
    <w:p w14:paraId="7AFFEF7B" w14:textId="0C383107" w:rsidR="00EB1BED" w:rsidRDefault="00F325CE">
      <w:pPr>
        <w:pStyle w:val="CommentText"/>
      </w:pPr>
      <w:r>
        <w:t xml:space="preserve">Regression testing of Data Hub </w:t>
      </w:r>
      <w:r w:rsidR="00EB1BED">
        <w:rPr>
          <w:rStyle w:val="CommentReference"/>
        </w:rPr>
        <w:annotationRef/>
      </w:r>
      <w:r w:rsidR="009843B0">
        <w:t>Will be part of Wave 2</w:t>
      </w:r>
    </w:p>
  </w:comment>
  <w:comment w:id="94" w:author="Maisuria, Kishan" w:date="2022-09-15T13:35:00Z" w:initials="MK">
    <w:p w14:paraId="5BF66AA7" w14:textId="3F83583B" w:rsidR="00D54164" w:rsidRDefault="00D54164">
      <w:pPr>
        <w:pStyle w:val="CommentText"/>
      </w:pPr>
      <w:r>
        <w:rPr>
          <w:rStyle w:val="CommentReference"/>
        </w:rPr>
        <w:annotationRef/>
      </w:r>
      <w:r>
        <w:t>Regression needs to focus on changes within the legacy and integration streams</w:t>
      </w:r>
      <w:r w:rsidR="008A390A">
        <w:t xml:space="preserve">. </w:t>
      </w:r>
      <w:r w:rsidR="00B2695A">
        <w:t xml:space="preserve">Regression on data hub </w:t>
      </w:r>
      <w:r w:rsidR="00CB02C6">
        <w:t>will also need to be considered following delivery of all changes</w:t>
      </w:r>
      <w:r w:rsidR="001051DF">
        <w:t>/updates</w:t>
      </w:r>
      <w:r w:rsidR="0055145D">
        <w:t>.</w:t>
      </w:r>
    </w:p>
  </w:comment>
  <w:comment w:id="95" w:author="Rohit" w:date="2022-09-16T15:58:00Z" w:initials="RR">
    <w:p w14:paraId="61F01894" w14:textId="7FF717BB" w:rsidR="00DC08E1" w:rsidRDefault="00DC08E1">
      <w:pPr>
        <w:pStyle w:val="CommentText"/>
      </w:pPr>
      <w:r>
        <w:rPr>
          <w:rStyle w:val="CommentReference"/>
        </w:rPr>
        <w:annotationRef/>
      </w:r>
      <w:r>
        <w:t>Agree. Added</w:t>
      </w:r>
      <w:r w:rsidR="00D349EC">
        <w:t xml:space="preserve"> the point </w:t>
      </w:r>
      <w:r w:rsidR="005A6BBC">
        <w:t>“</w:t>
      </w:r>
      <w:r w:rsidR="00D349EC">
        <w:t>changes within lega</w:t>
      </w:r>
      <w:r w:rsidR="008A6936">
        <w:t>c</w:t>
      </w:r>
      <w:r w:rsidR="00D349EC">
        <w:t xml:space="preserve">y </w:t>
      </w:r>
      <w:r w:rsidR="008A6936">
        <w:t xml:space="preserve">and integration systems </w:t>
      </w:r>
      <w:r w:rsidR="00286409">
        <w:t>will also need to be regression tested</w:t>
      </w:r>
      <w:r w:rsidR="005A6BBC">
        <w:t>”</w:t>
      </w:r>
      <w:r w:rsidR="00286409">
        <w:t>.</w:t>
      </w:r>
    </w:p>
  </w:comment>
  <w:comment w:id="101" w:author="Maisuria, Kishan" w:date="2022-09-15T13:48:00Z" w:initials="MK">
    <w:p w14:paraId="2EF9D61D" w14:textId="3949F75A" w:rsidR="00014A40" w:rsidRDefault="00014A40">
      <w:pPr>
        <w:pStyle w:val="CommentText"/>
      </w:pPr>
      <w:r>
        <w:rPr>
          <w:rStyle w:val="CommentReference"/>
        </w:rPr>
        <w:annotationRef/>
      </w:r>
      <w:r>
        <w:t>Not sure this qualifies as an entry criteria, it’s more a query that needs to be answered before the data requirement for test can be delivered. I would remove this or amend the data criteria above.</w:t>
      </w:r>
    </w:p>
  </w:comment>
  <w:comment w:id="102" w:author="Rohit" w:date="2022-09-16T19:08:00Z" w:initials="RR">
    <w:p w14:paraId="7A6B8156" w14:textId="4D07E494" w:rsidR="00F85F6F" w:rsidRDefault="00F85F6F">
      <w:pPr>
        <w:pStyle w:val="CommentText"/>
      </w:pPr>
      <w:r>
        <w:rPr>
          <w:rStyle w:val="CommentReference"/>
        </w:rPr>
        <w:annotationRef/>
      </w:r>
      <w:r>
        <w:t xml:space="preserve">Removed </w:t>
      </w:r>
      <w:r w:rsidR="00C23749">
        <w:t>the criteria</w:t>
      </w:r>
    </w:p>
  </w:comment>
  <w:comment w:id="114" w:author="Maisuria, Kishan" w:date="2022-09-15T13:50:00Z" w:initials="MK">
    <w:p w14:paraId="65157D6A" w14:textId="5C70CA74" w:rsidR="00D61077" w:rsidRDefault="00D61077">
      <w:pPr>
        <w:pStyle w:val="CommentText"/>
      </w:pPr>
      <w:r>
        <w:rPr>
          <w:rStyle w:val="CommentReference"/>
        </w:rPr>
        <w:annotationRef/>
      </w:r>
      <w:r>
        <w:t>We should be calling out related/connected systems too in this section such as APO, Noodle, etc</w:t>
      </w:r>
    </w:p>
  </w:comment>
  <w:comment w:id="115" w:author="Rohit" w:date="2022-09-16T19:14:00Z" w:initials="RR">
    <w:p w14:paraId="70C73BC2" w14:textId="4E7556B4" w:rsidR="00C33387" w:rsidRDefault="00C33387">
      <w:pPr>
        <w:pStyle w:val="CommentText"/>
      </w:pPr>
      <w:r>
        <w:rPr>
          <w:rStyle w:val="CommentReference"/>
        </w:rPr>
        <w:annotationRef/>
      </w:r>
      <w:r>
        <w:t>Done</w:t>
      </w:r>
      <w:r w:rsidR="00476917">
        <w:t xml:space="preserve">. </w:t>
      </w:r>
      <w:r w:rsidR="006E6C44">
        <w:t xml:space="preserve">Added </w:t>
      </w:r>
      <w:r w:rsidR="00F102E5">
        <w:t>APO and Noodle.AI</w:t>
      </w:r>
    </w:p>
  </w:comment>
  <w:comment w:id="116" w:author="Rohit" w:date="2022-09-12T22:38:00Z" w:initials="RR">
    <w:p w14:paraId="0D391A55" w14:textId="247346C9" w:rsidR="003D0CBF" w:rsidRDefault="003D0CBF">
      <w:pPr>
        <w:pStyle w:val="CommentText"/>
      </w:pPr>
      <w:r>
        <w:rPr>
          <w:rStyle w:val="CommentReference"/>
        </w:rPr>
        <w:annotationRef/>
      </w:r>
      <w:r>
        <w:t xml:space="preserve"> Credentials and path to be provided.</w:t>
      </w:r>
    </w:p>
  </w:comment>
  <w:comment w:id="134" w:author="Michalowska, Katarzyna" w:date="2022-09-21T16:40:00Z" w:initials="MK">
    <w:p w14:paraId="1FB5C894" w14:textId="3C1D3303" w:rsidR="007D6749" w:rsidRDefault="007D6749">
      <w:pPr>
        <w:pStyle w:val="CommentText"/>
      </w:pPr>
      <w:r>
        <w:rPr>
          <w:rStyle w:val="CommentReference"/>
        </w:rPr>
        <w:annotationRef/>
      </w:r>
      <w:r>
        <w:t>Pls check Power BI</w:t>
      </w:r>
      <w:r w:rsidR="000B450E">
        <w:t xml:space="preserve"> reports </w:t>
      </w:r>
      <w:r w:rsidR="00C5310E">
        <w:t>destination</w:t>
      </w:r>
      <w:r w:rsidR="00D05C10">
        <w:t xml:space="preserve"> – to data h</w:t>
      </w:r>
      <w:r w:rsidR="007D3B6A">
        <w:t>ub?</w:t>
      </w:r>
      <w:r w:rsidR="00C5310E">
        <w:t>. Are they going to be stored in data hub?</w:t>
      </w:r>
      <w:r w:rsidR="00EF2313">
        <w:t xml:space="preserve"> </w:t>
      </w:r>
      <w:r w:rsidR="00D05C10">
        <w:t>Is it a</w:t>
      </w:r>
      <w:r w:rsidR="00EF2313">
        <w:t xml:space="preserve"> part of the Data Hub? </w:t>
      </w:r>
      <w:r w:rsidR="00EF2313">
        <w:rPr>
          <w:rStyle w:val="CommentReference"/>
        </w:rPr>
        <w:annotationRef/>
      </w:r>
    </w:p>
  </w:comment>
  <w:comment w:id="135" w:author="Rohit" w:date="2022-09-22T11:03:00Z" w:initials="RR">
    <w:p w14:paraId="70D4D89B" w14:textId="228BC4DA" w:rsidR="00786B2A" w:rsidRDefault="00786B2A">
      <w:pPr>
        <w:pStyle w:val="CommentText"/>
      </w:pPr>
      <w:r>
        <w:rPr>
          <w:rStyle w:val="CommentReference"/>
        </w:rPr>
        <w:annotationRef/>
      </w:r>
      <w:r w:rsidR="0071531A">
        <w:t xml:space="preserve">With reference to the </w:t>
      </w:r>
      <w:r w:rsidR="007B22CD">
        <w:t xml:space="preserve">architecture, </w:t>
      </w:r>
      <w:r w:rsidR="009B4FCF">
        <w:t xml:space="preserve">Power BI is external to Data Hub. </w:t>
      </w:r>
      <w:r w:rsidR="00FD2AFB">
        <w:t xml:space="preserve">The understanding is that </w:t>
      </w:r>
      <w:r w:rsidR="00E50508">
        <w:t xml:space="preserve">Power BI </w:t>
      </w:r>
      <w:r w:rsidR="009B4FCF">
        <w:t xml:space="preserve">will consume </w:t>
      </w:r>
      <w:r w:rsidR="00492737">
        <w:t xml:space="preserve">views </w:t>
      </w:r>
      <w:r w:rsidR="008F701B">
        <w:t xml:space="preserve">in </w:t>
      </w:r>
      <w:r w:rsidR="00572092">
        <w:t xml:space="preserve">the </w:t>
      </w:r>
      <w:r w:rsidR="00670D3D">
        <w:t>C</w:t>
      </w:r>
      <w:r w:rsidR="00572092">
        <w:t xml:space="preserve">onsolidated </w:t>
      </w:r>
      <w:r w:rsidR="00670D3D">
        <w:t>D</w:t>
      </w:r>
      <w:r w:rsidR="00572092">
        <w:t xml:space="preserve">ata </w:t>
      </w:r>
      <w:r w:rsidR="00670D3D">
        <w:t>M</w:t>
      </w:r>
      <w:r w:rsidR="00572092">
        <w:t xml:space="preserve">odel </w:t>
      </w:r>
      <w:r w:rsidR="008F701B">
        <w:t xml:space="preserve">within </w:t>
      </w:r>
      <w:r w:rsidR="00B5441C">
        <w:t xml:space="preserve">the Consumption Layer of Data Hub and </w:t>
      </w:r>
      <w:r w:rsidR="007B22CD">
        <w:t xml:space="preserve">build </w:t>
      </w:r>
      <w:r w:rsidR="00E50508">
        <w:t xml:space="preserve">a Dimensional </w:t>
      </w:r>
      <w:r w:rsidR="00670D3D">
        <w:t xml:space="preserve">Data </w:t>
      </w:r>
      <w:r w:rsidR="00E50508">
        <w:t>Model</w:t>
      </w:r>
      <w:r w:rsidR="0011554C">
        <w:t>.</w:t>
      </w:r>
      <w:r w:rsidR="00670D3D">
        <w:t xml:space="preserve"> T</w:t>
      </w:r>
      <w:r w:rsidR="00FD2AFB">
        <w:t xml:space="preserve">he reports/dashboards will be </w:t>
      </w:r>
      <w:r w:rsidR="00670D3D">
        <w:t>created on top of this Dimensional Model</w:t>
      </w:r>
      <w:r w:rsidR="00FD2AFB">
        <w:t>.</w:t>
      </w:r>
      <w:r w:rsidR="00B5441C">
        <w:t xml:space="preserve"> </w:t>
      </w:r>
    </w:p>
  </w:comment>
  <w:comment w:id="137" w:author="Ravindran, Rohit" w:date="2022-08-27T02:39:00Z" w:initials="RR">
    <w:p w14:paraId="62D8026F" w14:textId="51F8E1E6" w:rsidR="00CE70C4" w:rsidRDefault="00CE70C4">
      <w:pPr>
        <w:pStyle w:val="CommentText"/>
      </w:pPr>
      <w:r>
        <w:rPr>
          <w:rStyle w:val="CommentReference"/>
        </w:rPr>
        <w:annotationRef/>
      </w:r>
      <w:r>
        <w:rPr>
          <w:rStyle w:val="CommentReference"/>
        </w:rPr>
        <w:t xml:space="preserve">Subject to changes based on review </w:t>
      </w:r>
      <w:r w:rsidR="00A41A47">
        <w:rPr>
          <w:rStyle w:val="CommentReference"/>
        </w:rPr>
        <w:t>by</w:t>
      </w:r>
      <w:r>
        <w:rPr>
          <w:rStyle w:val="CommentReference"/>
        </w:rPr>
        <w:t xml:space="preserve"> Project Team</w:t>
      </w:r>
    </w:p>
  </w:comment>
  <w:comment w:id="141" w:author="Exell, Alan" w:date="2022-09-15T08:22:00Z" w:initials="EA">
    <w:p w14:paraId="68C206AD" w14:textId="4C01A619" w:rsidR="7AA670CB" w:rsidRDefault="7AA670CB">
      <w:pPr>
        <w:pStyle w:val="CommentText"/>
      </w:pPr>
      <w:r>
        <w:t>Delete?</w:t>
      </w:r>
      <w:r>
        <w:rPr>
          <w:rStyle w:val="CommentReference"/>
        </w:rPr>
        <w:annotationRef/>
      </w:r>
    </w:p>
  </w:comment>
  <w:comment w:id="142" w:author="Rohit" w:date="2022-09-15T13:31:00Z" w:initials="RR">
    <w:p w14:paraId="044CEA77" w14:textId="1C9B4B65" w:rsidR="00D877F0" w:rsidRDefault="00D877F0">
      <w:pPr>
        <w:pStyle w:val="CommentText"/>
      </w:pPr>
      <w:r>
        <w:rPr>
          <w:rStyle w:val="CommentReference"/>
        </w:rPr>
        <w:annotationRef/>
      </w:r>
      <w:r>
        <w:t>Yes. Done.</w:t>
      </w:r>
    </w:p>
  </w:comment>
  <w:comment w:id="150" w:author="Exell, Alan" w:date="2022-09-15T08:23:00Z" w:initials="EA">
    <w:p w14:paraId="254D0A96" w14:textId="5734FF23" w:rsidR="7AA670CB" w:rsidRDefault="7AA670CB">
      <w:pPr>
        <w:pStyle w:val="CommentText"/>
      </w:pPr>
      <w:r>
        <w:t xml:space="preserve">This is part of the Data Hub? </w:t>
      </w:r>
      <w:r>
        <w:rPr>
          <w:rStyle w:val="CommentReference"/>
        </w:rPr>
        <w:annotationRef/>
      </w:r>
    </w:p>
  </w:comment>
  <w:comment w:id="151" w:author="Rohit" w:date="2022-09-15T13:29:00Z" w:initials="RR">
    <w:p w14:paraId="01DEE9A7" w14:textId="661947AC" w:rsidR="00891014" w:rsidRDefault="00CF6C30">
      <w:pPr>
        <w:pStyle w:val="CommentText"/>
      </w:pPr>
      <w:r>
        <w:t>No. Power BI Dashboards are not a part of Data Hub</w:t>
      </w:r>
    </w:p>
  </w:comment>
  <w:comment w:id="195" w:author="Maisuria, Kishan" w:date="2022-09-15T13:54:00Z" w:initials="MK">
    <w:p w14:paraId="384AD9CD" w14:textId="6155ABD0" w:rsidR="004A1430" w:rsidRDefault="004A1430">
      <w:pPr>
        <w:pStyle w:val="CommentText"/>
      </w:pPr>
      <w:r>
        <w:rPr>
          <w:rStyle w:val="CommentReference"/>
        </w:rPr>
        <w:annotationRef/>
      </w:r>
      <w:r>
        <w:t>When will an overview of the schedule and planned testing phases be available?</w:t>
      </w:r>
    </w:p>
  </w:comment>
  <w:comment w:id="216" w:author="Ravindran, Rohit" w:date="2022-08-26T19:39:00Z" w:initials="RR">
    <w:p w14:paraId="39CCBC4A" w14:textId="13022B00" w:rsidR="007F5B20" w:rsidRDefault="007F5B20">
      <w:pPr>
        <w:pStyle w:val="CommentText"/>
      </w:pPr>
      <w:r>
        <w:rPr>
          <w:rStyle w:val="CommentReference"/>
        </w:rPr>
        <w:annotationRef/>
      </w:r>
      <w:r>
        <w:t>To be discussed</w:t>
      </w:r>
    </w:p>
  </w:comment>
  <w:comment w:id="217" w:author="Kapur, Lalit" w:date="2022-09-14T11:18:00Z" w:initials="KL">
    <w:p w14:paraId="27A2F8D8" w14:textId="5E11AEE1" w:rsidR="70ED502F" w:rsidRDefault="70ED502F">
      <w:pPr>
        <w:pStyle w:val="CommentText"/>
      </w:pPr>
      <w:r>
        <w:rPr>
          <w:color w:val="2B579A"/>
          <w:shd w:val="clear" w:color="auto" w:fill="E6E6E6"/>
        </w:rPr>
        <w:fldChar w:fldCharType="begin"/>
      </w:r>
      <w:r>
        <w:instrText xml:space="preserve"> HYPERLINK "mailto:PCAPRAR@imptobnet.com"</w:instrText>
      </w:r>
      <w:bookmarkStart w:id="219" w:name="_@_24FAE557C2534C5A910B012F73D9B3CEZ"/>
      <w:r>
        <w:rPr>
          <w:color w:val="2B579A"/>
          <w:shd w:val="clear" w:color="auto" w:fill="E6E6E6"/>
        </w:rPr>
        <w:fldChar w:fldCharType="separate"/>
      </w:r>
      <w:bookmarkEnd w:id="219"/>
      <w:r w:rsidRPr="70ED502F">
        <w:rPr>
          <w:rStyle w:val="Mention"/>
          <w:noProof/>
        </w:rPr>
        <w:t>@Ravindran, Rohit</w:t>
      </w:r>
      <w:r>
        <w:rPr>
          <w:color w:val="2B579A"/>
          <w:shd w:val="clear" w:color="auto" w:fill="E6E6E6"/>
        </w:rPr>
        <w:fldChar w:fldCharType="end"/>
      </w:r>
      <w:r>
        <w:t xml:space="preserve"> Need to discuss on this scope</w:t>
      </w:r>
      <w:r>
        <w:rPr>
          <w:rStyle w:val="CommentReference"/>
        </w:rPr>
        <w:annotationRef/>
      </w:r>
    </w:p>
  </w:comment>
  <w:comment w:id="218" w:author="Rohit" w:date="2022-09-22T11:21:00Z" w:initials="RR">
    <w:p w14:paraId="38315884" w14:textId="29F0E016" w:rsidR="00FF4FA9" w:rsidRDefault="00FF4FA9">
      <w:pPr>
        <w:pStyle w:val="CommentText"/>
      </w:pPr>
      <w:r>
        <w:rPr>
          <w:rStyle w:val="CommentReference"/>
        </w:rPr>
        <w:annotationRef/>
      </w:r>
      <w:r>
        <w:t>Discussed and align with Project team and required stakeholders on 21-Sep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B8EF93" w15:done="0"/>
  <w15:commentEx w15:paraId="75273113" w15:done="0"/>
  <w15:commentEx w15:paraId="5EF16B20" w15:done="0"/>
  <w15:commentEx w15:paraId="794AFD18" w15:done="0"/>
  <w15:commentEx w15:paraId="03F48D24" w15:paraIdParent="794AFD18" w15:done="0"/>
  <w15:commentEx w15:paraId="64CDA458" w15:done="0"/>
  <w15:commentEx w15:paraId="29252006" w15:done="0"/>
  <w15:commentEx w15:paraId="2890F54C" w15:paraIdParent="29252006" w15:done="0"/>
  <w15:commentEx w15:paraId="73465712" w15:paraIdParent="29252006" w15:done="0"/>
  <w15:commentEx w15:paraId="31A1A951" w15:done="0"/>
  <w15:commentEx w15:paraId="1FB94657" w15:done="0"/>
  <w15:commentEx w15:paraId="55FDF300" w15:paraIdParent="1FB94657" w15:done="0"/>
  <w15:commentEx w15:paraId="6DE48113" w15:done="0"/>
  <w15:commentEx w15:paraId="7F08AE78" w15:paraIdParent="6DE48113" w15:done="0"/>
  <w15:commentEx w15:paraId="215620A7" w15:done="0"/>
  <w15:commentEx w15:paraId="537412CC" w15:paraIdParent="215620A7" w15:done="0"/>
  <w15:commentEx w15:paraId="537F43C1" w15:done="0"/>
  <w15:commentEx w15:paraId="032DC972" w15:paraIdParent="537F43C1" w15:done="0"/>
  <w15:commentEx w15:paraId="540A4564" w15:done="0"/>
  <w15:commentEx w15:paraId="7AFFEF7B" w15:done="0"/>
  <w15:commentEx w15:paraId="5BF66AA7" w15:done="0"/>
  <w15:commentEx w15:paraId="61F01894" w15:paraIdParent="5BF66AA7" w15:done="0"/>
  <w15:commentEx w15:paraId="2EF9D61D" w15:done="0"/>
  <w15:commentEx w15:paraId="7A6B8156" w15:paraIdParent="2EF9D61D" w15:done="0"/>
  <w15:commentEx w15:paraId="65157D6A" w15:done="0"/>
  <w15:commentEx w15:paraId="70C73BC2" w15:paraIdParent="65157D6A" w15:done="0"/>
  <w15:commentEx w15:paraId="0D391A55" w15:done="0"/>
  <w15:commentEx w15:paraId="1FB5C894" w15:done="0"/>
  <w15:commentEx w15:paraId="70D4D89B" w15:paraIdParent="1FB5C894" w15:done="0"/>
  <w15:commentEx w15:paraId="62D8026F" w15:done="0"/>
  <w15:commentEx w15:paraId="68C206AD" w15:done="0"/>
  <w15:commentEx w15:paraId="044CEA77" w15:paraIdParent="68C206AD" w15:done="0"/>
  <w15:commentEx w15:paraId="254D0A96" w15:done="0"/>
  <w15:commentEx w15:paraId="01DEE9A7" w15:paraIdParent="254D0A96" w15:done="0"/>
  <w15:commentEx w15:paraId="384AD9CD" w15:done="0"/>
  <w15:commentEx w15:paraId="39CCBC4A" w15:done="0"/>
  <w15:commentEx w15:paraId="27A2F8D8" w15:paraIdParent="39CCBC4A" w15:done="0"/>
  <w15:commentEx w15:paraId="38315884" w15:paraIdParent="39CCBC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DEE66F" w16cex:dateUtc="2022-09-28T09:57:00Z"/>
  <w16cex:commentExtensible w16cex:durableId="5A90A29F" w16cex:dateUtc="2022-09-14T07:26:00Z"/>
  <w16cex:commentExtensible w16cex:durableId="6DA5D328" w16cex:dateUtc="2022-09-14T08:18:00Z"/>
  <w16cex:commentExtensible w16cex:durableId="26D5A683" w16cex:dateUtc="2022-09-21T13:04:00Z"/>
  <w16cex:commentExtensible w16cex:durableId="26D6B49B" w16cex:dateUtc="2022-09-22T04:46:00Z"/>
  <w16cex:commentExtensible w16cex:durableId="26BB35F6" w16cex:dateUtc="2022-09-01T08:15:00Z"/>
  <w16cex:commentExtensible w16cex:durableId="26D5BF7A" w16cex:dateUtc="2022-09-21T14:51:00Z"/>
  <w16cex:commentExtensible w16cex:durableId="26D6C33E" w16cex:dateUtc="2022-09-22T05:49:00Z"/>
  <w16cex:commentExtensible w16cex:durableId="6AC8873C" w16cex:dateUtc="2022-09-22T07:11:00Z"/>
  <w16cex:commentExtensible w16cex:durableId="26DDAF6A" w16cex:dateUtc="2022-09-27T11:50:00Z"/>
  <w16cex:commentExtensible w16cex:durableId="26CF0F88" w16cex:dateUtc="2022-09-16T09:36:00Z"/>
  <w16cex:commentExtensible w16cex:durableId="26D6E2C4" w16cex:dateUtc="2022-09-22T08:03:00Z"/>
  <w16cex:commentExtensible w16cex:durableId="26CDA928" w16cex:dateUtc="2022-09-15T12:37:00Z"/>
  <w16cex:commentExtensible w16cex:durableId="26CF1589" w16cex:dateUtc="2022-09-16T10:02:00Z"/>
  <w16cex:commentExtensible w16cex:durableId="26CDA86A" w16cex:dateUtc="2022-09-15T12:34:00Z"/>
  <w16cex:commentExtensible w16cex:durableId="26CF450E" w16cex:dateUtc="2022-09-16T13:25:00Z"/>
  <w16cex:commentExtensible w16cex:durableId="26D5B52B" w16cex:dateUtc="2022-09-21T14:07:00Z"/>
  <w16cex:commentExtensible w16cex:durableId="26D6B711" w16cex:dateUtc="2022-09-22T04:57:00Z"/>
  <w16cex:commentExtensible w16cex:durableId="26B75119" w16cex:dateUtc="2022-08-29T09:22:00Z"/>
  <w16cex:commentExtensible w16cex:durableId="26DEE27B" w16cex:dateUtc="2022-09-28T09:40:00Z"/>
  <w16cex:commentExtensible w16cex:durableId="26CDA8B6" w16cex:dateUtc="2022-09-15T12:35:00Z"/>
  <w16cex:commentExtensible w16cex:durableId="26CF1BB8" w16cex:dateUtc="2022-09-16T10:28:00Z"/>
  <w16cex:commentExtensible w16cex:durableId="26CDABBD" w16cex:dateUtc="2022-09-15T12:48:00Z"/>
  <w16cex:commentExtensible w16cex:durableId="26CF483D" w16cex:dateUtc="2022-09-16T13:38:00Z"/>
  <w16cex:commentExtensible w16cex:durableId="26CDAC40" w16cex:dateUtc="2022-09-15T12:50:00Z"/>
  <w16cex:commentExtensible w16cex:durableId="26CF49A1" w16cex:dateUtc="2022-09-16T13:44:00Z"/>
  <w16cex:commentExtensible w16cex:durableId="26CA3350" w16cex:dateUtc="2022-09-12T17:08:00Z"/>
  <w16cex:commentExtensible w16cex:durableId="26D5BCE2" w16cex:dateUtc="2022-09-21T14:40:00Z"/>
  <w16cex:commentExtensible w16cex:durableId="26D6BF81" w16cex:dateUtc="2022-09-22T05:33:00Z"/>
  <w16cex:commentExtensible w16cex:durableId="26B4025D" w16cex:dateUtc="2022-08-26T21:09:00Z"/>
  <w16cex:commentExtensible w16cex:durableId="289C6CC8" w16cex:dateUtc="2022-09-15T07:22:00Z"/>
  <w16cex:commentExtensible w16cex:durableId="26CDA7A0" w16cex:dateUtc="2022-09-15T08:01:00Z"/>
  <w16cex:commentExtensible w16cex:durableId="63FCD1FC" w16cex:dateUtc="2022-09-15T07:23:00Z"/>
  <w16cex:commentExtensible w16cex:durableId="26CDA741" w16cex:dateUtc="2022-09-15T07:59:00Z"/>
  <w16cex:commentExtensible w16cex:durableId="26CDAD2D" w16cex:dateUtc="2022-09-15T12:54:00Z"/>
  <w16cex:commentExtensible w16cex:durableId="26B39FED" w16cex:dateUtc="2022-08-26T14:09:00Z"/>
  <w16cex:commentExtensible w16cex:durableId="0937EE49" w16cex:dateUtc="2022-09-14T10:18:00Z"/>
  <w16cex:commentExtensible w16cex:durableId="26D6C3AF" w16cex:dateUtc="2022-09-22T0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B8EF93" w16cid:durableId="26DEE66F"/>
  <w16cid:commentId w16cid:paraId="75273113" w16cid:durableId="5A90A29F"/>
  <w16cid:commentId w16cid:paraId="5EF16B20" w16cid:durableId="6DA5D328"/>
  <w16cid:commentId w16cid:paraId="794AFD18" w16cid:durableId="26D5A683"/>
  <w16cid:commentId w16cid:paraId="03F48D24" w16cid:durableId="26D6B49B"/>
  <w16cid:commentId w16cid:paraId="64CDA458" w16cid:durableId="26BB35F6"/>
  <w16cid:commentId w16cid:paraId="29252006" w16cid:durableId="26D5BF7A"/>
  <w16cid:commentId w16cid:paraId="2890F54C" w16cid:durableId="26D6C33E"/>
  <w16cid:commentId w16cid:paraId="73465712" w16cid:durableId="6AC8873C"/>
  <w16cid:commentId w16cid:paraId="31A1A951" w16cid:durableId="26DDAF6A"/>
  <w16cid:commentId w16cid:paraId="1FB94657" w16cid:durableId="26CF0F88"/>
  <w16cid:commentId w16cid:paraId="55FDF300" w16cid:durableId="26D6E2C4"/>
  <w16cid:commentId w16cid:paraId="6DE48113" w16cid:durableId="26CDA928"/>
  <w16cid:commentId w16cid:paraId="7F08AE78" w16cid:durableId="26CF1589"/>
  <w16cid:commentId w16cid:paraId="215620A7" w16cid:durableId="26CDA86A"/>
  <w16cid:commentId w16cid:paraId="537412CC" w16cid:durableId="26CF450E"/>
  <w16cid:commentId w16cid:paraId="537F43C1" w16cid:durableId="26D5B52B"/>
  <w16cid:commentId w16cid:paraId="032DC972" w16cid:durableId="26D6B711"/>
  <w16cid:commentId w16cid:paraId="540A4564" w16cid:durableId="26B75119"/>
  <w16cid:commentId w16cid:paraId="7AFFEF7B" w16cid:durableId="26DEE27B"/>
  <w16cid:commentId w16cid:paraId="5BF66AA7" w16cid:durableId="26CDA8B6"/>
  <w16cid:commentId w16cid:paraId="61F01894" w16cid:durableId="26CF1BB8"/>
  <w16cid:commentId w16cid:paraId="2EF9D61D" w16cid:durableId="26CDABBD"/>
  <w16cid:commentId w16cid:paraId="7A6B8156" w16cid:durableId="26CF483D"/>
  <w16cid:commentId w16cid:paraId="65157D6A" w16cid:durableId="26CDAC40"/>
  <w16cid:commentId w16cid:paraId="70C73BC2" w16cid:durableId="26CF49A1"/>
  <w16cid:commentId w16cid:paraId="0D391A55" w16cid:durableId="26CA3350"/>
  <w16cid:commentId w16cid:paraId="1FB5C894" w16cid:durableId="26D5BCE2"/>
  <w16cid:commentId w16cid:paraId="70D4D89B" w16cid:durableId="26D6BF81"/>
  <w16cid:commentId w16cid:paraId="62D8026F" w16cid:durableId="26B4025D"/>
  <w16cid:commentId w16cid:paraId="68C206AD" w16cid:durableId="289C6CC8"/>
  <w16cid:commentId w16cid:paraId="044CEA77" w16cid:durableId="26CDA7A0"/>
  <w16cid:commentId w16cid:paraId="254D0A96" w16cid:durableId="63FCD1FC"/>
  <w16cid:commentId w16cid:paraId="01DEE9A7" w16cid:durableId="26CDA741"/>
  <w16cid:commentId w16cid:paraId="384AD9CD" w16cid:durableId="26CDAD2D"/>
  <w16cid:commentId w16cid:paraId="39CCBC4A" w16cid:durableId="26B39FED"/>
  <w16cid:commentId w16cid:paraId="27A2F8D8" w16cid:durableId="0937EE49"/>
  <w16cid:commentId w16cid:paraId="38315884" w16cid:durableId="26D6C3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31310" w14:textId="77777777" w:rsidR="00B15001" w:rsidRDefault="00B15001">
      <w:r>
        <w:separator/>
      </w:r>
    </w:p>
  </w:endnote>
  <w:endnote w:type="continuationSeparator" w:id="0">
    <w:p w14:paraId="209CACAA" w14:textId="77777777" w:rsidR="00B15001" w:rsidRDefault="00B15001">
      <w:r>
        <w:continuationSeparator/>
      </w:r>
    </w:p>
  </w:endnote>
  <w:endnote w:type="continuationNotice" w:id="1">
    <w:p w14:paraId="3D142F4C" w14:textId="77777777" w:rsidR="00B15001" w:rsidRDefault="00B150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Slab">
    <w:altName w:val="Arial"/>
    <w:charset w:val="EE"/>
    <w:family w:val="auto"/>
    <w:pitch w:val="variable"/>
    <w:sig w:usb0="200002FF" w:usb1="0000005B" w:usb2="00000020" w:usb3="00000000" w:csb0="0000019F" w:csb1="00000000"/>
  </w:font>
  <w:font w:name="Roboto Slab Light">
    <w:altName w:val="Aria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inless Regular">
    <w:altName w:val="Cambria"/>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Stainless Light">
    <w:altName w:val="Calibri"/>
    <w:charset w:val="00"/>
    <w:family w:val="modern"/>
    <w:notTrueType/>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918A9" w14:textId="77777777" w:rsidR="00E600C5" w:rsidRDefault="00E60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F1D9A" w14:textId="77777777" w:rsidR="00782C85" w:rsidRDefault="00782C85" w:rsidP="00EF1DAC">
    <w:pPr>
      <w:pStyle w:val="Footer"/>
      <w:tabs>
        <w:tab w:val="clear" w:pos="4513"/>
        <w:tab w:val="clear" w:pos="9026"/>
        <w:tab w:val="left" w:pos="7987"/>
      </w:tabs>
      <w:jc w:val="right"/>
    </w:pPr>
    <w:r>
      <w:tab/>
    </w: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color w:val="A5968A"/>
        <w:sz w:val="28"/>
        <w:szCs w:val="28"/>
      </w:rPr>
      <w:t>1</w:t>
    </w:r>
    <w:r w:rsidRPr="00E20A6D">
      <w:rPr>
        <w:rFonts w:asciiTheme="majorHAnsi" w:hAnsiTheme="majorHAnsi"/>
        <w:noProof/>
        <w:color w:val="A5968A"/>
        <w:sz w:val="28"/>
        <w:szCs w:val="28"/>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CDFB1" w14:textId="77777777" w:rsidR="00782C85" w:rsidRDefault="00782C85"/>
  <w:tbl>
    <w:tblPr>
      <w:tblStyle w:val="TableGrid"/>
      <w:tblW w:w="5841" w:type="pct"/>
      <w:tblInd w:w="-9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9"/>
      <w:gridCol w:w="1821"/>
      <w:gridCol w:w="3110"/>
      <w:gridCol w:w="276"/>
      <w:gridCol w:w="598"/>
      <w:gridCol w:w="1807"/>
      <w:gridCol w:w="387"/>
    </w:tblGrid>
    <w:tr w:rsidR="00782C85" w14:paraId="052E5B87" w14:textId="77777777" w:rsidTr="007215D2">
      <w:trPr>
        <w:trHeight w:hRule="exact" w:val="57"/>
      </w:trPr>
      <w:tc>
        <w:tcPr>
          <w:tcW w:w="1953" w:type="pct"/>
          <w:gridSpan w:val="2"/>
          <w:shd w:val="clear" w:color="auto" w:fill="C1AEA2" w:themeFill="accent2" w:themeFillTint="66"/>
        </w:tcPr>
        <w:p w14:paraId="33CE6923" w14:textId="77777777" w:rsidR="00782C85" w:rsidRDefault="00782C85" w:rsidP="007215D2">
          <w:pPr>
            <w:pStyle w:val="Footer"/>
            <w:tabs>
              <w:tab w:val="clear" w:pos="4513"/>
              <w:tab w:val="clear" w:pos="9026"/>
              <w:tab w:val="left" w:pos="2530"/>
            </w:tabs>
            <w:spacing w:before="160"/>
            <w:rPr>
              <w:rFonts w:asciiTheme="majorHAnsi" w:hAnsiTheme="majorHAnsi"/>
              <w:color w:val="A5968A"/>
              <w:sz w:val="28"/>
              <w:szCs w:val="28"/>
            </w:rPr>
          </w:pPr>
          <w:r>
            <w:rPr>
              <w:rFonts w:asciiTheme="majorHAnsi" w:hAnsiTheme="majorHAnsi"/>
              <w:color w:val="A5968A"/>
              <w:sz w:val="28"/>
              <w:szCs w:val="28"/>
            </w:rPr>
            <w:tab/>
          </w:r>
        </w:p>
      </w:tc>
      <w:tc>
        <w:tcPr>
          <w:tcW w:w="1965" w:type="pct"/>
          <w:gridSpan w:val="3"/>
          <w:shd w:val="clear" w:color="auto" w:fill="55A0CF" w:themeFill="text2"/>
        </w:tcPr>
        <w:p w14:paraId="10A42368" w14:textId="77777777" w:rsidR="00782C85" w:rsidRDefault="00782C85" w:rsidP="007215D2">
          <w:pPr>
            <w:pStyle w:val="Footer"/>
            <w:tabs>
              <w:tab w:val="right" w:pos="328"/>
            </w:tabs>
            <w:spacing w:before="160"/>
            <w:rPr>
              <w:rFonts w:asciiTheme="majorHAnsi" w:hAnsiTheme="majorHAnsi"/>
              <w:color w:val="A5968A"/>
              <w:sz w:val="28"/>
              <w:szCs w:val="28"/>
            </w:rPr>
          </w:pPr>
        </w:p>
      </w:tc>
      <w:tc>
        <w:tcPr>
          <w:tcW w:w="1082" w:type="pct"/>
          <w:gridSpan w:val="2"/>
          <w:shd w:val="clear" w:color="auto" w:fill="F07300" w:themeFill="accent1"/>
        </w:tcPr>
        <w:p w14:paraId="03EF0F66" w14:textId="77777777" w:rsidR="00782C85" w:rsidRDefault="00782C85" w:rsidP="007215D2">
          <w:pPr>
            <w:pStyle w:val="Footer"/>
            <w:tabs>
              <w:tab w:val="right" w:pos="328"/>
            </w:tabs>
            <w:spacing w:before="160"/>
            <w:rPr>
              <w:rFonts w:asciiTheme="majorHAnsi" w:hAnsiTheme="majorHAnsi"/>
              <w:color w:val="A5968A"/>
              <w:sz w:val="28"/>
              <w:szCs w:val="28"/>
            </w:rPr>
          </w:pPr>
        </w:p>
      </w:tc>
    </w:tr>
    <w:tr w:rsidR="00782C85" w14:paraId="5AFE0349" w14:textId="77777777" w:rsidTr="007215D2">
      <w:trPr>
        <w:trHeight w:hRule="exact" w:val="113"/>
      </w:trPr>
      <w:tc>
        <w:tcPr>
          <w:tcW w:w="1055" w:type="pct"/>
        </w:tcPr>
        <w:p w14:paraId="5E7A089B" w14:textId="77777777" w:rsidR="00782C85" w:rsidRDefault="00782C85" w:rsidP="007215D2">
          <w:pPr>
            <w:pStyle w:val="Footer"/>
            <w:spacing w:before="60"/>
            <w:rPr>
              <w:noProof/>
            </w:rPr>
          </w:pPr>
        </w:p>
      </w:tc>
      <w:tc>
        <w:tcPr>
          <w:tcW w:w="2432" w:type="pct"/>
          <w:gridSpan w:val="2"/>
        </w:tcPr>
        <w:p w14:paraId="0AA915DA" w14:textId="77777777" w:rsidR="00782C85" w:rsidRDefault="00782C85" w:rsidP="007215D2">
          <w:pPr>
            <w:pStyle w:val="Title"/>
            <w:spacing w:before="280"/>
          </w:pPr>
        </w:p>
      </w:tc>
      <w:tc>
        <w:tcPr>
          <w:tcW w:w="136" w:type="pct"/>
        </w:tcPr>
        <w:p w14:paraId="13B8031F" w14:textId="77777777" w:rsidR="00782C85" w:rsidRPr="002827A9" w:rsidRDefault="00782C85" w:rsidP="007215D2">
          <w:pPr>
            <w:pStyle w:val="Footer"/>
            <w:spacing w:before="120"/>
            <w:jc w:val="right"/>
            <w:rPr>
              <w:rFonts w:asciiTheme="majorHAnsi" w:hAnsiTheme="majorHAnsi"/>
              <w:sz w:val="36"/>
              <w:szCs w:val="36"/>
            </w:rPr>
          </w:pPr>
        </w:p>
      </w:tc>
      <w:tc>
        <w:tcPr>
          <w:tcW w:w="1186" w:type="pct"/>
          <w:gridSpan w:val="2"/>
        </w:tcPr>
        <w:p w14:paraId="155C7536" w14:textId="77777777" w:rsidR="00782C85" w:rsidRPr="00E20A6D" w:rsidRDefault="00782C85" w:rsidP="007215D2">
          <w:pPr>
            <w:pStyle w:val="Footer"/>
            <w:spacing w:before="240"/>
            <w:rPr>
              <w:rFonts w:asciiTheme="majorHAnsi" w:hAnsiTheme="majorHAnsi"/>
              <w:sz w:val="18"/>
              <w:szCs w:val="18"/>
            </w:rPr>
          </w:pPr>
        </w:p>
      </w:tc>
      <w:tc>
        <w:tcPr>
          <w:tcW w:w="191" w:type="pct"/>
        </w:tcPr>
        <w:p w14:paraId="17094DE5" w14:textId="77777777" w:rsidR="00782C85" w:rsidRDefault="00782C85" w:rsidP="007215D2">
          <w:pPr>
            <w:pStyle w:val="Footer"/>
            <w:tabs>
              <w:tab w:val="right" w:pos="328"/>
            </w:tabs>
            <w:spacing w:before="160"/>
            <w:rPr>
              <w:rFonts w:asciiTheme="majorHAnsi" w:hAnsiTheme="majorHAnsi"/>
              <w:color w:val="A5968A"/>
              <w:sz w:val="28"/>
              <w:szCs w:val="28"/>
            </w:rPr>
          </w:pPr>
        </w:p>
      </w:tc>
    </w:tr>
    <w:tr w:rsidR="00782C85" w14:paraId="09A70988" w14:textId="77777777" w:rsidTr="007215D2">
      <w:trPr>
        <w:trHeight w:val="737"/>
      </w:trPr>
      <w:tc>
        <w:tcPr>
          <w:tcW w:w="1055" w:type="pct"/>
        </w:tcPr>
        <w:p w14:paraId="5DD0F118" w14:textId="77777777" w:rsidR="00782C85" w:rsidRDefault="00782C85" w:rsidP="00EF1DAC">
          <w:pPr>
            <w:pStyle w:val="Footer"/>
            <w:spacing w:before="60"/>
          </w:pPr>
          <w:r>
            <w:rPr>
              <w:noProof/>
              <w:color w:val="2B579A"/>
              <w:shd w:val="clear" w:color="auto" w:fill="E6E6E6"/>
              <w:lang w:val="nl-NL" w:eastAsia="nl-NL" w:bidi="ar-SA"/>
            </w:rPr>
            <w:drawing>
              <wp:inline distT="0" distB="0" distL="0" distR="0" wp14:anchorId="6552CB39" wp14:editId="344B24E5">
                <wp:extent cx="1104182" cy="393118"/>
                <wp:effectExtent l="0" t="0" r="1270" b="6985"/>
                <wp:docPr id="202" name="Picture 20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901" cy="397646"/>
                        </a:xfrm>
                        <a:prstGeom prst="rect">
                          <a:avLst/>
                        </a:prstGeom>
                        <a:noFill/>
                        <a:ln>
                          <a:noFill/>
                        </a:ln>
                      </pic:spPr>
                    </pic:pic>
                  </a:graphicData>
                </a:graphic>
              </wp:inline>
            </w:drawing>
          </w:r>
        </w:p>
      </w:tc>
      <w:tc>
        <w:tcPr>
          <w:tcW w:w="2432" w:type="pct"/>
          <w:gridSpan w:val="2"/>
        </w:tcPr>
        <w:p w14:paraId="33BDFCF0" w14:textId="77777777" w:rsidR="00782C85" w:rsidRPr="00752958" w:rsidRDefault="00023197" w:rsidP="00EF1DAC">
          <w:pPr>
            <w:pStyle w:val="Title"/>
            <w:tabs>
              <w:tab w:val="clear" w:pos="9026"/>
              <w:tab w:val="left" w:pos="4513"/>
            </w:tabs>
            <w:spacing w:before="280"/>
          </w:pPr>
          <w:sdt>
            <w:sdtPr>
              <w:rPr>
                <w:color w:val="2B579A"/>
                <w:shd w:val="clear" w:color="auto" w:fill="E6E6E6"/>
              </w:rPr>
              <w:alias w:val="Title"/>
              <w:tag w:val=""/>
              <w:id w:val="1362711188"/>
              <w:dataBinding w:prefixMappings="xmlns:ns0='http://purl.org/dc/elements/1.1/' xmlns:ns1='http://schemas.openxmlformats.org/package/2006/metadata/core-properties' " w:xpath="/ns1:coreProperties[1]/ns0:title[1]" w:storeItemID="{6C3C8BC8-F283-45AE-878A-BAB7291924A1}"/>
              <w:text/>
            </w:sdtPr>
            <w:sdtEndPr>
              <w:rPr>
                <w:color w:val="999999" w:themeColor="background2"/>
                <w:shd w:val="clear" w:color="auto" w:fill="auto"/>
              </w:rPr>
            </w:sdtEndPr>
            <w:sdtContent>
              <w:r w:rsidR="00782C85">
                <w:t>Updated:</w:t>
              </w:r>
            </w:sdtContent>
          </w:sdt>
          <w:r w:rsidR="00782C85">
            <w:tab/>
          </w:r>
        </w:p>
      </w:tc>
      <w:tc>
        <w:tcPr>
          <w:tcW w:w="136" w:type="pct"/>
        </w:tcPr>
        <w:p w14:paraId="1A9D4726" w14:textId="77777777" w:rsidR="00782C85" w:rsidRPr="002827A9" w:rsidRDefault="00782C85" w:rsidP="00EF1DAC">
          <w:pPr>
            <w:pStyle w:val="Footer"/>
            <w:spacing w:before="120"/>
            <w:jc w:val="right"/>
            <w:rPr>
              <w:rFonts w:asciiTheme="majorHAnsi" w:hAnsiTheme="majorHAnsi"/>
              <w:color w:val="A5968A"/>
              <w:sz w:val="36"/>
              <w:szCs w:val="36"/>
            </w:rPr>
          </w:pPr>
        </w:p>
      </w:tc>
      <w:tc>
        <w:tcPr>
          <w:tcW w:w="1186" w:type="pct"/>
          <w:gridSpan w:val="2"/>
        </w:tcPr>
        <w:p w14:paraId="1EBF4CFB" w14:textId="77777777" w:rsidR="00782C85" w:rsidRPr="00E20A6D" w:rsidRDefault="00782C85" w:rsidP="00EF1DAC">
          <w:pPr>
            <w:pStyle w:val="Footer"/>
            <w:spacing w:before="240"/>
            <w:rPr>
              <w:rFonts w:asciiTheme="majorHAnsi" w:hAnsiTheme="majorHAnsi"/>
              <w:color w:val="A5968A"/>
              <w:sz w:val="18"/>
              <w:szCs w:val="18"/>
            </w:rPr>
          </w:pPr>
        </w:p>
      </w:tc>
      <w:tc>
        <w:tcPr>
          <w:tcW w:w="191" w:type="pct"/>
        </w:tcPr>
        <w:p w14:paraId="2BF8FA4C" w14:textId="77777777" w:rsidR="00782C85" w:rsidRPr="00752958" w:rsidRDefault="00782C85" w:rsidP="00EF1DAC">
          <w:pPr>
            <w:pStyle w:val="Footer"/>
            <w:tabs>
              <w:tab w:val="right" w:pos="328"/>
            </w:tabs>
            <w:spacing w:before="160"/>
            <w:rPr>
              <w:rFonts w:asciiTheme="majorHAnsi" w:hAnsiTheme="majorHAnsi"/>
              <w:color w:val="A5968A"/>
            </w:rPr>
          </w:pP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noProof/>
              <w:color w:val="A5968A"/>
              <w:sz w:val="28"/>
              <w:szCs w:val="28"/>
            </w:rPr>
            <w:t>54</w:t>
          </w:r>
          <w:r w:rsidRPr="00E20A6D">
            <w:rPr>
              <w:rFonts w:asciiTheme="majorHAnsi" w:hAnsiTheme="majorHAnsi"/>
              <w:noProof/>
              <w:color w:val="A5968A"/>
              <w:sz w:val="28"/>
              <w:szCs w:val="28"/>
              <w:shd w:val="clear" w:color="auto" w:fill="E6E6E6"/>
            </w:rPr>
            <w:fldChar w:fldCharType="end"/>
          </w:r>
        </w:p>
      </w:tc>
    </w:tr>
  </w:tbl>
  <w:p w14:paraId="68256AAA" w14:textId="77777777" w:rsidR="00782C85" w:rsidRDefault="00782C85" w:rsidP="009B2CBB">
    <w:pPr>
      <w:pStyle w:val="FooterSpac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610EC" w14:textId="77777777" w:rsidR="00782C85" w:rsidRDefault="00782C85"/>
  <w:tbl>
    <w:tblPr>
      <w:tblStyle w:val="TableGrid"/>
      <w:tblW w:w="10138" w:type="dxa"/>
      <w:tblInd w:w="-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95"/>
      <w:gridCol w:w="1210"/>
      <w:gridCol w:w="3311"/>
      <w:gridCol w:w="304"/>
      <w:gridCol w:w="266"/>
      <w:gridCol w:w="2354"/>
      <w:gridCol w:w="598"/>
    </w:tblGrid>
    <w:tr w:rsidR="00782C85" w14:paraId="09F2BFDA" w14:textId="77777777" w:rsidTr="007279EE">
      <w:trPr>
        <w:trHeight w:hRule="exact" w:val="57"/>
      </w:trPr>
      <w:tc>
        <w:tcPr>
          <w:tcW w:w="1630" w:type="pct"/>
          <w:gridSpan w:val="2"/>
          <w:shd w:val="clear" w:color="auto" w:fill="7B6756"/>
        </w:tcPr>
        <w:p w14:paraId="05E3E675" w14:textId="77777777" w:rsidR="00782C85" w:rsidRDefault="00782C85" w:rsidP="00586FD0">
          <w:pPr>
            <w:pStyle w:val="Footer"/>
            <w:tabs>
              <w:tab w:val="right" w:pos="328"/>
            </w:tabs>
            <w:spacing w:before="160"/>
            <w:ind w:right="17"/>
            <w:rPr>
              <w:rFonts w:asciiTheme="majorHAnsi" w:hAnsiTheme="majorHAnsi"/>
              <w:color w:val="A5968A"/>
              <w:sz w:val="28"/>
              <w:szCs w:val="28"/>
            </w:rPr>
          </w:pPr>
        </w:p>
      </w:tc>
      <w:tc>
        <w:tcPr>
          <w:tcW w:w="1633" w:type="pct"/>
          <w:shd w:val="clear" w:color="auto" w:fill="55A0CF" w:themeFill="text2"/>
        </w:tcPr>
        <w:p w14:paraId="130CDD3D" w14:textId="77777777" w:rsidR="00782C85" w:rsidRDefault="00782C85" w:rsidP="00586FD0">
          <w:pPr>
            <w:pStyle w:val="Footer"/>
            <w:tabs>
              <w:tab w:val="right" w:pos="328"/>
            </w:tabs>
            <w:spacing w:before="160"/>
            <w:ind w:right="17"/>
            <w:rPr>
              <w:rFonts w:asciiTheme="majorHAnsi" w:hAnsiTheme="majorHAnsi"/>
              <w:color w:val="A5968A"/>
              <w:sz w:val="28"/>
              <w:szCs w:val="28"/>
            </w:rPr>
          </w:pPr>
        </w:p>
      </w:tc>
      <w:tc>
        <w:tcPr>
          <w:tcW w:w="1737" w:type="pct"/>
          <w:gridSpan w:val="4"/>
          <w:shd w:val="clear" w:color="auto" w:fill="F07300" w:themeFill="accent1"/>
        </w:tcPr>
        <w:p w14:paraId="6F90329E" w14:textId="77777777" w:rsidR="00782C85" w:rsidRDefault="00782C85" w:rsidP="00586FD0">
          <w:pPr>
            <w:pStyle w:val="Footer"/>
            <w:tabs>
              <w:tab w:val="right" w:pos="328"/>
            </w:tabs>
            <w:spacing w:before="160"/>
            <w:ind w:right="17"/>
            <w:rPr>
              <w:rFonts w:asciiTheme="majorHAnsi" w:hAnsiTheme="majorHAnsi"/>
              <w:color w:val="A5968A"/>
              <w:sz w:val="28"/>
              <w:szCs w:val="28"/>
            </w:rPr>
          </w:pPr>
        </w:p>
      </w:tc>
    </w:tr>
    <w:tr w:rsidR="00782C85" w14:paraId="56D3CB35" w14:textId="77777777" w:rsidTr="007279EE">
      <w:trPr>
        <w:trHeight w:hRule="exact" w:val="113"/>
      </w:trPr>
      <w:tc>
        <w:tcPr>
          <w:tcW w:w="1033" w:type="pct"/>
        </w:tcPr>
        <w:p w14:paraId="40B6C9C3" w14:textId="77777777" w:rsidR="00782C85" w:rsidRDefault="00782C85" w:rsidP="00586FD0">
          <w:pPr>
            <w:pStyle w:val="Footer"/>
            <w:spacing w:before="60"/>
            <w:rPr>
              <w:noProof/>
              <w:lang w:val="nl-NL" w:eastAsia="nl-NL" w:bidi="ar-SA"/>
            </w:rPr>
          </w:pPr>
        </w:p>
      </w:tc>
      <w:tc>
        <w:tcPr>
          <w:tcW w:w="2380" w:type="pct"/>
          <w:gridSpan w:val="3"/>
        </w:tcPr>
        <w:p w14:paraId="3F672730" w14:textId="77777777" w:rsidR="00782C85" w:rsidRDefault="00782C85" w:rsidP="00586FD0">
          <w:pPr>
            <w:pStyle w:val="Title"/>
            <w:spacing w:before="280"/>
          </w:pPr>
        </w:p>
      </w:tc>
      <w:tc>
        <w:tcPr>
          <w:tcW w:w="131" w:type="pct"/>
        </w:tcPr>
        <w:p w14:paraId="7357451C" w14:textId="77777777" w:rsidR="00782C85" w:rsidRPr="002827A9" w:rsidRDefault="00782C85" w:rsidP="00586FD0">
          <w:pPr>
            <w:pStyle w:val="Footer"/>
            <w:spacing w:before="120"/>
            <w:jc w:val="right"/>
            <w:rPr>
              <w:rFonts w:asciiTheme="majorHAnsi" w:hAnsiTheme="majorHAnsi"/>
              <w:sz w:val="36"/>
              <w:szCs w:val="36"/>
            </w:rPr>
          </w:pPr>
        </w:p>
      </w:tc>
      <w:tc>
        <w:tcPr>
          <w:tcW w:w="1161" w:type="pct"/>
        </w:tcPr>
        <w:p w14:paraId="760339DB" w14:textId="77777777" w:rsidR="00782C85" w:rsidRPr="006531AB" w:rsidRDefault="00782C85" w:rsidP="00586FD0">
          <w:pPr>
            <w:pStyle w:val="Footer"/>
            <w:spacing w:before="240"/>
            <w:rPr>
              <w:rFonts w:asciiTheme="majorHAnsi" w:hAnsiTheme="majorHAnsi"/>
              <w:color w:val="A5968A"/>
              <w:sz w:val="18"/>
              <w:szCs w:val="18"/>
            </w:rPr>
          </w:pPr>
        </w:p>
      </w:tc>
      <w:tc>
        <w:tcPr>
          <w:tcW w:w="295" w:type="pct"/>
        </w:tcPr>
        <w:p w14:paraId="74CF7BF8" w14:textId="77777777" w:rsidR="00782C85" w:rsidRDefault="00782C85" w:rsidP="00586FD0">
          <w:pPr>
            <w:pStyle w:val="Footer"/>
            <w:tabs>
              <w:tab w:val="right" w:pos="328"/>
            </w:tabs>
            <w:spacing w:before="160"/>
            <w:ind w:right="17"/>
            <w:rPr>
              <w:rFonts w:asciiTheme="majorHAnsi" w:hAnsiTheme="majorHAnsi"/>
              <w:color w:val="A5968A"/>
              <w:sz w:val="28"/>
              <w:szCs w:val="28"/>
            </w:rPr>
          </w:pPr>
        </w:p>
      </w:tc>
    </w:tr>
    <w:tr w:rsidR="00782C85" w14:paraId="20B6268A" w14:textId="77777777" w:rsidTr="007279EE">
      <w:trPr>
        <w:trHeight w:val="737"/>
      </w:trPr>
      <w:tc>
        <w:tcPr>
          <w:tcW w:w="1033" w:type="pct"/>
        </w:tcPr>
        <w:p w14:paraId="1627A2AC" w14:textId="77777777" w:rsidR="00782C85" w:rsidRDefault="00782C85" w:rsidP="00586FD0">
          <w:pPr>
            <w:pStyle w:val="Footer"/>
            <w:spacing w:before="60"/>
          </w:pPr>
          <w:r>
            <w:rPr>
              <w:noProof/>
              <w:color w:val="2B579A"/>
              <w:shd w:val="clear" w:color="auto" w:fill="E6E6E6"/>
              <w:lang w:val="nl-NL" w:eastAsia="nl-NL" w:bidi="ar-SA"/>
            </w:rPr>
            <w:drawing>
              <wp:inline distT="0" distB="0" distL="0" distR="0" wp14:anchorId="272BF0FC" wp14:editId="5BC8CCA3">
                <wp:extent cx="1104182" cy="393118"/>
                <wp:effectExtent l="0" t="0" r="1270" b="6985"/>
                <wp:docPr id="88" name="Picture 8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901" cy="397646"/>
                        </a:xfrm>
                        <a:prstGeom prst="rect">
                          <a:avLst/>
                        </a:prstGeom>
                        <a:noFill/>
                        <a:ln>
                          <a:noFill/>
                        </a:ln>
                      </pic:spPr>
                    </pic:pic>
                  </a:graphicData>
                </a:graphic>
              </wp:inline>
            </w:drawing>
          </w:r>
        </w:p>
      </w:tc>
      <w:sdt>
        <w:sdtPr>
          <w:rPr>
            <w:color w:val="2B579A"/>
            <w:shd w:val="clear" w:color="auto" w:fill="E6E6E6"/>
          </w:rPr>
          <w:alias w:val="Title"/>
          <w:tag w:val=""/>
          <w:id w:val="271529875"/>
          <w:placeholder>
            <w:docPart w:val="37871C17060644EDB8CC9F8A1863F0A7"/>
          </w:placeholder>
          <w:dataBinding w:prefixMappings="xmlns:ns0='http://purl.org/dc/elements/1.1/' xmlns:ns1='http://schemas.openxmlformats.org/package/2006/metadata/core-properties' " w:xpath="/ns1:coreProperties[1]/ns0:title[1]" w:storeItemID="{6C3C8BC8-F283-45AE-878A-BAB7291924A1}"/>
          <w:text/>
        </w:sdtPr>
        <w:sdtEndPr>
          <w:rPr>
            <w:color w:val="999999" w:themeColor="background2"/>
            <w:shd w:val="clear" w:color="auto" w:fill="auto"/>
          </w:rPr>
        </w:sdtEndPr>
        <w:sdtContent>
          <w:tc>
            <w:tcPr>
              <w:tcW w:w="2380" w:type="pct"/>
              <w:gridSpan w:val="3"/>
            </w:tcPr>
            <w:p w14:paraId="099861FA" w14:textId="77777777" w:rsidR="00782C85" w:rsidRPr="00752958" w:rsidRDefault="00782C85" w:rsidP="00586FD0">
              <w:pPr>
                <w:pStyle w:val="Title"/>
                <w:spacing w:before="280"/>
              </w:pPr>
              <w:r>
                <w:t>Updated:</w:t>
              </w:r>
            </w:p>
          </w:tc>
        </w:sdtContent>
      </w:sdt>
      <w:tc>
        <w:tcPr>
          <w:tcW w:w="131" w:type="pct"/>
        </w:tcPr>
        <w:p w14:paraId="35F35DDB" w14:textId="77777777" w:rsidR="00782C85" w:rsidRPr="002827A9" w:rsidRDefault="00782C85" w:rsidP="00586FD0">
          <w:pPr>
            <w:pStyle w:val="Footer"/>
            <w:spacing w:before="120"/>
            <w:jc w:val="right"/>
            <w:rPr>
              <w:rFonts w:asciiTheme="majorHAnsi" w:hAnsiTheme="majorHAnsi"/>
              <w:color w:val="A5968A"/>
              <w:sz w:val="36"/>
              <w:szCs w:val="36"/>
            </w:rPr>
          </w:pPr>
          <w:r w:rsidRPr="002827A9">
            <w:rPr>
              <w:rFonts w:asciiTheme="majorHAnsi" w:hAnsiTheme="majorHAnsi"/>
              <w:sz w:val="36"/>
              <w:szCs w:val="36"/>
            </w:rPr>
            <w:t xml:space="preserve"> </w:t>
          </w:r>
        </w:p>
      </w:tc>
      <w:tc>
        <w:tcPr>
          <w:tcW w:w="1161" w:type="pct"/>
        </w:tcPr>
        <w:p w14:paraId="54647093" w14:textId="77777777" w:rsidR="00782C85" w:rsidRPr="006531AB" w:rsidRDefault="00782C85" w:rsidP="008D535D">
          <w:pPr>
            <w:pStyle w:val="Footer"/>
            <w:spacing w:before="240"/>
            <w:rPr>
              <w:rFonts w:asciiTheme="majorHAnsi" w:hAnsiTheme="majorHAnsi"/>
              <w:color w:val="A5968A"/>
              <w:sz w:val="18"/>
              <w:szCs w:val="18"/>
            </w:rPr>
          </w:pPr>
        </w:p>
      </w:tc>
      <w:tc>
        <w:tcPr>
          <w:tcW w:w="295" w:type="pct"/>
        </w:tcPr>
        <w:p w14:paraId="2C3FA553" w14:textId="77777777" w:rsidR="00782C85" w:rsidRPr="00752958" w:rsidRDefault="00782C85" w:rsidP="00586FD0">
          <w:pPr>
            <w:pStyle w:val="Footer"/>
            <w:tabs>
              <w:tab w:val="right" w:pos="328"/>
            </w:tabs>
            <w:spacing w:before="160"/>
            <w:ind w:right="17"/>
            <w:rPr>
              <w:rFonts w:asciiTheme="majorHAnsi" w:hAnsiTheme="majorHAnsi"/>
              <w:color w:val="A5968A"/>
            </w:rPr>
          </w:pP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noProof/>
              <w:color w:val="A5968A"/>
              <w:sz w:val="28"/>
              <w:szCs w:val="28"/>
            </w:rPr>
            <w:t>iv</w:t>
          </w:r>
          <w:r w:rsidRPr="00E20A6D">
            <w:rPr>
              <w:rFonts w:asciiTheme="majorHAnsi" w:hAnsiTheme="majorHAnsi"/>
              <w:noProof/>
              <w:color w:val="A5968A"/>
              <w:sz w:val="28"/>
              <w:szCs w:val="28"/>
              <w:shd w:val="clear" w:color="auto" w:fill="E6E6E6"/>
            </w:rPr>
            <w:fldChar w:fldCharType="end"/>
          </w:r>
        </w:p>
      </w:tc>
    </w:tr>
  </w:tbl>
  <w:p w14:paraId="06F13741" w14:textId="77777777" w:rsidR="00782C85" w:rsidRPr="00586FD0" w:rsidRDefault="00782C85" w:rsidP="00586FD0">
    <w:pPr>
      <w:pStyle w:val="FooterSpac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40"/>
      <w:gridCol w:w="1820"/>
      <w:gridCol w:w="3111"/>
      <w:gridCol w:w="276"/>
      <w:gridCol w:w="600"/>
      <w:gridCol w:w="1805"/>
      <w:gridCol w:w="387"/>
    </w:tblGrid>
    <w:tr w:rsidR="00782C85" w14:paraId="57E6095F" w14:textId="77777777" w:rsidTr="00C634E0">
      <w:trPr>
        <w:trHeight w:hRule="exact" w:val="57"/>
      </w:trPr>
      <w:tc>
        <w:tcPr>
          <w:tcW w:w="1952" w:type="pct"/>
          <w:gridSpan w:val="2"/>
          <w:shd w:val="clear" w:color="auto" w:fill="C1AEA2" w:themeFill="accent2" w:themeFillTint="66"/>
        </w:tcPr>
        <w:p w14:paraId="1249F6BB" w14:textId="77777777" w:rsidR="00782C85" w:rsidRDefault="00782C85" w:rsidP="006306B8">
          <w:pPr>
            <w:pStyle w:val="Footer"/>
            <w:tabs>
              <w:tab w:val="clear" w:pos="4513"/>
              <w:tab w:val="clear" w:pos="9026"/>
              <w:tab w:val="left" w:pos="2530"/>
            </w:tabs>
            <w:spacing w:before="160"/>
            <w:rPr>
              <w:rFonts w:asciiTheme="majorHAnsi" w:hAnsiTheme="majorHAnsi"/>
              <w:color w:val="A5968A"/>
              <w:sz w:val="28"/>
              <w:szCs w:val="28"/>
            </w:rPr>
          </w:pPr>
          <w:r>
            <w:rPr>
              <w:rFonts w:asciiTheme="majorHAnsi" w:hAnsiTheme="majorHAnsi"/>
              <w:color w:val="A5968A"/>
              <w:sz w:val="28"/>
              <w:szCs w:val="28"/>
            </w:rPr>
            <w:tab/>
          </w:r>
        </w:p>
      </w:tc>
      <w:tc>
        <w:tcPr>
          <w:tcW w:w="1966" w:type="pct"/>
          <w:gridSpan w:val="3"/>
          <w:shd w:val="clear" w:color="auto" w:fill="55A0CF" w:themeFill="text2"/>
        </w:tcPr>
        <w:p w14:paraId="3A8B27D2" w14:textId="77777777" w:rsidR="00782C85" w:rsidRDefault="00782C85" w:rsidP="006306B8">
          <w:pPr>
            <w:pStyle w:val="Footer"/>
            <w:tabs>
              <w:tab w:val="right" w:pos="328"/>
            </w:tabs>
            <w:spacing w:before="160"/>
            <w:rPr>
              <w:rFonts w:asciiTheme="majorHAnsi" w:hAnsiTheme="majorHAnsi"/>
              <w:color w:val="A5968A"/>
              <w:sz w:val="28"/>
              <w:szCs w:val="28"/>
            </w:rPr>
          </w:pPr>
        </w:p>
      </w:tc>
      <w:tc>
        <w:tcPr>
          <w:tcW w:w="1081" w:type="pct"/>
          <w:gridSpan w:val="2"/>
          <w:shd w:val="clear" w:color="auto" w:fill="F07300" w:themeFill="accent1"/>
        </w:tcPr>
        <w:p w14:paraId="07836C7F" w14:textId="77777777" w:rsidR="00782C85" w:rsidRDefault="00782C85" w:rsidP="006306B8">
          <w:pPr>
            <w:pStyle w:val="Footer"/>
            <w:tabs>
              <w:tab w:val="right" w:pos="328"/>
            </w:tabs>
            <w:spacing w:before="160"/>
            <w:rPr>
              <w:rFonts w:asciiTheme="majorHAnsi" w:hAnsiTheme="majorHAnsi"/>
              <w:color w:val="A5968A"/>
              <w:sz w:val="28"/>
              <w:szCs w:val="28"/>
            </w:rPr>
          </w:pPr>
        </w:p>
      </w:tc>
    </w:tr>
    <w:tr w:rsidR="00782C85" w14:paraId="4D3EAB2F" w14:textId="77777777" w:rsidTr="00C634E0">
      <w:trPr>
        <w:trHeight w:hRule="exact" w:val="113"/>
      </w:trPr>
      <w:tc>
        <w:tcPr>
          <w:tcW w:w="1055" w:type="pct"/>
        </w:tcPr>
        <w:p w14:paraId="2F02550F" w14:textId="77777777" w:rsidR="00782C85" w:rsidRDefault="00782C85" w:rsidP="006306B8">
          <w:pPr>
            <w:pStyle w:val="Footer"/>
            <w:spacing w:before="60"/>
            <w:rPr>
              <w:noProof/>
            </w:rPr>
          </w:pPr>
        </w:p>
      </w:tc>
      <w:tc>
        <w:tcPr>
          <w:tcW w:w="2431" w:type="pct"/>
          <w:gridSpan w:val="2"/>
        </w:tcPr>
        <w:p w14:paraId="0785E83C" w14:textId="77777777" w:rsidR="00782C85" w:rsidRDefault="00782C85" w:rsidP="006306B8">
          <w:pPr>
            <w:pStyle w:val="Title"/>
            <w:spacing w:before="280"/>
          </w:pPr>
        </w:p>
      </w:tc>
      <w:tc>
        <w:tcPr>
          <w:tcW w:w="136" w:type="pct"/>
        </w:tcPr>
        <w:p w14:paraId="372AF9B9" w14:textId="77777777" w:rsidR="00782C85" w:rsidRPr="002827A9" w:rsidRDefault="00782C85" w:rsidP="006306B8">
          <w:pPr>
            <w:pStyle w:val="Footer"/>
            <w:spacing w:before="120"/>
            <w:jc w:val="right"/>
            <w:rPr>
              <w:rFonts w:asciiTheme="majorHAnsi" w:hAnsiTheme="majorHAnsi"/>
              <w:sz w:val="36"/>
              <w:szCs w:val="36"/>
            </w:rPr>
          </w:pPr>
        </w:p>
      </w:tc>
      <w:tc>
        <w:tcPr>
          <w:tcW w:w="1186" w:type="pct"/>
          <w:gridSpan w:val="2"/>
        </w:tcPr>
        <w:p w14:paraId="06BB0354" w14:textId="77777777" w:rsidR="00782C85" w:rsidRPr="00E20A6D" w:rsidRDefault="00782C85" w:rsidP="006306B8">
          <w:pPr>
            <w:pStyle w:val="Footer"/>
            <w:spacing w:before="240"/>
            <w:rPr>
              <w:rFonts w:asciiTheme="majorHAnsi" w:hAnsiTheme="majorHAnsi"/>
              <w:sz w:val="18"/>
              <w:szCs w:val="18"/>
            </w:rPr>
          </w:pPr>
        </w:p>
      </w:tc>
      <w:tc>
        <w:tcPr>
          <w:tcW w:w="189" w:type="pct"/>
        </w:tcPr>
        <w:p w14:paraId="4F7B6E2E" w14:textId="77777777" w:rsidR="00782C85" w:rsidRDefault="00782C85" w:rsidP="006306B8">
          <w:pPr>
            <w:pStyle w:val="Footer"/>
            <w:tabs>
              <w:tab w:val="right" w:pos="328"/>
            </w:tabs>
            <w:spacing w:before="160"/>
            <w:rPr>
              <w:rFonts w:asciiTheme="majorHAnsi" w:hAnsiTheme="majorHAnsi"/>
              <w:color w:val="A5968A"/>
              <w:sz w:val="28"/>
              <w:szCs w:val="28"/>
            </w:rPr>
          </w:pPr>
        </w:p>
      </w:tc>
    </w:tr>
    <w:tr w:rsidR="00782C85" w14:paraId="39C466B5" w14:textId="77777777" w:rsidTr="00C634E0">
      <w:trPr>
        <w:trHeight w:val="737"/>
      </w:trPr>
      <w:tc>
        <w:tcPr>
          <w:tcW w:w="1055" w:type="pct"/>
        </w:tcPr>
        <w:p w14:paraId="783A070F" w14:textId="77777777" w:rsidR="00782C85" w:rsidRDefault="00782C85" w:rsidP="006306B8">
          <w:pPr>
            <w:pStyle w:val="Footer"/>
            <w:spacing w:before="60"/>
          </w:pPr>
          <w:r>
            <w:rPr>
              <w:noProof/>
              <w:color w:val="2B579A"/>
              <w:shd w:val="clear" w:color="auto" w:fill="E6E6E6"/>
              <w:lang w:val="nl-NL" w:eastAsia="nl-NL" w:bidi="ar-SA"/>
            </w:rPr>
            <w:drawing>
              <wp:inline distT="0" distB="0" distL="0" distR="0" wp14:anchorId="4D2C7481" wp14:editId="3D7E67D6">
                <wp:extent cx="1104182" cy="393118"/>
                <wp:effectExtent l="0" t="0" r="1270" b="6985"/>
                <wp:docPr id="90" name="Picture 9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901" cy="397646"/>
                        </a:xfrm>
                        <a:prstGeom prst="rect">
                          <a:avLst/>
                        </a:prstGeom>
                        <a:noFill/>
                        <a:ln>
                          <a:noFill/>
                        </a:ln>
                      </pic:spPr>
                    </pic:pic>
                  </a:graphicData>
                </a:graphic>
              </wp:inline>
            </w:drawing>
          </w:r>
        </w:p>
      </w:tc>
      <w:tc>
        <w:tcPr>
          <w:tcW w:w="2431" w:type="pct"/>
          <w:gridSpan w:val="2"/>
        </w:tcPr>
        <w:p w14:paraId="652DB43F" w14:textId="77777777" w:rsidR="00782C85" w:rsidRPr="00752958" w:rsidRDefault="00023197" w:rsidP="00C02971">
          <w:pPr>
            <w:pStyle w:val="Title"/>
            <w:tabs>
              <w:tab w:val="clear" w:pos="9026"/>
              <w:tab w:val="left" w:pos="3684"/>
              <w:tab w:val="left" w:pos="4513"/>
            </w:tabs>
            <w:spacing w:before="280"/>
          </w:pPr>
          <w:sdt>
            <w:sdtPr>
              <w:rPr>
                <w:color w:val="2B579A"/>
                <w:shd w:val="clear" w:color="auto" w:fill="E6E6E6"/>
              </w:rPr>
              <w:alias w:val="Title"/>
              <w:tag w:val=""/>
              <w:id w:val="746452969"/>
              <w:placeholder>
                <w:docPart w:val="AB92DEC084DF42AA897817FF2E4D4AA5"/>
              </w:placeholder>
              <w:dataBinding w:prefixMappings="xmlns:ns0='http://purl.org/dc/elements/1.1/' xmlns:ns1='http://schemas.openxmlformats.org/package/2006/metadata/core-properties' " w:xpath="/ns1:coreProperties[1]/ns0:title[1]" w:storeItemID="{6C3C8BC8-F283-45AE-878A-BAB7291924A1}"/>
              <w:text/>
            </w:sdtPr>
            <w:sdtEndPr>
              <w:rPr>
                <w:color w:val="999999" w:themeColor="background2"/>
                <w:shd w:val="clear" w:color="auto" w:fill="auto"/>
              </w:rPr>
            </w:sdtEndPr>
            <w:sdtContent>
              <w:r w:rsidR="00782C85">
                <w:t>Updated:</w:t>
              </w:r>
            </w:sdtContent>
          </w:sdt>
          <w:r w:rsidR="00782C85">
            <w:tab/>
          </w:r>
          <w:r w:rsidR="00782C85">
            <w:tab/>
          </w:r>
        </w:p>
      </w:tc>
      <w:tc>
        <w:tcPr>
          <w:tcW w:w="136" w:type="pct"/>
        </w:tcPr>
        <w:p w14:paraId="2568C103" w14:textId="77777777" w:rsidR="00782C85" w:rsidRPr="002827A9" w:rsidRDefault="00782C85" w:rsidP="006306B8">
          <w:pPr>
            <w:pStyle w:val="Footer"/>
            <w:spacing w:before="120"/>
            <w:jc w:val="right"/>
            <w:rPr>
              <w:rFonts w:asciiTheme="majorHAnsi" w:hAnsiTheme="majorHAnsi"/>
              <w:color w:val="A5968A"/>
              <w:sz w:val="36"/>
              <w:szCs w:val="36"/>
            </w:rPr>
          </w:pPr>
        </w:p>
      </w:tc>
      <w:tc>
        <w:tcPr>
          <w:tcW w:w="1186" w:type="pct"/>
          <w:gridSpan w:val="2"/>
        </w:tcPr>
        <w:p w14:paraId="3EC147B0" w14:textId="77777777" w:rsidR="00782C85" w:rsidRPr="00E20A6D" w:rsidRDefault="00782C85" w:rsidP="006306B8">
          <w:pPr>
            <w:pStyle w:val="Footer"/>
            <w:spacing w:before="240"/>
            <w:rPr>
              <w:rFonts w:asciiTheme="majorHAnsi" w:hAnsiTheme="majorHAnsi"/>
              <w:color w:val="A5968A"/>
              <w:sz w:val="18"/>
              <w:szCs w:val="18"/>
            </w:rPr>
          </w:pPr>
        </w:p>
      </w:tc>
      <w:tc>
        <w:tcPr>
          <w:tcW w:w="189" w:type="pct"/>
        </w:tcPr>
        <w:p w14:paraId="17E7FC3D" w14:textId="77777777" w:rsidR="00782C85" w:rsidRPr="00752958" w:rsidRDefault="00782C85" w:rsidP="006306B8">
          <w:pPr>
            <w:pStyle w:val="Footer"/>
            <w:tabs>
              <w:tab w:val="right" w:pos="328"/>
            </w:tabs>
            <w:spacing w:before="160"/>
            <w:rPr>
              <w:rFonts w:asciiTheme="majorHAnsi" w:hAnsiTheme="majorHAnsi"/>
              <w:color w:val="A5968A"/>
            </w:rPr>
          </w:pPr>
          <w:r>
            <w:rPr>
              <w:rFonts w:asciiTheme="majorHAnsi" w:hAnsiTheme="majorHAnsi"/>
              <w:color w:val="A5968A"/>
              <w:sz w:val="28"/>
              <w:szCs w:val="28"/>
            </w:rPr>
            <w:tab/>
          </w: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noProof/>
              <w:color w:val="A5968A"/>
              <w:sz w:val="28"/>
              <w:szCs w:val="28"/>
            </w:rPr>
            <w:t>iii</w:t>
          </w:r>
          <w:r w:rsidRPr="00E20A6D">
            <w:rPr>
              <w:rFonts w:asciiTheme="majorHAnsi" w:hAnsiTheme="majorHAnsi"/>
              <w:noProof/>
              <w:color w:val="A5968A"/>
              <w:sz w:val="28"/>
              <w:szCs w:val="28"/>
              <w:shd w:val="clear" w:color="auto" w:fill="E6E6E6"/>
            </w:rPr>
            <w:fldChar w:fldCharType="end"/>
          </w:r>
        </w:p>
      </w:tc>
    </w:tr>
  </w:tbl>
  <w:p w14:paraId="3EA51096" w14:textId="77777777" w:rsidR="00782C85" w:rsidRDefault="00782C85" w:rsidP="006306B8">
    <w:pPr>
      <w:pStyle w:val="FooterSpac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871" w:type="pct"/>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27"/>
      <w:gridCol w:w="1551"/>
      <w:gridCol w:w="3408"/>
      <w:gridCol w:w="770"/>
      <w:gridCol w:w="236"/>
      <w:gridCol w:w="2052"/>
      <w:gridCol w:w="346"/>
    </w:tblGrid>
    <w:tr w:rsidR="00782C85" w14:paraId="7465FA4F" w14:textId="77777777" w:rsidTr="00E32672">
      <w:trPr>
        <w:trHeight w:hRule="exact" w:val="57"/>
      </w:trPr>
      <w:tc>
        <w:tcPr>
          <w:tcW w:w="1657" w:type="pct"/>
          <w:gridSpan w:val="2"/>
          <w:shd w:val="clear" w:color="auto" w:fill="C1AEA2" w:themeFill="accent2" w:themeFillTint="66"/>
        </w:tcPr>
        <w:p w14:paraId="23D1387F" w14:textId="77777777" w:rsidR="00782C85" w:rsidRDefault="00782C85" w:rsidP="006015FE">
          <w:pPr>
            <w:pStyle w:val="Footer"/>
            <w:tabs>
              <w:tab w:val="clear" w:pos="4513"/>
              <w:tab w:val="clear" w:pos="9026"/>
              <w:tab w:val="left" w:pos="2530"/>
            </w:tabs>
            <w:spacing w:before="160"/>
            <w:rPr>
              <w:rFonts w:asciiTheme="majorHAnsi" w:hAnsiTheme="majorHAnsi"/>
              <w:color w:val="A5968A"/>
              <w:sz w:val="28"/>
              <w:szCs w:val="28"/>
            </w:rPr>
          </w:pPr>
          <w:r>
            <w:rPr>
              <w:rFonts w:asciiTheme="majorHAnsi" w:hAnsiTheme="majorHAnsi"/>
              <w:color w:val="A5968A"/>
              <w:sz w:val="28"/>
              <w:szCs w:val="28"/>
            </w:rPr>
            <w:tab/>
          </w:r>
        </w:p>
      </w:tc>
      <w:tc>
        <w:tcPr>
          <w:tcW w:w="1672" w:type="pct"/>
          <w:shd w:val="clear" w:color="auto" w:fill="55A0CF" w:themeFill="text2"/>
        </w:tcPr>
        <w:p w14:paraId="2C712D8A" w14:textId="77777777" w:rsidR="00782C85" w:rsidRDefault="00782C85" w:rsidP="006015FE">
          <w:pPr>
            <w:pStyle w:val="Footer"/>
            <w:tabs>
              <w:tab w:val="right" w:pos="328"/>
            </w:tabs>
            <w:spacing w:before="160"/>
            <w:rPr>
              <w:rFonts w:asciiTheme="majorHAnsi" w:hAnsiTheme="majorHAnsi"/>
              <w:color w:val="A5968A"/>
              <w:sz w:val="28"/>
              <w:szCs w:val="28"/>
            </w:rPr>
          </w:pPr>
        </w:p>
      </w:tc>
      <w:tc>
        <w:tcPr>
          <w:tcW w:w="1671" w:type="pct"/>
          <w:gridSpan w:val="4"/>
          <w:shd w:val="clear" w:color="auto" w:fill="F07300" w:themeFill="accent1"/>
        </w:tcPr>
        <w:p w14:paraId="0CECD2F7" w14:textId="77777777" w:rsidR="00782C85" w:rsidRDefault="00782C85" w:rsidP="006015FE">
          <w:pPr>
            <w:pStyle w:val="Footer"/>
            <w:tabs>
              <w:tab w:val="right" w:pos="328"/>
            </w:tabs>
            <w:spacing w:before="160"/>
            <w:rPr>
              <w:rFonts w:asciiTheme="majorHAnsi" w:hAnsiTheme="majorHAnsi"/>
              <w:color w:val="A5968A"/>
              <w:sz w:val="28"/>
              <w:szCs w:val="28"/>
            </w:rPr>
          </w:pPr>
        </w:p>
      </w:tc>
    </w:tr>
    <w:tr w:rsidR="00782C85" w14:paraId="1919D6F4" w14:textId="77777777" w:rsidTr="00E32672">
      <w:trPr>
        <w:trHeight w:hRule="exact" w:val="113"/>
      </w:trPr>
      <w:tc>
        <w:tcPr>
          <w:tcW w:w="896" w:type="pct"/>
        </w:tcPr>
        <w:p w14:paraId="0740ABD4" w14:textId="77777777" w:rsidR="00782C85" w:rsidRDefault="00782C85" w:rsidP="006015FE">
          <w:pPr>
            <w:pStyle w:val="Footer"/>
            <w:spacing w:before="60"/>
            <w:rPr>
              <w:noProof/>
            </w:rPr>
          </w:pPr>
        </w:p>
      </w:tc>
      <w:tc>
        <w:tcPr>
          <w:tcW w:w="2811" w:type="pct"/>
          <w:gridSpan w:val="3"/>
        </w:tcPr>
        <w:p w14:paraId="570C92B2" w14:textId="77777777" w:rsidR="00782C85" w:rsidRDefault="00782C85" w:rsidP="006015FE">
          <w:pPr>
            <w:pStyle w:val="Title"/>
            <w:spacing w:before="280"/>
          </w:pPr>
        </w:p>
      </w:tc>
      <w:tc>
        <w:tcPr>
          <w:tcW w:w="116" w:type="pct"/>
        </w:tcPr>
        <w:p w14:paraId="186496BA" w14:textId="77777777" w:rsidR="00782C85" w:rsidRPr="002827A9" w:rsidRDefault="00782C85" w:rsidP="006015FE">
          <w:pPr>
            <w:pStyle w:val="Footer"/>
            <w:spacing w:before="120"/>
            <w:jc w:val="right"/>
            <w:rPr>
              <w:rFonts w:asciiTheme="majorHAnsi" w:hAnsiTheme="majorHAnsi"/>
              <w:sz w:val="36"/>
              <w:szCs w:val="36"/>
            </w:rPr>
          </w:pPr>
        </w:p>
      </w:tc>
      <w:tc>
        <w:tcPr>
          <w:tcW w:w="1007" w:type="pct"/>
        </w:tcPr>
        <w:p w14:paraId="65F70BCD" w14:textId="77777777" w:rsidR="00782C85" w:rsidRPr="00E20A6D" w:rsidRDefault="00782C85" w:rsidP="006015FE">
          <w:pPr>
            <w:pStyle w:val="Footer"/>
            <w:spacing w:before="240"/>
            <w:rPr>
              <w:rFonts w:asciiTheme="majorHAnsi" w:hAnsiTheme="majorHAnsi"/>
              <w:sz w:val="18"/>
              <w:szCs w:val="18"/>
            </w:rPr>
          </w:pPr>
        </w:p>
      </w:tc>
      <w:tc>
        <w:tcPr>
          <w:tcW w:w="169" w:type="pct"/>
        </w:tcPr>
        <w:p w14:paraId="518C9415" w14:textId="77777777" w:rsidR="00782C85" w:rsidRDefault="00782C85" w:rsidP="006015FE">
          <w:pPr>
            <w:pStyle w:val="Footer"/>
            <w:tabs>
              <w:tab w:val="right" w:pos="328"/>
            </w:tabs>
            <w:spacing w:before="160"/>
            <w:rPr>
              <w:rFonts w:asciiTheme="majorHAnsi" w:hAnsiTheme="majorHAnsi"/>
              <w:color w:val="A5968A"/>
              <w:sz w:val="28"/>
              <w:szCs w:val="28"/>
            </w:rPr>
          </w:pPr>
        </w:p>
      </w:tc>
    </w:tr>
    <w:tr w:rsidR="00782C85" w14:paraId="3C93C720" w14:textId="77777777" w:rsidTr="00E32672">
      <w:trPr>
        <w:trHeight w:val="737"/>
      </w:trPr>
      <w:tc>
        <w:tcPr>
          <w:tcW w:w="896" w:type="pct"/>
        </w:tcPr>
        <w:p w14:paraId="0F5802A5" w14:textId="77777777" w:rsidR="00782C85" w:rsidRDefault="00782C85" w:rsidP="006015FE">
          <w:pPr>
            <w:pStyle w:val="Footer"/>
            <w:spacing w:before="60"/>
          </w:pPr>
          <w:r>
            <w:rPr>
              <w:noProof/>
              <w:color w:val="2B579A"/>
              <w:shd w:val="clear" w:color="auto" w:fill="E6E6E6"/>
              <w:lang w:val="nl-NL" w:eastAsia="nl-NL" w:bidi="ar-SA"/>
            </w:rPr>
            <w:drawing>
              <wp:inline distT="0" distB="0" distL="0" distR="0" wp14:anchorId="2DE8F6A1" wp14:editId="5D4A4EBC">
                <wp:extent cx="1104182" cy="393118"/>
                <wp:effectExtent l="0" t="0" r="1270" b="6985"/>
                <wp:docPr id="126" name="Picture 12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901" cy="397646"/>
                        </a:xfrm>
                        <a:prstGeom prst="rect">
                          <a:avLst/>
                        </a:prstGeom>
                        <a:noFill/>
                        <a:ln>
                          <a:noFill/>
                        </a:ln>
                      </pic:spPr>
                    </pic:pic>
                  </a:graphicData>
                </a:graphic>
              </wp:inline>
            </w:drawing>
          </w:r>
        </w:p>
      </w:tc>
      <w:tc>
        <w:tcPr>
          <w:tcW w:w="2811" w:type="pct"/>
          <w:gridSpan w:val="3"/>
        </w:tcPr>
        <w:p w14:paraId="3E6A29AA" w14:textId="77777777" w:rsidR="00782C85" w:rsidRPr="00752958" w:rsidRDefault="00782C85" w:rsidP="006015FE">
          <w:pPr>
            <w:pStyle w:val="Title"/>
            <w:spacing w:before="280"/>
          </w:pPr>
        </w:p>
      </w:tc>
      <w:tc>
        <w:tcPr>
          <w:tcW w:w="116" w:type="pct"/>
        </w:tcPr>
        <w:p w14:paraId="09CD41AB" w14:textId="77777777" w:rsidR="00782C85" w:rsidRPr="002827A9" w:rsidRDefault="00782C85" w:rsidP="006015FE">
          <w:pPr>
            <w:pStyle w:val="Footer"/>
            <w:spacing w:before="120"/>
            <w:jc w:val="right"/>
            <w:rPr>
              <w:rFonts w:asciiTheme="majorHAnsi" w:hAnsiTheme="majorHAnsi"/>
              <w:color w:val="A5968A"/>
              <w:sz w:val="36"/>
              <w:szCs w:val="36"/>
            </w:rPr>
          </w:pPr>
          <w:r w:rsidRPr="002827A9">
            <w:rPr>
              <w:rFonts w:asciiTheme="majorHAnsi" w:hAnsiTheme="majorHAnsi"/>
              <w:sz w:val="36"/>
              <w:szCs w:val="36"/>
            </w:rPr>
            <w:t xml:space="preserve">&lt; </w:t>
          </w:r>
        </w:p>
      </w:tc>
      <w:tc>
        <w:tcPr>
          <w:tcW w:w="1007" w:type="pct"/>
        </w:tcPr>
        <w:p w14:paraId="225CE79C" w14:textId="77777777" w:rsidR="00782C85" w:rsidRPr="006531AB" w:rsidRDefault="00023197" w:rsidP="006015FE">
          <w:pPr>
            <w:pStyle w:val="Footer"/>
            <w:spacing w:before="240"/>
            <w:rPr>
              <w:rFonts w:asciiTheme="majorHAnsi" w:hAnsiTheme="majorHAnsi"/>
              <w:color w:val="A5968A"/>
              <w:sz w:val="18"/>
              <w:szCs w:val="18"/>
            </w:rPr>
          </w:pPr>
          <w:hyperlink w:anchor="CONTENTS" w:history="1">
            <w:r w:rsidR="00782C85" w:rsidRPr="006531AB">
              <w:rPr>
                <w:rStyle w:val="Hyperlink"/>
                <w:rFonts w:asciiTheme="majorHAnsi" w:hAnsiTheme="majorHAnsi"/>
                <w:sz w:val="18"/>
                <w:szCs w:val="18"/>
                <w:u w:val="none"/>
              </w:rPr>
              <w:t>BACK TO CONTENTS</w:t>
            </w:r>
          </w:hyperlink>
        </w:p>
      </w:tc>
      <w:tc>
        <w:tcPr>
          <w:tcW w:w="169" w:type="pct"/>
        </w:tcPr>
        <w:p w14:paraId="612DFEC5" w14:textId="77777777" w:rsidR="00782C85" w:rsidRPr="00752958" w:rsidRDefault="00782C85" w:rsidP="00086BA2">
          <w:pPr>
            <w:pStyle w:val="Footer"/>
            <w:tabs>
              <w:tab w:val="right" w:pos="328"/>
            </w:tabs>
            <w:spacing w:before="160"/>
            <w:ind w:right="17"/>
            <w:rPr>
              <w:rFonts w:asciiTheme="majorHAnsi" w:hAnsiTheme="majorHAnsi"/>
              <w:color w:val="A5968A"/>
            </w:rPr>
          </w:pPr>
          <w:r>
            <w:rPr>
              <w:rFonts w:asciiTheme="majorHAnsi" w:hAnsiTheme="majorHAnsi"/>
              <w:color w:val="A5968A"/>
              <w:sz w:val="28"/>
              <w:szCs w:val="28"/>
            </w:rPr>
            <w:tab/>
          </w: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noProof/>
              <w:color w:val="A5968A"/>
              <w:sz w:val="28"/>
              <w:szCs w:val="28"/>
            </w:rPr>
            <w:t>1</w:t>
          </w:r>
          <w:r w:rsidRPr="00E20A6D">
            <w:rPr>
              <w:rFonts w:asciiTheme="majorHAnsi" w:hAnsiTheme="majorHAnsi"/>
              <w:noProof/>
              <w:color w:val="A5968A"/>
              <w:sz w:val="28"/>
              <w:szCs w:val="28"/>
              <w:shd w:val="clear" w:color="auto" w:fill="E6E6E6"/>
            </w:rPr>
            <w:fldChar w:fldCharType="end"/>
          </w:r>
        </w:p>
      </w:tc>
    </w:tr>
  </w:tbl>
  <w:p w14:paraId="0C4ADE43" w14:textId="77777777" w:rsidR="00782C85" w:rsidRPr="00E20A6D" w:rsidRDefault="00782C85" w:rsidP="005A3671">
    <w:pPr>
      <w:pStyle w:val="FooterSpac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876" w:type="pct"/>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30"/>
      <w:gridCol w:w="8"/>
      <w:gridCol w:w="1546"/>
      <w:gridCol w:w="3410"/>
      <w:gridCol w:w="773"/>
      <w:gridCol w:w="8"/>
      <w:gridCol w:w="228"/>
      <w:gridCol w:w="8"/>
      <w:gridCol w:w="1942"/>
      <w:gridCol w:w="445"/>
    </w:tblGrid>
    <w:tr w:rsidR="00782C85" w14:paraId="06EC5BBA" w14:textId="77777777" w:rsidTr="005A3671">
      <w:trPr>
        <w:trHeight w:hRule="exact" w:val="57"/>
      </w:trPr>
      <w:tc>
        <w:tcPr>
          <w:tcW w:w="1659" w:type="pct"/>
          <w:gridSpan w:val="3"/>
          <w:shd w:val="clear" w:color="auto" w:fill="7B6756"/>
        </w:tcPr>
        <w:p w14:paraId="77F6122E" w14:textId="77777777" w:rsidR="00782C85" w:rsidRDefault="00782C85" w:rsidP="002827A9">
          <w:pPr>
            <w:pStyle w:val="Footer"/>
            <w:tabs>
              <w:tab w:val="clear" w:pos="4513"/>
              <w:tab w:val="clear" w:pos="9026"/>
              <w:tab w:val="left" w:pos="2530"/>
            </w:tabs>
            <w:spacing w:before="160"/>
            <w:rPr>
              <w:rFonts w:asciiTheme="majorHAnsi" w:hAnsiTheme="majorHAnsi"/>
              <w:color w:val="A5968A"/>
              <w:sz w:val="28"/>
              <w:szCs w:val="28"/>
            </w:rPr>
          </w:pPr>
          <w:r>
            <w:rPr>
              <w:rFonts w:asciiTheme="majorHAnsi" w:hAnsiTheme="majorHAnsi"/>
              <w:color w:val="A5968A"/>
              <w:sz w:val="28"/>
              <w:szCs w:val="28"/>
            </w:rPr>
            <w:tab/>
          </w:r>
        </w:p>
      </w:tc>
      <w:tc>
        <w:tcPr>
          <w:tcW w:w="1672" w:type="pct"/>
          <w:shd w:val="clear" w:color="auto" w:fill="55A0CF" w:themeFill="text2"/>
        </w:tcPr>
        <w:p w14:paraId="362474E9" w14:textId="77777777" w:rsidR="00782C85" w:rsidRDefault="00782C85" w:rsidP="002827A9">
          <w:pPr>
            <w:pStyle w:val="Footer"/>
            <w:tabs>
              <w:tab w:val="right" w:pos="328"/>
            </w:tabs>
            <w:spacing w:before="160"/>
            <w:rPr>
              <w:rFonts w:asciiTheme="majorHAnsi" w:hAnsiTheme="majorHAnsi"/>
              <w:color w:val="A5968A"/>
              <w:sz w:val="28"/>
              <w:szCs w:val="28"/>
            </w:rPr>
          </w:pPr>
        </w:p>
      </w:tc>
      <w:tc>
        <w:tcPr>
          <w:tcW w:w="1665" w:type="pct"/>
          <w:gridSpan w:val="6"/>
          <w:shd w:val="clear" w:color="auto" w:fill="F07300" w:themeFill="accent1"/>
        </w:tcPr>
        <w:p w14:paraId="2FA5CE69" w14:textId="77777777" w:rsidR="00782C85" w:rsidRDefault="00782C85" w:rsidP="002827A9">
          <w:pPr>
            <w:pStyle w:val="Footer"/>
            <w:tabs>
              <w:tab w:val="right" w:pos="328"/>
            </w:tabs>
            <w:spacing w:before="160"/>
            <w:rPr>
              <w:rFonts w:asciiTheme="majorHAnsi" w:hAnsiTheme="majorHAnsi"/>
              <w:color w:val="A5968A"/>
              <w:sz w:val="28"/>
              <w:szCs w:val="28"/>
            </w:rPr>
          </w:pPr>
        </w:p>
      </w:tc>
    </w:tr>
    <w:tr w:rsidR="00782C85" w14:paraId="05FB7257" w14:textId="77777777" w:rsidTr="006531AB">
      <w:trPr>
        <w:trHeight w:hRule="exact" w:val="113"/>
      </w:trPr>
      <w:tc>
        <w:tcPr>
          <w:tcW w:w="901" w:type="pct"/>
          <w:gridSpan w:val="2"/>
        </w:tcPr>
        <w:p w14:paraId="3487B049" w14:textId="77777777" w:rsidR="00782C85" w:rsidRDefault="00782C85" w:rsidP="002827A9">
          <w:pPr>
            <w:pStyle w:val="Footer"/>
            <w:spacing w:before="60"/>
            <w:rPr>
              <w:noProof/>
            </w:rPr>
          </w:pPr>
        </w:p>
      </w:tc>
      <w:tc>
        <w:tcPr>
          <w:tcW w:w="2813" w:type="pct"/>
          <w:gridSpan w:val="4"/>
        </w:tcPr>
        <w:p w14:paraId="54829F75" w14:textId="77777777" w:rsidR="00782C85" w:rsidRDefault="00782C85" w:rsidP="002827A9">
          <w:pPr>
            <w:pStyle w:val="Title"/>
            <w:spacing w:before="280"/>
          </w:pPr>
        </w:p>
      </w:tc>
      <w:tc>
        <w:tcPr>
          <w:tcW w:w="116" w:type="pct"/>
          <w:gridSpan w:val="2"/>
        </w:tcPr>
        <w:p w14:paraId="322C3B86" w14:textId="77777777" w:rsidR="00782C85" w:rsidRPr="002827A9" w:rsidRDefault="00782C85" w:rsidP="002827A9">
          <w:pPr>
            <w:pStyle w:val="Footer"/>
            <w:spacing w:before="120"/>
            <w:jc w:val="right"/>
            <w:rPr>
              <w:rFonts w:asciiTheme="majorHAnsi" w:hAnsiTheme="majorHAnsi"/>
              <w:sz w:val="36"/>
              <w:szCs w:val="36"/>
            </w:rPr>
          </w:pPr>
        </w:p>
      </w:tc>
      <w:tc>
        <w:tcPr>
          <w:tcW w:w="952" w:type="pct"/>
        </w:tcPr>
        <w:p w14:paraId="65F44C5C" w14:textId="77777777" w:rsidR="00782C85" w:rsidRPr="00E20A6D" w:rsidRDefault="00782C85" w:rsidP="002827A9">
          <w:pPr>
            <w:pStyle w:val="Footer"/>
            <w:spacing w:before="240"/>
            <w:rPr>
              <w:rFonts w:asciiTheme="majorHAnsi" w:hAnsiTheme="majorHAnsi"/>
              <w:sz w:val="18"/>
              <w:szCs w:val="18"/>
            </w:rPr>
          </w:pPr>
        </w:p>
      </w:tc>
      <w:tc>
        <w:tcPr>
          <w:tcW w:w="218" w:type="pct"/>
        </w:tcPr>
        <w:p w14:paraId="6822469A" w14:textId="77777777" w:rsidR="00782C85" w:rsidRDefault="00782C85" w:rsidP="002827A9">
          <w:pPr>
            <w:pStyle w:val="Footer"/>
            <w:tabs>
              <w:tab w:val="right" w:pos="328"/>
            </w:tabs>
            <w:spacing w:before="160"/>
            <w:rPr>
              <w:rFonts w:asciiTheme="majorHAnsi" w:hAnsiTheme="majorHAnsi"/>
              <w:color w:val="A5968A"/>
              <w:sz w:val="28"/>
              <w:szCs w:val="28"/>
            </w:rPr>
          </w:pPr>
        </w:p>
      </w:tc>
    </w:tr>
    <w:tr w:rsidR="00782C85" w14:paraId="0EC53D5F" w14:textId="77777777" w:rsidTr="006531AB">
      <w:trPr>
        <w:trHeight w:hRule="exact" w:val="737"/>
      </w:trPr>
      <w:tc>
        <w:tcPr>
          <w:tcW w:w="897" w:type="pct"/>
        </w:tcPr>
        <w:p w14:paraId="1A5E38C4" w14:textId="77777777" w:rsidR="00782C85" w:rsidRDefault="00782C85" w:rsidP="002827A9">
          <w:pPr>
            <w:pStyle w:val="Footer"/>
            <w:spacing w:before="60"/>
          </w:pPr>
          <w:r>
            <w:rPr>
              <w:noProof/>
              <w:color w:val="2B579A"/>
              <w:shd w:val="clear" w:color="auto" w:fill="E6E6E6"/>
              <w:lang w:val="nl-NL" w:eastAsia="nl-NL" w:bidi="ar-SA"/>
            </w:rPr>
            <w:drawing>
              <wp:inline distT="0" distB="0" distL="0" distR="0" wp14:anchorId="087AA1F6" wp14:editId="63A3FEDB">
                <wp:extent cx="1104182" cy="393118"/>
                <wp:effectExtent l="0" t="0" r="1270" b="6985"/>
                <wp:docPr id="22" name="Picture 2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901" cy="397646"/>
                        </a:xfrm>
                        <a:prstGeom prst="rect">
                          <a:avLst/>
                        </a:prstGeom>
                        <a:noFill/>
                        <a:ln>
                          <a:noFill/>
                        </a:ln>
                      </pic:spPr>
                    </pic:pic>
                  </a:graphicData>
                </a:graphic>
              </wp:inline>
            </w:drawing>
          </w:r>
        </w:p>
      </w:tc>
      <w:tc>
        <w:tcPr>
          <w:tcW w:w="2813" w:type="pct"/>
          <w:gridSpan w:val="4"/>
        </w:tcPr>
        <w:p w14:paraId="2BB483C8" w14:textId="77777777" w:rsidR="00782C85" w:rsidRPr="00752958" w:rsidRDefault="00782C85" w:rsidP="002827A9">
          <w:pPr>
            <w:pStyle w:val="Title"/>
            <w:spacing w:before="280"/>
          </w:pPr>
          <w:r>
            <w:t xml:space="preserve"> </w:t>
          </w:r>
        </w:p>
      </w:tc>
      <w:tc>
        <w:tcPr>
          <w:tcW w:w="116" w:type="pct"/>
          <w:gridSpan w:val="2"/>
        </w:tcPr>
        <w:p w14:paraId="47305B8F" w14:textId="77777777" w:rsidR="00782C85" w:rsidRPr="002827A9" w:rsidRDefault="00782C85" w:rsidP="002827A9">
          <w:pPr>
            <w:pStyle w:val="Footer"/>
            <w:spacing w:before="120"/>
            <w:jc w:val="right"/>
            <w:rPr>
              <w:rFonts w:asciiTheme="majorHAnsi" w:hAnsiTheme="majorHAnsi"/>
              <w:color w:val="A5968A"/>
              <w:sz w:val="36"/>
              <w:szCs w:val="36"/>
            </w:rPr>
          </w:pPr>
          <w:r w:rsidRPr="002827A9">
            <w:rPr>
              <w:rFonts w:asciiTheme="majorHAnsi" w:hAnsiTheme="majorHAnsi"/>
              <w:sz w:val="36"/>
              <w:szCs w:val="36"/>
            </w:rPr>
            <w:t xml:space="preserve">&lt; </w:t>
          </w:r>
        </w:p>
      </w:tc>
      <w:tc>
        <w:tcPr>
          <w:tcW w:w="956" w:type="pct"/>
          <w:gridSpan w:val="2"/>
        </w:tcPr>
        <w:p w14:paraId="253556DD" w14:textId="77777777" w:rsidR="00782C85" w:rsidRPr="00E20A6D" w:rsidRDefault="00023197" w:rsidP="002827A9">
          <w:pPr>
            <w:pStyle w:val="Footer"/>
            <w:spacing w:before="240"/>
            <w:rPr>
              <w:rFonts w:asciiTheme="majorHAnsi" w:hAnsiTheme="majorHAnsi"/>
              <w:color w:val="A5968A"/>
              <w:sz w:val="18"/>
              <w:szCs w:val="18"/>
            </w:rPr>
          </w:pPr>
          <w:hyperlink w:anchor="CONTENTS" w:history="1">
            <w:r w:rsidR="00782C85" w:rsidRPr="006531AB">
              <w:rPr>
                <w:rStyle w:val="Hyperlink"/>
                <w:rFonts w:asciiTheme="majorHAnsi" w:hAnsiTheme="majorHAnsi"/>
                <w:sz w:val="18"/>
                <w:szCs w:val="18"/>
                <w:u w:val="none"/>
              </w:rPr>
              <w:t>BACK TO CONTENTS</w:t>
            </w:r>
          </w:hyperlink>
        </w:p>
      </w:tc>
      <w:tc>
        <w:tcPr>
          <w:tcW w:w="218" w:type="pct"/>
        </w:tcPr>
        <w:p w14:paraId="0A5234EE" w14:textId="77777777" w:rsidR="00782C85" w:rsidRPr="00752958" w:rsidRDefault="00782C85" w:rsidP="00086BA2">
          <w:pPr>
            <w:pStyle w:val="Footer"/>
            <w:tabs>
              <w:tab w:val="right" w:pos="328"/>
            </w:tabs>
            <w:spacing w:before="160"/>
            <w:ind w:right="17"/>
            <w:jc w:val="right"/>
            <w:rPr>
              <w:rFonts w:asciiTheme="majorHAnsi" w:hAnsiTheme="majorHAnsi"/>
              <w:color w:val="A5968A"/>
            </w:rPr>
          </w:pPr>
          <w:r w:rsidRPr="00E20A6D">
            <w:rPr>
              <w:rFonts w:asciiTheme="majorHAnsi" w:hAnsiTheme="majorHAnsi"/>
              <w:color w:val="A5968A"/>
              <w:sz w:val="28"/>
              <w:szCs w:val="28"/>
              <w:shd w:val="clear" w:color="auto" w:fill="E6E6E6"/>
            </w:rPr>
            <w:fldChar w:fldCharType="begin"/>
          </w:r>
          <w:r w:rsidRPr="00E20A6D">
            <w:rPr>
              <w:rFonts w:asciiTheme="majorHAnsi" w:hAnsiTheme="majorHAnsi"/>
              <w:color w:val="A5968A"/>
              <w:sz w:val="28"/>
              <w:szCs w:val="28"/>
            </w:rPr>
            <w:instrText xml:space="preserve"> PAGE   \* MERGEFORMAT </w:instrText>
          </w:r>
          <w:r w:rsidRPr="00E20A6D">
            <w:rPr>
              <w:rFonts w:asciiTheme="majorHAnsi" w:hAnsiTheme="majorHAnsi"/>
              <w:color w:val="A5968A"/>
              <w:sz w:val="28"/>
              <w:szCs w:val="28"/>
              <w:shd w:val="clear" w:color="auto" w:fill="E6E6E6"/>
            </w:rPr>
            <w:fldChar w:fldCharType="separate"/>
          </w:r>
          <w:r>
            <w:rPr>
              <w:rFonts w:asciiTheme="majorHAnsi" w:hAnsiTheme="majorHAnsi"/>
              <w:noProof/>
              <w:color w:val="A5968A"/>
              <w:sz w:val="28"/>
              <w:szCs w:val="28"/>
            </w:rPr>
            <w:t>54</w:t>
          </w:r>
          <w:r w:rsidRPr="00E20A6D">
            <w:rPr>
              <w:rFonts w:asciiTheme="majorHAnsi" w:hAnsiTheme="majorHAnsi"/>
              <w:noProof/>
              <w:color w:val="A5968A"/>
              <w:sz w:val="28"/>
              <w:szCs w:val="28"/>
              <w:shd w:val="clear" w:color="auto" w:fill="E6E6E6"/>
            </w:rPr>
            <w:fldChar w:fldCharType="end"/>
          </w:r>
        </w:p>
      </w:tc>
    </w:tr>
  </w:tbl>
  <w:p w14:paraId="3FD00DC0" w14:textId="77777777" w:rsidR="00782C85" w:rsidRPr="00E20A6D" w:rsidRDefault="00782C85" w:rsidP="003305AF">
    <w:pPr>
      <w:pStyle w:val="Footer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269B4" w14:textId="77777777" w:rsidR="00B15001" w:rsidRDefault="00B15001">
      <w:r>
        <w:separator/>
      </w:r>
    </w:p>
  </w:footnote>
  <w:footnote w:type="continuationSeparator" w:id="0">
    <w:p w14:paraId="71D42A08" w14:textId="77777777" w:rsidR="00B15001" w:rsidRDefault="00B15001">
      <w:r>
        <w:continuationSeparator/>
      </w:r>
    </w:p>
  </w:footnote>
  <w:footnote w:type="continuationNotice" w:id="1">
    <w:p w14:paraId="6068C743" w14:textId="77777777" w:rsidR="00B15001" w:rsidRDefault="00B150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E374" w14:textId="2F0C83B0" w:rsidR="0032777D" w:rsidRDefault="00023197">
    <w:pPr>
      <w:pStyle w:val="Header"/>
    </w:pPr>
    <w:r>
      <w:rPr>
        <w:noProof/>
        <w:color w:val="2B579A"/>
        <w:shd w:val="clear" w:color="auto" w:fill="E6E6E6"/>
      </w:rPr>
      <w:pict w14:anchorId="180C68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19" o:spid="_x0000_s1026" type="#_x0000_t136" style="position:absolute;margin-left:0;margin-top:0;width:500.5pt;height:111.2pt;rotation:315;z-index:-25165818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65DA" w14:textId="6CF263A7" w:rsidR="0032777D" w:rsidRDefault="00023197">
    <w:pPr>
      <w:pStyle w:val="Header"/>
    </w:pPr>
    <w:r>
      <w:rPr>
        <w:noProof/>
        <w:color w:val="2B579A"/>
        <w:shd w:val="clear" w:color="auto" w:fill="E6E6E6"/>
      </w:rPr>
      <w:pict w14:anchorId="7D84DB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0" o:spid="_x0000_s1027" type="#_x0000_t136" style="position:absolute;margin-left:0;margin-top:0;width:500.5pt;height:111.2pt;rotation:315;z-index:-25165818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186" w:type="pc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6"/>
      <w:gridCol w:w="1165"/>
    </w:tblGrid>
    <w:tr w:rsidR="00782C85" w14:paraId="232FC55D" w14:textId="77777777" w:rsidTr="00F87227">
      <w:trPr>
        <w:trHeight w:val="2320"/>
      </w:trPr>
      <w:tc>
        <w:tcPr>
          <w:tcW w:w="4353" w:type="pct"/>
          <w:vAlign w:val="bottom"/>
        </w:tcPr>
        <w:p w14:paraId="51001A63" w14:textId="77777777" w:rsidR="00782C85" w:rsidRPr="00301152" w:rsidRDefault="00782C85" w:rsidP="00555592">
          <w:pPr>
            <w:pStyle w:val="CONTENTS"/>
            <w:spacing w:after="360"/>
            <w:ind w:left="190"/>
          </w:pPr>
        </w:p>
      </w:tc>
      <w:tc>
        <w:tcPr>
          <w:tcW w:w="647" w:type="pct"/>
          <w:vAlign w:val="center"/>
        </w:tcPr>
        <w:p w14:paraId="0C012687" w14:textId="77777777" w:rsidR="00782C85" w:rsidRPr="000311BA" w:rsidRDefault="00782C85" w:rsidP="00555592">
          <w:pPr>
            <w:pStyle w:val="Image"/>
          </w:pPr>
        </w:p>
      </w:tc>
    </w:tr>
  </w:tbl>
  <w:p w14:paraId="7AB33CB9" w14:textId="6DFE6DEB" w:rsidR="00782C85" w:rsidRDefault="00023197" w:rsidP="00555592">
    <w:pPr>
      <w:pStyle w:val="Header"/>
    </w:pPr>
    <w:r>
      <w:rPr>
        <w:noProof/>
        <w:color w:val="2B579A"/>
        <w:shd w:val="clear" w:color="auto" w:fill="E6E6E6"/>
      </w:rPr>
      <w:pict w14:anchorId="12234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18" o:spid="_x0000_s1025" type="#_x0000_t136" style="position:absolute;margin-left:0;margin-top:0;width:500.5pt;height:111.2pt;rotation:315;z-index:-25165818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lang w:val="nl-NL" w:eastAsia="nl-NL" w:bidi="ar-SA"/>
      </w:rPr>
      <w:drawing>
        <wp:anchor distT="0" distB="0" distL="114300" distR="114300" simplePos="0" relativeHeight="251658248" behindDoc="1" locked="1" layoutInCell="1" allowOverlap="1" wp14:anchorId="33761CF8" wp14:editId="55422358">
          <wp:simplePos x="0" y="0"/>
          <wp:positionH relativeFrom="page">
            <wp:posOffset>0</wp:posOffset>
          </wp:positionH>
          <wp:positionV relativeFrom="page">
            <wp:posOffset>0</wp:posOffset>
          </wp:positionV>
          <wp:extent cx="7560000" cy="10692000"/>
          <wp:effectExtent l="0" t="0" r="0" b="0"/>
          <wp:wrapNone/>
          <wp:docPr id="201" name="Picture 20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2D9166" w14:textId="77777777" w:rsidR="00782C85" w:rsidRPr="00555592" w:rsidRDefault="00782C85" w:rsidP="005555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0970" w14:textId="7FB9BB3F" w:rsidR="0032777D" w:rsidRDefault="00023197">
    <w:pPr>
      <w:pStyle w:val="Header"/>
    </w:pPr>
    <w:r>
      <w:rPr>
        <w:noProof/>
        <w:color w:val="2B579A"/>
        <w:shd w:val="clear" w:color="auto" w:fill="E6E6E6"/>
      </w:rPr>
      <w:pict w14:anchorId="52C58C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2" o:spid="_x0000_s1029" type="#_x0000_t136" style="position:absolute;margin-left:0;margin-top:0;width:500.5pt;height:111.2pt;rotation:315;z-index:-25165817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3"/>
      <w:gridCol w:w="1926"/>
    </w:tblGrid>
    <w:tr w:rsidR="00782C85" w14:paraId="57FBF0BB" w14:textId="77777777" w:rsidTr="007F0D96">
      <w:trPr>
        <w:trHeight w:val="2320"/>
      </w:trPr>
      <w:tc>
        <w:tcPr>
          <w:tcW w:w="4051" w:type="pct"/>
          <w:vAlign w:val="bottom"/>
        </w:tcPr>
        <w:p w14:paraId="25BEA0D4" w14:textId="77777777" w:rsidR="00782C85" w:rsidRPr="00301152" w:rsidRDefault="00782C85" w:rsidP="007F0D96">
          <w:pPr>
            <w:pStyle w:val="CONTENTS"/>
            <w:spacing w:after="360"/>
            <w:ind w:left="190"/>
          </w:pPr>
          <w:r w:rsidRPr="00301152">
            <w:t>contents</w:t>
          </w:r>
        </w:p>
      </w:tc>
      <w:tc>
        <w:tcPr>
          <w:tcW w:w="949" w:type="pct"/>
          <w:vAlign w:val="center"/>
        </w:tcPr>
        <w:p w14:paraId="1D2CBA83" w14:textId="77777777" w:rsidR="00782C85" w:rsidRPr="000311BA" w:rsidRDefault="00782C85" w:rsidP="007F0D96">
          <w:pPr>
            <w:pStyle w:val="Image"/>
          </w:pPr>
        </w:p>
      </w:tc>
    </w:tr>
  </w:tbl>
  <w:p w14:paraId="774F1829" w14:textId="09B3A7FC" w:rsidR="00782C85" w:rsidRDefault="00023197" w:rsidP="007F0D96">
    <w:pPr>
      <w:pStyle w:val="Header"/>
    </w:pPr>
    <w:r>
      <w:rPr>
        <w:noProof/>
        <w:color w:val="2B579A"/>
        <w:shd w:val="clear" w:color="auto" w:fill="E6E6E6"/>
      </w:rPr>
      <w:pict w14:anchorId="151CB7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3" o:spid="_x0000_s1030" type="#_x0000_t136" style="position:absolute;margin-left:0;margin-top:0;width:500.5pt;height:111.2pt;rotation:315;z-index:-25165817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lang w:val="nl-NL" w:eastAsia="nl-NL" w:bidi="ar-SA"/>
      </w:rPr>
      <w:drawing>
        <wp:anchor distT="0" distB="0" distL="114300" distR="114300" simplePos="0" relativeHeight="251658249" behindDoc="1" locked="1" layoutInCell="1" allowOverlap="1" wp14:anchorId="41D34134" wp14:editId="607943D3">
          <wp:simplePos x="0" y="0"/>
          <wp:positionH relativeFrom="page">
            <wp:posOffset>0</wp:posOffset>
          </wp:positionH>
          <wp:positionV relativeFrom="page">
            <wp:posOffset>0</wp:posOffset>
          </wp:positionV>
          <wp:extent cx="7560000" cy="10692000"/>
          <wp:effectExtent l="0" t="0" r="0" b="0"/>
          <wp:wrapNone/>
          <wp:docPr id="87" name="Picture 8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EE21E" w14:textId="77777777" w:rsidR="00782C85" w:rsidRPr="007F0D96" w:rsidRDefault="00782C85" w:rsidP="007F0D9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2"/>
      <w:gridCol w:w="4630"/>
    </w:tblGrid>
    <w:tr w:rsidR="00782C85" w14:paraId="5AFCA090" w14:textId="77777777" w:rsidTr="005562D0">
      <w:trPr>
        <w:trHeight w:val="2341"/>
      </w:trPr>
      <w:tc>
        <w:tcPr>
          <w:tcW w:w="2757" w:type="pct"/>
          <w:vAlign w:val="bottom"/>
        </w:tcPr>
        <w:p w14:paraId="5ACB4B34" w14:textId="77777777" w:rsidR="00782C85" w:rsidRPr="00301152" w:rsidRDefault="00782C85" w:rsidP="004541A0">
          <w:pPr>
            <w:pStyle w:val="CONTENTS"/>
            <w:spacing w:after="360"/>
            <w:ind w:left="190"/>
          </w:pPr>
          <w:bookmarkStart w:id="53" w:name="CONTENTS"/>
          <w:r w:rsidRPr="00301152">
            <w:t>contents</w:t>
          </w:r>
          <w:bookmarkEnd w:id="53"/>
        </w:p>
      </w:tc>
      <w:tc>
        <w:tcPr>
          <w:tcW w:w="2243" w:type="pct"/>
          <w:vAlign w:val="center"/>
        </w:tcPr>
        <w:p w14:paraId="4410FE67" w14:textId="77777777" w:rsidR="00782C85" w:rsidRPr="000311BA" w:rsidRDefault="00782C85" w:rsidP="004C3717">
          <w:pPr>
            <w:pStyle w:val="Image"/>
          </w:pPr>
        </w:p>
      </w:tc>
    </w:tr>
  </w:tbl>
  <w:p w14:paraId="28A8AAC7" w14:textId="59E13305" w:rsidR="00782C85" w:rsidRDefault="00023197">
    <w:pPr>
      <w:pStyle w:val="Header"/>
    </w:pPr>
    <w:r>
      <w:rPr>
        <w:noProof/>
        <w:color w:val="2B579A"/>
        <w:shd w:val="clear" w:color="auto" w:fill="E6E6E6"/>
      </w:rPr>
      <w:pict w14:anchorId="4FE687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1" o:spid="_x0000_s1028" type="#_x0000_t136" style="position:absolute;margin-left:0;margin-top:0;width:500.5pt;height:111.2pt;rotation:315;z-index:-25165818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lang w:val="nl-NL" w:eastAsia="nl-NL" w:bidi="ar-SA"/>
      </w:rPr>
      <w:drawing>
        <wp:anchor distT="0" distB="0" distL="114300" distR="114300" simplePos="0" relativeHeight="251658247" behindDoc="1" locked="1" layoutInCell="1" allowOverlap="1" wp14:anchorId="415F61EE" wp14:editId="033CC3B4">
          <wp:simplePos x="0" y="0"/>
          <wp:positionH relativeFrom="page">
            <wp:posOffset>0</wp:posOffset>
          </wp:positionH>
          <wp:positionV relativeFrom="page">
            <wp:posOffset>0</wp:posOffset>
          </wp:positionV>
          <wp:extent cx="7560000" cy="1069200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F195" w14:textId="25894C24" w:rsidR="0032777D" w:rsidRDefault="00023197">
    <w:pPr>
      <w:pStyle w:val="Header"/>
    </w:pPr>
    <w:r>
      <w:rPr>
        <w:noProof/>
        <w:color w:val="2B579A"/>
        <w:shd w:val="clear" w:color="auto" w:fill="E6E6E6"/>
      </w:rPr>
      <w:pict w14:anchorId="18B2FC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5" o:spid="_x0000_s1032" type="#_x0000_t136" style="position:absolute;margin-left:0;margin-top:0;width:500.5pt;height:111.2pt;rotation:315;z-index:-25165817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C5E19" w14:textId="4F88EC5E" w:rsidR="00782C85" w:rsidRPr="00390AB2" w:rsidRDefault="00023197" w:rsidP="00390AB2">
    <w:pPr>
      <w:pStyle w:val="Header"/>
    </w:pPr>
    <w:r>
      <w:rPr>
        <w:noProof/>
        <w:color w:val="2B579A"/>
        <w:shd w:val="clear" w:color="auto" w:fill="E6E6E6"/>
      </w:rPr>
      <w:pict w14:anchorId="17FFE8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6" o:spid="_x0000_s1033" type="#_x0000_t136" style="position:absolute;margin-left:0;margin-top:0;width:500.5pt;height:111.2pt;rotation:315;z-index:-25165817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56" behindDoc="0" locked="0" layoutInCell="1" allowOverlap="1" wp14:anchorId="35624799" wp14:editId="16617DAB">
              <wp:simplePos x="0" y="0"/>
              <wp:positionH relativeFrom="margin">
                <wp:posOffset>146998</wp:posOffset>
              </wp:positionH>
              <wp:positionV relativeFrom="paragraph">
                <wp:posOffset>-853440</wp:posOffset>
              </wp:positionV>
              <wp:extent cx="3807460" cy="46355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463550"/>
                      </a:xfrm>
                      <a:prstGeom prst="rect">
                        <a:avLst/>
                      </a:prstGeom>
                      <a:noFill/>
                      <a:ln w="9525">
                        <a:noFill/>
                        <a:miter lim="800000"/>
                        <a:headEnd/>
                        <a:tailEnd/>
                      </a:ln>
                    </wps:spPr>
                    <wps:txbx>
                      <w:txbxContent>
                        <w:p w14:paraId="4C2CEFE9" w14:textId="77777777" w:rsidR="00782C85" w:rsidRPr="006E75F4" w:rsidRDefault="00782C85" w:rsidP="006E75F4">
                          <w:pPr>
                            <w:pStyle w:val="Run-onHeader"/>
                            <w:rPr>
                              <w:sz w:val="60"/>
                              <w:szCs w:val="60"/>
                            </w:rPr>
                          </w:pPr>
                          <w:r w:rsidRPr="00857256">
                            <w:t>Centralised Test Environment and Data Strategy Summar</w:t>
                          </w:r>
                          <w: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624799" id="_x0000_t202" coordsize="21600,21600" o:spt="202" path="m,l,21600r21600,l21600,xe">
              <v:stroke joinstyle="miter"/>
              <v:path gradientshapeok="t" o:connecttype="rect"/>
            </v:shapetype>
            <v:shape id="Text Box 2" o:spid="_x0000_s1026" type="#_x0000_t202" style="position:absolute;margin-left:11.55pt;margin-top:-67.2pt;width:299.8pt;height:36.5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" filled="f" stroked="f">
              <v:textbox>
                <w:txbxContent>
                  <w:p w14:paraId="4C2CEFE9" w14:textId="77777777" w:rsidR="00782C85" w:rsidRPr="006E75F4" w:rsidRDefault="00782C85" w:rsidP="006E75F4">
                    <w:pPr>
                      <w:pStyle w:val="Run-onHeader"/>
                      <w:rPr>
                        <w:sz w:val="60"/>
                        <w:szCs w:val="60"/>
                      </w:rPr>
                    </w:pPr>
                    <w:r w:rsidRPr="00857256">
                      <w:t>Centralised Test Environment and Data Strategy Summar</w:t>
                    </w:r>
                    <w:r>
                      <w:t>Y</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55" behindDoc="0" locked="0" layoutInCell="1" allowOverlap="1" wp14:anchorId="351ECEBB" wp14:editId="79EDABF4">
              <wp:simplePos x="0" y="0"/>
              <wp:positionH relativeFrom="margin">
                <wp:align>right</wp:align>
              </wp:positionH>
              <wp:positionV relativeFrom="paragraph">
                <wp:posOffset>-948671</wp:posOffset>
              </wp:positionV>
              <wp:extent cx="845820" cy="55943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559435"/>
                      </a:xfrm>
                      <a:prstGeom prst="rect">
                        <a:avLst/>
                      </a:prstGeom>
                      <a:noFill/>
                      <a:ln w="9525">
                        <a:noFill/>
                        <a:miter lim="800000"/>
                        <a:headEnd/>
                        <a:tailEnd/>
                      </a:ln>
                    </wps:spPr>
                    <wps:txbx>
                      <w:txbxContent>
                        <w:p w14:paraId="6096D2D8" w14:textId="77777777" w:rsidR="00782C85" w:rsidRPr="006E75F4" w:rsidRDefault="00782C85">
                          <w:pPr>
                            <w:rPr>
                              <w:rFonts w:asciiTheme="majorHAnsi" w:hAnsiTheme="majorHAnsi"/>
                              <w:color w:val="FFFFFF" w:themeColor="background1"/>
                              <w:sz w:val="60"/>
                              <w:szCs w:val="60"/>
                            </w:rPr>
                          </w:pPr>
                          <w:r w:rsidRPr="006E75F4">
                            <w:rPr>
                              <w:rFonts w:asciiTheme="majorHAnsi" w:hAnsiTheme="majorHAnsi"/>
                              <w:color w:val="FFFFFF" w:themeColor="background1"/>
                              <w:sz w:val="60"/>
                              <w:szCs w:val="6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ECEBB" id="_x0000_s1027" type="#_x0000_t202" style="position:absolute;margin-left:15.4pt;margin-top:-74.7pt;width:66.6pt;height:44.05pt;z-index:25165825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" filled="f" stroked="f">
              <v:textbox>
                <w:txbxContent>
                  <w:p w14:paraId="6096D2D8" w14:textId="77777777" w:rsidR="00782C85" w:rsidRPr="006E75F4" w:rsidRDefault="00782C85">
                    <w:pPr>
                      <w:rPr>
                        <w:rFonts w:asciiTheme="majorHAnsi" w:hAnsiTheme="majorHAnsi"/>
                        <w:color w:val="FFFFFF" w:themeColor="background1"/>
                        <w:sz w:val="60"/>
                        <w:szCs w:val="60"/>
                      </w:rPr>
                    </w:pPr>
                    <w:r w:rsidRPr="006E75F4">
                      <w:rPr>
                        <w:rFonts w:asciiTheme="majorHAnsi" w:hAnsiTheme="majorHAnsi"/>
                        <w:color w:val="FFFFFF" w:themeColor="background1"/>
                        <w:sz w:val="60"/>
                        <w:szCs w:val="60"/>
                      </w:rPr>
                      <w:t>1.0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43" behindDoc="1" locked="1" layoutInCell="1" allowOverlap="1" wp14:anchorId="2DEAAF8B" wp14:editId="1F5D43BC">
          <wp:simplePos x="0" y="0"/>
          <wp:positionH relativeFrom="page">
            <wp:align>right</wp:align>
          </wp:positionH>
          <wp:positionV relativeFrom="page">
            <wp:align>top</wp:align>
          </wp:positionV>
          <wp:extent cx="7559675" cy="1069530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6953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29E12" w14:textId="367E351F" w:rsidR="00782C85" w:rsidRDefault="00023197" w:rsidP="00A07594">
    <w:pPr>
      <w:pStyle w:val="Header"/>
    </w:pPr>
    <w:r>
      <w:rPr>
        <w:noProof/>
        <w:color w:val="2B579A"/>
        <w:shd w:val="clear" w:color="auto" w:fill="E6E6E6"/>
      </w:rPr>
      <w:pict w14:anchorId="3303DE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4" o:spid="_x0000_s1031" type="#_x0000_t136" style="position:absolute;margin-left:0;margin-top:0;width:500.5pt;height:111.2pt;rotation:315;z-index:-25165817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71" behindDoc="0" locked="0" layoutInCell="1" allowOverlap="1" wp14:anchorId="57FC4DC6" wp14:editId="054093E7">
              <wp:simplePos x="0" y="0"/>
              <wp:positionH relativeFrom="margin">
                <wp:align>right</wp:align>
              </wp:positionH>
              <wp:positionV relativeFrom="paragraph">
                <wp:posOffset>-1043940</wp:posOffset>
              </wp:positionV>
              <wp:extent cx="1847215" cy="1404620"/>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215" cy="1404620"/>
                      </a:xfrm>
                      <a:prstGeom prst="rect">
                        <a:avLst/>
                      </a:prstGeom>
                      <a:noFill/>
                      <a:ln w="9525">
                        <a:noFill/>
                        <a:miter lim="800000"/>
                        <a:headEnd/>
                        <a:tailEnd/>
                      </a:ln>
                    </wps:spPr>
                    <wps:txbx>
                      <w:txbxContent>
                        <w:p w14:paraId="11F3F837"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FC4DC6" id="_x0000_t202" coordsize="21600,21600" o:spt="202" path="m,l,21600r21600,l21600,xe">
              <v:stroke joinstyle="miter"/>
              <v:path gradientshapeok="t" o:connecttype="rect"/>
            </v:shapetype>
            <v:shape id="_x0000_s1028" type="#_x0000_t202" style="position:absolute;margin-left:94.25pt;margin-top:-82.2pt;width:145.45pt;height:110.6pt;z-index:25165827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" filled="f" stroked="f">
              <v:textbox style="mso-fit-shape-to-text:t">
                <w:txbxContent>
                  <w:p w14:paraId="11F3F837"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1.0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41" behindDoc="1" locked="1" layoutInCell="1" allowOverlap="1" wp14:anchorId="1976B8C5" wp14:editId="7A9B2BB7">
          <wp:simplePos x="0" y="0"/>
          <wp:positionH relativeFrom="page">
            <wp:posOffset>0</wp:posOffset>
          </wp:positionH>
          <wp:positionV relativeFrom="page">
            <wp:posOffset>0</wp:posOffset>
          </wp:positionV>
          <wp:extent cx="7560000" cy="1069200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6AE80" w14:textId="06145374" w:rsidR="0032777D" w:rsidRDefault="00023197">
    <w:pPr>
      <w:pStyle w:val="Header"/>
    </w:pPr>
    <w:r>
      <w:rPr>
        <w:noProof/>
        <w:color w:val="2B579A"/>
        <w:shd w:val="clear" w:color="auto" w:fill="E6E6E6"/>
      </w:rPr>
      <w:pict w14:anchorId="364166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8" o:spid="_x0000_s1035" type="#_x0000_t136" style="position:absolute;margin-left:0;margin-top:0;width:500.5pt;height:111.2pt;rotation:315;z-index:-25165817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DDB2A" w14:textId="2F0F3F35" w:rsidR="0032777D" w:rsidRDefault="00023197">
    <w:pPr>
      <w:pStyle w:val="Header"/>
    </w:pPr>
    <w:r>
      <w:rPr>
        <w:noProof/>
        <w:color w:val="2B579A"/>
        <w:shd w:val="clear" w:color="auto" w:fill="E6E6E6"/>
      </w:rPr>
      <w:pict w14:anchorId="199974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9" o:spid="_x0000_s1036" type="#_x0000_t136" style="position:absolute;margin-left:0;margin-top:0;width:500.5pt;height:111.2pt;rotation:315;z-index:-25165817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5B1E0" w14:textId="68A8DD66" w:rsidR="00782C85" w:rsidRDefault="00023197">
    <w:pPr>
      <w:pStyle w:val="Header"/>
    </w:pPr>
    <w:r>
      <w:rPr>
        <w:noProof/>
        <w:color w:val="2B579A"/>
        <w:shd w:val="clear" w:color="auto" w:fill="E6E6E6"/>
      </w:rPr>
      <w:pict w14:anchorId="160C15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27" o:spid="_x0000_s1034" type="#_x0000_t136" style="position:absolute;margin-left:0;margin-top:0;width:500.5pt;height:111.2pt;rotation:315;z-index:-25165817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58" behindDoc="0" locked="0" layoutInCell="1" allowOverlap="1" wp14:anchorId="06BB70BF" wp14:editId="5FE0F8D2">
              <wp:simplePos x="0" y="0"/>
              <wp:positionH relativeFrom="margin">
                <wp:align>right</wp:align>
              </wp:positionH>
              <wp:positionV relativeFrom="paragraph">
                <wp:posOffset>-949325</wp:posOffset>
              </wp:positionV>
              <wp:extent cx="833755" cy="55943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755" cy="559435"/>
                      </a:xfrm>
                      <a:prstGeom prst="rect">
                        <a:avLst/>
                      </a:prstGeom>
                      <a:noFill/>
                      <a:ln w="9525">
                        <a:noFill/>
                        <a:miter lim="800000"/>
                        <a:headEnd/>
                        <a:tailEnd/>
                      </a:ln>
                    </wps:spPr>
                    <wps:txbx>
                      <w:txbxContent>
                        <w:p w14:paraId="4BF7A13F" w14:textId="77777777" w:rsidR="00782C85" w:rsidRPr="006E75F4" w:rsidRDefault="00782C85" w:rsidP="005562D0">
                          <w:pPr>
                            <w:rPr>
                              <w:rFonts w:asciiTheme="majorHAnsi" w:hAnsiTheme="majorHAnsi"/>
                              <w:color w:val="FFFFFF" w:themeColor="background1"/>
                              <w:sz w:val="60"/>
                              <w:szCs w:val="60"/>
                            </w:rPr>
                          </w:pPr>
                          <w:r w:rsidRPr="006E75F4">
                            <w:rPr>
                              <w:rFonts w:asciiTheme="majorHAnsi" w:hAnsiTheme="majorHAnsi"/>
                              <w:color w:val="FFFFFF" w:themeColor="background1"/>
                              <w:sz w:val="60"/>
                              <w:szCs w:val="6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BB70BF" id="_x0000_t202" coordsize="21600,21600" o:spt="202" path="m,l,21600r21600,l21600,xe">
              <v:stroke joinstyle="miter"/>
              <v:path gradientshapeok="t" o:connecttype="rect"/>
            </v:shapetype>
            <v:shape id="_x0000_s1029" type="#_x0000_t202" style="position:absolute;margin-left:14.45pt;margin-top:-74.75pt;width:65.65pt;height:44.05pt;z-index:25165825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" filled="f" stroked="f">
              <v:textbox>
                <w:txbxContent>
                  <w:p w14:paraId="4BF7A13F" w14:textId="77777777" w:rsidR="00782C85" w:rsidRPr="006E75F4" w:rsidRDefault="00782C85" w:rsidP="005562D0">
                    <w:pPr>
                      <w:rPr>
                        <w:rFonts w:asciiTheme="majorHAnsi" w:hAnsiTheme="majorHAnsi"/>
                        <w:color w:val="FFFFFF" w:themeColor="background1"/>
                        <w:sz w:val="60"/>
                        <w:szCs w:val="60"/>
                      </w:rPr>
                    </w:pPr>
                    <w:r w:rsidRPr="006E75F4">
                      <w:rPr>
                        <w:rFonts w:asciiTheme="majorHAnsi" w:hAnsiTheme="majorHAnsi"/>
                        <w:color w:val="FFFFFF" w:themeColor="background1"/>
                        <w:sz w:val="60"/>
                        <w:szCs w:val="60"/>
                      </w:rPr>
                      <w:t>1.0</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57" behindDoc="0" locked="0" layoutInCell="1" allowOverlap="1" wp14:anchorId="54B67B49" wp14:editId="77A4880B">
              <wp:simplePos x="0" y="0"/>
              <wp:positionH relativeFrom="margin">
                <wp:posOffset>146363</wp:posOffset>
              </wp:positionH>
              <wp:positionV relativeFrom="paragraph">
                <wp:posOffset>-852170</wp:posOffset>
              </wp:positionV>
              <wp:extent cx="3807460" cy="4635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463550"/>
                      </a:xfrm>
                      <a:prstGeom prst="rect">
                        <a:avLst/>
                      </a:prstGeom>
                      <a:noFill/>
                      <a:ln w="9525">
                        <a:noFill/>
                        <a:miter lim="800000"/>
                        <a:headEnd/>
                        <a:tailEnd/>
                      </a:ln>
                    </wps:spPr>
                    <wps:txbx>
                      <w:txbxContent>
                        <w:p w14:paraId="55D8CFA4" w14:textId="33D49517" w:rsidR="00782C85" w:rsidRPr="006E75F4" w:rsidRDefault="00782C85" w:rsidP="005562D0">
                          <w:pPr>
                            <w:pStyle w:val="Run-onHeader"/>
                            <w:rPr>
                              <w:sz w:val="60"/>
                              <w:szCs w:val="60"/>
                            </w:rPr>
                          </w:pPr>
                          <w:r>
                            <w:t>INTRODUCTION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67B49" id="_x0000_s1030" type="#_x0000_t202" style="position:absolute;margin-left:11.5pt;margin-top:-67.1pt;width:299.8pt;height:36.5pt;z-index:2516582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" filled="f" stroked="f">
              <v:textbox>
                <w:txbxContent>
                  <w:p w14:paraId="55D8CFA4" w14:textId="33D49517" w:rsidR="00782C85" w:rsidRPr="006E75F4" w:rsidRDefault="00782C85" w:rsidP="005562D0">
                    <w:pPr>
                      <w:pStyle w:val="Run-onHeader"/>
                      <w:rPr>
                        <w:sz w:val="60"/>
                        <w:szCs w:val="60"/>
                      </w:rPr>
                    </w:pPr>
                    <w:r>
                      <w:t>INTRODUCTION</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42" behindDoc="1" locked="1" layoutInCell="1" allowOverlap="1" wp14:anchorId="7E03F6BE" wp14:editId="791DD4D3">
          <wp:simplePos x="0" y="0"/>
          <wp:positionH relativeFrom="page">
            <wp:align>left</wp:align>
          </wp:positionH>
          <wp:positionV relativeFrom="page">
            <wp:align>bottom</wp:align>
          </wp:positionV>
          <wp:extent cx="7553960" cy="106883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396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08832" w14:textId="360163E2" w:rsidR="0032777D" w:rsidRDefault="00023197">
    <w:pPr>
      <w:pStyle w:val="Header"/>
    </w:pPr>
    <w:r>
      <w:rPr>
        <w:noProof/>
        <w:color w:val="2B579A"/>
        <w:shd w:val="clear" w:color="auto" w:fill="E6E6E6"/>
      </w:rPr>
      <w:pict w14:anchorId="3418C9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1" o:spid="_x0000_s1038" type="#_x0000_t136" style="position:absolute;margin-left:0;margin-top:0;width:500.5pt;height:111.2pt;rotation:315;z-index:-25165817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4"/>
      <w:gridCol w:w="3592"/>
      <w:gridCol w:w="4025"/>
    </w:tblGrid>
    <w:tr w:rsidR="00782C85" w:rsidRPr="0099091A" w14:paraId="1067AF44" w14:textId="77777777" w:rsidTr="0099091A">
      <w:trPr>
        <w:trHeight w:val="794"/>
      </w:trPr>
      <w:tc>
        <w:tcPr>
          <w:tcW w:w="854" w:type="dxa"/>
          <w:vAlign w:val="bottom"/>
        </w:tcPr>
        <w:p w14:paraId="0B2BE8EC" w14:textId="77777777" w:rsidR="00782C85" w:rsidRPr="0099091A" w:rsidRDefault="00782C85" w:rsidP="0099091A">
          <w:pPr>
            <w:pStyle w:val="Header"/>
            <w:jc w:val="right"/>
            <w:rPr>
              <w:color w:val="000000" w:themeColor="text1"/>
            </w:rPr>
          </w:pPr>
        </w:p>
      </w:tc>
      <w:tc>
        <w:tcPr>
          <w:tcW w:w="3592" w:type="dxa"/>
          <w:vAlign w:val="bottom"/>
        </w:tcPr>
        <w:p w14:paraId="2E936221" w14:textId="77777777" w:rsidR="00782C85" w:rsidRPr="0099091A" w:rsidRDefault="00782C85" w:rsidP="0099091A">
          <w:pPr>
            <w:pStyle w:val="Run-onHeader"/>
            <w:spacing w:after="120"/>
            <w:rPr>
              <w:color w:val="000000" w:themeColor="text1"/>
            </w:rPr>
          </w:pPr>
          <w:r w:rsidRPr="0099091A">
            <w:rPr>
              <w:color w:val="000000" w:themeColor="text1"/>
            </w:rPr>
            <w:t xml:space="preserve">Introduction to the </w:t>
          </w:r>
          <w:r w:rsidRPr="0099091A">
            <w:rPr>
              <w:color w:val="000000" w:themeColor="text1"/>
            </w:rPr>
            <w:br/>
            <w:t>IT Global Policy</w:t>
          </w:r>
        </w:p>
      </w:tc>
      <w:tc>
        <w:tcPr>
          <w:tcW w:w="4025" w:type="dxa"/>
          <w:vAlign w:val="bottom"/>
        </w:tcPr>
        <w:p w14:paraId="67284EE6" w14:textId="77777777" w:rsidR="00782C85" w:rsidRPr="0099091A" w:rsidRDefault="00782C85" w:rsidP="0099091A">
          <w:pPr>
            <w:pStyle w:val="Header"/>
            <w:jc w:val="right"/>
            <w:rPr>
              <w:rFonts w:asciiTheme="majorHAnsi" w:hAnsiTheme="majorHAnsi"/>
              <w:color w:val="000000" w:themeColor="text1"/>
              <w:sz w:val="60"/>
              <w:szCs w:val="60"/>
            </w:rPr>
          </w:pPr>
          <w:r>
            <w:rPr>
              <w:rFonts w:asciiTheme="majorHAnsi" w:hAnsiTheme="majorHAnsi"/>
              <w:color w:val="000000" w:themeColor="text1"/>
              <w:sz w:val="60"/>
              <w:szCs w:val="60"/>
            </w:rPr>
            <w:t>2</w:t>
          </w:r>
          <w:r w:rsidRPr="0099091A">
            <w:rPr>
              <w:rFonts w:asciiTheme="majorHAnsi" w:hAnsiTheme="majorHAnsi"/>
              <w:color w:val="000000" w:themeColor="text1"/>
              <w:sz w:val="60"/>
              <w:szCs w:val="60"/>
            </w:rPr>
            <w:t>.0</w:t>
          </w:r>
        </w:p>
      </w:tc>
    </w:tr>
  </w:tbl>
  <w:p w14:paraId="74BB71C8" w14:textId="780CE70E" w:rsidR="00782C85" w:rsidRPr="00390AB2" w:rsidRDefault="00023197" w:rsidP="00390AB2">
    <w:pPr>
      <w:pStyle w:val="Header"/>
    </w:pPr>
    <w:r>
      <w:rPr>
        <w:noProof/>
        <w:color w:val="2B579A"/>
        <w:shd w:val="clear" w:color="auto" w:fill="E6E6E6"/>
      </w:rPr>
      <w:pict w14:anchorId="11DD76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2" o:spid="_x0000_s1039" type="#_x0000_t136" style="position:absolute;margin-left:0;margin-top:0;width:500.5pt;height:111.2pt;rotation:315;z-index:-25165816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64E04" w14:textId="5114DC24" w:rsidR="00782C85" w:rsidRDefault="00023197" w:rsidP="00DB136E">
    <w:pPr>
      <w:pStyle w:val="Header"/>
    </w:pPr>
    <w:r>
      <w:rPr>
        <w:noProof/>
        <w:color w:val="2B579A"/>
        <w:shd w:val="clear" w:color="auto" w:fill="E6E6E6"/>
      </w:rPr>
      <w:pict w14:anchorId="1AC9F6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0" o:spid="_x0000_s1037" type="#_x0000_t136" style="position:absolute;margin-left:0;margin-top:0;width:500.5pt;height:111.2pt;rotation:315;z-index:-25165817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70" behindDoc="0" locked="0" layoutInCell="1" allowOverlap="1" wp14:anchorId="25750302" wp14:editId="15012957">
              <wp:simplePos x="0" y="0"/>
              <wp:positionH relativeFrom="margin">
                <wp:align>right</wp:align>
              </wp:positionH>
              <wp:positionV relativeFrom="paragraph">
                <wp:posOffset>-1043940</wp:posOffset>
              </wp:positionV>
              <wp:extent cx="2144395" cy="140462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1404620"/>
                      </a:xfrm>
                      <a:prstGeom prst="rect">
                        <a:avLst/>
                      </a:prstGeom>
                      <a:noFill/>
                      <a:ln w="9525">
                        <a:noFill/>
                        <a:miter lim="800000"/>
                        <a:headEnd/>
                        <a:tailEnd/>
                      </a:ln>
                    </wps:spPr>
                    <wps:txbx>
                      <w:txbxContent>
                        <w:p w14:paraId="6F8673D1"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750302" id="_x0000_t202" coordsize="21600,21600" o:spt="202" path="m,l,21600r21600,l21600,xe">
              <v:stroke joinstyle="miter"/>
              <v:path gradientshapeok="t" o:connecttype="rect"/>
            </v:shapetype>
            <v:shape id="_x0000_s1031" type="#_x0000_t202" style="position:absolute;margin-left:117.65pt;margin-top:-82.2pt;width:168.85pt;height:110.6pt;z-index:25165827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" filled="f" stroked="f">
              <v:textbox style="mso-fit-shape-to-text:t">
                <w:txbxContent>
                  <w:p w14:paraId="6F8673D1"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2.0</w:t>
                    </w:r>
                  </w:p>
                </w:txbxContent>
              </v:textbox>
              <w10:wrap type="square" anchorx="margin"/>
            </v:shape>
          </w:pict>
        </mc:Fallback>
      </mc:AlternateContent>
    </w:r>
  </w:p>
  <w:p w14:paraId="086BB0A5" w14:textId="77777777" w:rsidR="00782C85" w:rsidRDefault="00782C85" w:rsidP="00DB136E">
    <w:pPr>
      <w:pStyle w:val="Header"/>
    </w:pPr>
    <w:r>
      <w:rPr>
        <w:noProof/>
        <w:color w:val="2B579A"/>
        <w:shd w:val="clear" w:color="auto" w:fill="E6E6E6"/>
        <w:lang w:val="nl-NL" w:eastAsia="nl-NL" w:bidi="ar-SA"/>
      </w:rPr>
      <w:drawing>
        <wp:anchor distT="0" distB="0" distL="114300" distR="114300" simplePos="0" relativeHeight="251658240" behindDoc="1" locked="1" layoutInCell="1" allowOverlap="1" wp14:anchorId="689B9843" wp14:editId="342D423E">
          <wp:simplePos x="0" y="0"/>
          <wp:positionH relativeFrom="page">
            <wp:posOffset>0</wp:posOffset>
          </wp:positionH>
          <wp:positionV relativeFrom="page">
            <wp:posOffset>0</wp:posOffset>
          </wp:positionV>
          <wp:extent cx="7560000" cy="1068981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98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C3244" w14:textId="030CF385" w:rsidR="0032777D" w:rsidRDefault="00023197">
    <w:pPr>
      <w:pStyle w:val="Header"/>
    </w:pPr>
    <w:r>
      <w:rPr>
        <w:noProof/>
        <w:color w:val="2B579A"/>
        <w:shd w:val="clear" w:color="auto" w:fill="E6E6E6"/>
      </w:rPr>
      <w:pict w14:anchorId="21B39F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4" o:spid="_x0000_s1041" type="#_x0000_t136" style="position:absolute;margin-left:0;margin-top:0;width:500.5pt;height:111.2pt;rotation:315;z-index:-25165816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E1BB" w14:textId="2D93BE97" w:rsidR="00782C85" w:rsidRPr="00390AB2" w:rsidRDefault="00023197" w:rsidP="00390AB2">
    <w:pPr>
      <w:pStyle w:val="Header"/>
    </w:pPr>
    <w:r>
      <w:rPr>
        <w:noProof/>
        <w:color w:val="2B579A"/>
        <w:shd w:val="clear" w:color="auto" w:fill="E6E6E6"/>
      </w:rPr>
      <w:pict w14:anchorId="32316F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5" o:spid="_x0000_s1042" type="#_x0000_t136" style="position:absolute;margin-left:0;margin-top:0;width:500.5pt;height:111.2pt;rotation:315;z-index:-25165816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59" behindDoc="0" locked="0" layoutInCell="1" allowOverlap="1" wp14:anchorId="475320AF" wp14:editId="5B19C372">
              <wp:simplePos x="0" y="0"/>
              <wp:positionH relativeFrom="margin">
                <wp:align>right</wp:align>
              </wp:positionH>
              <wp:positionV relativeFrom="paragraph">
                <wp:posOffset>-949325</wp:posOffset>
              </wp:positionV>
              <wp:extent cx="916940" cy="55943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559435"/>
                      </a:xfrm>
                      <a:prstGeom prst="rect">
                        <a:avLst/>
                      </a:prstGeom>
                      <a:noFill/>
                      <a:ln w="9525">
                        <a:noFill/>
                        <a:miter lim="800000"/>
                        <a:headEnd/>
                        <a:tailEnd/>
                      </a:ln>
                    </wps:spPr>
                    <wps:txbx>
                      <w:txbxContent>
                        <w:p w14:paraId="2B65000D" w14:textId="77777777" w:rsidR="00782C85" w:rsidRPr="006E75F4" w:rsidRDefault="00782C85" w:rsidP="005562D0">
                          <w:pPr>
                            <w:rPr>
                              <w:rFonts w:asciiTheme="majorHAnsi" w:hAnsiTheme="majorHAnsi"/>
                              <w:color w:val="FFFFFF" w:themeColor="background1"/>
                              <w:sz w:val="60"/>
                              <w:szCs w:val="60"/>
                            </w:rPr>
                          </w:pPr>
                          <w:r>
                            <w:rPr>
                              <w:rFonts w:asciiTheme="majorHAnsi" w:hAnsiTheme="majorHAnsi"/>
                              <w:color w:val="FFFFFF" w:themeColor="background1"/>
                              <w:sz w:val="60"/>
                              <w:szCs w:val="60"/>
                            </w:rPr>
                            <w:t>2</w:t>
                          </w:r>
                          <w:r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320AF" id="_x0000_t202" coordsize="21600,21600" o:spt="202" path="m,l,21600r21600,l21600,xe">
              <v:stroke joinstyle="miter"/>
              <v:path gradientshapeok="t" o:connecttype="rect"/>
            </v:shapetype>
            <v:shape id="_x0000_s1032" type="#_x0000_t202" style="position:absolute;margin-left:21pt;margin-top:-74.75pt;width:72.2pt;height:44.05pt;z-index:25165825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" filled="f" stroked="f">
              <v:textbox>
                <w:txbxContent>
                  <w:p w14:paraId="2B65000D" w14:textId="77777777" w:rsidR="00782C85" w:rsidRPr="006E75F4" w:rsidRDefault="00782C85" w:rsidP="005562D0">
                    <w:pPr>
                      <w:rPr>
                        <w:rFonts w:asciiTheme="majorHAnsi" w:hAnsiTheme="majorHAnsi"/>
                        <w:color w:val="FFFFFF" w:themeColor="background1"/>
                        <w:sz w:val="60"/>
                        <w:szCs w:val="60"/>
                      </w:rPr>
                    </w:pPr>
                    <w:r>
                      <w:rPr>
                        <w:rFonts w:asciiTheme="majorHAnsi" w:hAnsiTheme="majorHAnsi"/>
                        <w:color w:val="FFFFFF" w:themeColor="background1"/>
                        <w:sz w:val="60"/>
                        <w:szCs w:val="60"/>
                      </w:rPr>
                      <w:t>2</w:t>
                    </w:r>
                    <w:r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60" behindDoc="0" locked="0" layoutInCell="1" allowOverlap="1" wp14:anchorId="066BDF82" wp14:editId="736A31B3">
              <wp:simplePos x="0" y="0"/>
              <wp:positionH relativeFrom="margin">
                <wp:posOffset>130810</wp:posOffset>
              </wp:positionH>
              <wp:positionV relativeFrom="paragraph">
                <wp:posOffset>-702945</wp:posOffset>
              </wp:positionV>
              <wp:extent cx="3807460" cy="31369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13690"/>
                      </a:xfrm>
                      <a:prstGeom prst="rect">
                        <a:avLst/>
                      </a:prstGeom>
                      <a:noFill/>
                      <a:ln w="9525">
                        <a:noFill/>
                        <a:miter lim="800000"/>
                        <a:headEnd/>
                        <a:tailEnd/>
                      </a:ln>
                    </wps:spPr>
                    <wps:txbx>
                      <w:txbxContent>
                        <w:p w14:paraId="4417AD7F" w14:textId="5AD6386C" w:rsidR="00782C85" w:rsidRPr="006E75F4" w:rsidRDefault="00782C85" w:rsidP="005562D0">
                          <w:pPr>
                            <w:pStyle w:val="Run-onHeader"/>
                            <w:rPr>
                              <w:sz w:val="60"/>
                              <w:szCs w:val="60"/>
                            </w:rPr>
                          </w:pPr>
                          <w:r>
                            <w:t>PROJECT TEST 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BDF82" id="_x0000_s1033" type="#_x0000_t202" style="position:absolute;margin-left:10.3pt;margin-top:-55.35pt;width:299.8pt;height:24.7pt;z-index:2516582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" filled="f" stroked="f">
              <v:textbox>
                <w:txbxContent>
                  <w:p w14:paraId="4417AD7F" w14:textId="5AD6386C" w:rsidR="00782C85" w:rsidRPr="006E75F4" w:rsidRDefault="00782C85" w:rsidP="005562D0">
                    <w:pPr>
                      <w:pStyle w:val="Run-onHeader"/>
                      <w:rPr>
                        <w:sz w:val="60"/>
                        <w:szCs w:val="60"/>
                      </w:rPr>
                    </w:pPr>
                    <w:r>
                      <w:t>PROJECT TEST SCOPE</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44" behindDoc="1" locked="1" layoutInCell="1" allowOverlap="1" wp14:anchorId="4C019810" wp14:editId="74337759">
          <wp:simplePos x="0" y="0"/>
          <wp:positionH relativeFrom="page">
            <wp:align>right</wp:align>
          </wp:positionH>
          <wp:positionV relativeFrom="page">
            <wp:align>top</wp:align>
          </wp:positionV>
          <wp:extent cx="7559675" cy="1069657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C1C5F" w14:textId="606FCAA7" w:rsidR="0032777D" w:rsidRDefault="00023197">
    <w:pPr>
      <w:pStyle w:val="Header"/>
    </w:pPr>
    <w:r>
      <w:rPr>
        <w:noProof/>
        <w:color w:val="2B579A"/>
        <w:shd w:val="clear" w:color="auto" w:fill="E6E6E6"/>
      </w:rPr>
      <w:pict w14:anchorId="48EDA8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3" o:spid="_x0000_s1040" type="#_x0000_t136" style="position:absolute;margin-left:0;margin-top:0;width:500.5pt;height:111.2pt;rotation:315;z-index:-25165816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AC44" w14:textId="6DC26335" w:rsidR="0032777D" w:rsidRDefault="00023197">
    <w:pPr>
      <w:pStyle w:val="Header"/>
    </w:pPr>
    <w:r>
      <w:rPr>
        <w:noProof/>
        <w:color w:val="2B579A"/>
        <w:shd w:val="clear" w:color="auto" w:fill="E6E6E6"/>
      </w:rPr>
      <w:pict w14:anchorId="4DF93D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7" o:spid="_x0000_s1044" type="#_x0000_t136" style="position:absolute;margin-left:0;margin-top:0;width:500.5pt;height:111.2pt;rotation:315;z-index:-25165816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C099B" w14:textId="0C638F16" w:rsidR="00782C85" w:rsidRPr="00390AB2" w:rsidRDefault="00023197" w:rsidP="00390AB2">
    <w:pPr>
      <w:pStyle w:val="Header"/>
    </w:pPr>
    <w:r>
      <w:rPr>
        <w:noProof/>
        <w:color w:val="2B579A"/>
        <w:shd w:val="clear" w:color="auto" w:fill="E6E6E6"/>
      </w:rPr>
      <w:pict w14:anchorId="03DE90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8" o:spid="_x0000_s1045" type="#_x0000_t136" style="position:absolute;margin-left:0;margin-top:0;width:500.5pt;height:111.2pt;rotation:315;z-index:-25165816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69" behindDoc="0" locked="0" layoutInCell="1" allowOverlap="1" wp14:anchorId="757693DB" wp14:editId="61132295">
              <wp:simplePos x="0" y="0"/>
              <wp:positionH relativeFrom="margin">
                <wp:align>right</wp:align>
              </wp:positionH>
              <wp:positionV relativeFrom="paragraph">
                <wp:posOffset>-1043940</wp:posOffset>
              </wp:positionV>
              <wp:extent cx="2144395" cy="1404620"/>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1404620"/>
                      </a:xfrm>
                      <a:prstGeom prst="rect">
                        <a:avLst/>
                      </a:prstGeom>
                      <a:noFill/>
                      <a:ln w="9525">
                        <a:noFill/>
                        <a:miter lim="800000"/>
                        <a:headEnd/>
                        <a:tailEnd/>
                      </a:ln>
                    </wps:spPr>
                    <wps:txbx>
                      <w:txbxContent>
                        <w:p w14:paraId="32E4D85E"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7693DB" id="_x0000_t202" coordsize="21600,21600" o:spt="202" path="m,l,21600r21600,l21600,xe">
              <v:stroke joinstyle="miter"/>
              <v:path gradientshapeok="t" o:connecttype="rect"/>
            </v:shapetype>
            <v:shape id="_x0000_s1034" type="#_x0000_t202" style="position:absolute;margin-left:117.65pt;margin-top:-82.2pt;width:168.85pt;height:110.6pt;z-index:251658269;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" filled="f" stroked="f">
              <v:textbox style="mso-fit-shape-to-text:t">
                <w:txbxContent>
                  <w:p w14:paraId="32E4D85E" w14:textId="77777777" w:rsidR="00782C85" w:rsidRPr="00A77593" w:rsidRDefault="00782C85">
                    <w:pPr>
                      <w:rPr>
                        <w:rFonts w:asciiTheme="majorHAnsi" w:hAnsiTheme="majorHAnsi"/>
                        <w:color w:val="FFFFFF" w:themeColor="background1"/>
                        <w:sz w:val="192"/>
                        <w:szCs w:val="192"/>
                      </w:rPr>
                    </w:pPr>
                    <w:r w:rsidRPr="00A77593">
                      <w:rPr>
                        <w:rFonts w:asciiTheme="majorHAnsi" w:hAnsiTheme="majorHAnsi"/>
                        <w:color w:val="FFFFFF" w:themeColor="background1"/>
                        <w:sz w:val="192"/>
                        <w:szCs w:val="192"/>
                      </w:rPr>
                      <w:t>3.0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54" behindDoc="1" locked="1" layoutInCell="1" allowOverlap="1" wp14:anchorId="362288DE" wp14:editId="65E98536">
          <wp:simplePos x="0" y="0"/>
          <wp:positionH relativeFrom="page">
            <wp:align>right</wp:align>
          </wp:positionH>
          <wp:positionV relativeFrom="page">
            <wp:align>top</wp:align>
          </wp:positionV>
          <wp:extent cx="7559675" cy="10690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0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E4E1D" w14:textId="14A469AB" w:rsidR="0032777D" w:rsidRDefault="00023197">
    <w:pPr>
      <w:pStyle w:val="Header"/>
    </w:pPr>
    <w:r>
      <w:rPr>
        <w:noProof/>
        <w:color w:val="2B579A"/>
        <w:shd w:val="clear" w:color="auto" w:fill="E6E6E6"/>
      </w:rPr>
      <w:pict w14:anchorId="2C7161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6" o:spid="_x0000_s1043" type="#_x0000_t136" style="position:absolute;margin-left:0;margin-top:0;width:500.5pt;height:111.2pt;rotation:315;z-index:-25165816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A94CE" w14:textId="6CCE02FC" w:rsidR="0032777D" w:rsidRDefault="00023197">
    <w:pPr>
      <w:pStyle w:val="Header"/>
    </w:pPr>
    <w:r>
      <w:rPr>
        <w:noProof/>
        <w:color w:val="2B579A"/>
        <w:shd w:val="clear" w:color="auto" w:fill="E6E6E6"/>
      </w:rPr>
      <w:pict w14:anchorId="04A298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0" o:spid="_x0000_s1047" type="#_x0000_t136" style="position:absolute;margin-left:0;margin-top:0;width:500.5pt;height:111.2pt;rotation:315;z-index:-25165816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917A5" w14:textId="48BF031A" w:rsidR="00782C85" w:rsidRPr="00390AB2" w:rsidRDefault="00023197" w:rsidP="00390AB2">
    <w:pPr>
      <w:pStyle w:val="Header"/>
    </w:pPr>
    <w:r>
      <w:rPr>
        <w:noProof/>
        <w:color w:val="2B579A"/>
        <w:shd w:val="clear" w:color="auto" w:fill="E6E6E6"/>
      </w:rPr>
      <w:pict w14:anchorId="48178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1" o:spid="_x0000_s1048" type="#_x0000_t136" style="position:absolute;margin-left:0;margin-top:0;width:500.5pt;height:111.2pt;rotation:315;z-index:-25165816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72" behindDoc="0" locked="0" layoutInCell="1" allowOverlap="1" wp14:anchorId="4AA85D48" wp14:editId="380F65E1">
              <wp:simplePos x="0" y="0"/>
              <wp:positionH relativeFrom="margin">
                <wp:align>right</wp:align>
              </wp:positionH>
              <wp:positionV relativeFrom="paragraph">
                <wp:posOffset>-937260</wp:posOffset>
              </wp:positionV>
              <wp:extent cx="916940" cy="559435"/>
              <wp:effectExtent l="0" t="0" r="0" b="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559435"/>
                      </a:xfrm>
                      <a:prstGeom prst="rect">
                        <a:avLst/>
                      </a:prstGeom>
                      <a:noFill/>
                      <a:ln w="9525">
                        <a:noFill/>
                        <a:miter lim="800000"/>
                        <a:headEnd/>
                        <a:tailEnd/>
                      </a:ln>
                    </wps:spPr>
                    <wps:txbx>
                      <w:txbxContent>
                        <w:p w14:paraId="0378D3A6" w14:textId="77777777" w:rsidR="00782C85" w:rsidRPr="006E75F4" w:rsidRDefault="00782C85" w:rsidP="00A77593">
                          <w:pPr>
                            <w:rPr>
                              <w:rFonts w:asciiTheme="majorHAnsi" w:hAnsiTheme="majorHAnsi"/>
                              <w:color w:val="FFFFFF" w:themeColor="background1"/>
                              <w:sz w:val="60"/>
                              <w:szCs w:val="60"/>
                            </w:rPr>
                          </w:pPr>
                          <w:r>
                            <w:rPr>
                              <w:rFonts w:asciiTheme="majorHAnsi" w:hAnsiTheme="majorHAnsi"/>
                              <w:color w:val="FFFFFF" w:themeColor="background1"/>
                              <w:sz w:val="60"/>
                              <w:szCs w:val="60"/>
                            </w:rPr>
                            <w:t>3</w:t>
                          </w:r>
                          <w:r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85D48" id="_x0000_t202" coordsize="21600,21600" o:spt="202" path="m,l,21600r21600,l21600,xe">
              <v:stroke joinstyle="miter"/>
              <v:path gradientshapeok="t" o:connecttype="rect"/>
            </v:shapetype>
            <v:shape id="_x0000_s1035" type="#_x0000_t202" style="position:absolute;margin-left:21pt;margin-top:-73.8pt;width:72.2pt;height:44.05pt;z-index:2516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" filled="f" stroked="f">
              <v:textbox>
                <w:txbxContent>
                  <w:p w14:paraId="0378D3A6" w14:textId="77777777" w:rsidR="00782C85" w:rsidRPr="006E75F4" w:rsidRDefault="00782C85" w:rsidP="00A77593">
                    <w:pPr>
                      <w:rPr>
                        <w:rFonts w:asciiTheme="majorHAnsi" w:hAnsiTheme="majorHAnsi"/>
                        <w:color w:val="FFFFFF" w:themeColor="background1"/>
                        <w:sz w:val="60"/>
                        <w:szCs w:val="60"/>
                      </w:rPr>
                    </w:pPr>
                    <w:r>
                      <w:rPr>
                        <w:rFonts w:asciiTheme="majorHAnsi" w:hAnsiTheme="majorHAnsi"/>
                        <w:color w:val="FFFFFF" w:themeColor="background1"/>
                        <w:sz w:val="60"/>
                        <w:szCs w:val="60"/>
                      </w:rPr>
                      <w:t>3</w:t>
                    </w:r>
                    <w:r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68" behindDoc="0" locked="0" layoutInCell="1" allowOverlap="1" wp14:anchorId="41C43098" wp14:editId="1E89187A">
              <wp:simplePos x="0" y="0"/>
              <wp:positionH relativeFrom="margin">
                <wp:posOffset>133663</wp:posOffset>
              </wp:positionH>
              <wp:positionV relativeFrom="paragraph">
                <wp:posOffset>-688975</wp:posOffset>
              </wp:positionV>
              <wp:extent cx="3807460" cy="313690"/>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13690"/>
                      </a:xfrm>
                      <a:prstGeom prst="rect">
                        <a:avLst/>
                      </a:prstGeom>
                      <a:noFill/>
                      <a:ln w="9525">
                        <a:noFill/>
                        <a:miter lim="800000"/>
                        <a:headEnd/>
                        <a:tailEnd/>
                      </a:ln>
                    </wps:spPr>
                    <wps:txbx>
                      <w:txbxContent>
                        <w:p w14:paraId="6559470F" w14:textId="5F3EAF5C" w:rsidR="00782C85" w:rsidRPr="006E75F4" w:rsidRDefault="00782C85" w:rsidP="00831387">
                          <w:pPr>
                            <w:pStyle w:val="Run-onHeader"/>
                            <w:rPr>
                              <w:sz w:val="60"/>
                              <w:szCs w:val="60"/>
                            </w:rPr>
                          </w:pPr>
                          <w:r>
                            <w:t>PROJECT TEST APPROACH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43098" id="_x0000_s1036" type="#_x0000_t202" style="position:absolute;margin-left:10.5pt;margin-top:-54.25pt;width:299.8pt;height:24.7pt;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" filled="f" stroked="f">
              <v:textbox>
                <w:txbxContent>
                  <w:p w14:paraId="6559470F" w14:textId="5F3EAF5C" w:rsidR="00782C85" w:rsidRPr="006E75F4" w:rsidRDefault="00782C85" w:rsidP="00831387">
                    <w:pPr>
                      <w:pStyle w:val="Run-onHeader"/>
                      <w:rPr>
                        <w:sz w:val="60"/>
                        <w:szCs w:val="60"/>
                      </w:rPr>
                    </w:pPr>
                    <w:r>
                      <w:t>PROJECT TEST APPROACH</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67" behindDoc="1" locked="1" layoutInCell="1" allowOverlap="1" wp14:anchorId="0C7CD152" wp14:editId="2B76F7D4">
          <wp:simplePos x="0" y="0"/>
          <wp:positionH relativeFrom="page">
            <wp:align>right</wp:align>
          </wp:positionH>
          <wp:positionV relativeFrom="page">
            <wp:align>top</wp:align>
          </wp:positionV>
          <wp:extent cx="7555230" cy="10690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5359" cy="10690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26242" w14:textId="009F2BFD" w:rsidR="0032777D" w:rsidRDefault="00023197">
    <w:pPr>
      <w:pStyle w:val="Header"/>
    </w:pPr>
    <w:r>
      <w:rPr>
        <w:noProof/>
        <w:color w:val="2B579A"/>
        <w:shd w:val="clear" w:color="auto" w:fill="E6E6E6"/>
      </w:rPr>
      <w:pict w14:anchorId="6244B3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39" o:spid="_x0000_s1046" type="#_x0000_t136" style="position:absolute;margin-left:0;margin-top:0;width:500.5pt;height:111.2pt;rotation:315;z-index:-25165816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25818" w14:textId="2402FB3A" w:rsidR="0032777D" w:rsidRDefault="00023197">
    <w:pPr>
      <w:pStyle w:val="Header"/>
    </w:pPr>
    <w:r>
      <w:rPr>
        <w:noProof/>
        <w:color w:val="2B579A"/>
        <w:shd w:val="clear" w:color="auto" w:fill="E6E6E6"/>
      </w:rPr>
      <w:pict w14:anchorId="67863D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3" o:spid="_x0000_s1050" type="#_x0000_t136" style="position:absolute;margin-left:0;margin-top:0;width:500.5pt;height:111.2pt;rotation:315;z-index:-25165815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C2879" w14:textId="656997CB" w:rsidR="00782C85" w:rsidRPr="00390AB2" w:rsidRDefault="00023197" w:rsidP="00045E49">
    <w:pPr>
      <w:pStyle w:val="Header"/>
      <w:tabs>
        <w:tab w:val="clear" w:pos="4513"/>
        <w:tab w:val="clear" w:pos="9026"/>
        <w:tab w:val="left" w:pos="1814"/>
      </w:tabs>
    </w:pPr>
    <w:r>
      <w:rPr>
        <w:noProof/>
        <w:color w:val="2B579A"/>
        <w:shd w:val="clear" w:color="auto" w:fill="E6E6E6"/>
      </w:rPr>
      <w:pict w14:anchorId="7B1811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4" o:spid="_x0000_s1051" type="#_x0000_t136" style="position:absolute;margin-left:0;margin-top:0;width:500.5pt;height:111.2pt;rotation:315;z-index:-25165815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73" behindDoc="0" locked="0" layoutInCell="1" allowOverlap="1" wp14:anchorId="0E0E4CF8" wp14:editId="0F5A4EC1">
              <wp:simplePos x="0" y="0"/>
              <wp:positionH relativeFrom="margin">
                <wp:posOffset>3295650</wp:posOffset>
              </wp:positionH>
              <wp:positionV relativeFrom="paragraph">
                <wp:posOffset>-1043940</wp:posOffset>
              </wp:positionV>
              <wp:extent cx="2211705" cy="1404620"/>
              <wp:effectExtent l="0" t="0" r="0" b="0"/>
              <wp:wrapThrough wrapText="bothSides">
                <wp:wrapPolygon edited="0">
                  <wp:start x="744" y="175"/>
                  <wp:lineTo x="620" y="21232"/>
                  <wp:lineTo x="20837" y="21232"/>
                  <wp:lineTo x="20837" y="175"/>
                  <wp:lineTo x="744" y="175"/>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705" cy="1404620"/>
                      </a:xfrm>
                      <a:prstGeom prst="rect">
                        <a:avLst/>
                      </a:prstGeom>
                      <a:noFill/>
                      <a:ln w="9525">
                        <a:noFill/>
                        <a:miter lim="800000"/>
                        <a:headEnd/>
                        <a:tailEnd/>
                      </a:ln>
                    </wps:spPr>
                    <wps:txbx>
                      <w:txbxContent>
                        <w:p w14:paraId="2800A0AE" w14:textId="28E499CC" w:rsidR="00782C85" w:rsidRPr="00A77593" w:rsidRDefault="0065598C" w:rsidP="00045E49">
                          <w:pPr>
                            <w:rPr>
                              <w:rFonts w:asciiTheme="majorHAnsi" w:hAnsiTheme="majorHAnsi"/>
                              <w:color w:val="FFFFFF" w:themeColor="background1"/>
                              <w:sz w:val="192"/>
                              <w:szCs w:val="192"/>
                            </w:rPr>
                          </w:pPr>
                          <w:r>
                            <w:rPr>
                              <w:rFonts w:asciiTheme="majorHAnsi" w:hAnsiTheme="majorHAnsi"/>
                              <w:color w:val="FFFFFF" w:themeColor="background1"/>
                              <w:sz w:val="192"/>
                              <w:szCs w:val="192"/>
                            </w:rPr>
                            <w:t>4</w:t>
                          </w:r>
                          <w:r w:rsidR="00782C85" w:rsidRPr="00A77593">
                            <w:rPr>
                              <w:rFonts w:asciiTheme="majorHAnsi" w:hAnsiTheme="majorHAnsi"/>
                              <w:color w:val="FFFFFF" w:themeColor="background1"/>
                              <w:sz w:val="192"/>
                              <w:szCs w:val="192"/>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0E4CF8" id="_x0000_t202" coordsize="21600,21600" o:spt="202" path="m,l,21600r21600,l21600,xe">
              <v:stroke joinstyle="miter"/>
              <v:path gradientshapeok="t" o:connecttype="rect"/>
            </v:shapetype>
            <v:shape id="_x0000_s1037" type="#_x0000_t202" style="position:absolute;margin-left:259.5pt;margin-top:-82.2pt;width:174.15pt;height:110.6pt;z-index:25165827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" filled="f" stroked="f">
              <v:textbox style="mso-fit-shape-to-text:t">
                <w:txbxContent>
                  <w:p w14:paraId="2800A0AE" w14:textId="28E499CC" w:rsidR="00782C85" w:rsidRPr="00A77593" w:rsidRDefault="0065598C" w:rsidP="00045E49">
                    <w:pPr>
                      <w:rPr>
                        <w:rFonts w:asciiTheme="majorHAnsi" w:hAnsiTheme="majorHAnsi"/>
                        <w:color w:val="FFFFFF" w:themeColor="background1"/>
                        <w:sz w:val="192"/>
                        <w:szCs w:val="192"/>
                      </w:rPr>
                    </w:pPr>
                    <w:r>
                      <w:rPr>
                        <w:rFonts w:asciiTheme="majorHAnsi" w:hAnsiTheme="majorHAnsi"/>
                        <w:color w:val="FFFFFF" w:themeColor="background1"/>
                        <w:sz w:val="192"/>
                        <w:szCs w:val="192"/>
                      </w:rPr>
                      <w:t>4</w:t>
                    </w:r>
                    <w:r w:rsidR="00782C85" w:rsidRPr="00A77593">
                      <w:rPr>
                        <w:rFonts w:asciiTheme="majorHAnsi" w:hAnsiTheme="majorHAnsi"/>
                        <w:color w:val="FFFFFF" w:themeColor="background1"/>
                        <w:sz w:val="192"/>
                        <w:szCs w:val="192"/>
                      </w:rPr>
                      <w:t>.0</w:t>
                    </w:r>
                  </w:p>
                </w:txbxContent>
              </v:textbox>
              <w10:wrap type="through"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50" behindDoc="1" locked="1" layoutInCell="1" allowOverlap="1" wp14:anchorId="3185A3A1" wp14:editId="6EE33200">
          <wp:simplePos x="0" y="0"/>
          <wp:positionH relativeFrom="page">
            <wp:align>right</wp:align>
          </wp:positionH>
          <wp:positionV relativeFrom="page">
            <wp:align>top</wp:align>
          </wp:positionV>
          <wp:extent cx="7559675" cy="10690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02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2C85">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9865" w14:textId="5A2C3FA1" w:rsidR="0032777D" w:rsidRDefault="00023197">
    <w:pPr>
      <w:pStyle w:val="Header"/>
    </w:pPr>
    <w:r>
      <w:rPr>
        <w:noProof/>
        <w:color w:val="2B579A"/>
        <w:shd w:val="clear" w:color="auto" w:fill="E6E6E6"/>
      </w:rPr>
      <w:pict w14:anchorId="1719F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2" o:spid="_x0000_s1049" type="#_x0000_t136" style="position:absolute;margin-left:0;margin-top:0;width:500.5pt;height:111.2pt;rotation:315;z-index:-25165815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A0683" w14:textId="44234A4F" w:rsidR="0032777D" w:rsidRDefault="00023197">
    <w:pPr>
      <w:pStyle w:val="Header"/>
    </w:pPr>
    <w:r>
      <w:rPr>
        <w:noProof/>
        <w:color w:val="2B579A"/>
        <w:shd w:val="clear" w:color="auto" w:fill="E6E6E6"/>
      </w:rPr>
      <w:pict w14:anchorId="6E8374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6" o:spid="_x0000_s1053" type="#_x0000_t136" style="position:absolute;margin-left:0;margin-top:0;width:500.5pt;height:111.2pt;rotation:315;z-index:-25165815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A7FCF" w14:textId="4CF3D3CF" w:rsidR="00782C85" w:rsidRPr="00756B89" w:rsidRDefault="00023197" w:rsidP="00756B89">
    <w:pPr>
      <w:pStyle w:val="Header"/>
    </w:pPr>
    <w:r>
      <w:rPr>
        <w:noProof/>
        <w:color w:val="2B579A"/>
        <w:shd w:val="clear" w:color="auto" w:fill="E6E6E6"/>
      </w:rPr>
      <w:pict w14:anchorId="50D315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7" o:spid="_x0000_s1054" type="#_x0000_t136" style="position:absolute;margin-left:0;margin-top:0;width:500.5pt;height:111.2pt;rotation:315;z-index:-25165815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62" behindDoc="0" locked="0" layoutInCell="1" allowOverlap="1" wp14:anchorId="351483F0" wp14:editId="7DFBE516">
              <wp:simplePos x="0" y="0"/>
              <wp:positionH relativeFrom="margin">
                <wp:posOffset>11430</wp:posOffset>
              </wp:positionH>
              <wp:positionV relativeFrom="paragraph">
                <wp:posOffset>-699770</wp:posOffset>
              </wp:positionV>
              <wp:extent cx="3926205" cy="313690"/>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205" cy="313690"/>
                      </a:xfrm>
                      <a:prstGeom prst="rect">
                        <a:avLst/>
                      </a:prstGeom>
                      <a:noFill/>
                      <a:ln w="9525">
                        <a:noFill/>
                        <a:miter lim="800000"/>
                        <a:headEnd/>
                        <a:tailEnd/>
                      </a:ln>
                    </wps:spPr>
                    <wps:txbx>
                      <w:txbxContent>
                        <w:p w14:paraId="3E8FA758" w14:textId="2291C76E" w:rsidR="00782C85" w:rsidRPr="006E75F4" w:rsidRDefault="00782C85" w:rsidP="00077AE1">
                          <w:pPr>
                            <w:pStyle w:val="Run-onHeader"/>
                            <w:rPr>
                              <w:sz w:val="60"/>
                              <w:szCs w:val="60"/>
                            </w:rPr>
                          </w:pPr>
                          <w:r>
                            <w:t>DEVIANTIONS FROM TEST STRATEGY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1483F0" id="_x0000_t202" coordsize="21600,21600" o:spt="202" path="m,l,21600r21600,l21600,xe">
              <v:stroke joinstyle="miter"/>
              <v:path gradientshapeok="t" o:connecttype="rect"/>
            </v:shapetype>
            <v:shape id="_x0000_s1038" type="#_x0000_t202" style="position:absolute;margin-left:.9pt;margin-top:-55.1pt;width:309.15pt;height:24.7pt;z-index:25165826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" filled="f" stroked="f">
              <v:textbox>
                <w:txbxContent>
                  <w:p w14:paraId="3E8FA758" w14:textId="2291C76E" w:rsidR="00782C85" w:rsidRPr="006E75F4" w:rsidRDefault="00782C85" w:rsidP="00077AE1">
                    <w:pPr>
                      <w:pStyle w:val="Run-onHeader"/>
                      <w:rPr>
                        <w:sz w:val="60"/>
                        <w:szCs w:val="60"/>
                      </w:rPr>
                    </w:pPr>
                    <w:r>
                      <w:t>DEVIANTIONS FROM TEST STRATEGY</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61" behindDoc="0" locked="0" layoutInCell="1" allowOverlap="1" wp14:anchorId="1D021407" wp14:editId="31129D1C">
              <wp:simplePos x="0" y="0"/>
              <wp:positionH relativeFrom="margin">
                <wp:align>right</wp:align>
              </wp:positionH>
              <wp:positionV relativeFrom="paragraph">
                <wp:posOffset>-949325</wp:posOffset>
              </wp:positionV>
              <wp:extent cx="940435" cy="559435"/>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559435"/>
                      </a:xfrm>
                      <a:prstGeom prst="rect">
                        <a:avLst/>
                      </a:prstGeom>
                      <a:noFill/>
                      <a:ln w="9525">
                        <a:noFill/>
                        <a:miter lim="800000"/>
                        <a:headEnd/>
                        <a:tailEnd/>
                      </a:ln>
                    </wps:spPr>
                    <wps:txbx>
                      <w:txbxContent>
                        <w:p w14:paraId="79B18EEC" w14:textId="77777777" w:rsidR="00782C85" w:rsidRPr="006E75F4" w:rsidRDefault="00782C85"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4</w:t>
                          </w:r>
                          <w:r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21407" id="_x0000_s1039" type="#_x0000_t202" style="position:absolute;margin-left:22.85pt;margin-top:-74.75pt;width:74.05pt;height:44.05pt;z-index:25165826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" filled="f" stroked="f">
              <v:textbox>
                <w:txbxContent>
                  <w:p w14:paraId="79B18EEC" w14:textId="77777777" w:rsidR="00782C85" w:rsidRPr="006E75F4" w:rsidRDefault="00782C85"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4</w:t>
                    </w:r>
                    <w:r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46" behindDoc="1" locked="0" layoutInCell="1" allowOverlap="1" wp14:anchorId="47ECB9DF" wp14:editId="5FA38623">
          <wp:simplePos x="0" y="0"/>
          <wp:positionH relativeFrom="page">
            <wp:posOffset>421</wp:posOffset>
          </wp:positionH>
          <wp:positionV relativeFrom="page">
            <wp:posOffset>0</wp:posOffset>
          </wp:positionV>
          <wp:extent cx="7559158" cy="1069560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158" cy="106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4"/>
      <w:gridCol w:w="7368"/>
    </w:tblGrid>
    <w:tr w:rsidR="00782C85" w:rsidRPr="0099091A" w14:paraId="79D70B4E" w14:textId="77777777" w:rsidTr="00BE4916">
      <w:trPr>
        <w:trHeight w:val="794"/>
      </w:trPr>
      <w:tc>
        <w:tcPr>
          <w:tcW w:w="854" w:type="dxa"/>
          <w:vAlign w:val="bottom"/>
        </w:tcPr>
        <w:p w14:paraId="28ACD362" w14:textId="77777777" w:rsidR="00782C85" w:rsidRPr="0099091A" w:rsidRDefault="00782C85" w:rsidP="00FE660A">
          <w:pPr>
            <w:pStyle w:val="run-onimage"/>
          </w:pPr>
        </w:p>
      </w:tc>
      <w:tc>
        <w:tcPr>
          <w:tcW w:w="7368" w:type="dxa"/>
          <w:vAlign w:val="bottom"/>
        </w:tcPr>
        <w:p w14:paraId="09360E80" w14:textId="77777777" w:rsidR="00782C85" w:rsidRPr="00BE4916" w:rsidRDefault="00782C85" w:rsidP="00BE4916">
          <w:pPr>
            <w:pStyle w:val="Header"/>
            <w:jc w:val="right"/>
            <w:rPr>
              <w:rFonts w:asciiTheme="majorHAnsi" w:hAnsiTheme="majorHAnsi"/>
              <w:color w:val="FFFFFF" w:themeColor="background1"/>
              <w:sz w:val="192"/>
              <w:szCs w:val="192"/>
            </w:rPr>
          </w:pPr>
          <w:r w:rsidRPr="00BE4916">
            <w:rPr>
              <w:rFonts w:asciiTheme="majorHAnsi" w:hAnsiTheme="majorHAnsi"/>
              <w:color w:val="FFFFFF" w:themeColor="background1"/>
              <w:sz w:val="192"/>
              <w:szCs w:val="192"/>
            </w:rPr>
            <w:t>6.0</w:t>
          </w:r>
        </w:p>
      </w:tc>
    </w:tr>
  </w:tbl>
  <w:p w14:paraId="49D9A220" w14:textId="1F3EBECC" w:rsidR="00782C85" w:rsidRPr="00367B84" w:rsidRDefault="00023197" w:rsidP="00367B84">
    <w:pPr>
      <w:pStyle w:val="Header"/>
    </w:pPr>
    <w:r>
      <w:rPr>
        <w:noProof/>
        <w:color w:val="2B579A"/>
        <w:shd w:val="clear" w:color="auto" w:fill="E6E6E6"/>
      </w:rPr>
      <w:pict w14:anchorId="579C38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5" o:spid="_x0000_s1052" type="#_x0000_t136" style="position:absolute;margin-left:0;margin-top:0;width:500.5pt;height:111.2pt;rotation:315;z-index:-25165815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lang w:val="nl-NL" w:eastAsia="nl-NL" w:bidi="ar-SA"/>
      </w:rPr>
      <w:drawing>
        <wp:anchor distT="0" distB="0" distL="114300" distR="114300" simplePos="0" relativeHeight="251658245" behindDoc="1" locked="0" layoutInCell="1" allowOverlap="1" wp14:anchorId="1F5DDCA9" wp14:editId="6EE7011B">
          <wp:simplePos x="0" y="0"/>
          <wp:positionH relativeFrom="page">
            <wp:posOffset>0</wp:posOffset>
          </wp:positionH>
          <wp:positionV relativeFrom="page">
            <wp:posOffset>2453</wp:posOffset>
          </wp:positionV>
          <wp:extent cx="7560000" cy="10690693"/>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906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395E3" w14:textId="0B6957DF" w:rsidR="0032777D" w:rsidRDefault="00023197">
    <w:pPr>
      <w:pStyle w:val="Header"/>
    </w:pPr>
    <w:r>
      <w:rPr>
        <w:noProof/>
        <w:color w:val="2B579A"/>
        <w:shd w:val="clear" w:color="auto" w:fill="E6E6E6"/>
      </w:rPr>
      <w:pict w14:anchorId="01F76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9" o:spid="_x0000_s1056" type="#_x0000_t136" style="position:absolute;margin-left:0;margin-top:0;width:500.5pt;height:111.2pt;rotation:315;z-index:-25165815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37CD" w14:textId="0ED0F90B" w:rsidR="00782C85" w:rsidRPr="00756B89" w:rsidRDefault="00023197" w:rsidP="00756B89">
    <w:pPr>
      <w:pStyle w:val="Header"/>
    </w:pPr>
    <w:r>
      <w:rPr>
        <w:noProof/>
        <w:color w:val="2B579A"/>
        <w:shd w:val="clear" w:color="auto" w:fill="E6E6E6"/>
      </w:rPr>
      <w:pict w14:anchorId="687C97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0" o:spid="_x0000_s1057" type="#_x0000_t136" style="position:absolute;margin-left:0;margin-top:0;width:500.5pt;height:111.2pt;rotation:315;z-index:-25165815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66" behindDoc="0" locked="0" layoutInCell="1" allowOverlap="1" wp14:anchorId="2F224E1D" wp14:editId="521B7830">
              <wp:simplePos x="0" y="0"/>
              <wp:positionH relativeFrom="margin">
                <wp:align>right</wp:align>
              </wp:positionH>
              <wp:positionV relativeFrom="paragraph">
                <wp:posOffset>-934483</wp:posOffset>
              </wp:positionV>
              <wp:extent cx="845820" cy="559435"/>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559435"/>
                      </a:xfrm>
                      <a:prstGeom prst="rect">
                        <a:avLst/>
                      </a:prstGeom>
                      <a:noFill/>
                      <a:ln w="9525">
                        <a:noFill/>
                        <a:miter lim="800000"/>
                        <a:headEnd/>
                        <a:tailEnd/>
                      </a:ln>
                    </wps:spPr>
                    <wps:txbx>
                      <w:txbxContent>
                        <w:p w14:paraId="17EF50A8" w14:textId="77777777" w:rsidR="00782C85" w:rsidRPr="006E75F4" w:rsidRDefault="00782C85"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6</w:t>
                          </w:r>
                          <w:r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224E1D" id="_x0000_t202" coordsize="21600,21600" o:spt="202" path="m,l,21600r21600,l21600,xe">
              <v:stroke joinstyle="miter"/>
              <v:path gradientshapeok="t" o:connecttype="rect"/>
            </v:shapetype>
            <v:shape id="_x0000_s1040" type="#_x0000_t202" style="position:absolute;margin-left:15.4pt;margin-top:-73.6pt;width:66.6pt;height:44.05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" filled="f" stroked="f">
              <v:textbox>
                <w:txbxContent>
                  <w:p w14:paraId="17EF50A8" w14:textId="77777777" w:rsidR="00782C85" w:rsidRPr="006E75F4" w:rsidRDefault="00782C85"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6</w:t>
                    </w:r>
                    <w:r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65" behindDoc="0" locked="0" layoutInCell="1" allowOverlap="1" wp14:anchorId="02DEB87C" wp14:editId="355827DE">
              <wp:simplePos x="0" y="0"/>
              <wp:positionH relativeFrom="margin">
                <wp:posOffset>133663</wp:posOffset>
              </wp:positionH>
              <wp:positionV relativeFrom="paragraph">
                <wp:posOffset>-688975</wp:posOffset>
              </wp:positionV>
              <wp:extent cx="3807460" cy="31369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13690"/>
                      </a:xfrm>
                      <a:prstGeom prst="rect">
                        <a:avLst/>
                      </a:prstGeom>
                      <a:noFill/>
                      <a:ln w="9525">
                        <a:noFill/>
                        <a:miter lim="800000"/>
                        <a:headEnd/>
                        <a:tailEnd/>
                      </a:ln>
                    </wps:spPr>
                    <wps:txbx>
                      <w:txbxContent>
                        <w:p w14:paraId="42FB3BA9" w14:textId="77777777" w:rsidR="00782C85" w:rsidRPr="006E75F4" w:rsidRDefault="00782C85" w:rsidP="00077AE1">
                          <w:pPr>
                            <w:pStyle w:val="Run-onHeader"/>
                            <w:rPr>
                              <w:sz w:val="60"/>
                              <w:szCs w:val="60"/>
                            </w:rPr>
                          </w:pPr>
                          <w:r>
                            <w:t>TEST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EB87C" id="_x0000_s1041" type="#_x0000_t202" style="position:absolute;margin-left:10.5pt;margin-top:-54.25pt;width:299.8pt;height:24.7pt;z-index:2516582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" filled="f" stroked="f">
              <v:textbox>
                <w:txbxContent>
                  <w:p w14:paraId="42FB3BA9" w14:textId="77777777" w:rsidR="00782C85" w:rsidRPr="006E75F4" w:rsidRDefault="00782C85" w:rsidP="00077AE1">
                    <w:pPr>
                      <w:pStyle w:val="Run-onHeader"/>
                      <w:rPr>
                        <w:sz w:val="60"/>
                        <w:szCs w:val="60"/>
                      </w:rPr>
                    </w:pPr>
                    <w:r>
                      <w:t>TEST DATA</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52" behindDoc="1" locked="0" layoutInCell="1" allowOverlap="1" wp14:anchorId="11FE39AF" wp14:editId="60F7A45F">
          <wp:simplePos x="0" y="0"/>
          <wp:positionH relativeFrom="page">
            <wp:posOffset>0</wp:posOffset>
          </wp:positionH>
          <wp:positionV relativeFrom="page">
            <wp:posOffset>1</wp:posOffset>
          </wp:positionV>
          <wp:extent cx="7559158" cy="10695598"/>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158" cy="1069559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4"/>
      <w:gridCol w:w="7368"/>
    </w:tblGrid>
    <w:tr w:rsidR="00782C85" w:rsidRPr="0099091A" w14:paraId="5BE4F113" w14:textId="77777777" w:rsidTr="00BE4916">
      <w:trPr>
        <w:trHeight w:val="794"/>
      </w:trPr>
      <w:tc>
        <w:tcPr>
          <w:tcW w:w="854" w:type="dxa"/>
          <w:vAlign w:val="bottom"/>
        </w:tcPr>
        <w:p w14:paraId="04768D51" w14:textId="77777777" w:rsidR="00782C85" w:rsidRPr="0099091A" w:rsidRDefault="00782C85" w:rsidP="00FE660A">
          <w:pPr>
            <w:pStyle w:val="run-onimage"/>
          </w:pPr>
        </w:p>
      </w:tc>
      <w:tc>
        <w:tcPr>
          <w:tcW w:w="7368" w:type="dxa"/>
          <w:vAlign w:val="bottom"/>
        </w:tcPr>
        <w:p w14:paraId="53180782" w14:textId="11A0D25A" w:rsidR="00782C85" w:rsidRPr="00BE4916" w:rsidRDefault="0065598C" w:rsidP="00BE4916">
          <w:pPr>
            <w:pStyle w:val="Header"/>
            <w:jc w:val="right"/>
            <w:rPr>
              <w:rFonts w:asciiTheme="majorHAnsi" w:hAnsiTheme="majorHAnsi"/>
              <w:color w:val="FFFFFF" w:themeColor="background1"/>
              <w:sz w:val="192"/>
              <w:szCs w:val="192"/>
            </w:rPr>
          </w:pPr>
          <w:r>
            <w:rPr>
              <w:rFonts w:asciiTheme="majorHAnsi" w:hAnsiTheme="majorHAnsi"/>
              <w:color w:val="FFFFFF" w:themeColor="background1"/>
              <w:sz w:val="192"/>
              <w:szCs w:val="192"/>
            </w:rPr>
            <w:t>5</w:t>
          </w:r>
          <w:r w:rsidR="00782C85" w:rsidRPr="00BE4916">
            <w:rPr>
              <w:rFonts w:asciiTheme="majorHAnsi" w:hAnsiTheme="majorHAnsi"/>
              <w:color w:val="FFFFFF" w:themeColor="background1"/>
              <w:sz w:val="192"/>
              <w:szCs w:val="192"/>
            </w:rPr>
            <w:t>.0</w:t>
          </w:r>
        </w:p>
      </w:tc>
    </w:tr>
  </w:tbl>
  <w:p w14:paraId="7901407D" w14:textId="626EC860" w:rsidR="00782C85" w:rsidRPr="00367B84" w:rsidRDefault="00023197" w:rsidP="00367B84">
    <w:pPr>
      <w:pStyle w:val="Header"/>
    </w:pPr>
    <w:r>
      <w:rPr>
        <w:noProof/>
        <w:color w:val="2B579A"/>
        <w:shd w:val="clear" w:color="auto" w:fill="E6E6E6"/>
      </w:rPr>
      <w:pict w14:anchorId="6842B6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48" o:spid="_x0000_s1055" type="#_x0000_t136" style="position:absolute;margin-left:0;margin-top:0;width:500.5pt;height:111.2pt;rotation:315;z-index:-25165815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lang w:val="nl-NL" w:eastAsia="nl-NL" w:bidi="ar-SA"/>
      </w:rPr>
      <w:drawing>
        <wp:anchor distT="0" distB="0" distL="114300" distR="114300" simplePos="0" relativeHeight="251658251" behindDoc="1" locked="0" layoutInCell="1" allowOverlap="1" wp14:anchorId="1769BA63" wp14:editId="4E2034B1">
          <wp:simplePos x="0" y="0"/>
          <wp:positionH relativeFrom="page">
            <wp:posOffset>0</wp:posOffset>
          </wp:positionH>
          <wp:positionV relativeFrom="page">
            <wp:posOffset>2453</wp:posOffset>
          </wp:positionV>
          <wp:extent cx="7560000" cy="10690693"/>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906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8BE1" w14:textId="0458DD1B" w:rsidR="0032777D" w:rsidRDefault="00023197">
    <w:pPr>
      <w:pStyle w:val="Header"/>
    </w:pPr>
    <w:r>
      <w:rPr>
        <w:noProof/>
        <w:color w:val="2B579A"/>
        <w:shd w:val="clear" w:color="auto" w:fill="E6E6E6"/>
      </w:rPr>
      <w:pict w14:anchorId="213B8B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2" o:spid="_x0000_s1059" type="#_x0000_t136" style="position:absolute;margin-left:0;margin-top:0;width:500.5pt;height:111.2pt;rotation:315;z-index:-25165814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FF33" w14:textId="08F69CBC" w:rsidR="0032777D" w:rsidRDefault="00023197">
    <w:pPr>
      <w:pStyle w:val="Header"/>
    </w:pPr>
    <w:r>
      <w:rPr>
        <w:noProof/>
        <w:color w:val="2B579A"/>
        <w:shd w:val="clear" w:color="auto" w:fill="E6E6E6"/>
      </w:rPr>
      <w:pict w14:anchorId="24CDDF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3" o:spid="_x0000_s1060" type="#_x0000_t136" style="position:absolute;margin-left:0;margin-top:0;width:500.5pt;height:111.2pt;rotation:315;z-index:-25165814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01F6" w14:textId="4E0469D9" w:rsidR="00782C85" w:rsidRPr="00367B84" w:rsidRDefault="00023197" w:rsidP="00367B84">
    <w:pPr>
      <w:pStyle w:val="Header"/>
    </w:pPr>
    <w:r>
      <w:rPr>
        <w:noProof/>
        <w:color w:val="2B579A"/>
        <w:shd w:val="clear" w:color="auto" w:fill="E6E6E6"/>
      </w:rPr>
      <w:pict w14:anchorId="765C4D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1" o:spid="_x0000_s1058" type="#_x0000_t136" style="position:absolute;margin-left:0;margin-top:0;width:500.5pt;height:111.2pt;rotation:315;z-index:-25165815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64" behindDoc="0" locked="0" layoutInCell="1" allowOverlap="1" wp14:anchorId="33D6A124" wp14:editId="14721C4C">
              <wp:simplePos x="0" y="0"/>
              <wp:positionH relativeFrom="margin">
                <wp:posOffset>13970</wp:posOffset>
              </wp:positionH>
              <wp:positionV relativeFrom="paragraph">
                <wp:posOffset>-702310</wp:posOffset>
              </wp:positionV>
              <wp:extent cx="3807460" cy="30960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09600"/>
                      </a:xfrm>
                      <a:prstGeom prst="rect">
                        <a:avLst/>
                      </a:prstGeom>
                      <a:noFill/>
                      <a:ln w="9525">
                        <a:noFill/>
                        <a:miter lim="800000"/>
                        <a:headEnd/>
                        <a:tailEnd/>
                      </a:ln>
                    </wps:spPr>
                    <wps:txbx>
                      <w:txbxContent>
                        <w:p w14:paraId="70B0404F" w14:textId="2526F272" w:rsidR="00782C85" w:rsidRPr="006E75F4" w:rsidRDefault="00782C85" w:rsidP="00077AE1">
                          <w:pPr>
                            <w:pStyle w:val="Run-onHeader"/>
                            <w:rPr>
                              <w:sz w:val="60"/>
                              <w:szCs w:val="60"/>
                            </w:rPr>
                          </w:pPr>
                          <w:r>
                            <w:t>MANAGEMENT PROCESSES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D6A124" id="_x0000_t202" coordsize="21600,21600" o:spt="202" path="m,l,21600r21600,l21600,xe">
              <v:stroke joinstyle="miter"/>
              <v:path gradientshapeok="t" o:connecttype="rect"/>
            </v:shapetype>
            <v:shape id="_x0000_s1042" type="#_x0000_t202" style="position:absolute;margin-left:1.1pt;margin-top:-55.3pt;width:299.8pt;height:24.4pt;z-index:251658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" filled="f" stroked="f">
              <v:textbox>
                <w:txbxContent>
                  <w:p w14:paraId="70B0404F" w14:textId="2526F272" w:rsidR="00782C85" w:rsidRPr="006E75F4" w:rsidRDefault="00782C85" w:rsidP="00077AE1">
                    <w:pPr>
                      <w:pStyle w:val="Run-onHeader"/>
                      <w:rPr>
                        <w:sz w:val="60"/>
                        <w:szCs w:val="60"/>
                      </w:rPr>
                    </w:pPr>
                    <w:r>
                      <w:t>MANAGEMENT PROCESSES</w:t>
                    </w:r>
                  </w:p>
                </w:txbxContent>
              </v:textbox>
              <w10:wrap type="square" anchorx="margin"/>
            </v:shape>
          </w:pict>
        </mc:Fallback>
      </mc:AlternateContent>
    </w:r>
    <w:r w:rsidR="00782C85">
      <w:rPr>
        <w:noProof/>
        <w:color w:val="2B579A"/>
        <w:shd w:val="clear" w:color="auto" w:fill="E6E6E6"/>
      </w:rPr>
      <mc:AlternateContent>
        <mc:Choice Requires="wps">
          <w:drawing>
            <wp:anchor distT="45720" distB="45720" distL="114300" distR="114300" simplePos="0" relativeHeight="251658263" behindDoc="0" locked="0" layoutInCell="1" allowOverlap="1" wp14:anchorId="44924424" wp14:editId="404C0F8C">
              <wp:simplePos x="0" y="0"/>
              <wp:positionH relativeFrom="margin">
                <wp:align>right</wp:align>
              </wp:positionH>
              <wp:positionV relativeFrom="paragraph">
                <wp:posOffset>-949325</wp:posOffset>
              </wp:positionV>
              <wp:extent cx="928370" cy="559435"/>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3BA30240" w14:textId="1809A1E9" w:rsidR="00782C85" w:rsidRPr="006E75F4" w:rsidRDefault="0065598C"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5</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24424" id="_x0000_s1043" type="#_x0000_t202" style="position:absolute;margin-left:21.9pt;margin-top:-74.75pt;width:73.1pt;height:44.05pt;z-index:25165826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" filled="f" stroked="f">
              <v:textbox>
                <w:txbxContent>
                  <w:p w14:paraId="3BA30240" w14:textId="1809A1E9" w:rsidR="00782C85" w:rsidRPr="006E75F4" w:rsidRDefault="0065598C" w:rsidP="00077AE1">
                    <w:pPr>
                      <w:rPr>
                        <w:rFonts w:asciiTheme="majorHAnsi" w:hAnsiTheme="majorHAnsi"/>
                        <w:color w:val="FFFFFF" w:themeColor="background1"/>
                        <w:sz w:val="60"/>
                        <w:szCs w:val="60"/>
                      </w:rPr>
                    </w:pPr>
                    <w:r>
                      <w:rPr>
                        <w:rFonts w:asciiTheme="majorHAnsi" w:hAnsiTheme="majorHAnsi"/>
                        <w:color w:val="FFFFFF" w:themeColor="background1"/>
                        <w:sz w:val="60"/>
                        <w:szCs w:val="60"/>
                      </w:rPr>
                      <w:t>5</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53" behindDoc="1" locked="0" layoutInCell="1" allowOverlap="1" wp14:anchorId="6BA86C16" wp14:editId="37477A55">
          <wp:simplePos x="0" y="0"/>
          <wp:positionH relativeFrom="page">
            <wp:posOffset>2155</wp:posOffset>
          </wp:positionH>
          <wp:positionV relativeFrom="page">
            <wp:posOffset>0</wp:posOffset>
          </wp:positionV>
          <wp:extent cx="7555690" cy="10690693"/>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5690" cy="106906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77597" w14:textId="44DCBAE6" w:rsidR="0032777D" w:rsidRDefault="00023197">
    <w:pPr>
      <w:pStyle w:val="Header"/>
    </w:pPr>
    <w:r>
      <w:rPr>
        <w:noProof/>
        <w:color w:val="2B579A"/>
        <w:shd w:val="clear" w:color="auto" w:fill="E6E6E6"/>
      </w:rPr>
      <w:pict w14:anchorId="78AAA0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5" o:spid="_x0000_s1062" type="#_x0000_t136" style="position:absolute;margin-left:0;margin-top:0;width:500.5pt;height:111.2pt;rotation:315;z-index:-25165814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56631" w14:textId="50C868B9" w:rsidR="0032777D" w:rsidRDefault="00023197">
    <w:pPr>
      <w:pStyle w:val="Header"/>
    </w:pPr>
    <w:r>
      <w:rPr>
        <w:noProof/>
        <w:color w:val="2B579A"/>
        <w:shd w:val="clear" w:color="auto" w:fill="E6E6E6"/>
      </w:rPr>
      <w:pict w14:anchorId="7A5603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6" o:spid="_x0000_s1063" type="#_x0000_t136" style="position:absolute;margin-left:0;margin-top:0;width:500.5pt;height:111.2pt;rotation:315;z-index:-25165814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A351" w14:textId="5871B717" w:rsidR="00782C85" w:rsidRPr="00367B84" w:rsidRDefault="00023197" w:rsidP="00367B84">
    <w:pPr>
      <w:pStyle w:val="Header"/>
    </w:pPr>
    <w:r>
      <w:rPr>
        <w:noProof/>
        <w:color w:val="2B579A"/>
        <w:shd w:val="clear" w:color="auto" w:fill="E6E6E6"/>
      </w:rPr>
      <w:pict w14:anchorId="11D2A0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4" o:spid="_x0000_s1061" type="#_x0000_t136" style="position:absolute;margin-left:0;margin-top:0;width:500.5pt;height:111.2pt;rotation:315;z-index:-25165814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75" behindDoc="0" locked="0" layoutInCell="1" allowOverlap="1" wp14:anchorId="52C03C4A" wp14:editId="31A8290A">
              <wp:simplePos x="0" y="0"/>
              <wp:positionH relativeFrom="margin">
                <wp:posOffset>3261995</wp:posOffset>
              </wp:positionH>
              <wp:positionV relativeFrom="paragraph">
                <wp:posOffset>-1043940</wp:posOffset>
              </wp:positionV>
              <wp:extent cx="2245995" cy="1404620"/>
              <wp:effectExtent l="0" t="0" r="0" b="0"/>
              <wp:wrapThrough wrapText="bothSides">
                <wp:wrapPolygon edited="0">
                  <wp:start x="733" y="175"/>
                  <wp:lineTo x="611" y="21232"/>
                  <wp:lineTo x="20885" y="21232"/>
                  <wp:lineTo x="20763" y="175"/>
                  <wp:lineTo x="733" y="175"/>
                </wp:wrapPolygon>
              </wp:wrapThrough>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995" cy="1404620"/>
                      </a:xfrm>
                      <a:prstGeom prst="rect">
                        <a:avLst/>
                      </a:prstGeom>
                      <a:noFill/>
                      <a:ln w="9525">
                        <a:noFill/>
                        <a:miter lim="800000"/>
                        <a:headEnd/>
                        <a:tailEnd/>
                      </a:ln>
                    </wps:spPr>
                    <wps:txbx>
                      <w:txbxContent>
                        <w:p w14:paraId="29D01BEF" w14:textId="38D1261D" w:rsidR="00782C85" w:rsidRPr="00A77593" w:rsidRDefault="0065598C" w:rsidP="002F725A">
                          <w:pPr>
                            <w:rPr>
                              <w:rFonts w:asciiTheme="majorHAnsi" w:hAnsiTheme="majorHAnsi"/>
                              <w:color w:val="FFFFFF" w:themeColor="background1"/>
                              <w:sz w:val="192"/>
                              <w:szCs w:val="192"/>
                            </w:rPr>
                          </w:pPr>
                          <w:r>
                            <w:rPr>
                              <w:rFonts w:asciiTheme="majorHAnsi" w:hAnsiTheme="majorHAnsi"/>
                              <w:color w:val="FFFFFF" w:themeColor="background1"/>
                              <w:sz w:val="192"/>
                              <w:szCs w:val="192"/>
                            </w:rPr>
                            <w:t>6</w:t>
                          </w:r>
                          <w:r w:rsidR="00782C85" w:rsidRPr="00A77593">
                            <w:rPr>
                              <w:rFonts w:asciiTheme="majorHAnsi" w:hAnsiTheme="majorHAnsi"/>
                              <w:color w:val="FFFFFF" w:themeColor="background1"/>
                              <w:sz w:val="192"/>
                              <w:szCs w:val="192"/>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C03C4A" id="_x0000_t202" coordsize="21600,21600" o:spt="202" path="m,l,21600r21600,l21600,xe">
              <v:stroke joinstyle="miter"/>
              <v:path gradientshapeok="t" o:connecttype="rect"/>
            </v:shapetype>
            <v:shape id="_x0000_s1044" type="#_x0000_t202" style="position:absolute;margin-left:256.85pt;margin-top:-82.2pt;width:176.85pt;height:110.6pt;z-index:25165827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" filled="f" stroked="f">
              <v:textbox style="mso-fit-shape-to-text:t">
                <w:txbxContent>
                  <w:p w14:paraId="29D01BEF" w14:textId="38D1261D" w:rsidR="00782C85" w:rsidRPr="00A77593" w:rsidRDefault="0065598C" w:rsidP="002F725A">
                    <w:pPr>
                      <w:rPr>
                        <w:rFonts w:asciiTheme="majorHAnsi" w:hAnsiTheme="majorHAnsi"/>
                        <w:color w:val="FFFFFF" w:themeColor="background1"/>
                        <w:sz w:val="192"/>
                        <w:szCs w:val="192"/>
                      </w:rPr>
                    </w:pPr>
                    <w:r>
                      <w:rPr>
                        <w:rFonts w:asciiTheme="majorHAnsi" w:hAnsiTheme="majorHAnsi"/>
                        <w:color w:val="FFFFFF" w:themeColor="background1"/>
                        <w:sz w:val="192"/>
                        <w:szCs w:val="192"/>
                      </w:rPr>
                      <w:t>6</w:t>
                    </w:r>
                    <w:r w:rsidR="00782C85" w:rsidRPr="00A77593">
                      <w:rPr>
                        <w:rFonts w:asciiTheme="majorHAnsi" w:hAnsiTheme="majorHAnsi"/>
                        <w:color w:val="FFFFFF" w:themeColor="background1"/>
                        <w:sz w:val="192"/>
                        <w:szCs w:val="192"/>
                      </w:rPr>
                      <w:t>.0</w:t>
                    </w:r>
                  </w:p>
                </w:txbxContent>
              </v:textbox>
              <w10:wrap type="through"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74" behindDoc="1" locked="1" layoutInCell="1" allowOverlap="1" wp14:anchorId="5F8E5AF9" wp14:editId="7344E728">
          <wp:simplePos x="0" y="0"/>
          <wp:positionH relativeFrom="page">
            <wp:posOffset>0</wp:posOffset>
          </wp:positionH>
          <wp:positionV relativeFrom="page">
            <wp:posOffset>0</wp:posOffset>
          </wp:positionV>
          <wp:extent cx="7560000" cy="1069200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A3E6E" w14:textId="0CDE55D5" w:rsidR="0032777D" w:rsidRDefault="00023197">
    <w:pPr>
      <w:pStyle w:val="Header"/>
    </w:pPr>
    <w:r>
      <w:rPr>
        <w:noProof/>
        <w:color w:val="2B579A"/>
        <w:shd w:val="clear" w:color="auto" w:fill="E6E6E6"/>
      </w:rPr>
      <w:pict w14:anchorId="07DEE4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8" o:spid="_x0000_s1065" type="#_x0000_t136" style="position:absolute;margin-left:0;margin-top:0;width:500.5pt;height:111.2pt;rotation:315;z-index:-25165814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E248D" w14:textId="47EC2CCA" w:rsidR="0032777D" w:rsidRDefault="00023197">
    <w:pPr>
      <w:pStyle w:val="Header"/>
    </w:pPr>
    <w:r>
      <w:rPr>
        <w:noProof/>
        <w:color w:val="2B579A"/>
        <w:shd w:val="clear" w:color="auto" w:fill="E6E6E6"/>
      </w:rPr>
      <w:pict w14:anchorId="5905A0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9" o:spid="_x0000_s1066" type="#_x0000_t136" style="position:absolute;margin-left:0;margin-top:0;width:500.5pt;height:111.2pt;rotation:315;z-index:-25165814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A1B35" w14:textId="50F56D12" w:rsidR="00782C85" w:rsidRPr="00367B84" w:rsidRDefault="00023197" w:rsidP="00367B84">
    <w:pPr>
      <w:pStyle w:val="Header"/>
    </w:pPr>
    <w:r>
      <w:rPr>
        <w:noProof/>
        <w:color w:val="2B579A"/>
        <w:shd w:val="clear" w:color="auto" w:fill="E6E6E6"/>
      </w:rPr>
      <w:pict w14:anchorId="4FC19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57" o:spid="_x0000_s1064" type="#_x0000_t136" style="position:absolute;margin-left:0;margin-top:0;width:500.5pt;height:111.2pt;rotation:315;z-index:-25165814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sidRPr="002F725A">
      <w:rPr>
        <w:noProof/>
        <w:color w:val="2B579A"/>
        <w:shd w:val="clear" w:color="auto" w:fill="E6E6E6"/>
      </w:rPr>
      <mc:AlternateContent>
        <mc:Choice Requires="wps">
          <w:drawing>
            <wp:anchor distT="45720" distB="45720" distL="114300" distR="114300" simplePos="0" relativeHeight="251658278" behindDoc="0" locked="0" layoutInCell="1" allowOverlap="1" wp14:anchorId="0C64F9C7" wp14:editId="7AAD2B0F">
              <wp:simplePos x="0" y="0"/>
              <wp:positionH relativeFrom="margin">
                <wp:posOffset>35560</wp:posOffset>
              </wp:positionH>
              <wp:positionV relativeFrom="paragraph">
                <wp:posOffset>-878205</wp:posOffset>
              </wp:positionV>
              <wp:extent cx="3807460" cy="396240"/>
              <wp:effectExtent l="0" t="0" r="0" b="381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96240"/>
                      </a:xfrm>
                      <a:prstGeom prst="rect">
                        <a:avLst/>
                      </a:prstGeom>
                      <a:noFill/>
                      <a:ln w="9525">
                        <a:noFill/>
                        <a:miter lim="800000"/>
                        <a:headEnd/>
                        <a:tailEnd/>
                      </a:ln>
                    </wps:spPr>
                    <wps:txbx>
                      <w:txbxContent>
                        <w:p w14:paraId="01D218DA" w14:textId="5F4DC9EE" w:rsidR="00782C85" w:rsidRPr="002F725A" w:rsidRDefault="00782C85" w:rsidP="002F725A">
                          <w:pPr>
                            <w:pStyle w:val="H2RED"/>
                            <w:rPr>
                              <w:color w:val="FFFFFF" w:themeColor="background1"/>
                              <w:sz w:val="60"/>
                              <w:szCs w:val="60"/>
                            </w:rPr>
                          </w:pPr>
                          <w:r>
                            <w:rPr>
                              <w:color w:val="FFFFFF" w:themeColor="background1"/>
                            </w:rPr>
                            <w:t>PROJECT TEST PLANNING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F9C7" id="_x0000_t202" coordsize="21600,21600" o:spt="202" path="m,l,21600r21600,l21600,xe">
              <v:stroke joinstyle="miter"/>
              <v:path gradientshapeok="t" o:connecttype="rect"/>
            </v:shapetype>
            <v:shape id="_x0000_s1045" type="#_x0000_t202" style="position:absolute;margin-left:2.8pt;margin-top:-69.15pt;width:299.8pt;height:31.2pt;z-index:25165827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" filled="f" stroked="f">
              <v:textbox>
                <w:txbxContent>
                  <w:p w14:paraId="01D218DA" w14:textId="5F4DC9EE" w:rsidR="00782C85" w:rsidRPr="002F725A" w:rsidRDefault="00782C85" w:rsidP="002F725A">
                    <w:pPr>
                      <w:pStyle w:val="H2RED"/>
                      <w:rPr>
                        <w:color w:val="FFFFFF" w:themeColor="background1"/>
                        <w:sz w:val="60"/>
                        <w:szCs w:val="60"/>
                      </w:rPr>
                    </w:pPr>
                    <w:r>
                      <w:rPr>
                        <w:color w:val="FFFFFF" w:themeColor="background1"/>
                      </w:rPr>
                      <w:t>PROJECT TEST PLANNING</w:t>
                    </w:r>
                  </w:p>
                </w:txbxContent>
              </v:textbox>
              <w10:wrap type="square" anchorx="margin"/>
            </v:shape>
          </w:pict>
        </mc:Fallback>
      </mc:AlternateContent>
    </w:r>
    <w:r w:rsidR="00782C85" w:rsidRPr="002F725A">
      <w:rPr>
        <w:noProof/>
        <w:color w:val="2B579A"/>
        <w:shd w:val="clear" w:color="auto" w:fill="E6E6E6"/>
      </w:rPr>
      <mc:AlternateContent>
        <mc:Choice Requires="wps">
          <w:drawing>
            <wp:anchor distT="45720" distB="45720" distL="114300" distR="114300" simplePos="0" relativeHeight="251658277" behindDoc="0" locked="0" layoutInCell="1" allowOverlap="1" wp14:anchorId="2D3B01F0" wp14:editId="6DCCCAF7">
              <wp:simplePos x="0" y="0"/>
              <wp:positionH relativeFrom="margin">
                <wp:posOffset>4603750</wp:posOffset>
              </wp:positionH>
              <wp:positionV relativeFrom="paragraph">
                <wp:posOffset>-937062</wp:posOffset>
              </wp:positionV>
              <wp:extent cx="928370" cy="559435"/>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7A5DF6CD" w14:textId="5E78FD8E" w:rsidR="00782C85" w:rsidRPr="006E75F4" w:rsidRDefault="0065598C" w:rsidP="002F725A">
                          <w:pPr>
                            <w:rPr>
                              <w:rFonts w:asciiTheme="majorHAnsi" w:hAnsiTheme="majorHAnsi"/>
                              <w:color w:val="FFFFFF" w:themeColor="background1"/>
                              <w:sz w:val="60"/>
                              <w:szCs w:val="60"/>
                            </w:rPr>
                          </w:pPr>
                          <w:r>
                            <w:rPr>
                              <w:rFonts w:asciiTheme="majorHAnsi" w:hAnsiTheme="majorHAnsi"/>
                              <w:color w:val="FFFFFF" w:themeColor="background1"/>
                              <w:sz w:val="60"/>
                              <w:szCs w:val="60"/>
                            </w:rPr>
                            <w:t>6</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B01F0" id="_x0000_s1046" type="#_x0000_t202" style="position:absolute;margin-left:362.5pt;margin-top:-73.8pt;width:73.1pt;height:44.05pt;z-index:2516582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" filled="f" stroked="f">
              <v:textbox>
                <w:txbxContent>
                  <w:p w14:paraId="7A5DF6CD" w14:textId="5E78FD8E" w:rsidR="00782C85" w:rsidRPr="006E75F4" w:rsidRDefault="0065598C" w:rsidP="002F725A">
                    <w:pPr>
                      <w:rPr>
                        <w:rFonts w:asciiTheme="majorHAnsi" w:hAnsiTheme="majorHAnsi"/>
                        <w:color w:val="FFFFFF" w:themeColor="background1"/>
                        <w:sz w:val="60"/>
                        <w:szCs w:val="60"/>
                      </w:rPr>
                    </w:pPr>
                    <w:r>
                      <w:rPr>
                        <w:rFonts w:asciiTheme="majorHAnsi" w:hAnsiTheme="majorHAnsi"/>
                        <w:color w:val="FFFFFF" w:themeColor="background1"/>
                        <w:sz w:val="60"/>
                        <w:szCs w:val="60"/>
                      </w:rPr>
                      <w:t>6</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76" behindDoc="1" locked="1" layoutInCell="1" allowOverlap="1" wp14:anchorId="4184ECF9" wp14:editId="2383E9BF">
          <wp:simplePos x="0" y="0"/>
          <wp:positionH relativeFrom="page">
            <wp:align>left</wp:align>
          </wp:positionH>
          <wp:positionV relativeFrom="page">
            <wp:align>bottom</wp:align>
          </wp:positionV>
          <wp:extent cx="7553960" cy="1068832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396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F504" w14:textId="7E318FF3" w:rsidR="0032777D" w:rsidRDefault="00023197">
    <w:pPr>
      <w:pStyle w:val="Header"/>
    </w:pPr>
    <w:r>
      <w:rPr>
        <w:noProof/>
        <w:color w:val="2B579A"/>
        <w:shd w:val="clear" w:color="auto" w:fill="E6E6E6"/>
      </w:rPr>
      <w:pict w14:anchorId="63B05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1" o:spid="_x0000_s1068" type="#_x0000_t136" style="position:absolute;margin-left:0;margin-top:0;width:500.5pt;height:111.2pt;rotation:315;z-index:-25165814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6178" w14:textId="5F71BABC" w:rsidR="0032777D" w:rsidRDefault="00023197">
    <w:pPr>
      <w:pStyle w:val="Header"/>
    </w:pPr>
    <w:r>
      <w:rPr>
        <w:noProof/>
        <w:color w:val="2B579A"/>
        <w:shd w:val="clear" w:color="auto" w:fill="E6E6E6"/>
      </w:rPr>
      <w:pict w14:anchorId="61F718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2" o:spid="_x0000_s1069" type="#_x0000_t136" style="position:absolute;margin-left:0;margin-top:0;width:500.5pt;height:111.2pt;rotation:315;z-index:-25165813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EBFA9" w14:textId="6F97C464" w:rsidR="00782C85" w:rsidRPr="00367B84" w:rsidRDefault="00023197" w:rsidP="00367B84">
    <w:pPr>
      <w:pStyle w:val="Header"/>
    </w:pPr>
    <w:r>
      <w:rPr>
        <w:noProof/>
        <w:color w:val="2B579A"/>
        <w:shd w:val="clear" w:color="auto" w:fill="E6E6E6"/>
      </w:rPr>
      <w:pict w14:anchorId="1D054E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0" o:spid="_x0000_s1067" type="#_x0000_t136" style="position:absolute;margin-left:0;margin-top:0;width:500.5pt;height:111.2pt;rotation:315;z-index:-25165814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87" behindDoc="0" locked="0" layoutInCell="1" allowOverlap="1" wp14:anchorId="09848346" wp14:editId="0AB9072D">
              <wp:simplePos x="0" y="0"/>
              <wp:positionH relativeFrom="margin">
                <wp:align>right</wp:align>
              </wp:positionH>
              <wp:positionV relativeFrom="paragraph">
                <wp:posOffset>-1043940</wp:posOffset>
              </wp:positionV>
              <wp:extent cx="2144395" cy="1404620"/>
              <wp:effectExtent l="0" t="0" r="0" b="0"/>
              <wp:wrapThrough wrapText="bothSides">
                <wp:wrapPolygon edited="0">
                  <wp:start x="576" y="0"/>
                  <wp:lineTo x="576" y="21319"/>
                  <wp:lineTo x="20916" y="21319"/>
                  <wp:lineTo x="20916" y="0"/>
                  <wp:lineTo x="576" y="0"/>
                </wp:wrapPolygon>
              </wp:wrapThrough>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1404620"/>
                      </a:xfrm>
                      <a:prstGeom prst="rect">
                        <a:avLst/>
                      </a:prstGeom>
                      <a:noFill/>
                      <a:ln w="9525">
                        <a:noFill/>
                        <a:miter lim="800000"/>
                        <a:headEnd/>
                        <a:tailEnd/>
                      </a:ln>
                    </wps:spPr>
                    <wps:txbx>
                      <w:txbxContent>
                        <w:p w14:paraId="5C4A508D" w14:textId="77777777" w:rsidR="00782C85" w:rsidRPr="00A77593" w:rsidRDefault="00782C85" w:rsidP="008B4592">
                          <w:pPr>
                            <w:rPr>
                              <w:rFonts w:asciiTheme="majorHAnsi" w:hAnsiTheme="majorHAnsi"/>
                              <w:color w:val="FFFFFF" w:themeColor="background1"/>
                              <w:sz w:val="192"/>
                              <w:szCs w:val="192"/>
                            </w:rPr>
                          </w:pPr>
                          <w:r>
                            <w:rPr>
                              <w:rFonts w:asciiTheme="majorHAnsi" w:hAnsiTheme="majorHAnsi"/>
                              <w:color w:val="FFFFFF" w:themeColor="background1"/>
                              <w:sz w:val="192"/>
                              <w:szCs w:val="192"/>
                            </w:rPr>
                            <w:t>7</w:t>
                          </w:r>
                          <w:r w:rsidRPr="00A77593">
                            <w:rPr>
                              <w:rFonts w:asciiTheme="majorHAnsi" w:hAnsiTheme="majorHAnsi"/>
                              <w:color w:val="FFFFFF" w:themeColor="background1"/>
                              <w:sz w:val="192"/>
                              <w:szCs w:val="192"/>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848346" id="_x0000_t202" coordsize="21600,21600" o:spt="202" path="m,l,21600r21600,l21600,xe">
              <v:stroke joinstyle="miter"/>
              <v:path gradientshapeok="t" o:connecttype="rect"/>
            </v:shapetype>
            <v:shape id="_x0000_s1047" type="#_x0000_t202" style="position:absolute;margin-left:117.65pt;margin-top:-82.2pt;width:168.85pt;height:110.6pt;z-index:251658287;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" filled="f" stroked="f">
              <v:textbox style="mso-fit-shape-to-text:t">
                <w:txbxContent>
                  <w:p w14:paraId="5C4A508D" w14:textId="77777777" w:rsidR="00782C85" w:rsidRPr="00A77593" w:rsidRDefault="00782C85" w:rsidP="008B4592">
                    <w:pPr>
                      <w:rPr>
                        <w:rFonts w:asciiTheme="majorHAnsi" w:hAnsiTheme="majorHAnsi"/>
                        <w:color w:val="FFFFFF" w:themeColor="background1"/>
                        <w:sz w:val="192"/>
                        <w:szCs w:val="192"/>
                      </w:rPr>
                    </w:pPr>
                    <w:r>
                      <w:rPr>
                        <w:rFonts w:asciiTheme="majorHAnsi" w:hAnsiTheme="majorHAnsi"/>
                        <w:color w:val="FFFFFF" w:themeColor="background1"/>
                        <w:sz w:val="192"/>
                        <w:szCs w:val="192"/>
                      </w:rPr>
                      <w:t>7</w:t>
                    </w:r>
                    <w:r w:rsidRPr="00A77593">
                      <w:rPr>
                        <w:rFonts w:asciiTheme="majorHAnsi" w:hAnsiTheme="majorHAnsi"/>
                        <w:color w:val="FFFFFF" w:themeColor="background1"/>
                        <w:sz w:val="192"/>
                        <w:szCs w:val="192"/>
                      </w:rPr>
                      <w:t>.0</w:t>
                    </w:r>
                  </w:p>
                </w:txbxContent>
              </v:textbox>
              <w10:wrap type="through"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79" behindDoc="1" locked="1" layoutInCell="1" allowOverlap="1" wp14:anchorId="16F2DB8F" wp14:editId="7DDDBFC8">
          <wp:simplePos x="0" y="0"/>
          <wp:positionH relativeFrom="page">
            <wp:posOffset>0</wp:posOffset>
          </wp:positionH>
          <wp:positionV relativeFrom="page">
            <wp:posOffset>0</wp:posOffset>
          </wp:positionV>
          <wp:extent cx="7560000" cy="10689810"/>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98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57613" w14:textId="1B79D6D4" w:rsidR="0032777D" w:rsidRDefault="00023197">
    <w:pPr>
      <w:pStyle w:val="Header"/>
    </w:pPr>
    <w:r>
      <w:rPr>
        <w:noProof/>
        <w:color w:val="2B579A"/>
        <w:shd w:val="clear" w:color="auto" w:fill="E6E6E6"/>
      </w:rPr>
      <w:pict w14:anchorId="04ADD2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4" o:spid="_x0000_s1071" type="#_x0000_t136" style="position:absolute;margin-left:0;margin-top:0;width:500.5pt;height:111.2pt;rotation:315;z-index:-25165813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4A25F" w14:textId="6BEB7D52" w:rsidR="0032777D" w:rsidRDefault="00023197">
    <w:pPr>
      <w:pStyle w:val="Header"/>
    </w:pPr>
    <w:r>
      <w:rPr>
        <w:noProof/>
        <w:color w:val="2B579A"/>
        <w:shd w:val="clear" w:color="auto" w:fill="E6E6E6"/>
      </w:rPr>
      <w:pict w14:anchorId="481F18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5" o:spid="_x0000_s1072" type="#_x0000_t136" style="position:absolute;margin-left:0;margin-top:0;width:500.5pt;height:111.2pt;rotation:315;z-index:-25165813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2A940" w14:textId="1C962FBE" w:rsidR="00782C85" w:rsidRPr="00367B84" w:rsidRDefault="00023197" w:rsidP="00367B84">
    <w:pPr>
      <w:pStyle w:val="Header"/>
    </w:pPr>
    <w:r>
      <w:rPr>
        <w:noProof/>
        <w:color w:val="2B579A"/>
        <w:shd w:val="clear" w:color="auto" w:fill="E6E6E6"/>
      </w:rPr>
      <w:pict w14:anchorId="064B94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3" o:spid="_x0000_s1070" type="#_x0000_t136" style="position:absolute;margin-left:0;margin-top:0;width:500.5pt;height:111.2pt;rotation:315;z-index:-25165813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sidRPr="008B4592">
      <w:rPr>
        <w:noProof/>
        <w:color w:val="2B579A"/>
        <w:shd w:val="clear" w:color="auto" w:fill="E6E6E6"/>
      </w:rPr>
      <mc:AlternateContent>
        <mc:Choice Requires="wps">
          <w:drawing>
            <wp:anchor distT="45720" distB="45720" distL="114300" distR="114300" simplePos="0" relativeHeight="251658282" behindDoc="0" locked="0" layoutInCell="1" allowOverlap="1" wp14:anchorId="1C3B525F" wp14:editId="6683F8CC">
              <wp:simplePos x="0" y="0"/>
              <wp:positionH relativeFrom="margin">
                <wp:posOffset>21590</wp:posOffset>
              </wp:positionH>
              <wp:positionV relativeFrom="paragraph">
                <wp:posOffset>-886460</wp:posOffset>
              </wp:positionV>
              <wp:extent cx="3807460" cy="491490"/>
              <wp:effectExtent l="0" t="0" r="0" b="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491490"/>
                      </a:xfrm>
                      <a:prstGeom prst="rect">
                        <a:avLst/>
                      </a:prstGeom>
                      <a:noFill/>
                      <a:ln w="9525">
                        <a:noFill/>
                        <a:miter lim="800000"/>
                        <a:headEnd/>
                        <a:tailEnd/>
                      </a:ln>
                    </wps:spPr>
                    <wps:txbx>
                      <w:txbxContent>
                        <w:p w14:paraId="5FCD2E59" w14:textId="37DB07C8" w:rsidR="00782C85" w:rsidRPr="008B4592" w:rsidRDefault="00782C85" w:rsidP="008B4592">
                          <w:pPr>
                            <w:pStyle w:val="H3TE"/>
                            <w:rPr>
                              <w:rFonts w:asciiTheme="majorHAnsi" w:hAnsiTheme="majorHAnsi"/>
                              <w:color w:val="FFFFFF" w:themeColor="background1"/>
                              <w:sz w:val="72"/>
                              <w:szCs w:val="72"/>
                            </w:rPr>
                          </w:pPr>
                          <w:r w:rsidRPr="008B4592">
                            <w:rPr>
                              <w:rFonts w:asciiTheme="majorHAnsi" w:hAnsiTheme="majorHAnsi"/>
                              <w:color w:val="FFFFFF" w:themeColor="background1"/>
                              <w:sz w:val="20"/>
                              <w:szCs w:val="20"/>
                            </w:rPr>
                            <w:t>P</w:t>
                          </w:r>
                          <w:r w:rsidR="002D567B">
                            <w:rPr>
                              <w:rFonts w:asciiTheme="majorHAnsi" w:hAnsiTheme="majorHAnsi"/>
                              <w:color w:val="FFFFFF" w:themeColor="background1"/>
                              <w:sz w:val="20"/>
                              <w:szCs w:val="20"/>
                            </w:rPr>
                            <w:t>ROJECT TEST RESOURCE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3B525F" id="_x0000_t202" coordsize="21600,21600" o:spt="202" path="m,l,21600r21600,l21600,xe">
              <v:stroke joinstyle="miter"/>
              <v:path gradientshapeok="t" o:connecttype="rect"/>
            </v:shapetype>
            <v:shape id="_x0000_s1048" type="#_x0000_t202" style="position:absolute;margin-left:1.7pt;margin-top:-69.8pt;width:299.8pt;height:38.7pt;z-index:2516582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" filled="f" stroked="f">
              <v:textbox>
                <w:txbxContent>
                  <w:p w14:paraId="5FCD2E59" w14:textId="37DB07C8" w:rsidR="00782C85" w:rsidRPr="008B4592" w:rsidRDefault="00782C85" w:rsidP="008B4592">
                    <w:pPr>
                      <w:pStyle w:val="H3TE"/>
                      <w:rPr>
                        <w:rFonts w:asciiTheme="majorHAnsi" w:hAnsiTheme="majorHAnsi"/>
                        <w:color w:val="FFFFFF" w:themeColor="background1"/>
                        <w:sz w:val="72"/>
                        <w:szCs w:val="72"/>
                      </w:rPr>
                    </w:pPr>
                    <w:r w:rsidRPr="008B4592">
                      <w:rPr>
                        <w:rFonts w:asciiTheme="majorHAnsi" w:hAnsiTheme="majorHAnsi"/>
                        <w:color w:val="FFFFFF" w:themeColor="background1"/>
                        <w:sz w:val="20"/>
                        <w:szCs w:val="20"/>
                      </w:rPr>
                      <w:t>P</w:t>
                    </w:r>
                    <w:r w:rsidR="002D567B">
                      <w:rPr>
                        <w:rFonts w:asciiTheme="majorHAnsi" w:hAnsiTheme="majorHAnsi"/>
                        <w:color w:val="FFFFFF" w:themeColor="background1"/>
                        <w:sz w:val="20"/>
                        <w:szCs w:val="20"/>
                      </w:rPr>
                      <w:t>ROJECT TEST RESOURCE MODEL</w:t>
                    </w:r>
                  </w:p>
                </w:txbxContent>
              </v:textbox>
              <w10:wrap type="square" anchorx="margin"/>
            </v:shape>
          </w:pict>
        </mc:Fallback>
      </mc:AlternateContent>
    </w:r>
    <w:r w:rsidR="00782C85" w:rsidRPr="008B4592">
      <w:rPr>
        <w:noProof/>
        <w:color w:val="2B579A"/>
        <w:shd w:val="clear" w:color="auto" w:fill="E6E6E6"/>
      </w:rPr>
      <mc:AlternateContent>
        <mc:Choice Requires="wps">
          <w:drawing>
            <wp:anchor distT="45720" distB="45720" distL="114300" distR="114300" simplePos="0" relativeHeight="251658281" behindDoc="0" locked="0" layoutInCell="1" allowOverlap="1" wp14:anchorId="5C36129C" wp14:editId="0D0DD66E">
              <wp:simplePos x="0" y="0"/>
              <wp:positionH relativeFrom="margin">
                <wp:posOffset>4579883</wp:posOffset>
              </wp:positionH>
              <wp:positionV relativeFrom="paragraph">
                <wp:posOffset>-949514</wp:posOffset>
              </wp:positionV>
              <wp:extent cx="928370" cy="559435"/>
              <wp:effectExtent l="0" t="0" r="0" b="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15866494" w14:textId="2D0D30E4" w:rsidR="00782C85" w:rsidRPr="006E75F4" w:rsidRDefault="0065598C" w:rsidP="008B4592">
                          <w:pPr>
                            <w:rPr>
                              <w:rFonts w:asciiTheme="majorHAnsi" w:hAnsiTheme="majorHAnsi"/>
                              <w:color w:val="FFFFFF" w:themeColor="background1"/>
                              <w:sz w:val="60"/>
                              <w:szCs w:val="60"/>
                            </w:rPr>
                          </w:pPr>
                          <w:r>
                            <w:rPr>
                              <w:rFonts w:asciiTheme="majorHAnsi" w:hAnsiTheme="majorHAnsi"/>
                              <w:color w:val="FFFFFF" w:themeColor="background1"/>
                              <w:sz w:val="60"/>
                              <w:szCs w:val="60"/>
                            </w:rPr>
                            <w:t>7</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6129C" id="_x0000_s1049" type="#_x0000_t202" style="position:absolute;margin-left:360.6pt;margin-top:-74.75pt;width:73.1pt;height:44.05pt;z-index:25165828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" filled="f" stroked="f">
              <v:textbox>
                <w:txbxContent>
                  <w:p w14:paraId="15866494" w14:textId="2D0D30E4" w:rsidR="00782C85" w:rsidRPr="006E75F4" w:rsidRDefault="0065598C" w:rsidP="008B4592">
                    <w:pPr>
                      <w:rPr>
                        <w:rFonts w:asciiTheme="majorHAnsi" w:hAnsiTheme="majorHAnsi"/>
                        <w:color w:val="FFFFFF" w:themeColor="background1"/>
                        <w:sz w:val="60"/>
                        <w:szCs w:val="60"/>
                      </w:rPr>
                    </w:pPr>
                    <w:r>
                      <w:rPr>
                        <w:rFonts w:asciiTheme="majorHAnsi" w:hAnsiTheme="majorHAnsi"/>
                        <w:color w:val="FFFFFF" w:themeColor="background1"/>
                        <w:sz w:val="60"/>
                        <w:szCs w:val="60"/>
                      </w:rPr>
                      <w:t>7</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80" behindDoc="1" locked="1" layoutInCell="1" allowOverlap="1" wp14:anchorId="64B89F04" wp14:editId="19B952C4">
          <wp:simplePos x="0" y="0"/>
          <wp:positionH relativeFrom="page">
            <wp:align>right</wp:align>
          </wp:positionH>
          <wp:positionV relativeFrom="page">
            <wp:align>top</wp:align>
          </wp:positionV>
          <wp:extent cx="7559675" cy="1069657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DCB07" w14:textId="3502917E" w:rsidR="0032777D" w:rsidRDefault="00023197">
    <w:pPr>
      <w:pStyle w:val="Header"/>
    </w:pPr>
    <w:r>
      <w:rPr>
        <w:noProof/>
        <w:color w:val="2B579A"/>
        <w:shd w:val="clear" w:color="auto" w:fill="E6E6E6"/>
      </w:rPr>
      <w:pict w14:anchorId="61DEA2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7" o:spid="_x0000_s1074" type="#_x0000_t136" style="position:absolute;margin-left:0;margin-top:0;width:500.5pt;height:111.2pt;rotation:315;z-index:-25165813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FC734" w14:textId="54D2FB19" w:rsidR="00782C85" w:rsidRPr="00756B89" w:rsidRDefault="00023197" w:rsidP="00756B89">
    <w:pPr>
      <w:pStyle w:val="Header"/>
    </w:pPr>
    <w:r>
      <w:rPr>
        <w:noProof/>
        <w:color w:val="2B579A"/>
        <w:shd w:val="clear" w:color="auto" w:fill="E6E6E6"/>
      </w:rPr>
      <w:pict w14:anchorId="2CEE80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8" o:spid="_x0000_s1075" type="#_x0000_t136" style="position:absolute;margin-left:0;margin-top:0;width:500.5pt;height:111.2pt;rotation:315;z-index:-25165813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sidRPr="008B4592">
      <w:rPr>
        <w:noProof/>
        <w:color w:val="2B579A"/>
        <w:shd w:val="clear" w:color="auto" w:fill="E6E6E6"/>
      </w:rPr>
      <mc:AlternateContent>
        <mc:Choice Requires="wps">
          <w:drawing>
            <wp:anchor distT="45720" distB="45720" distL="114300" distR="114300" simplePos="0" relativeHeight="251658284" behindDoc="0" locked="0" layoutInCell="1" allowOverlap="1" wp14:anchorId="692DB789" wp14:editId="77F5F22E">
              <wp:simplePos x="0" y="0"/>
              <wp:positionH relativeFrom="margin">
                <wp:posOffset>21590</wp:posOffset>
              </wp:positionH>
              <wp:positionV relativeFrom="paragraph">
                <wp:posOffset>-886460</wp:posOffset>
              </wp:positionV>
              <wp:extent cx="3807460" cy="513715"/>
              <wp:effectExtent l="0" t="0" r="0" b="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513715"/>
                      </a:xfrm>
                      <a:prstGeom prst="rect">
                        <a:avLst/>
                      </a:prstGeom>
                      <a:noFill/>
                      <a:ln w="9525">
                        <a:noFill/>
                        <a:miter lim="800000"/>
                        <a:headEnd/>
                        <a:tailEnd/>
                      </a:ln>
                    </wps:spPr>
                    <wps:txbx>
                      <w:txbxContent>
                        <w:p w14:paraId="5293A775" w14:textId="5F36A486" w:rsidR="00782C85" w:rsidRPr="008B4592" w:rsidRDefault="00782C85" w:rsidP="008B4592">
                          <w:pPr>
                            <w:pStyle w:val="H3TE"/>
                            <w:rPr>
                              <w:rFonts w:asciiTheme="majorHAnsi" w:hAnsiTheme="majorHAnsi"/>
                              <w:color w:val="FFFFFF" w:themeColor="background1"/>
                              <w:sz w:val="72"/>
                              <w:szCs w:val="72"/>
                            </w:rPr>
                          </w:pPr>
                          <w:r w:rsidRPr="008B4592">
                            <w:rPr>
                              <w:rFonts w:asciiTheme="majorHAnsi" w:hAnsiTheme="majorHAnsi"/>
                              <w:color w:val="FFFFFF" w:themeColor="background1"/>
                              <w:sz w:val="20"/>
                              <w:szCs w:val="20"/>
                            </w:rPr>
                            <w:t xml:space="preserve">PROJECT TEST </w:t>
                          </w:r>
                          <w:r w:rsidR="0065598C">
                            <w:rPr>
                              <w:rFonts w:asciiTheme="majorHAnsi" w:hAnsiTheme="majorHAnsi"/>
                              <w:color w:val="FFFFFF" w:themeColor="background1"/>
                              <w:sz w:val="20"/>
                              <w:szCs w:val="20"/>
                            </w:rPr>
                            <w:t>RESOURCE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2DB789" id="_x0000_t202" coordsize="21600,21600" o:spt="202" path="m,l,21600r21600,l21600,xe">
              <v:stroke joinstyle="miter"/>
              <v:path gradientshapeok="t" o:connecttype="rect"/>
            </v:shapetype>
            <v:shape id="_x0000_s1050" type="#_x0000_t202" style="position:absolute;margin-left:1.7pt;margin-top:-69.8pt;width:299.8pt;height:40.45pt;z-index:2516582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" filled="f" stroked="f">
              <v:textbox>
                <w:txbxContent>
                  <w:p w14:paraId="5293A775" w14:textId="5F36A486" w:rsidR="00782C85" w:rsidRPr="008B4592" w:rsidRDefault="00782C85" w:rsidP="008B4592">
                    <w:pPr>
                      <w:pStyle w:val="H3TE"/>
                      <w:rPr>
                        <w:rFonts w:asciiTheme="majorHAnsi" w:hAnsiTheme="majorHAnsi"/>
                        <w:color w:val="FFFFFF" w:themeColor="background1"/>
                        <w:sz w:val="72"/>
                        <w:szCs w:val="72"/>
                      </w:rPr>
                    </w:pPr>
                    <w:r w:rsidRPr="008B4592">
                      <w:rPr>
                        <w:rFonts w:asciiTheme="majorHAnsi" w:hAnsiTheme="majorHAnsi"/>
                        <w:color w:val="FFFFFF" w:themeColor="background1"/>
                        <w:sz w:val="20"/>
                        <w:szCs w:val="20"/>
                      </w:rPr>
                      <w:t xml:space="preserve">PROJECT TEST </w:t>
                    </w:r>
                    <w:r w:rsidR="0065598C">
                      <w:rPr>
                        <w:rFonts w:asciiTheme="majorHAnsi" w:hAnsiTheme="majorHAnsi"/>
                        <w:color w:val="FFFFFF" w:themeColor="background1"/>
                        <w:sz w:val="20"/>
                        <w:szCs w:val="20"/>
                      </w:rPr>
                      <w:t>RESOURCE MODEL</w:t>
                    </w:r>
                  </w:p>
                </w:txbxContent>
              </v:textbox>
              <w10:wrap type="square" anchorx="margin"/>
            </v:shape>
          </w:pict>
        </mc:Fallback>
      </mc:AlternateContent>
    </w:r>
    <w:r w:rsidR="00782C85" w:rsidRPr="008B4592">
      <w:rPr>
        <w:noProof/>
        <w:color w:val="2B579A"/>
        <w:shd w:val="clear" w:color="auto" w:fill="E6E6E6"/>
      </w:rPr>
      <mc:AlternateContent>
        <mc:Choice Requires="wps">
          <w:drawing>
            <wp:anchor distT="45720" distB="45720" distL="114300" distR="114300" simplePos="0" relativeHeight="251658285" behindDoc="0" locked="0" layoutInCell="1" allowOverlap="1" wp14:anchorId="0E51D4A0" wp14:editId="54F005D9">
              <wp:simplePos x="0" y="0"/>
              <wp:positionH relativeFrom="margin">
                <wp:align>right</wp:align>
              </wp:positionH>
              <wp:positionV relativeFrom="paragraph">
                <wp:posOffset>-937013</wp:posOffset>
              </wp:positionV>
              <wp:extent cx="928370" cy="559435"/>
              <wp:effectExtent l="0" t="0" r="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4A07BF3D" w14:textId="3499D4B1" w:rsidR="00782C85" w:rsidRPr="006E75F4" w:rsidRDefault="0065598C" w:rsidP="008B4592">
                          <w:pPr>
                            <w:rPr>
                              <w:rFonts w:asciiTheme="majorHAnsi" w:hAnsiTheme="majorHAnsi"/>
                              <w:color w:val="FFFFFF" w:themeColor="background1"/>
                              <w:sz w:val="60"/>
                              <w:szCs w:val="60"/>
                            </w:rPr>
                          </w:pPr>
                          <w:r>
                            <w:rPr>
                              <w:rFonts w:asciiTheme="majorHAnsi" w:hAnsiTheme="majorHAnsi"/>
                              <w:color w:val="FFFFFF" w:themeColor="background1"/>
                              <w:sz w:val="60"/>
                              <w:szCs w:val="60"/>
                            </w:rPr>
                            <w:t>7</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1D4A0" id="_x0000_s1051" type="#_x0000_t202" style="position:absolute;margin-left:21.9pt;margin-top:-73.8pt;width:73.1pt;height:44.05pt;z-index:25165828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" filled="f" stroked="f">
              <v:textbox>
                <w:txbxContent>
                  <w:p w14:paraId="4A07BF3D" w14:textId="3499D4B1" w:rsidR="00782C85" w:rsidRPr="006E75F4" w:rsidRDefault="0065598C" w:rsidP="008B4592">
                    <w:pPr>
                      <w:rPr>
                        <w:rFonts w:asciiTheme="majorHAnsi" w:hAnsiTheme="majorHAnsi"/>
                        <w:color w:val="FFFFFF" w:themeColor="background1"/>
                        <w:sz w:val="60"/>
                        <w:szCs w:val="60"/>
                      </w:rPr>
                    </w:pPr>
                    <w:r>
                      <w:rPr>
                        <w:rFonts w:asciiTheme="majorHAnsi" w:hAnsiTheme="majorHAnsi"/>
                        <w:color w:val="FFFFFF" w:themeColor="background1"/>
                        <w:sz w:val="60"/>
                        <w:szCs w:val="60"/>
                      </w:rPr>
                      <w:t>7</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83" behindDoc="1" locked="1" layoutInCell="1" allowOverlap="1" wp14:anchorId="575422C7" wp14:editId="51C6FE30">
          <wp:simplePos x="0" y="0"/>
          <wp:positionH relativeFrom="page">
            <wp:align>right</wp:align>
          </wp:positionH>
          <wp:positionV relativeFrom="page">
            <wp:align>top</wp:align>
          </wp:positionV>
          <wp:extent cx="7559675" cy="10696575"/>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23717" w14:textId="3C32B4CB" w:rsidR="0032777D" w:rsidRDefault="00023197">
    <w:pPr>
      <w:pStyle w:val="Header"/>
    </w:pPr>
    <w:r>
      <w:rPr>
        <w:noProof/>
        <w:color w:val="2B579A"/>
        <w:shd w:val="clear" w:color="auto" w:fill="E6E6E6"/>
      </w:rPr>
      <w:pict w14:anchorId="73CA8A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6" o:spid="_x0000_s1073" type="#_x0000_t136" style="position:absolute;margin-left:0;margin-top:0;width:500.5pt;height:111.2pt;rotation:315;z-index:-25165813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C234" w14:textId="0CC046A3" w:rsidR="0032777D" w:rsidRDefault="00023197">
    <w:pPr>
      <w:pStyle w:val="Header"/>
    </w:pPr>
    <w:r>
      <w:rPr>
        <w:noProof/>
        <w:color w:val="2B579A"/>
        <w:shd w:val="clear" w:color="auto" w:fill="E6E6E6"/>
      </w:rPr>
      <w:pict w14:anchorId="6738E5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0" o:spid="_x0000_s1077" type="#_x0000_t136" style="position:absolute;margin-left:0;margin-top:0;width:500.5pt;height:111.2pt;rotation:315;z-index:-25165813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323D5" w14:textId="700C8596" w:rsidR="0032777D" w:rsidRDefault="00023197">
    <w:pPr>
      <w:pStyle w:val="Header"/>
    </w:pPr>
    <w:r>
      <w:rPr>
        <w:noProof/>
        <w:color w:val="2B579A"/>
        <w:shd w:val="clear" w:color="auto" w:fill="E6E6E6"/>
      </w:rPr>
      <w:pict w14:anchorId="658310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1" o:spid="_x0000_s1078" type="#_x0000_t136" style="position:absolute;margin-left:0;margin-top:0;width:500.5pt;height:111.2pt;rotation:315;z-index:-251658130;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74EC" w14:textId="5C80B75B" w:rsidR="00782C85" w:rsidRPr="00367B84" w:rsidRDefault="00023197" w:rsidP="00367B84">
    <w:pPr>
      <w:pStyle w:val="Header"/>
    </w:pPr>
    <w:r>
      <w:rPr>
        <w:noProof/>
        <w:color w:val="2B579A"/>
        <w:shd w:val="clear" w:color="auto" w:fill="E6E6E6"/>
      </w:rPr>
      <w:pict w14:anchorId="67950F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69" o:spid="_x0000_s1076" type="#_x0000_t136" style="position:absolute;margin-left:0;margin-top:0;width:500.5pt;height:111.2pt;rotation:315;z-index:-25165813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88" behindDoc="0" locked="0" layoutInCell="1" allowOverlap="1" wp14:anchorId="4C7AE374" wp14:editId="274F8325">
              <wp:simplePos x="0" y="0"/>
              <wp:positionH relativeFrom="margin">
                <wp:posOffset>3272790</wp:posOffset>
              </wp:positionH>
              <wp:positionV relativeFrom="paragraph">
                <wp:posOffset>-1043940</wp:posOffset>
              </wp:positionV>
              <wp:extent cx="2234565" cy="1404620"/>
              <wp:effectExtent l="0" t="0" r="0" b="0"/>
              <wp:wrapThrough wrapText="bothSides">
                <wp:wrapPolygon edited="0">
                  <wp:start x="737" y="175"/>
                  <wp:lineTo x="614" y="21232"/>
                  <wp:lineTo x="20870" y="21232"/>
                  <wp:lineTo x="20747" y="175"/>
                  <wp:lineTo x="737" y="175"/>
                </wp:wrapPolygon>
              </wp:wrapThrough>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565" cy="1404620"/>
                      </a:xfrm>
                      <a:prstGeom prst="rect">
                        <a:avLst/>
                      </a:prstGeom>
                      <a:noFill/>
                      <a:ln w="9525">
                        <a:noFill/>
                        <a:miter lim="800000"/>
                        <a:headEnd/>
                        <a:tailEnd/>
                      </a:ln>
                    </wps:spPr>
                    <wps:txbx>
                      <w:txbxContent>
                        <w:p w14:paraId="1FA1BFE8" w14:textId="05CCAC0C" w:rsidR="00782C85" w:rsidRPr="00A77593" w:rsidRDefault="0065598C" w:rsidP="008B4592">
                          <w:pPr>
                            <w:rPr>
                              <w:rFonts w:asciiTheme="majorHAnsi" w:hAnsiTheme="majorHAnsi"/>
                              <w:color w:val="FFFFFF" w:themeColor="background1"/>
                              <w:sz w:val="192"/>
                              <w:szCs w:val="192"/>
                            </w:rPr>
                          </w:pPr>
                          <w:r>
                            <w:rPr>
                              <w:rFonts w:asciiTheme="majorHAnsi" w:hAnsiTheme="majorHAnsi"/>
                              <w:color w:val="FFFFFF" w:themeColor="background1"/>
                              <w:sz w:val="192"/>
                              <w:szCs w:val="192"/>
                            </w:rPr>
                            <w:t>8</w:t>
                          </w:r>
                          <w:r w:rsidR="00782C85" w:rsidRPr="00A77593">
                            <w:rPr>
                              <w:rFonts w:asciiTheme="majorHAnsi" w:hAnsiTheme="majorHAnsi"/>
                              <w:color w:val="FFFFFF" w:themeColor="background1"/>
                              <w:sz w:val="192"/>
                              <w:szCs w:val="192"/>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7AE374" id="_x0000_t202" coordsize="21600,21600" o:spt="202" path="m,l,21600r21600,l21600,xe">
              <v:stroke joinstyle="miter"/>
              <v:path gradientshapeok="t" o:connecttype="rect"/>
            </v:shapetype>
            <v:shape id="_x0000_s1052" type="#_x0000_t202" style="position:absolute;margin-left:257.7pt;margin-top:-82.2pt;width:175.95pt;height:110.6pt;z-index:251658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" filled="f" stroked="f">
              <v:textbox style="mso-fit-shape-to-text:t">
                <w:txbxContent>
                  <w:p w14:paraId="1FA1BFE8" w14:textId="05CCAC0C" w:rsidR="00782C85" w:rsidRPr="00A77593" w:rsidRDefault="0065598C" w:rsidP="008B4592">
                    <w:pPr>
                      <w:rPr>
                        <w:rFonts w:asciiTheme="majorHAnsi" w:hAnsiTheme="majorHAnsi"/>
                        <w:color w:val="FFFFFF" w:themeColor="background1"/>
                        <w:sz w:val="192"/>
                        <w:szCs w:val="192"/>
                      </w:rPr>
                    </w:pPr>
                    <w:r>
                      <w:rPr>
                        <w:rFonts w:asciiTheme="majorHAnsi" w:hAnsiTheme="majorHAnsi"/>
                        <w:color w:val="FFFFFF" w:themeColor="background1"/>
                        <w:sz w:val="192"/>
                        <w:szCs w:val="192"/>
                      </w:rPr>
                      <w:t>8</w:t>
                    </w:r>
                    <w:r w:rsidR="00782C85" w:rsidRPr="00A77593">
                      <w:rPr>
                        <w:rFonts w:asciiTheme="majorHAnsi" w:hAnsiTheme="majorHAnsi"/>
                        <w:color w:val="FFFFFF" w:themeColor="background1"/>
                        <w:sz w:val="192"/>
                        <w:szCs w:val="192"/>
                      </w:rPr>
                      <w:t>.0</w:t>
                    </w:r>
                  </w:p>
                </w:txbxContent>
              </v:textbox>
              <w10:wrap type="through"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86" behindDoc="1" locked="1" layoutInCell="1" allowOverlap="1" wp14:anchorId="72DC6049" wp14:editId="0B66CBA1">
          <wp:simplePos x="0" y="0"/>
          <wp:positionH relativeFrom="page">
            <wp:align>right</wp:align>
          </wp:positionH>
          <wp:positionV relativeFrom="page">
            <wp:align>top</wp:align>
          </wp:positionV>
          <wp:extent cx="7559675" cy="10690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0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4BDE8" w14:textId="3B8FAA1A" w:rsidR="0032777D" w:rsidRDefault="00023197">
    <w:pPr>
      <w:pStyle w:val="Header"/>
    </w:pPr>
    <w:r>
      <w:rPr>
        <w:noProof/>
        <w:color w:val="2B579A"/>
        <w:shd w:val="clear" w:color="auto" w:fill="E6E6E6"/>
      </w:rPr>
      <w:pict w14:anchorId="52EF2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3" o:spid="_x0000_s1080" type="#_x0000_t136" style="position:absolute;margin-left:0;margin-top:0;width:500.5pt;height:111.2pt;rotation:315;z-index:-251658128;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1981" w14:textId="2CD3F23D" w:rsidR="0032777D" w:rsidRDefault="00023197">
    <w:pPr>
      <w:pStyle w:val="Header"/>
    </w:pPr>
    <w:r>
      <w:rPr>
        <w:noProof/>
        <w:color w:val="2B579A"/>
        <w:shd w:val="clear" w:color="auto" w:fill="E6E6E6"/>
      </w:rPr>
      <w:pict w14:anchorId="4C672A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4" o:spid="_x0000_s1081" type="#_x0000_t136" style="position:absolute;margin-left:0;margin-top:0;width:500.5pt;height:111.2pt;rotation:315;z-index:-251658127;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F4D2F" w14:textId="0B5DBA71" w:rsidR="00782C85" w:rsidRPr="00367B84" w:rsidRDefault="00023197" w:rsidP="00367B84">
    <w:pPr>
      <w:pStyle w:val="Header"/>
    </w:pPr>
    <w:r>
      <w:rPr>
        <w:noProof/>
        <w:color w:val="2B579A"/>
        <w:shd w:val="clear" w:color="auto" w:fill="E6E6E6"/>
      </w:rPr>
      <w:pict w14:anchorId="46E99D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2" o:spid="_x0000_s1079" type="#_x0000_t136" style="position:absolute;margin-left:0;margin-top:0;width:500.5pt;height:111.2pt;rotation:315;z-index:-251658129;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sidRPr="004476DF">
      <w:rPr>
        <w:noProof/>
        <w:color w:val="2B579A"/>
        <w:shd w:val="clear" w:color="auto" w:fill="E6E6E6"/>
      </w:rPr>
      <mc:AlternateContent>
        <mc:Choice Requires="wps">
          <w:drawing>
            <wp:anchor distT="45720" distB="45720" distL="114300" distR="114300" simplePos="0" relativeHeight="251658290" behindDoc="0" locked="0" layoutInCell="1" allowOverlap="1" wp14:anchorId="590EA263" wp14:editId="00EB3A58">
              <wp:simplePos x="0" y="0"/>
              <wp:positionH relativeFrom="margin">
                <wp:posOffset>23685</wp:posOffset>
              </wp:positionH>
              <wp:positionV relativeFrom="paragraph">
                <wp:posOffset>-818573</wp:posOffset>
              </wp:positionV>
              <wp:extent cx="3807460" cy="396240"/>
              <wp:effectExtent l="0" t="0" r="0" b="381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396240"/>
                      </a:xfrm>
                      <a:prstGeom prst="rect">
                        <a:avLst/>
                      </a:prstGeom>
                      <a:noFill/>
                      <a:ln w="9525">
                        <a:noFill/>
                        <a:miter lim="800000"/>
                        <a:headEnd/>
                        <a:tailEnd/>
                      </a:ln>
                    </wps:spPr>
                    <wps:txbx>
                      <w:txbxContent>
                        <w:p w14:paraId="2B31CE5B" w14:textId="35FFE266" w:rsidR="00782C85" w:rsidRPr="008B4592" w:rsidRDefault="00782C85" w:rsidP="004476DF">
                          <w:pPr>
                            <w:pStyle w:val="PAGESPACER"/>
                            <w:rPr>
                              <w:rFonts w:asciiTheme="majorHAnsi" w:hAnsiTheme="majorHAnsi"/>
                              <w:color w:val="FFFFFF" w:themeColor="background1"/>
                              <w:sz w:val="72"/>
                              <w:szCs w:val="72"/>
                            </w:rPr>
                          </w:pPr>
                          <w:r>
                            <w:rPr>
                              <w:rFonts w:asciiTheme="majorHAnsi" w:hAnsiTheme="majorHAnsi"/>
                              <w:color w:val="FFFFFF" w:themeColor="background1"/>
                              <w:szCs w:val="20"/>
                            </w:rPr>
                            <w:t>RAID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EA263" id="_x0000_t202" coordsize="21600,21600" o:spt="202" path="m,l,21600r21600,l21600,xe">
              <v:stroke joinstyle="miter"/>
              <v:path gradientshapeok="t" o:connecttype="rect"/>
            </v:shapetype>
            <v:shape id="_x0000_s1053" type="#_x0000_t202" style="position:absolute;margin-left:1.85pt;margin-top:-64.45pt;width:299.8pt;height:31.2pt;z-index:2516582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" filled="f" stroked="f">
              <v:textbox>
                <w:txbxContent>
                  <w:p w14:paraId="2B31CE5B" w14:textId="35FFE266" w:rsidR="00782C85" w:rsidRPr="008B4592" w:rsidRDefault="00782C85" w:rsidP="004476DF">
                    <w:pPr>
                      <w:pStyle w:val="PAGESPACER"/>
                      <w:rPr>
                        <w:rFonts w:asciiTheme="majorHAnsi" w:hAnsiTheme="majorHAnsi"/>
                        <w:color w:val="FFFFFF" w:themeColor="background1"/>
                        <w:sz w:val="72"/>
                        <w:szCs w:val="72"/>
                      </w:rPr>
                    </w:pPr>
                    <w:r>
                      <w:rPr>
                        <w:rFonts w:asciiTheme="majorHAnsi" w:hAnsiTheme="majorHAnsi"/>
                        <w:color w:val="FFFFFF" w:themeColor="background1"/>
                        <w:szCs w:val="20"/>
                      </w:rPr>
                      <w:t>RAID</w:t>
                    </w:r>
                  </w:p>
                </w:txbxContent>
              </v:textbox>
              <w10:wrap type="square" anchorx="margin"/>
            </v:shape>
          </w:pict>
        </mc:Fallback>
      </mc:AlternateContent>
    </w:r>
    <w:r w:rsidR="00782C85" w:rsidRPr="004476DF">
      <w:rPr>
        <w:noProof/>
        <w:color w:val="2B579A"/>
        <w:shd w:val="clear" w:color="auto" w:fill="E6E6E6"/>
      </w:rPr>
      <mc:AlternateContent>
        <mc:Choice Requires="wps">
          <w:drawing>
            <wp:anchor distT="45720" distB="45720" distL="114300" distR="114300" simplePos="0" relativeHeight="251658291" behindDoc="0" locked="0" layoutInCell="1" allowOverlap="1" wp14:anchorId="28FDAD7E" wp14:editId="57130415">
              <wp:simplePos x="0" y="0"/>
              <wp:positionH relativeFrom="margin">
                <wp:posOffset>4594498</wp:posOffset>
              </wp:positionH>
              <wp:positionV relativeFrom="paragraph">
                <wp:posOffset>-948937</wp:posOffset>
              </wp:positionV>
              <wp:extent cx="928370" cy="559435"/>
              <wp:effectExtent l="0" t="0" r="0" b="0"/>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30C6500D" w14:textId="0012AA63" w:rsidR="00782C85" w:rsidRPr="006E75F4" w:rsidRDefault="0065598C" w:rsidP="004476DF">
                          <w:pPr>
                            <w:rPr>
                              <w:rFonts w:asciiTheme="majorHAnsi" w:hAnsiTheme="majorHAnsi"/>
                              <w:color w:val="FFFFFF" w:themeColor="background1"/>
                              <w:sz w:val="60"/>
                              <w:szCs w:val="60"/>
                            </w:rPr>
                          </w:pPr>
                          <w:r>
                            <w:rPr>
                              <w:rFonts w:asciiTheme="majorHAnsi" w:hAnsiTheme="majorHAnsi"/>
                              <w:color w:val="FFFFFF" w:themeColor="background1"/>
                              <w:sz w:val="60"/>
                              <w:szCs w:val="60"/>
                            </w:rPr>
                            <w:t>8</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DAD7E" id="_x0000_s1054" type="#_x0000_t202" style="position:absolute;margin-left:361.75pt;margin-top:-74.7pt;width:73.1pt;height:44.05pt;z-index:2516582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" filled="f" stroked="f">
              <v:textbox>
                <w:txbxContent>
                  <w:p w14:paraId="30C6500D" w14:textId="0012AA63" w:rsidR="00782C85" w:rsidRPr="006E75F4" w:rsidRDefault="0065598C" w:rsidP="004476DF">
                    <w:pPr>
                      <w:rPr>
                        <w:rFonts w:asciiTheme="majorHAnsi" w:hAnsiTheme="majorHAnsi"/>
                        <w:color w:val="FFFFFF" w:themeColor="background1"/>
                        <w:sz w:val="60"/>
                        <w:szCs w:val="60"/>
                      </w:rPr>
                    </w:pPr>
                    <w:r>
                      <w:rPr>
                        <w:rFonts w:asciiTheme="majorHAnsi" w:hAnsiTheme="majorHAnsi"/>
                        <w:color w:val="FFFFFF" w:themeColor="background1"/>
                        <w:sz w:val="60"/>
                        <w:szCs w:val="60"/>
                      </w:rPr>
                      <w:t>8</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89" behindDoc="1" locked="1" layoutInCell="1" allowOverlap="1" wp14:anchorId="0D9A5349" wp14:editId="7479DE66">
          <wp:simplePos x="0" y="0"/>
          <wp:positionH relativeFrom="page">
            <wp:align>right</wp:align>
          </wp:positionH>
          <wp:positionV relativeFrom="page">
            <wp:align>top</wp:align>
          </wp:positionV>
          <wp:extent cx="7555230" cy="10690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5359" cy="10690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C6B5C" w14:textId="40CB6B33" w:rsidR="0032777D" w:rsidRDefault="00023197">
    <w:pPr>
      <w:pStyle w:val="Header"/>
    </w:pPr>
    <w:r>
      <w:rPr>
        <w:noProof/>
        <w:color w:val="2B579A"/>
        <w:shd w:val="clear" w:color="auto" w:fill="E6E6E6"/>
      </w:rPr>
      <w:pict w14:anchorId="061A7A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6" o:spid="_x0000_s1083" type="#_x0000_t136" style="position:absolute;margin-left:0;margin-top:0;width:500.5pt;height:111.2pt;rotation:315;z-index:-251658125;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60FC" w14:textId="71A092E2" w:rsidR="0032777D" w:rsidRDefault="00023197">
    <w:pPr>
      <w:pStyle w:val="Header"/>
    </w:pPr>
    <w:r>
      <w:rPr>
        <w:noProof/>
        <w:color w:val="2B579A"/>
        <w:shd w:val="clear" w:color="auto" w:fill="E6E6E6"/>
      </w:rPr>
      <w:pict w14:anchorId="765338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7" o:spid="_x0000_s1084" type="#_x0000_t136" style="position:absolute;margin-left:0;margin-top:0;width:500.5pt;height:111.2pt;rotation:315;z-index:-251658124;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4C81E" w14:textId="251781B3" w:rsidR="00782C85" w:rsidRPr="00367B84" w:rsidRDefault="00023197" w:rsidP="00367B84">
    <w:pPr>
      <w:pStyle w:val="Header"/>
    </w:pPr>
    <w:r>
      <w:rPr>
        <w:noProof/>
        <w:color w:val="2B579A"/>
        <w:shd w:val="clear" w:color="auto" w:fill="E6E6E6"/>
      </w:rPr>
      <w:pict w14:anchorId="78D882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5" o:spid="_x0000_s1082" type="#_x0000_t136" style="position:absolute;margin-left:0;margin-top:0;width:500.5pt;height:111.2pt;rotation:315;z-index:-251658126;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Pr>
        <w:noProof/>
        <w:color w:val="2B579A"/>
        <w:shd w:val="clear" w:color="auto" w:fill="E6E6E6"/>
      </w:rPr>
      <mc:AlternateContent>
        <mc:Choice Requires="wps">
          <w:drawing>
            <wp:anchor distT="45720" distB="45720" distL="114300" distR="114300" simplePos="0" relativeHeight="251658293" behindDoc="0" locked="0" layoutInCell="1" allowOverlap="1" wp14:anchorId="65296DC5" wp14:editId="0C3A2127">
              <wp:simplePos x="0" y="0"/>
              <wp:positionH relativeFrom="margin">
                <wp:posOffset>3307080</wp:posOffset>
              </wp:positionH>
              <wp:positionV relativeFrom="paragraph">
                <wp:posOffset>-1043940</wp:posOffset>
              </wp:positionV>
              <wp:extent cx="2200275" cy="1404620"/>
              <wp:effectExtent l="0" t="0" r="0" b="0"/>
              <wp:wrapThrough wrapText="bothSides">
                <wp:wrapPolygon edited="0">
                  <wp:start x="748" y="175"/>
                  <wp:lineTo x="623" y="21232"/>
                  <wp:lineTo x="20821" y="21232"/>
                  <wp:lineTo x="20821" y="175"/>
                  <wp:lineTo x="748" y="175"/>
                </wp:wrapPolygon>
              </wp:wrapThrough>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404620"/>
                      </a:xfrm>
                      <a:prstGeom prst="rect">
                        <a:avLst/>
                      </a:prstGeom>
                      <a:noFill/>
                      <a:ln w="9525">
                        <a:noFill/>
                        <a:miter lim="800000"/>
                        <a:headEnd/>
                        <a:tailEnd/>
                      </a:ln>
                    </wps:spPr>
                    <wps:txbx>
                      <w:txbxContent>
                        <w:p w14:paraId="3E15842A" w14:textId="36484596" w:rsidR="00782C85" w:rsidRPr="00A77593" w:rsidRDefault="0065598C" w:rsidP="004476DF">
                          <w:pPr>
                            <w:rPr>
                              <w:rFonts w:asciiTheme="majorHAnsi" w:hAnsiTheme="majorHAnsi"/>
                              <w:color w:val="FFFFFF" w:themeColor="background1"/>
                              <w:sz w:val="192"/>
                              <w:szCs w:val="192"/>
                            </w:rPr>
                          </w:pPr>
                          <w:r>
                            <w:rPr>
                              <w:rFonts w:asciiTheme="majorHAnsi" w:hAnsiTheme="majorHAnsi"/>
                              <w:color w:val="FFFFFF" w:themeColor="background1"/>
                              <w:sz w:val="192"/>
                              <w:szCs w:val="192"/>
                            </w:rPr>
                            <w:t>9</w:t>
                          </w:r>
                          <w:r w:rsidR="00782C85" w:rsidRPr="00A77593">
                            <w:rPr>
                              <w:rFonts w:asciiTheme="majorHAnsi" w:hAnsiTheme="majorHAnsi"/>
                              <w:color w:val="FFFFFF" w:themeColor="background1"/>
                              <w:sz w:val="192"/>
                              <w:szCs w:val="192"/>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296DC5" id="_x0000_t202" coordsize="21600,21600" o:spt="202" path="m,l,21600r21600,l21600,xe">
              <v:stroke joinstyle="miter"/>
              <v:path gradientshapeok="t" o:connecttype="rect"/>
            </v:shapetype>
            <v:shape id="_x0000_s1055" type="#_x0000_t202" style="position:absolute;margin-left:260.4pt;margin-top:-82.2pt;width:173.25pt;height:110.6pt;z-index:25165829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" filled="f" stroked="f">
              <v:textbox style="mso-fit-shape-to-text:t">
                <w:txbxContent>
                  <w:p w14:paraId="3E15842A" w14:textId="36484596" w:rsidR="00782C85" w:rsidRPr="00A77593" w:rsidRDefault="0065598C" w:rsidP="004476DF">
                    <w:pPr>
                      <w:rPr>
                        <w:rFonts w:asciiTheme="majorHAnsi" w:hAnsiTheme="majorHAnsi"/>
                        <w:color w:val="FFFFFF" w:themeColor="background1"/>
                        <w:sz w:val="192"/>
                        <w:szCs w:val="192"/>
                      </w:rPr>
                    </w:pPr>
                    <w:r>
                      <w:rPr>
                        <w:rFonts w:asciiTheme="majorHAnsi" w:hAnsiTheme="majorHAnsi"/>
                        <w:color w:val="FFFFFF" w:themeColor="background1"/>
                        <w:sz w:val="192"/>
                        <w:szCs w:val="192"/>
                      </w:rPr>
                      <w:t>9</w:t>
                    </w:r>
                    <w:r w:rsidR="00782C85" w:rsidRPr="00A77593">
                      <w:rPr>
                        <w:rFonts w:asciiTheme="majorHAnsi" w:hAnsiTheme="majorHAnsi"/>
                        <w:color w:val="FFFFFF" w:themeColor="background1"/>
                        <w:sz w:val="192"/>
                        <w:szCs w:val="192"/>
                      </w:rPr>
                      <w:t>.0</w:t>
                    </w:r>
                  </w:p>
                </w:txbxContent>
              </v:textbox>
              <w10:wrap type="through"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92" behindDoc="1" locked="1" layoutInCell="1" allowOverlap="1" wp14:anchorId="1D747983" wp14:editId="18665F6C">
          <wp:simplePos x="0" y="0"/>
          <wp:positionH relativeFrom="page">
            <wp:align>right</wp:align>
          </wp:positionH>
          <wp:positionV relativeFrom="page">
            <wp:align>top</wp:align>
          </wp:positionV>
          <wp:extent cx="7559675" cy="10690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675" cy="1069023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D942" w14:textId="6284C131" w:rsidR="0032777D" w:rsidRDefault="00023197">
    <w:pPr>
      <w:pStyle w:val="Header"/>
    </w:pPr>
    <w:r>
      <w:rPr>
        <w:noProof/>
        <w:color w:val="2B579A"/>
        <w:shd w:val="clear" w:color="auto" w:fill="E6E6E6"/>
      </w:rPr>
      <w:pict w14:anchorId="17F664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9" o:spid="_x0000_s1086" type="#_x0000_t136" style="position:absolute;margin-left:0;margin-top:0;width:500.5pt;height:111.2pt;rotation:315;z-index:-251658122;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D4D69" w14:textId="4604919F" w:rsidR="0032777D" w:rsidRDefault="00023197">
    <w:pPr>
      <w:pStyle w:val="Header"/>
    </w:pPr>
    <w:r>
      <w:rPr>
        <w:noProof/>
        <w:color w:val="2B579A"/>
        <w:shd w:val="clear" w:color="auto" w:fill="E6E6E6"/>
      </w:rPr>
      <w:pict w14:anchorId="44E2A5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80" o:spid="_x0000_s1087" type="#_x0000_t136" style="position:absolute;margin-left:0;margin-top:0;width:500.5pt;height:111.2pt;rotation:315;z-index:-251658121;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DC2D" w14:textId="6044CDF4" w:rsidR="00782C85" w:rsidRPr="00367B84" w:rsidRDefault="00023197" w:rsidP="00367B84">
    <w:pPr>
      <w:pStyle w:val="Header"/>
    </w:pPr>
    <w:r>
      <w:rPr>
        <w:noProof/>
        <w:color w:val="2B579A"/>
        <w:shd w:val="clear" w:color="auto" w:fill="E6E6E6"/>
      </w:rPr>
      <w:pict w14:anchorId="35BE4A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702278" o:spid="_x0000_s1085" type="#_x0000_t136" style="position:absolute;margin-left:0;margin-top:0;width:500.5pt;height:111.2pt;rotation:315;z-index:-251658123;mso-position-horizontal:center;mso-position-horizontal-relative:margin;mso-position-vertical:center;mso-position-vertical-relative:margin" o:allowincell="f" fillcolor="red" stroked="f">
          <v:fill opacity=".5"/>
          <v:textpath style="font-family:&quot;Roboto Slab&quot;;font-size:1pt" string="D R A F T"/>
          <w10:wrap anchorx="margin" anchory="margin"/>
        </v:shape>
      </w:pict>
    </w:r>
    <w:r w:rsidR="00782C85" w:rsidRPr="004476DF">
      <w:rPr>
        <w:noProof/>
        <w:color w:val="2B579A"/>
        <w:shd w:val="clear" w:color="auto" w:fill="E6E6E6"/>
      </w:rPr>
      <mc:AlternateContent>
        <mc:Choice Requires="wps">
          <w:drawing>
            <wp:anchor distT="45720" distB="45720" distL="114300" distR="114300" simplePos="0" relativeHeight="251658295" behindDoc="0" locked="0" layoutInCell="1" allowOverlap="1" wp14:anchorId="3469E99B" wp14:editId="5E33A032">
              <wp:simplePos x="0" y="0"/>
              <wp:positionH relativeFrom="margin">
                <wp:posOffset>23495</wp:posOffset>
              </wp:positionH>
              <wp:positionV relativeFrom="paragraph">
                <wp:posOffset>-711835</wp:posOffset>
              </wp:positionV>
              <wp:extent cx="3807460" cy="288925"/>
              <wp:effectExtent l="0" t="0" r="0"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7460" cy="288925"/>
                      </a:xfrm>
                      <a:prstGeom prst="rect">
                        <a:avLst/>
                      </a:prstGeom>
                      <a:noFill/>
                      <a:ln w="9525">
                        <a:noFill/>
                        <a:miter lim="800000"/>
                        <a:headEnd/>
                        <a:tailEnd/>
                      </a:ln>
                    </wps:spPr>
                    <wps:txbx>
                      <w:txbxContent>
                        <w:p w14:paraId="2C9318F0" w14:textId="77777777" w:rsidR="00782C85" w:rsidRPr="008B4592" w:rsidRDefault="00782C85" w:rsidP="004476DF">
                          <w:pPr>
                            <w:pStyle w:val="Body"/>
                            <w:rPr>
                              <w:rFonts w:asciiTheme="majorHAnsi" w:hAnsiTheme="majorHAnsi"/>
                              <w:color w:val="FFFFFF" w:themeColor="background1"/>
                              <w:sz w:val="72"/>
                              <w:szCs w:val="72"/>
                            </w:rPr>
                          </w:pPr>
                          <w:r>
                            <w:rPr>
                              <w:rFonts w:asciiTheme="majorHAnsi" w:hAnsiTheme="majorHAnsi"/>
                              <w:color w:val="FFFFFF" w:themeColor="background1"/>
                              <w:szCs w:val="20"/>
                            </w:rPr>
                            <w:t>APPENDIX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9E99B" id="_x0000_t202" coordsize="21600,21600" o:spt="202" path="m,l,21600r21600,l21600,xe">
              <v:stroke joinstyle="miter"/>
              <v:path gradientshapeok="t" o:connecttype="rect"/>
            </v:shapetype>
            <v:shape id="_x0000_s1056" type="#_x0000_t202" style="position:absolute;margin-left:1.85pt;margin-top:-56.05pt;width:299.8pt;height:22.75pt;z-index:25165829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" filled="f" stroked="f">
              <v:textbox>
                <w:txbxContent>
                  <w:p w14:paraId="2C9318F0" w14:textId="77777777" w:rsidR="00782C85" w:rsidRPr="008B4592" w:rsidRDefault="00782C85" w:rsidP="004476DF">
                    <w:pPr>
                      <w:pStyle w:val="Body"/>
                      <w:rPr>
                        <w:rFonts w:asciiTheme="majorHAnsi" w:hAnsiTheme="majorHAnsi"/>
                        <w:color w:val="FFFFFF" w:themeColor="background1"/>
                        <w:sz w:val="72"/>
                        <w:szCs w:val="72"/>
                      </w:rPr>
                    </w:pPr>
                    <w:r>
                      <w:rPr>
                        <w:rFonts w:asciiTheme="majorHAnsi" w:hAnsiTheme="majorHAnsi"/>
                        <w:color w:val="FFFFFF" w:themeColor="background1"/>
                        <w:szCs w:val="20"/>
                      </w:rPr>
                      <w:t>APPENDIX</w:t>
                    </w:r>
                  </w:p>
                </w:txbxContent>
              </v:textbox>
              <w10:wrap type="square" anchorx="margin"/>
            </v:shape>
          </w:pict>
        </mc:Fallback>
      </mc:AlternateContent>
    </w:r>
    <w:r w:rsidR="00782C85" w:rsidRPr="004476DF">
      <w:rPr>
        <w:noProof/>
        <w:color w:val="2B579A"/>
        <w:shd w:val="clear" w:color="auto" w:fill="E6E6E6"/>
      </w:rPr>
      <mc:AlternateContent>
        <mc:Choice Requires="wps">
          <w:drawing>
            <wp:anchor distT="45720" distB="45720" distL="114300" distR="114300" simplePos="0" relativeHeight="251658296" behindDoc="0" locked="0" layoutInCell="1" allowOverlap="1" wp14:anchorId="7D95838A" wp14:editId="6BE43C1E">
              <wp:simplePos x="0" y="0"/>
              <wp:positionH relativeFrom="margin">
                <wp:posOffset>4594497</wp:posOffset>
              </wp:positionH>
              <wp:positionV relativeFrom="paragraph">
                <wp:posOffset>-948937</wp:posOffset>
              </wp:positionV>
              <wp:extent cx="928370" cy="559435"/>
              <wp:effectExtent l="0" t="0"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559435"/>
                      </a:xfrm>
                      <a:prstGeom prst="rect">
                        <a:avLst/>
                      </a:prstGeom>
                      <a:noFill/>
                      <a:ln w="9525">
                        <a:noFill/>
                        <a:miter lim="800000"/>
                        <a:headEnd/>
                        <a:tailEnd/>
                      </a:ln>
                    </wps:spPr>
                    <wps:txbx>
                      <w:txbxContent>
                        <w:p w14:paraId="22307A91" w14:textId="77777777" w:rsidR="00782C85" w:rsidRPr="006E75F4" w:rsidRDefault="0065598C" w:rsidP="004476DF">
                          <w:pPr>
                            <w:rPr>
                              <w:rFonts w:asciiTheme="majorHAnsi" w:hAnsiTheme="majorHAnsi"/>
                              <w:color w:val="FFFFFF" w:themeColor="background1"/>
                              <w:sz w:val="60"/>
                              <w:szCs w:val="60"/>
                            </w:rPr>
                          </w:pPr>
                          <w:r>
                            <w:rPr>
                              <w:rFonts w:asciiTheme="majorHAnsi" w:hAnsiTheme="majorHAnsi"/>
                              <w:color w:val="FFFFFF" w:themeColor="background1"/>
                              <w:sz w:val="60"/>
                              <w:szCs w:val="60"/>
                            </w:rPr>
                            <w:t>9</w:t>
                          </w:r>
                          <w:r w:rsidR="00782C85" w:rsidRPr="006E75F4">
                            <w:rPr>
                              <w:rFonts w:asciiTheme="majorHAnsi" w:hAnsiTheme="majorHAnsi"/>
                              <w:color w:val="FFFFFF" w:themeColor="background1"/>
                              <w:sz w:val="60"/>
                              <w:szCs w:val="6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5838A" id="_x0000_s1057" type="#_x0000_t202" style="position:absolute;margin-left:361.75pt;margin-top:-74.7pt;width:73.1pt;height:44.05pt;z-index:251658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" filled="f" stroked="f">
              <v:textbox>
                <w:txbxContent>
                  <w:p w14:paraId="22307A91" w14:textId="77777777" w:rsidR="00782C85" w:rsidRPr="006E75F4" w:rsidRDefault="0065598C" w:rsidP="004476DF">
                    <w:pPr>
                      <w:rPr>
                        <w:rFonts w:asciiTheme="majorHAnsi" w:hAnsiTheme="majorHAnsi"/>
                        <w:color w:val="FFFFFF" w:themeColor="background1"/>
                        <w:sz w:val="60"/>
                        <w:szCs w:val="60"/>
                      </w:rPr>
                    </w:pPr>
                    <w:r>
                      <w:rPr>
                        <w:rFonts w:asciiTheme="majorHAnsi" w:hAnsiTheme="majorHAnsi"/>
                        <w:color w:val="FFFFFF" w:themeColor="background1"/>
                        <w:sz w:val="60"/>
                        <w:szCs w:val="60"/>
                      </w:rPr>
                      <w:t>9</w:t>
                    </w:r>
                    <w:r w:rsidR="00782C85" w:rsidRPr="006E75F4">
                      <w:rPr>
                        <w:rFonts w:asciiTheme="majorHAnsi" w:hAnsiTheme="majorHAnsi"/>
                        <w:color w:val="FFFFFF" w:themeColor="background1"/>
                        <w:sz w:val="60"/>
                        <w:szCs w:val="60"/>
                      </w:rPr>
                      <w:t>.0</w:t>
                    </w:r>
                  </w:p>
                </w:txbxContent>
              </v:textbox>
              <w10:wrap type="square" anchorx="margin"/>
            </v:shape>
          </w:pict>
        </mc:Fallback>
      </mc:AlternateContent>
    </w:r>
    <w:r w:rsidR="00782C85">
      <w:rPr>
        <w:noProof/>
        <w:color w:val="2B579A"/>
        <w:shd w:val="clear" w:color="auto" w:fill="E6E6E6"/>
        <w:lang w:val="nl-NL" w:eastAsia="nl-NL" w:bidi="ar-SA"/>
      </w:rPr>
      <w:drawing>
        <wp:anchor distT="0" distB="0" distL="114300" distR="114300" simplePos="0" relativeHeight="251658294" behindDoc="1" locked="0" layoutInCell="1" allowOverlap="1" wp14:anchorId="2DE335D3" wp14:editId="00949AED">
          <wp:simplePos x="0" y="0"/>
          <wp:positionH relativeFrom="page">
            <wp:posOffset>421</wp:posOffset>
          </wp:positionH>
          <wp:positionV relativeFrom="page">
            <wp:posOffset>0</wp:posOffset>
          </wp:positionV>
          <wp:extent cx="7559158" cy="1069560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158" cy="106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5FC06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7BE78E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07A0FF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B3C2F6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400510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3D4E62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26C734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52310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334C3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3F04D3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1A3377"/>
    <w:multiLevelType w:val="hybridMultilevel"/>
    <w:tmpl w:val="80023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63CA7"/>
    <w:multiLevelType w:val="hybridMultilevel"/>
    <w:tmpl w:val="0A6E782C"/>
    <w:lvl w:ilvl="0" w:tplc="CEA2AFD2">
      <w:start w:val="1"/>
      <w:numFmt w:val="upperLetter"/>
      <w:lvlText w:val="%1."/>
      <w:lvlJc w:val="left"/>
      <w:pPr>
        <w:ind w:left="720" w:hanging="360"/>
      </w:pPr>
      <w:rPr>
        <w:rFonts w:ascii="Roboto Slab" w:eastAsia="Roboto Slab" w:hAnsi="Roboto Slab"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0A73FA"/>
    <w:multiLevelType w:val="hybridMultilevel"/>
    <w:tmpl w:val="68F2A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0A11F8"/>
    <w:multiLevelType w:val="hybridMultilevel"/>
    <w:tmpl w:val="5906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F12AB"/>
    <w:multiLevelType w:val="hybridMultilevel"/>
    <w:tmpl w:val="E348FD6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587703"/>
    <w:multiLevelType w:val="multilevel"/>
    <w:tmpl w:val="06425ABE"/>
    <w:lvl w:ilvl="0">
      <w:start w:val="1"/>
      <w:numFmt w:val="bullet"/>
      <w:pStyle w:val="Bullet1"/>
      <w:lvlText w:val=""/>
      <w:lvlJc w:val="left"/>
      <w:pPr>
        <w:ind w:left="680" w:hanging="680"/>
      </w:pPr>
      <w:rPr>
        <w:rFonts w:ascii="Wingdings" w:hAnsi="Wingdings" w:hint="default"/>
        <w:color w:val="00668C" w:themeColor="accent6"/>
        <w:spacing w:val="-12"/>
        <w:w w:val="88"/>
        <w:sz w:val="19"/>
      </w:rPr>
    </w:lvl>
    <w:lvl w:ilvl="1">
      <w:numFmt w:val="bullet"/>
      <w:pStyle w:val="Bullet2"/>
      <w:lvlText w:val="–"/>
      <w:lvlJc w:val="left"/>
      <w:pPr>
        <w:ind w:left="680" w:hanging="680"/>
      </w:pPr>
      <w:rPr>
        <w:rFonts w:ascii="Arial" w:hAnsi="Arial" w:hint="default"/>
        <w:spacing w:val="-6"/>
        <w:w w:val="97"/>
        <w:sz w:val="19"/>
        <w:szCs w:val="19"/>
      </w:rPr>
    </w:lvl>
    <w:lvl w:ilvl="2">
      <w:numFmt w:val="bullet"/>
      <w:pStyle w:val="Bullet3"/>
      <w:lvlText w:val="−"/>
      <w:lvlJc w:val="left"/>
      <w:pPr>
        <w:ind w:left="680" w:hanging="680"/>
      </w:pPr>
      <w:rPr>
        <w:rFonts w:ascii="Roboto Slab" w:eastAsia="Roboto Slab" w:hAnsi="Roboto Slab" w:cs="Roboto Slab" w:hint="default"/>
        <w:spacing w:val="-18"/>
        <w:w w:val="100"/>
        <w:sz w:val="19"/>
        <w:szCs w:val="19"/>
      </w:rPr>
    </w:lvl>
    <w:lvl w:ilvl="3">
      <w:numFmt w:val="bullet"/>
      <w:lvlText w:val="•"/>
      <w:lvlJc w:val="left"/>
      <w:pPr>
        <w:ind w:left="680" w:hanging="680"/>
      </w:pPr>
      <w:rPr>
        <w:rFonts w:hint="default"/>
      </w:rPr>
    </w:lvl>
    <w:lvl w:ilvl="4">
      <w:numFmt w:val="bullet"/>
      <w:lvlText w:val="•"/>
      <w:lvlJc w:val="left"/>
      <w:pPr>
        <w:ind w:left="680" w:hanging="680"/>
      </w:pPr>
      <w:rPr>
        <w:rFonts w:hint="default"/>
      </w:rPr>
    </w:lvl>
    <w:lvl w:ilvl="5">
      <w:numFmt w:val="bullet"/>
      <w:lvlText w:val="•"/>
      <w:lvlJc w:val="left"/>
      <w:pPr>
        <w:ind w:left="680" w:hanging="680"/>
      </w:pPr>
      <w:rPr>
        <w:rFonts w:hint="default"/>
      </w:rPr>
    </w:lvl>
    <w:lvl w:ilvl="6">
      <w:numFmt w:val="bullet"/>
      <w:lvlText w:val="•"/>
      <w:lvlJc w:val="left"/>
      <w:pPr>
        <w:ind w:left="680" w:hanging="680"/>
      </w:pPr>
      <w:rPr>
        <w:rFonts w:hint="default"/>
      </w:rPr>
    </w:lvl>
    <w:lvl w:ilvl="7">
      <w:numFmt w:val="bullet"/>
      <w:lvlText w:val="•"/>
      <w:lvlJc w:val="left"/>
      <w:pPr>
        <w:ind w:left="680" w:hanging="680"/>
      </w:pPr>
      <w:rPr>
        <w:rFonts w:hint="default"/>
      </w:rPr>
    </w:lvl>
    <w:lvl w:ilvl="8">
      <w:numFmt w:val="bullet"/>
      <w:lvlText w:val="•"/>
      <w:lvlJc w:val="left"/>
      <w:pPr>
        <w:ind w:left="680" w:hanging="680"/>
      </w:pPr>
      <w:rPr>
        <w:rFonts w:hint="default"/>
      </w:rPr>
    </w:lvl>
  </w:abstractNum>
  <w:abstractNum w:abstractNumId="16" w15:restartNumberingAfterBreak="0">
    <w:nsid w:val="289E6FFA"/>
    <w:multiLevelType w:val="hybridMultilevel"/>
    <w:tmpl w:val="489AA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3A5090"/>
    <w:multiLevelType w:val="hybridMultilevel"/>
    <w:tmpl w:val="74462B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8460300"/>
    <w:multiLevelType w:val="hybridMultilevel"/>
    <w:tmpl w:val="7FBA75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C0E09AD"/>
    <w:multiLevelType w:val="hybridMultilevel"/>
    <w:tmpl w:val="1C16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459E1"/>
    <w:multiLevelType w:val="hybridMultilevel"/>
    <w:tmpl w:val="6EE4A0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7374D"/>
    <w:multiLevelType w:val="hybridMultilevel"/>
    <w:tmpl w:val="403A4352"/>
    <w:lvl w:ilvl="0" w:tplc="CDE086DC">
      <w:numFmt w:val="bullet"/>
      <w:lvlText w:val="-"/>
      <w:lvlJc w:val="left"/>
      <w:pPr>
        <w:ind w:left="720" w:hanging="360"/>
      </w:pPr>
      <w:rPr>
        <w:rFonts w:ascii="Roboto Slab Light" w:eastAsia="Roboto Slab" w:hAnsi="Roboto Slab Light" w:cs="Roboto Sla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8B30C9"/>
    <w:multiLevelType w:val="hybridMultilevel"/>
    <w:tmpl w:val="DDEAD9E2"/>
    <w:lvl w:ilvl="0" w:tplc="4914FE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BA10AD"/>
    <w:multiLevelType w:val="hybridMultilevel"/>
    <w:tmpl w:val="0C6E3C0C"/>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7852581"/>
    <w:multiLevelType w:val="multilevel"/>
    <w:tmpl w:val="2FB0E7A6"/>
    <w:lvl w:ilvl="0">
      <w:start w:val="1"/>
      <w:numFmt w:val="bullet"/>
      <w:pStyle w:val="TableBullet1"/>
      <w:lvlText w:val=""/>
      <w:lvlJc w:val="left"/>
      <w:pPr>
        <w:ind w:left="227" w:hanging="227"/>
      </w:pPr>
      <w:rPr>
        <w:rFonts w:ascii="Wingdings" w:hAnsi="Wingdings" w:hint="default"/>
      </w:rPr>
    </w:lvl>
    <w:lvl w:ilvl="1">
      <w:start w:val="1"/>
      <w:numFmt w:val="bullet"/>
      <w:lvlText w:val="o"/>
      <w:lvlJc w:val="left"/>
      <w:pPr>
        <w:tabs>
          <w:tab w:val="num" w:pos="4536"/>
        </w:tabs>
        <w:ind w:left="454" w:hanging="227"/>
      </w:pPr>
      <w:rPr>
        <w:rFonts w:ascii="Courier New" w:hAnsi="Courier New" w:hint="default"/>
      </w:rPr>
    </w:lvl>
    <w:lvl w:ilvl="2">
      <w:start w:val="1"/>
      <w:numFmt w:val="bullet"/>
      <w:lvlText w:val=""/>
      <w:lvlJc w:val="left"/>
      <w:pPr>
        <w:ind w:left="454" w:firstLine="227"/>
      </w:pPr>
      <w:rPr>
        <w:rFonts w:ascii="Wingdings" w:hAnsi="Wingdings" w:hint="default"/>
      </w:rPr>
    </w:lvl>
    <w:lvl w:ilvl="3">
      <w:start w:val="1"/>
      <w:numFmt w:val="bullet"/>
      <w:lvlText w:val=""/>
      <w:lvlJc w:val="left"/>
      <w:pPr>
        <w:ind w:left="681" w:firstLine="227"/>
      </w:pPr>
      <w:rPr>
        <w:rFonts w:ascii="Symbol" w:hAnsi="Symbol" w:cs="Symbol" w:hint="default"/>
      </w:rPr>
    </w:lvl>
    <w:lvl w:ilvl="4">
      <w:start w:val="1"/>
      <w:numFmt w:val="bullet"/>
      <w:lvlText w:val="o"/>
      <w:lvlJc w:val="left"/>
      <w:pPr>
        <w:ind w:left="908" w:firstLine="227"/>
      </w:pPr>
      <w:rPr>
        <w:rFonts w:ascii="Courier New" w:hAnsi="Courier New" w:cs="Courier New" w:hint="default"/>
      </w:rPr>
    </w:lvl>
    <w:lvl w:ilvl="5">
      <w:start w:val="1"/>
      <w:numFmt w:val="bullet"/>
      <w:lvlText w:val=""/>
      <w:lvlJc w:val="left"/>
      <w:pPr>
        <w:ind w:left="1135" w:firstLine="227"/>
      </w:pPr>
      <w:rPr>
        <w:rFonts w:ascii="Wingdings" w:hAnsi="Wingdings" w:cs="Wingdings" w:hint="default"/>
      </w:rPr>
    </w:lvl>
    <w:lvl w:ilvl="6">
      <w:start w:val="1"/>
      <w:numFmt w:val="bullet"/>
      <w:lvlText w:val=""/>
      <w:lvlJc w:val="left"/>
      <w:pPr>
        <w:ind w:left="1362" w:firstLine="227"/>
      </w:pPr>
      <w:rPr>
        <w:rFonts w:ascii="Symbol" w:hAnsi="Symbol" w:cs="Symbol" w:hint="default"/>
      </w:rPr>
    </w:lvl>
    <w:lvl w:ilvl="7">
      <w:start w:val="1"/>
      <w:numFmt w:val="bullet"/>
      <w:lvlText w:val="o"/>
      <w:lvlJc w:val="left"/>
      <w:pPr>
        <w:ind w:left="1589" w:firstLine="227"/>
      </w:pPr>
      <w:rPr>
        <w:rFonts w:ascii="Courier New" w:hAnsi="Courier New" w:cs="Courier New" w:hint="default"/>
      </w:rPr>
    </w:lvl>
    <w:lvl w:ilvl="8">
      <w:start w:val="1"/>
      <w:numFmt w:val="bullet"/>
      <w:lvlText w:val=""/>
      <w:lvlJc w:val="left"/>
      <w:pPr>
        <w:ind w:left="1816" w:firstLine="227"/>
      </w:pPr>
      <w:rPr>
        <w:rFonts w:ascii="Wingdings" w:hAnsi="Wingdings" w:cs="Wingdings" w:hint="default"/>
      </w:rPr>
    </w:lvl>
  </w:abstractNum>
  <w:abstractNum w:abstractNumId="25" w15:restartNumberingAfterBreak="0">
    <w:nsid w:val="6A2D10CD"/>
    <w:multiLevelType w:val="hybridMultilevel"/>
    <w:tmpl w:val="E0D27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40802">
    <w:abstractNumId w:val="24"/>
  </w:num>
  <w:num w:numId="2" w16cid:durableId="316685963">
    <w:abstractNumId w:val="9"/>
  </w:num>
  <w:num w:numId="3" w16cid:durableId="397017340">
    <w:abstractNumId w:val="7"/>
  </w:num>
  <w:num w:numId="4" w16cid:durableId="1274896777">
    <w:abstractNumId w:val="6"/>
  </w:num>
  <w:num w:numId="5" w16cid:durableId="236794552">
    <w:abstractNumId w:val="5"/>
  </w:num>
  <w:num w:numId="6" w16cid:durableId="82923518">
    <w:abstractNumId w:val="4"/>
  </w:num>
  <w:num w:numId="7" w16cid:durableId="851529301">
    <w:abstractNumId w:val="8"/>
  </w:num>
  <w:num w:numId="8" w16cid:durableId="469984324">
    <w:abstractNumId w:val="3"/>
  </w:num>
  <w:num w:numId="9" w16cid:durableId="1132599767">
    <w:abstractNumId w:val="2"/>
  </w:num>
  <w:num w:numId="10" w16cid:durableId="551232888">
    <w:abstractNumId w:val="1"/>
  </w:num>
  <w:num w:numId="11" w16cid:durableId="503714239">
    <w:abstractNumId w:val="0"/>
  </w:num>
  <w:num w:numId="12" w16cid:durableId="46346890">
    <w:abstractNumId w:val="17"/>
  </w:num>
  <w:num w:numId="13" w16cid:durableId="1960331613">
    <w:abstractNumId w:val="22"/>
  </w:num>
  <w:num w:numId="14" w16cid:durableId="1460684859">
    <w:abstractNumId w:val="18"/>
  </w:num>
  <w:num w:numId="15" w16cid:durableId="758138427">
    <w:abstractNumId w:val="13"/>
  </w:num>
  <w:num w:numId="16" w16cid:durableId="892156137">
    <w:abstractNumId w:val="11"/>
  </w:num>
  <w:num w:numId="17" w16cid:durableId="248125304">
    <w:abstractNumId w:val="10"/>
  </w:num>
  <w:num w:numId="18" w16cid:durableId="2115972755">
    <w:abstractNumId w:val="19"/>
  </w:num>
  <w:num w:numId="19" w16cid:durableId="422528507">
    <w:abstractNumId w:val="12"/>
  </w:num>
  <w:num w:numId="20" w16cid:durableId="59642833">
    <w:abstractNumId w:val="25"/>
  </w:num>
  <w:num w:numId="21" w16cid:durableId="456802418">
    <w:abstractNumId w:val="20"/>
  </w:num>
  <w:num w:numId="22" w16cid:durableId="290140056">
    <w:abstractNumId w:val="21"/>
  </w:num>
  <w:num w:numId="23" w16cid:durableId="1753047024">
    <w:abstractNumId w:val="15"/>
    <w:lvlOverride w:ilvl="0">
      <w:lvl w:ilvl="0">
        <w:start w:val="1"/>
        <w:numFmt w:val="bullet"/>
        <w:pStyle w:val="Bullet1"/>
        <w:lvlText w:val=""/>
        <w:lvlJc w:val="left"/>
        <w:pPr>
          <w:ind w:left="284" w:hanging="284"/>
        </w:pPr>
        <w:rPr>
          <w:rFonts w:ascii="Wingdings" w:hAnsi="Wingdings" w:hint="default"/>
          <w:color w:val="auto"/>
          <w:spacing w:val="-12"/>
          <w:w w:val="88"/>
          <w:sz w:val="19"/>
        </w:rPr>
      </w:lvl>
    </w:lvlOverride>
    <w:lvlOverride w:ilvl="1">
      <w:lvl w:ilvl="1">
        <w:numFmt w:val="bullet"/>
        <w:pStyle w:val="Bullet2"/>
        <w:lvlText w:val="–"/>
        <w:lvlJc w:val="left"/>
        <w:pPr>
          <w:ind w:left="8365" w:hanging="284"/>
        </w:pPr>
        <w:rPr>
          <w:rFonts w:ascii="Arial" w:hAnsi="Arial" w:hint="default"/>
          <w:color w:val="auto"/>
          <w:spacing w:val="-6"/>
          <w:w w:val="97"/>
          <w:sz w:val="19"/>
        </w:rPr>
      </w:lvl>
    </w:lvlOverride>
    <w:lvlOverride w:ilvl="2">
      <w:lvl w:ilvl="2">
        <w:numFmt w:val="bullet"/>
        <w:pStyle w:val="Bullet3"/>
        <w:lvlText w:val="−"/>
        <w:lvlJc w:val="left"/>
        <w:pPr>
          <w:ind w:left="852" w:hanging="284"/>
        </w:pPr>
        <w:rPr>
          <w:rFonts w:ascii="Roboto Slab" w:eastAsia="Roboto Slab" w:hAnsi="Roboto Slab" w:cs="Roboto Slab" w:hint="default"/>
          <w:spacing w:val="-18"/>
          <w:w w:val="100"/>
          <w:sz w:val="19"/>
          <w:szCs w:val="19"/>
        </w:rPr>
      </w:lvl>
    </w:lvlOverride>
    <w:lvlOverride w:ilvl="3">
      <w:lvl w:ilvl="3">
        <w:numFmt w:val="bullet"/>
        <w:lvlText w:val="•"/>
        <w:lvlJc w:val="left"/>
        <w:pPr>
          <w:ind w:left="1136" w:hanging="284"/>
        </w:pPr>
        <w:rPr>
          <w:rFonts w:hint="default"/>
        </w:rPr>
      </w:lvl>
    </w:lvlOverride>
    <w:lvlOverride w:ilvl="4">
      <w:lvl w:ilvl="4">
        <w:numFmt w:val="bullet"/>
        <w:lvlText w:val="•"/>
        <w:lvlJc w:val="left"/>
        <w:pPr>
          <w:ind w:left="1420" w:hanging="284"/>
        </w:pPr>
        <w:rPr>
          <w:rFonts w:hint="default"/>
        </w:rPr>
      </w:lvl>
    </w:lvlOverride>
    <w:lvlOverride w:ilvl="5">
      <w:lvl w:ilvl="5">
        <w:numFmt w:val="bullet"/>
        <w:lvlText w:val="•"/>
        <w:lvlJc w:val="left"/>
        <w:pPr>
          <w:ind w:left="1704" w:hanging="284"/>
        </w:pPr>
        <w:rPr>
          <w:rFonts w:hint="default"/>
        </w:rPr>
      </w:lvl>
    </w:lvlOverride>
    <w:lvlOverride w:ilvl="6">
      <w:lvl w:ilvl="6">
        <w:numFmt w:val="bullet"/>
        <w:lvlText w:val="•"/>
        <w:lvlJc w:val="left"/>
        <w:pPr>
          <w:ind w:left="1988" w:hanging="284"/>
        </w:pPr>
        <w:rPr>
          <w:rFonts w:hint="default"/>
        </w:rPr>
      </w:lvl>
    </w:lvlOverride>
    <w:lvlOverride w:ilvl="7">
      <w:lvl w:ilvl="7">
        <w:numFmt w:val="bullet"/>
        <w:lvlText w:val="•"/>
        <w:lvlJc w:val="left"/>
        <w:pPr>
          <w:ind w:left="2272" w:hanging="284"/>
        </w:pPr>
        <w:rPr>
          <w:rFonts w:hint="default"/>
        </w:rPr>
      </w:lvl>
    </w:lvlOverride>
    <w:lvlOverride w:ilvl="8">
      <w:lvl w:ilvl="8">
        <w:numFmt w:val="bullet"/>
        <w:lvlText w:val="•"/>
        <w:lvlJc w:val="left"/>
        <w:pPr>
          <w:ind w:left="2556" w:hanging="284"/>
        </w:pPr>
        <w:rPr>
          <w:rFonts w:hint="default"/>
        </w:rPr>
      </w:lvl>
    </w:lvlOverride>
  </w:num>
  <w:num w:numId="24" w16cid:durableId="1464805185">
    <w:abstractNumId w:val="16"/>
  </w:num>
  <w:num w:numId="25" w16cid:durableId="553855081">
    <w:abstractNumId w:val="23"/>
  </w:num>
  <w:num w:numId="26" w16cid:durableId="1590315032">
    <w:abstractNumId w:val="1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xell, Alan">
    <w15:presenceInfo w15:providerId="AD" w15:userId="S::pcapaxe@imptobnet.com::dbc3a57a-3541-4fed-b289-fed3e9d214ea"/>
  </w15:person>
  <w15:person w15:author="Michalowska, Katarzyna">
    <w15:presenceInfo w15:providerId="AD" w15:userId="S::1046873@imptobnet.com::c2edcc93-3144-472b-bec9-e203eb7deaab"/>
  </w15:person>
  <w15:person w15:author="Ravindran, Rohit">
    <w15:presenceInfo w15:providerId="AD" w15:userId="S::rohit.ravindran@capgemini.com::18c2d4e2-a8dc-4a9b-9834-babf9c2ee631"/>
  </w15:person>
  <w15:person w15:author="Kapur, Lalit">
    <w15:presenceInfo w15:providerId="AD" w15:userId="S::5005078@imptobnet.com::1117b541-cf2f-419d-8801-fcd64eac51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trackRevisions/>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ef87f2ce-0c8e-4ed7-859b-6a5a22248cce"/>
  </w:docVars>
  <w:rsids>
    <w:rsidRoot w:val="00977DBE"/>
    <w:rsid w:val="00002240"/>
    <w:rsid w:val="00002E7A"/>
    <w:rsid w:val="00006342"/>
    <w:rsid w:val="00006E26"/>
    <w:rsid w:val="0001030D"/>
    <w:rsid w:val="00010936"/>
    <w:rsid w:val="00010BAA"/>
    <w:rsid w:val="00010D3B"/>
    <w:rsid w:val="0001203A"/>
    <w:rsid w:val="00012652"/>
    <w:rsid w:val="000126F5"/>
    <w:rsid w:val="0001288E"/>
    <w:rsid w:val="00012D35"/>
    <w:rsid w:val="0001374F"/>
    <w:rsid w:val="00013EEB"/>
    <w:rsid w:val="00014A40"/>
    <w:rsid w:val="00014ACD"/>
    <w:rsid w:val="00016EB7"/>
    <w:rsid w:val="00020294"/>
    <w:rsid w:val="000220D9"/>
    <w:rsid w:val="00022281"/>
    <w:rsid w:val="0002427B"/>
    <w:rsid w:val="00024DFA"/>
    <w:rsid w:val="00026494"/>
    <w:rsid w:val="000266DE"/>
    <w:rsid w:val="00027AE7"/>
    <w:rsid w:val="00027CB1"/>
    <w:rsid w:val="00027D71"/>
    <w:rsid w:val="00030D12"/>
    <w:rsid w:val="000311BA"/>
    <w:rsid w:val="00031315"/>
    <w:rsid w:val="00031BA3"/>
    <w:rsid w:val="00032497"/>
    <w:rsid w:val="0003275F"/>
    <w:rsid w:val="00033C32"/>
    <w:rsid w:val="00033D77"/>
    <w:rsid w:val="0003495F"/>
    <w:rsid w:val="000349B3"/>
    <w:rsid w:val="00036042"/>
    <w:rsid w:val="00036B48"/>
    <w:rsid w:val="000401DC"/>
    <w:rsid w:val="000419A8"/>
    <w:rsid w:val="00041C5D"/>
    <w:rsid w:val="000455CE"/>
    <w:rsid w:val="00045A4B"/>
    <w:rsid w:val="00045E49"/>
    <w:rsid w:val="00050487"/>
    <w:rsid w:val="0005153C"/>
    <w:rsid w:val="00052112"/>
    <w:rsid w:val="00052CD6"/>
    <w:rsid w:val="000534D2"/>
    <w:rsid w:val="00057FAD"/>
    <w:rsid w:val="00060873"/>
    <w:rsid w:val="00060E64"/>
    <w:rsid w:val="00061773"/>
    <w:rsid w:val="0006208A"/>
    <w:rsid w:val="00067975"/>
    <w:rsid w:val="00070018"/>
    <w:rsid w:val="0007158D"/>
    <w:rsid w:val="000717DD"/>
    <w:rsid w:val="00073477"/>
    <w:rsid w:val="00073E2F"/>
    <w:rsid w:val="0007555D"/>
    <w:rsid w:val="0007640F"/>
    <w:rsid w:val="0007755D"/>
    <w:rsid w:val="00077AE1"/>
    <w:rsid w:val="0008115A"/>
    <w:rsid w:val="00084D47"/>
    <w:rsid w:val="00085429"/>
    <w:rsid w:val="00086BA2"/>
    <w:rsid w:val="00090BC0"/>
    <w:rsid w:val="000918FC"/>
    <w:rsid w:val="00091CAB"/>
    <w:rsid w:val="00091D17"/>
    <w:rsid w:val="00091D74"/>
    <w:rsid w:val="00092F34"/>
    <w:rsid w:val="00093E97"/>
    <w:rsid w:val="00096484"/>
    <w:rsid w:val="000974AC"/>
    <w:rsid w:val="00097B8C"/>
    <w:rsid w:val="000A0203"/>
    <w:rsid w:val="000A1AF4"/>
    <w:rsid w:val="000A1C1E"/>
    <w:rsid w:val="000A3DCF"/>
    <w:rsid w:val="000A447F"/>
    <w:rsid w:val="000A6333"/>
    <w:rsid w:val="000A7473"/>
    <w:rsid w:val="000A7474"/>
    <w:rsid w:val="000A79D5"/>
    <w:rsid w:val="000B0792"/>
    <w:rsid w:val="000B2E1B"/>
    <w:rsid w:val="000B380F"/>
    <w:rsid w:val="000B450E"/>
    <w:rsid w:val="000B5314"/>
    <w:rsid w:val="000B622C"/>
    <w:rsid w:val="000B7E04"/>
    <w:rsid w:val="000C110C"/>
    <w:rsid w:val="000C2160"/>
    <w:rsid w:val="000C2536"/>
    <w:rsid w:val="000C6EA1"/>
    <w:rsid w:val="000D0406"/>
    <w:rsid w:val="000D35AA"/>
    <w:rsid w:val="000D35C3"/>
    <w:rsid w:val="000D3A7C"/>
    <w:rsid w:val="000D3CC2"/>
    <w:rsid w:val="000D3F17"/>
    <w:rsid w:val="000D559D"/>
    <w:rsid w:val="000D57FF"/>
    <w:rsid w:val="000D6B71"/>
    <w:rsid w:val="000E1211"/>
    <w:rsid w:val="000E1471"/>
    <w:rsid w:val="000E17B5"/>
    <w:rsid w:val="000E18E7"/>
    <w:rsid w:val="000E392D"/>
    <w:rsid w:val="000E4682"/>
    <w:rsid w:val="000E519D"/>
    <w:rsid w:val="000E521A"/>
    <w:rsid w:val="000E5B17"/>
    <w:rsid w:val="000E6ECF"/>
    <w:rsid w:val="000E7765"/>
    <w:rsid w:val="000F036F"/>
    <w:rsid w:val="000F063D"/>
    <w:rsid w:val="000F1BDD"/>
    <w:rsid w:val="000F349F"/>
    <w:rsid w:val="000F49F2"/>
    <w:rsid w:val="000F5319"/>
    <w:rsid w:val="000F5C02"/>
    <w:rsid w:val="000F5F24"/>
    <w:rsid w:val="000F6877"/>
    <w:rsid w:val="000F7C13"/>
    <w:rsid w:val="000F7E37"/>
    <w:rsid w:val="001019D0"/>
    <w:rsid w:val="00101B8C"/>
    <w:rsid w:val="00101CA9"/>
    <w:rsid w:val="00104A6C"/>
    <w:rsid w:val="001051DF"/>
    <w:rsid w:val="00105281"/>
    <w:rsid w:val="00105705"/>
    <w:rsid w:val="00110150"/>
    <w:rsid w:val="0011046C"/>
    <w:rsid w:val="0011073E"/>
    <w:rsid w:val="0011079E"/>
    <w:rsid w:val="00110F68"/>
    <w:rsid w:val="00112E51"/>
    <w:rsid w:val="00113C35"/>
    <w:rsid w:val="001149F5"/>
    <w:rsid w:val="00114FC4"/>
    <w:rsid w:val="001152D3"/>
    <w:rsid w:val="0011554C"/>
    <w:rsid w:val="00115B73"/>
    <w:rsid w:val="00120FA4"/>
    <w:rsid w:val="001211FE"/>
    <w:rsid w:val="00122B89"/>
    <w:rsid w:val="001241DE"/>
    <w:rsid w:val="0012493B"/>
    <w:rsid w:val="00124BDB"/>
    <w:rsid w:val="00124E85"/>
    <w:rsid w:val="001270A0"/>
    <w:rsid w:val="001304B9"/>
    <w:rsid w:val="00133279"/>
    <w:rsid w:val="00133E84"/>
    <w:rsid w:val="00134ED1"/>
    <w:rsid w:val="001354C7"/>
    <w:rsid w:val="00137AE4"/>
    <w:rsid w:val="00141E24"/>
    <w:rsid w:val="00142ACD"/>
    <w:rsid w:val="00144581"/>
    <w:rsid w:val="00150105"/>
    <w:rsid w:val="00150CB9"/>
    <w:rsid w:val="0015195D"/>
    <w:rsid w:val="00151D68"/>
    <w:rsid w:val="001526FC"/>
    <w:rsid w:val="001527CD"/>
    <w:rsid w:val="001534D1"/>
    <w:rsid w:val="00155CAE"/>
    <w:rsid w:val="001572BA"/>
    <w:rsid w:val="00161304"/>
    <w:rsid w:val="00161E30"/>
    <w:rsid w:val="0016242E"/>
    <w:rsid w:val="001636E7"/>
    <w:rsid w:val="001650AA"/>
    <w:rsid w:val="00165BD8"/>
    <w:rsid w:val="00166AB8"/>
    <w:rsid w:val="00166EAB"/>
    <w:rsid w:val="00167196"/>
    <w:rsid w:val="001674E5"/>
    <w:rsid w:val="00170B02"/>
    <w:rsid w:val="00171FC7"/>
    <w:rsid w:val="00172397"/>
    <w:rsid w:val="00173FE6"/>
    <w:rsid w:val="001747C2"/>
    <w:rsid w:val="001750A2"/>
    <w:rsid w:val="0017644C"/>
    <w:rsid w:val="001812EF"/>
    <w:rsid w:val="001821EA"/>
    <w:rsid w:val="0018355E"/>
    <w:rsid w:val="0018457E"/>
    <w:rsid w:val="00185C5C"/>
    <w:rsid w:val="00186989"/>
    <w:rsid w:val="0019065F"/>
    <w:rsid w:val="00193344"/>
    <w:rsid w:val="00193BA0"/>
    <w:rsid w:val="0019456C"/>
    <w:rsid w:val="0019550E"/>
    <w:rsid w:val="001A2DD3"/>
    <w:rsid w:val="001A5458"/>
    <w:rsid w:val="001A6F16"/>
    <w:rsid w:val="001B0BC1"/>
    <w:rsid w:val="001B2974"/>
    <w:rsid w:val="001B369C"/>
    <w:rsid w:val="001B382B"/>
    <w:rsid w:val="001B56A3"/>
    <w:rsid w:val="001B57B8"/>
    <w:rsid w:val="001B6A2B"/>
    <w:rsid w:val="001C038B"/>
    <w:rsid w:val="001C0EA3"/>
    <w:rsid w:val="001C1BA4"/>
    <w:rsid w:val="001C2A58"/>
    <w:rsid w:val="001C471B"/>
    <w:rsid w:val="001C47E1"/>
    <w:rsid w:val="001C5436"/>
    <w:rsid w:val="001C5868"/>
    <w:rsid w:val="001C5E69"/>
    <w:rsid w:val="001C647B"/>
    <w:rsid w:val="001C78B3"/>
    <w:rsid w:val="001D00D8"/>
    <w:rsid w:val="001D163D"/>
    <w:rsid w:val="001D1FE7"/>
    <w:rsid w:val="001D208B"/>
    <w:rsid w:val="001D4154"/>
    <w:rsid w:val="001D491B"/>
    <w:rsid w:val="001D5059"/>
    <w:rsid w:val="001D661C"/>
    <w:rsid w:val="001D7D76"/>
    <w:rsid w:val="001E1868"/>
    <w:rsid w:val="001E3EC9"/>
    <w:rsid w:val="001E40D5"/>
    <w:rsid w:val="001E4444"/>
    <w:rsid w:val="001E4851"/>
    <w:rsid w:val="001E4D23"/>
    <w:rsid w:val="001E6291"/>
    <w:rsid w:val="001F00E3"/>
    <w:rsid w:val="001F0AA9"/>
    <w:rsid w:val="001F1756"/>
    <w:rsid w:val="001F3372"/>
    <w:rsid w:val="001F4524"/>
    <w:rsid w:val="001F4A7C"/>
    <w:rsid w:val="001F5634"/>
    <w:rsid w:val="001F65E9"/>
    <w:rsid w:val="001F7B16"/>
    <w:rsid w:val="001F7F71"/>
    <w:rsid w:val="002019AB"/>
    <w:rsid w:val="00202422"/>
    <w:rsid w:val="00202CE5"/>
    <w:rsid w:val="00203787"/>
    <w:rsid w:val="002055F9"/>
    <w:rsid w:val="0020631A"/>
    <w:rsid w:val="00207353"/>
    <w:rsid w:val="002106A8"/>
    <w:rsid w:val="00211AA1"/>
    <w:rsid w:val="00211C5F"/>
    <w:rsid w:val="002126AA"/>
    <w:rsid w:val="00213A17"/>
    <w:rsid w:val="00215EAA"/>
    <w:rsid w:val="00216A83"/>
    <w:rsid w:val="00216BE8"/>
    <w:rsid w:val="00216BEA"/>
    <w:rsid w:val="00216C65"/>
    <w:rsid w:val="002205F5"/>
    <w:rsid w:val="00221D73"/>
    <w:rsid w:val="00223509"/>
    <w:rsid w:val="00223687"/>
    <w:rsid w:val="002238B6"/>
    <w:rsid w:val="0022467F"/>
    <w:rsid w:val="002249D5"/>
    <w:rsid w:val="0022509E"/>
    <w:rsid w:val="002254AD"/>
    <w:rsid w:val="002260F9"/>
    <w:rsid w:val="00226A7D"/>
    <w:rsid w:val="00227D94"/>
    <w:rsid w:val="0023461E"/>
    <w:rsid w:val="0023709E"/>
    <w:rsid w:val="00237B79"/>
    <w:rsid w:val="0024179B"/>
    <w:rsid w:val="002420BE"/>
    <w:rsid w:val="00243199"/>
    <w:rsid w:val="00244A7B"/>
    <w:rsid w:val="002450B1"/>
    <w:rsid w:val="0024591F"/>
    <w:rsid w:val="002468A6"/>
    <w:rsid w:val="00246DD6"/>
    <w:rsid w:val="00247113"/>
    <w:rsid w:val="0024777F"/>
    <w:rsid w:val="00250DAB"/>
    <w:rsid w:val="002513F1"/>
    <w:rsid w:val="00251EBC"/>
    <w:rsid w:val="0025279F"/>
    <w:rsid w:val="002539FE"/>
    <w:rsid w:val="00253A6E"/>
    <w:rsid w:val="00253AC7"/>
    <w:rsid w:val="00254100"/>
    <w:rsid w:val="00255D19"/>
    <w:rsid w:val="0025641E"/>
    <w:rsid w:val="00256447"/>
    <w:rsid w:val="00256B46"/>
    <w:rsid w:val="00257729"/>
    <w:rsid w:val="00260822"/>
    <w:rsid w:val="00260C83"/>
    <w:rsid w:val="002618F6"/>
    <w:rsid w:val="002623B0"/>
    <w:rsid w:val="002651BE"/>
    <w:rsid w:val="0026665C"/>
    <w:rsid w:val="00267C30"/>
    <w:rsid w:val="002712CC"/>
    <w:rsid w:val="0027150A"/>
    <w:rsid w:val="00272214"/>
    <w:rsid w:val="00272F86"/>
    <w:rsid w:val="00274E4B"/>
    <w:rsid w:val="00275CE1"/>
    <w:rsid w:val="00276E6F"/>
    <w:rsid w:val="002804F2"/>
    <w:rsid w:val="002806C3"/>
    <w:rsid w:val="0028092E"/>
    <w:rsid w:val="002827A9"/>
    <w:rsid w:val="00283E87"/>
    <w:rsid w:val="00284C8F"/>
    <w:rsid w:val="00286409"/>
    <w:rsid w:val="00286EA2"/>
    <w:rsid w:val="002871C6"/>
    <w:rsid w:val="00287315"/>
    <w:rsid w:val="002877AE"/>
    <w:rsid w:val="0029240A"/>
    <w:rsid w:val="00292F88"/>
    <w:rsid w:val="002932B4"/>
    <w:rsid w:val="00293BDA"/>
    <w:rsid w:val="00294213"/>
    <w:rsid w:val="00294DF0"/>
    <w:rsid w:val="0029774E"/>
    <w:rsid w:val="002A09F4"/>
    <w:rsid w:val="002A11E5"/>
    <w:rsid w:val="002A1FF6"/>
    <w:rsid w:val="002A2431"/>
    <w:rsid w:val="002A3549"/>
    <w:rsid w:val="002A438D"/>
    <w:rsid w:val="002A4A07"/>
    <w:rsid w:val="002A4F9B"/>
    <w:rsid w:val="002A56F3"/>
    <w:rsid w:val="002A662D"/>
    <w:rsid w:val="002A760C"/>
    <w:rsid w:val="002B079F"/>
    <w:rsid w:val="002B093B"/>
    <w:rsid w:val="002B1873"/>
    <w:rsid w:val="002B2A39"/>
    <w:rsid w:val="002B2E6E"/>
    <w:rsid w:val="002B4212"/>
    <w:rsid w:val="002B5A67"/>
    <w:rsid w:val="002B633E"/>
    <w:rsid w:val="002B6CD2"/>
    <w:rsid w:val="002B779A"/>
    <w:rsid w:val="002B7A92"/>
    <w:rsid w:val="002C03C8"/>
    <w:rsid w:val="002C04B9"/>
    <w:rsid w:val="002C0C77"/>
    <w:rsid w:val="002C1794"/>
    <w:rsid w:val="002C2AA9"/>
    <w:rsid w:val="002C3D88"/>
    <w:rsid w:val="002C4710"/>
    <w:rsid w:val="002C5527"/>
    <w:rsid w:val="002C5989"/>
    <w:rsid w:val="002C5C74"/>
    <w:rsid w:val="002C6BAF"/>
    <w:rsid w:val="002C7064"/>
    <w:rsid w:val="002D0393"/>
    <w:rsid w:val="002D0AC3"/>
    <w:rsid w:val="002D2F3B"/>
    <w:rsid w:val="002D3D80"/>
    <w:rsid w:val="002D3E4A"/>
    <w:rsid w:val="002D4DDF"/>
    <w:rsid w:val="002D535D"/>
    <w:rsid w:val="002D567B"/>
    <w:rsid w:val="002D6484"/>
    <w:rsid w:val="002D7228"/>
    <w:rsid w:val="002E15E4"/>
    <w:rsid w:val="002E1F03"/>
    <w:rsid w:val="002E2AC0"/>
    <w:rsid w:val="002E32B9"/>
    <w:rsid w:val="002E4F45"/>
    <w:rsid w:val="002E56D8"/>
    <w:rsid w:val="002E577A"/>
    <w:rsid w:val="002E5B97"/>
    <w:rsid w:val="002F079F"/>
    <w:rsid w:val="002F11BF"/>
    <w:rsid w:val="002F131D"/>
    <w:rsid w:val="002F2FA6"/>
    <w:rsid w:val="002F3512"/>
    <w:rsid w:val="002F4778"/>
    <w:rsid w:val="002F725A"/>
    <w:rsid w:val="002F78B7"/>
    <w:rsid w:val="00300C70"/>
    <w:rsid w:val="00300D0B"/>
    <w:rsid w:val="00301152"/>
    <w:rsid w:val="003051DA"/>
    <w:rsid w:val="00306A9D"/>
    <w:rsid w:val="003104AF"/>
    <w:rsid w:val="0031497E"/>
    <w:rsid w:val="00315CD0"/>
    <w:rsid w:val="0031706A"/>
    <w:rsid w:val="0031738E"/>
    <w:rsid w:val="00320ACD"/>
    <w:rsid w:val="00320BAB"/>
    <w:rsid w:val="00321BFE"/>
    <w:rsid w:val="003232B2"/>
    <w:rsid w:val="003234A0"/>
    <w:rsid w:val="00323B5B"/>
    <w:rsid w:val="003241BC"/>
    <w:rsid w:val="00326834"/>
    <w:rsid w:val="003268DF"/>
    <w:rsid w:val="00326FBD"/>
    <w:rsid w:val="003270C3"/>
    <w:rsid w:val="0032777D"/>
    <w:rsid w:val="00327D13"/>
    <w:rsid w:val="003305AF"/>
    <w:rsid w:val="003309E5"/>
    <w:rsid w:val="0033234D"/>
    <w:rsid w:val="00333270"/>
    <w:rsid w:val="00333477"/>
    <w:rsid w:val="0033528D"/>
    <w:rsid w:val="0033710C"/>
    <w:rsid w:val="00340F3D"/>
    <w:rsid w:val="00341080"/>
    <w:rsid w:val="00341231"/>
    <w:rsid w:val="00342B43"/>
    <w:rsid w:val="0034319E"/>
    <w:rsid w:val="00343293"/>
    <w:rsid w:val="003436AC"/>
    <w:rsid w:val="003444EB"/>
    <w:rsid w:val="00344F2C"/>
    <w:rsid w:val="003460EB"/>
    <w:rsid w:val="00347C0E"/>
    <w:rsid w:val="0035124A"/>
    <w:rsid w:val="00351F0E"/>
    <w:rsid w:val="00355D58"/>
    <w:rsid w:val="00356E25"/>
    <w:rsid w:val="00357338"/>
    <w:rsid w:val="00361250"/>
    <w:rsid w:val="00361E9B"/>
    <w:rsid w:val="003627CD"/>
    <w:rsid w:val="003645A1"/>
    <w:rsid w:val="003649D3"/>
    <w:rsid w:val="0036570C"/>
    <w:rsid w:val="00365AED"/>
    <w:rsid w:val="00367B84"/>
    <w:rsid w:val="00370B49"/>
    <w:rsid w:val="00370FEB"/>
    <w:rsid w:val="003720B1"/>
    <w:rsid w:val="003745CA"/>
    <w:rsid w:val="00374CE9"/>
    <w:rsid w:val="00375A72"/>
    <w:rsid w:val="00375E40"/>
    <w:rsid w:val="003760C4"/>
    <w:rsid w:val="00376950"/>
    <w:rsid w:val="00376FDD"/>
    <w:rsid w:val="00380E4F"/>
    <w:rsid w:val="003810D7"/>
    <w:rsid w:val="00381802"/>
    <w:rsid w:val="003830C3"/>
    <w:rsid w:val="0038484F"/>
    <w:rsid w:val="0038658B"/>
    <w:rsid w:val="00386DAE"/>
    <w:rsid w:val="00387001"/>
    <w:rsid w:val="00390AB2"/>
    <w:rsid w:val="003912F8"/>
    <w:rsid w:val="00391BE2"/>
    <w:rsid w:val="00393A33"/>
    <w:rsid w:val="00394CA1"/>
    <w:rsid w:val="00396F9B"/>
    <w:rsid w:val="003A004A"/>
    <w:rsid w:val="003A0CAE"/>
    <w:rsid w:val="003A12B4"/>
    <w:rsid w:val="003A1AF9"/>
    <w:rsid w:val="003A1B41"/>
    <w:rsid w:val="003A1DA5"/>
    <w:rsid w:val="003A402A"/>
    <w:rsid w:val="003A456F"/>
    <w:rsid w:val="003A4AD4"/>
    <w:rsid w:val="003A4B8A"/>
    <w:rsid w:val="003A6F66"/>
    <w:rsid w:val="003B0451"/>
    <w:rsid w:val="003B1689"/>
    <w:rsid w:val="003B2E13"/>
    <w:rsid w:val="003B3ACA"/>
    <w:rsid w:val="003B3AEC"/>
    <w:rsid w:val="003B4EF2"/>
    <w:rsid w:val="003C04C4"/>
    <w:rsid w:val="003C1D8B"/>
    <w:rsid w:val="003C34C6"/>
    <w:rsid w:val="003C3B71"/>
    <w:rsid w:val="003C3D50"/>
    <w:rsid w:val="003C3D98"/>
    <w:rsid w:val="003C4680"/>
    <w:rsid w:val="003C4ACB"/>
    <w:rsid w:val="003C4C28"/>
    <w:rsid w:val="003C5044"/>
    <w:rsid w:val="003D02EC"/>
    <w:rsid w:val="003D079A"/>
    <w:rsid w:val="003D0CBF"/>
    <w:rsid w:val="003D4173"/>
    <w:rsid w:val="003D4D23"/>
    <w:rsid w:val="003D4FF2"/>
    <w:rsid w:val="003D6781"/>
    <w:rsid w:val="003E0690"/>
    <w:rsid w:val="003E0F5E"/>
    <w:rsid w:val="003E15D9"/>
    <w:rsid w:val="003E28C1"/>
    <w:rsid w:val="003E2908"/>
    <w:rsid w:val="003E2E56"/>
    <w:rsid w:val="003E4E45"/>
    <w:rsid w:val="003E51A2"/>
    <w:rsid w:val="003E5733"/>
    <w:rsid w:val="003E705A"/>
    <w:rsid w:val="003E78C2"/>
    <w:rsid w:val="003E79C9"/>
    <w:rsid w:val="003E7C80"/>
    <w:rsid w:val="003E7CA0"/>
    <w:rsid w:val="003E7EDA"/>
    <w:rsid w:val="003F00A2"/>
    <w:rsid w:val="003F1054"/>
    <w:rsid w:val="003F1224"/>
    <w:rsid w:val="003F4674"/>
    <w:rsid w:val="003F4C1D"/>
    <w:rsid w:val="003F50D3"/>
    <w:rsid w:val="003F6CBC"/>
    <w:rsid w:val="00400DA9"/>
    <w:rsid w:val="004021C3"/>
    <w:rsid w:val="00402866"/>
    <w:rsid w:val="00402F7E"/>
    <w:rsid w:val="00404A48"/>
    <w:rsid w:val="00407385"/>
    <w:rsid w:val="0040782B"/>
    <w:rsid w:val="0041108F"/>
    <w:rsid w:val="00412228"/>
    <w:rsid w:val="00412320"/>
    <w:rsid w:val="00412E01"/>
    <w:rsid w:val="0041320C"/>
    <w:rsid w:val="00414041"/>
    <w:rsid w:val="00414583"/>
    <w:rsid w:val="004149A0"/>
    <w:rsid w:val="00415A28"/>
    <w:rsid w:val="00415E2C"/>
    <w:rsid w:val="004204B7"/>
    <w:rsid w:val="0042073C"/>
    <w:rsid w:val="004221C1"/>
    <w:rsid w:val="0042332E"/>
    <w:rsid w:val="004248D3"/>
    <w:rsid w:val="004248E4"/>
    <w:rsid w:val="004254FD"/>
    <w:rsid w:val="00425D4A"/>
    <w:rsid w:val="00426D94"/>
    <w:rsid w:val="0043061F"/>
    <w:rsid w:val="00432262"/>
    <w:rsid w:val="00432BC8"/>
    <w:rsid w:val="0043315A"/>
    <w:rsid w:val="00434115"/>
    <w:rsid w:val="004345C1"/>
    <w:rsid w:val="00434B5F"/>
    <w:rsid w:val="0043508A"/>
    <w:rsid w:val="00436E57"/>
    <w:rsid w:val="00441CBF"/>
    <w:rsid w:val="00441D01"/>
    <w:rsid w:val="00442EBC"/>
    <w:rsid w:val="00443158"/>
    <w:rsid w:val="004432A7"/>
    <w:rsid w:val="004443AC"/>
    <w:rsid w:val="00444D4F"/>
    <w:rsid w:val="004476DF"/>
    <w:rsid w:val="00451185"/>
    <w:rsid w:val="004517B0"/>
    <w:rsid w:val="00452BE0"/>
    <w:rsid w:val="004541A0"/>
    <w:rsid w:val="00454562"/>
    <w:rsid w:val="00454E50"/>
    <w:rsid w:val="00455059"/>
    <w:rsid w:val="00455B11"/>
    <w:rsid w:val="00455C4C"/>
    <w:rsid w:val="00456925"/>
    <w:rsid w:val="00460223"/>
    <w:rsid w:val="00460394"/>
    <w:rsid w:val="004607C6"/>
    <w:rsid w:val="004616ED"/>
    <w:rsid w:val="00461F5F"/>
    <w:rsid w:val="0046226F"/>
    <w:rsid w:val="00463012"/>
    <w:rsid w:val="00463694"/>
    <w:rsid w:val="004639E9"/>
    <w:rsid w:val="00463C04"/>
    <w:rsid w:val="0046438D"/>
    <w:rsid w:val="00464C9A"/>
    <w:rsid w:val="00465373"/>
    <w:rsid w:val="00466150"/>
    <w:rsid w:val="00470041"/>
    <w:rsid w:val="00470B3D"/>
    <w:rsid w:val="004710E8"/>
    <w:rsid w:val="004716A0"/>
    <w:rsid w:val="00471746"/>
    <w:rsid w:val="0047343C"/>
    <w:rsid w:val="00473864"/>
    <w:rsid w:val="00473B91"/>
    <w:rsid w:val="00473C5D"/>
    <w:rsid w:val="0047476F"/>
    <w:rsid w:val="00474E44"/>
    <w:rsid w:val="00475054"/>
    <w:rsid w:val="00475E7B"/>
    <w:rsid w:val="00476917"/>
    <w:rsid w:val="00477561"/>
    <w:rsid w:val="004803D3"/>
    <w:rsid w:val="00480BF0"/>
    <w:rsid w:val="0048108E"/>
    <w:rsid w:val="004819FB"/>
    <w:rsid w:val="004826AE"/>
    <w:rsid w:val="00482F0F"/>
    <w:rsid w:val="0048341B"/>
    <w:rsid w:val="004843CF"/>
    <w:rsid w:val="00484506"/>
    <w:rsid w:val="00484553"/>
    <w:rsid w:val="004852B6"/>
    <w:rsid w:val="00485858"/>
    <w:rsid w:val="00487B09"/>
    <w:rsid w:val="0049016D"/>
    <w:rsid w:val="00490C5A"/>
    <w:rsid w:val="00491E3D"/>
    <w:rsid w:val="00492737"/>
    <w:rsid w:val="00492758"/>
    <w:rsid w:val="00492A0D"/>
    <w:rsid w:val="00492B96"/>
    <w:rsid w:val="00492E8D"/>
    <w:rsid w:val="00493CF6"/>
    <w:rsid w:val="00494C3E"/>
    <w:rsid w:val="0049633C"/>
    <w:rsid w:val="00496641"/>
    <w:rsid w:val="00497EEE"/>
    <w:rsid w:val="004A07C5"/>
    <w:rsid w:val="004A1430"/>
    <w:rsid w:val="004A4E53"/>
    <w:rsid w:val="004A5612"/>
    <w:rsid w:val="004A6D49"/>
    <w:rsid w:val="004A6DC9"/>
    <w:rsid w:val="004A7A13"/>
    <w:rsid w:val="004B116D"/>
    <w:rsid w:val="004B20F1"/>
    <w:rsid w:val="004B2DD1"/>
    <w:rsid w:val="004B2F22"/>
    <w:rsid w:val="004B4063"/>
    <w:rsid w:val="004B493D"/>
    <w:rsid w:val="004B5F5E"/>
    <w:rsid w:val="004B618A"/>
    <w:rsid w:val="004B7685"/>
    <w:rsid w:val="004B7775"/>
    <w:rsid w:val="004B7C81"/>
    <w:rsid w:val="004C0370"/>
    <w:rsid w:val="004C053D"/>
    <w:rsid w:val="004C0ADA"/>
    <w:rsid w:val="004C36D9"/>
    <w:rsid w:val="004C3717"/>
    <w:rsid w:val="004C67B1"/>
    <w:rsid w:val="004C77DC"/>
    <w:rsid w:val="004C7BF8"/>
    <w:rsid w:val="004D07E4"/>
    <w:rsid w:val="004D1856"/>
    <w:rsid w:val="004D1F9D"/>
    <w:rsid w:val="004D3140"/>
    <w:rsid w:val="004D7705"/>
    <w:rsid w:val="004E2D59"/>
    <w:rsid w:val="004E399A"/>
    <w:rsid w:val="004E40E9"/>
    <w:rsid w:val="004E5CC3"/>
    <w:rsid w:val="004E6042"/>
    <w:rsid w:val="004E65DA"/>
    <w:rsid w:val="004E7099"/>
    <w:rsid w:val="004E74E1"/>
    <w:rsid w:val="004E7F3F"/>
    <w:rsid w:val="004F0306"/>
    <w:rsid w:val="004F25DD"/>
    <w:rsid w:val="004F2719"/>
    <w:rsid w:val="004F3CEE"/>
    <w:rsid w:val="00500D93"/>
    <w:rsid w:val="00501536"/>
    <w:rsid w:val="005034E4"/>
    <w:rsid w:val="0050502E"/>
    <w:rsid w:val="0050573B"/>
    <w:rsid w:val="005067AD"/>
    <w:rsid w:val="00510B08"/>
    <w:rsid w:val="00510EA8"/>
    <w:rsid w:val="005111F9"/>
    <w:rsid w:val="005128A2"/>
    <w:rsid w:val="00512AA3"/>
    <w:rsid w:val="00514BD5"/>
    <w:rsid w:val="00515FC1"/>
    <w:rsid w:val="005170CB"/>
    <w:rsid w:val="00517E9A"/>
    <w:rsid w:val="00520866"/>
    <w:rsid w:val="00520B98"/>
    <w:rsid w:val="005219BE"/>
    <w:rsid w:val="00521E6C"/>
    <w:rsid w:val="00522B5B"/>
    <w:rsid w:val="00523122"/>
    <w:rsid w:val="005246FB"/>
    <w:rsid w:val="00525220"/>
    <w:rsid w:val="005256E6"/>
    <w:rsid w:val="005260C3"/>
    <w:rsid w:val="00532233"/>
    <w:rsid w:val="005332B7"/>
    <w:rsid w:val="00533A8A"/>
    <w:rsid w:val="005340B8"/>
    <w:rsid w:val="0053466D"/>
    <w:rsid w:val="0053489F"/>
    <w:rsid w:val="0053680D"/>
    <w:rsid w:val="00541028"/>
    <w:rsid w:val="0054181F"/>
    <w:rsid w:val="00543025"/>
    <w:rsid w:val="00543BD3"/>
    <w:rsid w:val="00544388"/>
    <w:rsid w:val="005447E2"/>
    <w:rsid w:val="00544E0C"/>
    <w:rsid w:val="0054512B"/>
    <w:rsid w:val="00545C54"/>
    <w:rsid w:val="00546996"/>
    <w:rsid w:val="00547A82"/>
    <w:rsid w:val="005508C3"/>
    <w:rsid w:val="00550B8B"/>
    <w:rsid w:val="0055145D"/>
    <w:rsid w:val="005518D1"/>
    <w:rsid w:val="00552BD3"/>
    <w:rsid w:val="00555592"/>
    <w:rsid w:val="005562D0"/>
    <w:rsid w:val="005574E3"/>
    <w:rsid w:val="005600CF"/>
    <w:rsid w:val="005616C6"/>
    <w:rsid w:val="0056193D"/>
    <w:rsid w:val="00563455"/>
    <w:rsid w:val="0056646A"/>
    <w:rsid w:val="005667D3"/>
    <w:rsid w:val="00566DBA"/>
    <w:rsid w:val="005676CD"/>
    <w:rsid w:val="00567E8B"/>
    <w:rsid w:val="00571648"/>
    <w:rsid w:val="00571C13"/>
    <w:rsid w:val="00572009"/>
    <w:rsid w:val="00572092"/>
    <w:rsid w:val="00572B08"/>
    <w:rsid w:val="0057460E"/>
    <w:rsid w:val="0057511C"/>
    <w:rsid w:val="005751A8"/>
    <w:rsid w:val="0057632D"/>
    <w:rsid w:val="00576BC4"/>
    <w:rsid w:val="00576D63"/>
    <w:rsid w:val="005807A7"/>
    <w:rsid w:val="00580C4F"/>
    <w:rsid w:val="00581987"/>
    <w:rsid w:val="00581E70"/>
    <w:rsid w:val="00584F60"/>
    <w:rsid w:val="00585A12"/>
    <w:rsid w:val="00585C80"/>
    <w:rsid w:val="00586D6C"/>
    <w:rsid w:val="00586FD0"/>
    <w:rsid w:val="00590298"/>
    <w:rsid w:val="00590675"/>
    <w:rsid w:val="00590929"/>
    <w:rsid w:val="00591B10"/>
    <w:rsid w:val="005939F7"/>
    <w:rsid w:val="00593AD2"/>
    <w:rsid w:val="005957FD"/>
    <w:rsid w:val="00597D2B"/>
    <w:rsid w:val="005A02D6"/>
    <w:rsid w:val="005A2191"/>
    <w:rsid w:val="005A2268"/>
    <w:rsid w:val="005A3671"/>
    <w:rsid w:val="005A4382"/>
    <w:rsid w:val="005A476B"/>
    <w:rsid w:val="005A6BBC"/>
    <w:rsid w:val="005A7706"/>
    <w:rsid w:val="005A7D05"/>
    <w:rsid w:val="005B1B50"/>
    <w:rsid w:val="005B2D4E"/>
    <w:rsid w:val="005B3F7A"/>
    <w:rsid w:val="005B415C"/>
    <w:rsid w:val="005B5387"/>
    <w:rsid w:val="005B53BD"/>
    <w:rsid w:val="005C0F8E"/>
    <w:rsid w:val="005C1072"/>
    <w:rsid w:val="005C33F0"/>
    <w:rsid w:val="005C4C05"/>
    <w:rsid w:val="005C4C9B"/>
    <w:rsid w:val="005C6E57"/>
    <w:rsid w:val="005D39DA"/>
    <w:rsid w:val="005D51E3"/>
    <w:rsid w:val="005D5575"/>
    <w:rsid w:val="005D60F0"/>
    <w:rsid w:val="005D635E"/>
    <w:rsid w:val="005D6D5E"/>
    <w:rsid w:val="005D6E11"/>
    <w:rsid w:val="005D7BEB"/>
    <w:rsid w:val="005E0E71"/>
    <w:rsid w:val="005E4913"/>
    <w:rsid w:val="005E4C62"/>
    <w:rsid w:val="005E4EBD"/>
    <w:rsid w:val="005E5096"/>
    <w:rsid w:val="005E71E3"/>
    <w:rsid w:val="005E7F51"/>
    <w:rsid w:val="005F1026"/>
    <w:rsid w:val="005F1A23"/>
    <w:rsid w:val="005F1BC6"/>
    <w:rsid w:val="005F6919"/>
    <w:rsid w:val="005F746F"/>
    <w:rsid w:val="00601206"/>
    <w:rsid w:val="006015FE"/>
    <w:rsid w:val="00601F3E"/>
    <w:rsid w:val="00602638"/>
    <w:rsid w:val="00602E38"/>
    <w:rsid w:val="00603529"/>
    <w:rsid w:val="006049BA"/>
    <w:rsid w:val="00604E13"/>
    <w:rsid w:val="0060569F"/>
    <w:rsid w:val="0060693F"/>
    <w:rsid w:val="0060767B"/>
    <w:rsid w:val="0061085D"/>
    <w:rsid w:val="00611E00"/>
    <w:rsid w:val="00613DB7"/>
    <w:rsid w:val="00613E33"/>
    <w:rsid w:val="00614B08"/>
    <w:rsid w:val="006156CE"/>
    <w:rsid w:val="006157AC"/>
    <w:rsid w:val="006159C7"/>
    <w:rsid w:val="006170E2"/>
    <w:rsid w:val="006211CA"/>
    <w:rsid w:val="00622FFC"/>
    <w:rsid w:val="006245A8"/>
    <w:rsid w:val="00624933"/>
    <w:rsid w:val="0062496E"/>
    <w:rsid w:val="00624E54"/>
    <w:rsid w:val="00626147"/>
    <w:rsid w:val="006304B2"/>
    <w:rsid w:val="006306B8"/>
    <w:rsid w:val="00630BE0"/>
    <w:rsid w:val="006312D1"/>
    <w:rsid w:val="006320C2"/>
    <w:rsid w:val="00633BD7"/>
    <w:rsid w:val="00637973"/>
    <w:rsid w:val="00637C68"/>
    <w:rsid w:val="00640F7C"/>
    <w:rsid w:val="006415F2"/>
    <w:rsid w:val="00642BE0"/>
    <w:rsid w:val="00643384"/>
    <w:rsid w:val="006433D5"/>
    <w:rsid w:val="00644112"/>
    <w:rsid w:val="006452DC"/>
    <w:rsid w:val="006457BD"/>
    <w:rsid w:val="00645D1B"/>
    <w:rsid w:val="0064669E"/>
    <w:rsid w:val="006470FC"/>
    <w:rsid w:val="00647A51"/>
    <w:rsid w:val="00650A43"/>
    <w:rsid w:val="00651453"/>
    <w:rsid w:val="00651793"/>
    <w:rsid w:val="00651A36"/>
    <w:rsid w:val="006531AB"/>
    <w:rsid w:val="006538C0"/>
    <w:rsid w:val="00653BB1"/>
    <w:rsid w:val="00654BE4"/>
    <w:rsid w:val="00654C2D"/>
    <w:rsid w:val="0065598C"/>
    <w:rsid w:val="00655E23"/>
    <w:rsid w:val="00657022"/>
    <w:rsid w:val="00660CC5"/>
    <w:rsid w:val="00660E16"/>
    <w:rsid w:val="006614A4"/>
    <w:rsid w:val="006622D8"/>
    <w:rsid w:val="00662F23"/>
    <w:rsid w:val="006633D6"/>
    <w:rsid w:val="00663BBC"/>
    <w:rsid w:val="00665CE3"/>
    <w:rsid w:val="0066757D"/>
    <w:rsid w:val="00670D3D"/>
    <w:rsid w:val="0067179E"/>
    <w:rsid w:val="00671AF2"/>
    <w:rsid w:val="00672619"/>
    <w:rsid w:val="00674970"/>
    <w:rsid w:val="00674FD2"/>
    <w:rsid w:val="006751A8"/>
    <w:rsid w:val="006752BA"/>
    <w:rsid w:val="006756C9"/>
    <w:rsid w:val="00676431"/>
    <w:rsid w:val="00676829"/>
    <w:rsid w:val="00680227"/>
    <w:rsid w:val="006802FA"/>
    <w:rsid w:val="006806D6"/>
    <w:rsid w:val="00680DAB"/>
    <w:rsid w:val="006810F7"/>
    <w:rsid w:val="006818E7"/>
    <w:rsid w:val="00681C36"/>
    <w:rsid w:val="00683383"/>
    <w:rsid w:val="00684AF7"/>
    <w:rsid w:val="00685B82"/>
    <w:rsid w:val="00687AF5"/>
    <w:rsid w:val="00690969"/>
    <w:rsid w:val="00691C9F"/>
    <w:rsid w:val="00691ED2"/>
    <w:rsid w:val="00692CCF"/>
    <w:rsid w:val="00694571"/>
    <w:rsid w:val="00695D6E"/>
    <w:rsid w:val="00697221"/>
    <w:rsid w:val="00697468"/>
    <w:rsid w:val="006A34EC"/>
    <w:rsid w:val="006A36AC"/>
    <w:rsid w:val="006A48F7"/>
    <w:rsid w:val="006A560B"/>
    <w:rsid w:val="006A633F"/>
    <w:rsid w:val="006A79B5"/>
    <w:rsid w:val="006B06BE"/>
    <w:rsid w:val="006B0C68"/>
    <w:rsid w:val="006B1C99"/>
    <w:rsid w:val="006B1CE2"/>
    <w:rsid w:val="006B1CFC"/>
    <w:rsid w:val="006B22F6"/>
    <w:rsid w:val="006B2901"/>
    <w:rsid w:val="006B3E51"/>
    <w:rsid w:val="006B4A60"/>
    <w:rsid w:val="006B5A87"/>
    <w:rsid w:val="006B6036"/>
    <w:rsid w:val="006B6186"/>
    <w:rsid w:val="006C0372"/>
    <w:rsid w:val="006C098E"/>
    <w:rsid w:val="006C0F06"/>
    <w:rsid w:val="006C21AF"/>
    <w:rsid w:val="006C4A5B"/>
    <w:rsid w:val="006C4E4D"/>
    <w:rsid w:val="006C596C"/>
    <w:rsid w:val="006C72B6"/>
    <w:rsid w:val="006C790A"/>
    <w:rsid w:val="006D08E4"/>
    <w:rsid w:val="006D5898"/>
    <w:rsid w:val="006D6050"/>
    <w:rsid w:val="006D60A7"/>
    <w:rsid w:val="006D60D5"/>
    <w:rsid w:val="006D6520"/>
    <w:rsid w:val="006D6F50"/>
    <w:rsid w:val="006D72FA"/>
    <w:rsid w:val="006D7A2E"/>
    <w:rsid w:val="006E0D9B"/>
    <w:rsid w:val="006E147F"/>
    <w:rsid w:val="006E2384"/>
    <w:rsid w:val="006E285F"/>
    <w:rsid w:val="006E29A4"/>
    <w:rsid w:val="006E3E5B"/>
    <w:rsid w:val="006E3EF9"/>
    <w:rsid w:val="006E3F61"/>
    <w:rsid w:val="006E6C44"/>
    <w:rsid w:val="006E75F4"/>
    <w:rsid w:val="006F10E6"/>
    <w:rsid w:val="006F137F"/>
    <w:rsid w:val="006F218A"/>
    <w:rsid w:val="006F2992"/>
    <w:rsid w:val="006F2F7F"/>
    <w:rsid w:val="006F3460"/>
    <w:rsid w:val="006F5D92"/>
    <w:rsid w:val="006F7015"/>
    <w:rsid w:val="006F72CC"/>
    <w:rsid w:val="007026D4"/>
    <w:rsid w:val="00704F0E"/>
    <w:rsid w:val="00710331"/>
    <w:rsid w:val="00710F39"/>
    <w:rsid w:val="0071152D"/>
    <w:rsid w:val="00711AB5"/>
    <w:rsid w:val="00712C26"/>
    <w:rsid w:val="00713036"/>
    <w:rsid w:val="007133C5"/>
    <w:rsid w:val="007138CB"/>
    <w:rsid w:val="0071492B"/>
    <w:rsid w:val="00714F8A"/>
    <w:rsid w:val="0071531A"/>
    <w:rsid w:val="007154F0"/>
    <w:rsid w:val="007158FF"/>
    <w:rsid w:val="00715BCC"/>
    <w:rsid w:val="00716CC1"/>
    <w:rsid w:val="007174CE"/>
    <w:rsid w:val="00717AE4"/>
    <w:rsid w:val="007215D2"/>
    <w:rsid w:val="00722AD0"/>
    <w:rsid w:val="00722D3F"/>
    <w:rsid w:val="0072399E"/>
    <w:rsid w:val="007257DF"/>
    <w:rsid w:val="007258E9"/>
    <w:rsid w:val="007279EE"/>
    <w:rsid w:val="0073122A"/>
    <w:rsid w:val="0073255E"/>
    <w:rsid w:val="007359A1"/>
    <w:rsid w:val="00736F98"/>
    <w:rsid w:val="007376D9"/>
    <w:rsid w:val="00740108"/>
    <w:rsid w:val="007414C4"/>
    <w:rsid w:val="0074155C"/>
    <w:rsid w:val="0074206D"/>
    <w:rsid w:val="00743927"/>
    <w:rsid w:val="00744241"/>
    <w:rsid w:val="00745C9A"/>
    <w:rsid w:val="00745CDF"/>
    <w:rsid w:val="00745F15"/>
    <w:rsid w:val="007460B4"/>
    <w:rsid w:val="007466D8"/>
    <w:rsid w:val="00747161"/>
    <w:rsid w:val="007477ED"/>
    <w:rsid w:val="00747A32"/>
    <w:rsid w:val="007500A0"/>
    <w:rsid w:val="007508B2"/>
    <w:rsid w:val="00750D68"/>
    <w:rsid w:val="00752958"/>
    <w:rsid w:val="0075544F"/>
    <w:rsid w:val="00755E08"/>
    <w:rsid w:val="00755F6D"/>
    <w:rsid w:val="00756B47"/>
    <w:rsid w:val="00756B89"/>
    <w:rsid w:val="00756FCE"/>
    <w:rsid w:val="00757696"/>
    <w:rsid w:val="00757CD5"/>
    <w:rsid w:val="0076184F"/>
    <w:rsid w:val="00761869"/>
    <w:rsid w:val="00761FF7"/>
    <w:rsid w:val="0076342C"/>
    <w:rsid w:val="00765DE9"/>
    <w:rsid w:val="00765E2A"/>
    <w:rsid w:val="00766130"/>
    <w:rsid w:val="007662BD"/>
    <w:rsid w:val="00766434"/>
    <w:rsid w:val="007664E8"/>
    <w:rsid w:val="007665D3"/>
    <w:rsid w:val="007667CB"/>
    <w:rsid w:val="00766D60"/>
    <w:rsid w:val="00770A20"/>
    <w:rsid w:val="007710D9"/>
    <w:rsid w:val="0077187A"/>
    <w:rsid w:val="007818D4"/>
    <w:rsid w:val="007823C3"/>
    <w:rsid w:val="00782C85"/>
    <w:rsid w:val="007840FD"/>
    <w:rsid w:val="0078476B"/>
    <w:rsid w:val="0078550B"/>
    <w:rsid w:val="00785D36"/>
    <w:rsid w:val="00786A94"/>
    <w:rsid w:val="00786B2A"/>
    <w:rsid w:val="007916F4"/>
    <w:rsid w:val="00791A65"/>
    <w:rsid w:val="00792DF2"/>
    <w:rsid w:val="007939F5"/>
    <w:rsid w:val="00794100"/>
    <w:rsid w:val="00794B94"/>
    <w:rsid w:val="007954EB"/>
    <w:rsid w:val="0079554F"/>
    <w:rsid w:val="00795D52"/>
    <w:rsid w:val="00795F71"/>
    <w:rsid w:val="0079708A"/>
    <w:rsid w:val="007970A7"/>
    <w:rsid w:val="00797402"/>
    <w:rsid w:val="007976E2"/>
    <w:rsid w:val="00797B5D"/>
    <w:rsid w:val="007A0BA1"/>
    <w:rsid w:val="007A13CF"/>
    <w:rsid w:val="007A243C"/>
    <w:rsid w:val="007A27C6"/>
    <w:rsid w:val="007A29DB"/>
    <w:rsid w:val="007A3897"/>
    <w:rsid w:val="007A3A14"/>
    <w:rsid w:val="007A48D4"/>
    <w:rsid w:val="007A4981"/>
    <w:rsid w:val="007A5272"/>
    <w:rsid w:val="007A53D8"/>
    <w:rsid w:val="007A6629"/>
    <w:rsid w:val="007A72B8"/>
    <w:rsid w:val="007B0B9F"/>
    <w:rsid w:val="007B1208"/>
    <w:rsid w:val="007B122F"/>
    <w:rsid w:val="007B160D"/>
    <w:rsid w:val="007B22CD"/>
    <w:rsid w:val="007B2C4C"/>
    <w:rsid w:val="007B53AE"/>
    <w:rsid w:val="007B6101"/>
    <w:rsid w:val="007B66D4"/>
    <w:rsid w:val="007B78E4"/>
    <w:rsid w:val="007C00A0"/>
    <w:rsid w:val="007C013A"/>
    <w:rsid w:val="007C0983"/>
    <w:rsid w:val="007C2DBF"/>
    <w:rsid w:val="007C3EC6"/>
    <w:rsid w:val="007C4B4D"/>
    <w:rsid w:val="007D3B6A"/>
    <w:rsid w:val="007D41FA"/>
    <w:rsid w:val="007D6749"/>
    <w:rsid w:val="007D6FA2"/>
    <w:rsid w:val="007D7946"/>
    <w:rsid w:val="007E1077"/>
    <w:rsid w:val="007E1B55"/>
    <w:rsid w:val="007E1FF5"/>
    <w:rsid w:val="007E2258"/>
    <w:rsid w:val="007E4228"/>
    <w:rsid w:val="007E44FF"/>
    <w:rsid w:val="007E555E"/>
    <w:rsid w:val="007E684B"/>
    <w:rsid w:val="007E68C0"/>
    <w:rsid w:val="007F08B8"/>
    <w:rsid w:val="007F0A09"/>
    <w:rsid w:val="007F0D96"/>
    <w:rsid w:val="007F1FE5"/>
    <w:rsid w:val="007F41B6"/>
    <w:rsid w:val="007F5A4E"/>
    <w:rsid w:val="007F5B20"/>
    <w:rsid w:val="007F6DAE"/>
    <w:rsid w:val="007F7C2F"/>
    <w:rsid w:val="008013BF"/>
    <w:rsid w:val="00801AE6"/>
    <w:rsid w:val="00801FF8"/>
    <w:rsid w:val="008037D9"/>
    <w:rsid w:val="00803CFD"/>
    <w:rsid w:val="00803D03"/>
    <w:rsid w:val="008044C4"/>
    <w:rsid w:val="00805F16"/>
    <w:rsid w:val="00806093"/>
    <w:rsid w:val="008101D3"/>
    <w:rsid w:val="00811540"/>
    <w:rsid w:val="00812171"/>
    <w:rsid w:val="00812B0B"/>
    <w:rsid w:val="0081597B"/>
    <w:rsid w:val="0081660D"/>
    <w:rsid w:val="00817511"/>
    <w:rsid w:val="00820B6B"/>
    <w:rsid w:val="008233CC"/>
    <w:rsid w:val="00823E53"/>
    <w:rsid w:val="00824E64"/>
    <w:rsid w:val="0082556E"/>
    <w:rsid w:val="0082705D"/>
    <w:rsid w:val="00830B9F"/>
    <w:rsid w:val="008312D8"/>
    <w:rsid w:val="00831318"/>
    <w:rsid w:val="00831387"/>
    <w:rsid w:val="00831958"/>
    <w:rsid w:val="0083239C"/>
    <w:rsid w:val="0083257A"/>
    <w:rsid w:val="00832F37"/>
    <w:rsid w:val="008330C3"/>
    <w:rsid w:val="00834214"/>
    <w:rsid w:val="008349F1"/>
    <w:rsid w:val="008357AE"/>
    <w:rsid w:val="00836AA3"/>
    <w:rsid w:val="00837DAF"/>
    <w:rsid w:val="00841289"/>
    <w:rsid w:val="0084218D"/>
    <w:rsid w:val="00843C7E"/>
    <w:rsid w:val="00844A99"/>
    <w:rsid w:val="00845171"/>
    <w:rsid w:val="008472AA"/>
    <w:rsid w:val="00847D86"/>
    <w:rsid w:val="00851617"/>
    <w:rsid w:val="00853E51"/>
    <w:rsid w:val="00855BBB"/>
    <w:rsid w:val="00856232"/>
    <w:rsid w:val="00857256"/>
    <w:rsid w:val="00860A8E"/>
    <w:rsid w:val="00861492"/>
    <w:rsid w:val="00861F32"/>
    <w:rsid w:val="00862910"/>
    <w:rsid w:val="008630CA"/>
    <w:rsid w:val="00863304"/>
    <w:rsid w:val="00863767"/>
    <w:rsid w:val="00863C19"/>
    <w:rsid w:val="00867045"/>
    <w:rsid w:val="0087021E"/>
    <w:rsid w:val="008738A6"/>
    <w:rsid w:val="008756FA"/>
    <w:rsid w:val="008757AC"/>
    <w:rsid w:val="00876170"/>
    <w:rsid w:val="00876FDC"/>
    <w:rsid w:val="008772F8"/>
    <w:rsid w:val="00877EC9"/>
    <w:rsid w:val="00881104"/>
    <w:rsid w:val="0088292F"/>
    <w:rsid w:val="008846C2"/>
    <w:rsid w:val="00884A9F"/>
    <w:rsid w:val="00884CF7"/>
    <w:rsid w:val="008859D3"/>
    <w:rsid w:val="008862EE"/>
    <w:rsid w:val="0088636F"/>
    <w:rsid w:val="0088650E"/>
    <w:rsid w:val="00886716"/>
    <w:rsid w:val="00887244"/>
    <w:rsid w:val="00890C9F"/>
    <w:rsid w:val="00890F90"/>
    <w:rsid w:val="00891014"/>
    <w:rsid w:val="00891635"/>
    <w:rsid w:val="00892AEC"/>
    <w:rsid w:val="00892EC1"/>
    <w:rsid w:val="00894D0E"/>
    <w:rsid w:val="00896724"/>
    <w:rsid w:val="00897AB3"/>
    <w:rsid w:val="00897F89"/>
    <w:rsid w:val="008A0B93"/>
    <w:rsid w:val="008A1D27"/>
    <w:rsid w:val="008A25C2"/>
    <w:rsid w:val="008A2FC6"/>
    <w:rsid w:val="008A390A"/>
    <w:rsid w:val="008A3C51"/>
    <w:rsid w:val="008A3E3D"/>
    <w:rsid w:val="008A44B7"/>
    <w:rsid w:val="008A4AB5"/>
    <w:rsid w:val="008A4B6E"/>
    <w:rsid w:val="008A4DEE"/>
    <w:rsid w:val="008A5ADB"/>
    <w:rsid w:val="008A6936"/>
    <w:rsid w:val="008A6B5D"/>
    <w:rsid w:val="008A6EA0"/>
    <w:rsid w:val="008A770F"/>
    <w:rsid w:val="008A77AA"/>
    <w:rsid w:val="008A7971"/>
    <w:rsid w:val="008B046E"/>
    <w:rsid w:val="008B1F70"/>
    <w:rsid w:val="008B3293"/>
    <w:rsid w:val="008B4159"/>
    <w:rsid w:val="008B4592"/>
    <w:rsid w:val="008B5442"/>
    <w:rsid w:val="008B60F7"/>
    <w:rsid w:val="008B6C77"/>
    <w:rsid w:val="008B71B7"/>
    <w:rsid w:val="008B77BC"/>
    <w:rsid w:val="008C18AB"/>
    <w:rsid w:val="008C1FB5"/>
    <w:rsid w:val="008C2F3F"/>
    <w:rsid w:val="008C3353"/>
    <w:rsid w:val="008C6D0D"/>
    <w:rsid w:val="008D204D"/>
    <w:rsid w:val="008D2EE9"/>
    <w:rsid w:val="008D3256"/>
    <w:rsid w:val="008D470C"/>
    <w:rsid w:val="008D4FD9"/>
    <w:rsid w:val="008D535D"/>
    <w:rsid w:val="008D59E2"/>
    <w:rsid w:val="008D765D"/>
    <w:rsid w:val="008E09EF"/>
    <w:rsid w:val="008E2BFC"/>
    <w:rsid w:val="008E37AF"/>
    <w:rsid w:val="008E4986"/>
    <w:rsid w:val="008E4BFC"/>
    <w:rsid w:val="008E6D78"/>
    <w:rsid w:val="008E7550"/>
    <w:rsid w:val="008F3750"/>
    <w:rsid w:val="008F6047"/>
    <w:rsid w:val="008F680B"/>
    <w:rsid w:val="008F6B8C"/>
    <w:rsid w:val="008F701B"/>
    <w:rsid w:val="008F7362"/>
    <w:rsid w:val="00900BBA"/>
    <w:rsid w:val="00901B12"/>
    <w:rsid w:val="00901D18"/>
    <w:rsid w:val="009075C6"/>
    <w:rsid w:val="009078A2"/>
    <w:rsid w:val="00907BB8"/>
    <w:rsid w:val="00907D36"/>
    <w:rsid w:val="009100EC"/>
    <w:rsid w:val="00910416"/>
    <w:rsid w:val="00911148"/>
    <w:rsid w:val="00912051"/>
    <w:rsid w:val="00914606"/>
    <w:rsid w:val="00914F04"/>
    <w:rsid w:val="00915572"/>
    <w:rsid w:val="00915CF8"/>
    <w:rsid w:val="00916246"/>
    <w:rsid w:val="00921C2A"/>
    <w:rsid w:val="0092256B"/>
    <w:rsid w:val="00923914"/>
    <w:rsid w:val="00927624"/>
    <w:rsid w:val="00930EA4"/>
    <w:rsid w:val="00932C52"/>
    <w:rsid w:val="00932DDE"/>
    <w:rsid w:val="00935BDC"/>
    <w:rsid w:val="00936062"/>
    <w:rsid w:val="0093737E"/>
    <w:rsid w:val="00940B0C"/>
    <w:rsid w:val="00940CAF"/>
    <w:rsid w:val="00942669"/>
    <w:rsid w:val="00942D41"/>
    <w:rsid w:val="0094412B"/>
    <w:rsid w:val="00944C8B"/>
    <w:rsid w:val="00945963"/>
    <w:rsid w:val="0095043B"/>
    <w:rsid w:val="00951031"/>
    <w:rsid w:val="009558D6"/>
    <w:rsid w:val="00955D6A"/>
    <w:rsid w:val="009575F9"/>
    <w:rsid w:val="009576BD"/>
    <w:rsid w:val="00960E04"/>
    <w:rsid w:val="0096103E"/>
    <w:rsid w:val="00961B23"/>
    <w:rsid w:val="00961CD1"/>
    <w:rsid w:val="009624A2"/>
    <w:rsid w:val="00966DCD"/>
    <w:rsid w:val="0096707D"/>
    <w:rsid w:val="00967B25"/>
    <w:rsid w:val="009746D7"/>
    <w:rsid w:val="00974C5A"/>
    <w:rsid w:val="00974C91"/>
    <w:rsid w:val="009759B4"/>
    <w:rsid w:val="00976118"/>
    <w:rsid w:val="00977DBE"/>
    <w:rsid w:val="00980115"/>
    <w:rsid w:val="00980159"/>
    <w:rsid w:val="00980722"/>
    <w:rsid w:val="009815E3"/>
    <w:rsid w:val="009823B2"/>
    <w:rsid w:val="00982696"/>
    <w:rsid w:val="0098345C"/>
    <w:rsid w:val="009843B0"/>
    <w:rsid w:val="00984D43"/>
    <w:rsid w:val="00984F42"/>
    <w:rsid w:val="00985825"/>
    <w:rsid w:val="0098628F"/>
    <w:rsid w:val="009865FC"/>
    <w:rsid w:val="0098733B"/>
    <w:rsid w:val="00987518"/>
    <w:rsid w:val="0099091A"/>
    <w:rsid w:val="0099116B"/>
    <w:rsid w:val="00992268"/>
    <w:rsid w:val="00993A38"/>
    <w:rsid w:val="009A0152"/>
    <w:rsid w:val="009A030C"/>
    <w:rsid w:val="009A05ED"/>
    <w:rsid w:val="009A15D5"/>
    <w:rsid w:val="009A26D7"/>
    <w:rsid w:val="009A5C0A"/>
    <w:rsid w:val="009A7755"/>
    <w:rsid w:val="009B1F45"/>
    <w:rsid w:val="009B25E8"/>
    <w:rsid w:val="009B2CBB"/>
    <w:rsid w:val="009B3644"/>
    <w:rsid w:val="009B37D0"/>
    <w:rsid w:val="009B3C9D"/>
    <w:rsid w:val="009B4A5D"/>
    <w:rsid w:val="009B4FCF"/>
    <w:rsid w:val="009B5212"/>
    <w:rsid w:val="009B5D74"/>
    <w:rsid w:val="009B65A3"/>
    <w:rsid w:val="009B7223"/>
    <w:rsid w:val="009B7C27"/>
    <w:rsid w:val="009C03D7"/>
    <w:rsid w:val="009C0422"/>
    <w:rsid w:val="009C0E77"/>
    <w:rsid w:val="009C2158"/>
    <w:rsid w:val="009C338A"/>
    <w:rsid w:val="009C40F9"/>
    <w:rsid w:val="009C4B24"/>
    <w:rsid w:val="009C5608"/>
    <w:rsid w:val="009C584C"/>
    <w:rsid w:val="009C68DA"/>
    <w:rsid w:val="009D15DA"/>
    <w:rsid w:val="009D18D7"/>
    <w:rsid w:val="009D19D0"/>
    <w:rsid w:val="009D1AB9"/>
    <w:rsid w:val="009D2AFF"/>
    <w:rsid w:val="009D2D4D"/>
    <w:rsid w:val="009D384A"/>
    <w:rsid w:val="009D40CB"/>
    <w:rsid w:val="009D4661"/>
    <w:rsid w:val="009D5BBB"/>
    <w:rsid w:val="009E0DCC"/>
    <w:rsid w:val="009E14F3"/>
    <w:rsid w:val="009E1A7F"/>
    <w:rsid w:val="009E255A"/>
    <w:rsid w:val="009E25C7"/>
    <w:rsid w:val="009E2C19"/>
    <w:rsid w:val="009E332A"/>
    <w:rsid w:val="009E379E"/>
    <w:rsid w:val="009E3A49"/>
    <w:rsid w:val="009E3D38"/>
    <w:rsid w:val="009E61FF"/>
    <w:rsid w:val="009E655B"/>
    <w:rsid w:val="009E7DD3"/>
    <w:rsid w:val="009F0B03"/>
    <w:rsid w:val="009F22CD"/>
    <w:rsid w:val="009F3ACA"/>
    <w:rsid w:val="00A00C85"/>
    <w:rsid w:val="00A00F06"/>
    <w:rsid w:val="00A01270"/>
    <w:rsid w:val="00A0204E"/>
    <w:rsid w:val="00A02347"/>
    <w:rsid w:val="00A02CF2"/>
    <w:rsid w:val="00A03C21"/>
    <w:rsid w:val="00A0407F"/>
    <w:rsid w:val="00A04283"/>
    <w:rsid w:val="00A04DA4"/>
    <w:rsid w:val="00A05C85"/>
    <w:rsid w:val="00A0687C"/>
    <w:rsid w:val="00A073C4"/>
    <w:rsid w:val="00A07594"/>
    <w:rsid w:val="00A078F8"/>
    <w:rsid w:val="00A11331"/>
    <w:rsid w:val="00A1149C"/>
    <w:rsid w:val="00A114FA"/>
    <w:rsid w:val="00A126B1"/>
    <w:rsid w:val="00A12887"/>
    <w:rsid w:val="00A143D9"/>
    <w:rsid w:val="00A14C04"/>
    <w:rsid w:val="00A153FD"/>
    <w:rsid w:val="00A16817"/>
    <w:rsid w:val="00A1712D"/>
    <w:rsid w:val="00A20374"/>
    <w:rsid w:val="00A2061C"/>
    <w:rsid w:val="00A206B6"/>
    <w:rsid w:val="00A2125B"/>
    <w:rsid w:val="00A27738"/>
    <w:rsid w:val="00A302DC"/>
    <w:rsid w:val="00A30D75"/>
    <w:rsid w:val="00A310A1"/>
    <w:rsid w:val="00A32145"/>
    <w:rsid w:val="00A32E47"/>
    <w:rsid w:val="00A34333"/>
    <w:rsid w:val="00A34D02"/>
    <w:rsid w:val="00A3515E"/>
    <w:rsid w:val="00A353DA"/>
    <w:rsid w:val="00A36D1D"/>
    <w:rsid w:val="00A370F7"/>
    <w:rsid w:val="00A407E5"/>
    <w:rsid w:val="00A413FC"/>
    <w:rsid w:val="00A4190B"/>
    <w:rsid w:val="00A41A47"/>
    <w:rsid w:val="00A424E5"/>
    <w:rsid w:val="00A42C5A"/>
    <w:rsid w:val="00A4341D"/>
    <w:rsid w:val="00A43878"/>
    <w:rsid w:val="00A43F4D"/>
    <w:rsid w:val="00A4454A"/>
    <w:rsid w:val="00A44D59"/>
    <w:rsid w:val="00A4522F"/>
    <w:rsid w:val="00A4562B"/>
    <w:rsid w:val="00A50211"/>
    <w:rsid w:val="00A5414C"/>
    <w:rsid w:val="00A54A9E"/>
    <w:rsid w:val="00A55092"/>
    <w:rsid w:val="00A572C8"/>
    <w:rsid w:val="00A5791B"/>
    <w:rsid w:val="00A60BF6"/>
    <w:rsid w:val="00A62679"/>
    <w:rsid w:val="00A63EC5"/>
    <w:rsid w:val="00A64562"/>
    <w:rsid w:val="00A653D3"/>
    <w:rsid w:val="00A65F06"/>
    <w:rsid w:val="00A6601D"/>
    <w:rsid w:val="00A6683C"/>
    <w:rsid w:val="00A67142"/>
    <w:rsid w:val="00A71C8A"/>
    <w:rsid w:val="00A72126"/>
    <w:rsid w:val="00A73EC4"/>
    <w:rsid w:val="00A746ED"/>
    <w:rsid w:val="00A74940"/>
    <w:rsid w:val="00A74FED"/>
    <w:rsid w:val="00A75B43"/>
    <w:rsid w:val="00A76A56"/>
    <w:rsid w:val="00A7702B"/>
    <w:rsid w:val="00A77547"/>
    <w:rsid w:val="00A77593"/>
    <w:rsid w:val="00A77723"/>
    <w:rsid w:val="00A8028A"/>
    <w:rsid w:val="00A80875"/>
    <w:rsid w:val="00A81A47"/>
    <w:rsid w:val="00A828A6"/>
    <w:rsid w:val="00A828E7"/>
    <w:rsid w:val="00A83045"/>
    <w:rsid w:val="00A84156"/>
    <w:rsid w:val="00A84779"/>
    <w:rsid w:val="00A85636"/>
    <w:rsid w:val="00A9076B"/>
    <w:rsid w:val="00A913C2"/>
    <w:rsid w:val="00A9254B"/>
    <w:rsid w:val="00A92818"/>
    <w:rsid w:val="00A93CF9"/>
    <w:rsid w:val="00A9450D"/>
    <w:rsid w:val="00A949E5"/>
    <w:rsid w:val="00A94FA5"/>
    <w:rsid w:val="00A9527C"/>
    <w:rsid w:val="00A95AB6"/>
    <w:rsid w:val="00A95E87"/>
    <w:rsid w:val="00A971A4"/>
    <w:rsid w:val="00A973A0"/>
    <w:rsid w:val="00AA02A6"/>
    <w:rsid w:val="00AA1401"/>
    <w:rsid w:val="00AA176D"/>
    <w:rsid w:val="00AA3CC4"/>
    <w:rsid w:val="00AA4423"/>
    <w:rsid w:val="00AA5387"/>
    <w:rsid w:val="00AA6AC2"/>
    <w:rsid w:val="00AA6B7E"/>
    <w:rsid w:val="00AB0164"/>
    <w:rsid w:val="00AB0190"/>
    <w:rsid w:val="00AB0FFE"/>
    <w:rsid w:val="00AB1C9E"/>
    <w:rsid w:val="00AB465D"/>
    <w:rsid w:val="00AB476E"/>
    <w:rsid w:val="00AB4B2B"/>
    <w:rsid w:val="00AB61EE"/>
    <w:rsid w:val="00AB795D"/>
    <w:rsid w:val="00AC0095"/>
    <w:rsid w:val="00AC02F2"/>
    <w:rsid w:val="00AC2F24"/>
    <w:rsid w:val="00AC310D"/>
    <w:rsid w:val="00AC3A8E"/>
    <w:rsid w:val="00AC5125"/>
    <w:rsid w:val="00AC74DF"/>
    <w:rsid w:val="00AC7517"/>
    <w:rsid w:val="00AC7C7E"/>
    <w:rsid w:val="00AD14D0"/>
    <w:rsid w:val="00AD1A43"/>
    <w:rsid w:val="00AD3DF8"/>
    <w:rsid w:val="00AD5513"/>
    <w:rsid w:val="00AD56C3"/>
    <w:rsid w:val="00AE007A"/>
    <w:rsid w:val="00AE0747"/>
    <w:rsid w:val="00AE16FF"/>
    <w:rsid w:val="00AE1704"/>
    <w:rsid w:val="00AE1B3C"/>
    <w:rsid w:val="00AE22EE"/>
    <w:rsid w:val="00AE2AB9"/>
    <w:rsid w:val="00AE2D80"/>
    <w:rsid w:val="00AE3BF1"/>
    <w:rsid w:val="00AE3E53"/>
    <w:rsid w:val="00AE4361"/>
    <w:rsid w:val="00AE4628"/>
    <w:rsid w:val="00AF033A"/>
    <w:rsid w:val="00AF0EDB"/>
    <w:rsid w:val="00AF1476"/>
    <w:rsid w:val="00AF26D2"/>
    <w:rsid w:val="00AF40B3"/>
    <w:rsid w:val="00AF455E"/>
    <w:rsid w:val="00AF4ADD"/>
    <w:rsid w:val="00AF7247"/>
    <w:rsid w:val="00AF7FB3"/>
    <w:rsid w:val="00AF7FF7"/>
    <w:rsid w:val="00B01588"/>
    <w:rsid w:val="00B016B8"/>
    <w:rsid w:val="00B01C17"/>
    <w:rsid w:val="00B027E1"/>
    <w:rsid w:val="00B040E7"/>
    <w:rsid w:val="00B0609B"/>
    <w:rsid w:val="00B06AF8"/>
    <w:rsid w:val="00B0771C"/>
    <w:rsid w:val="00B07A1D"/>
    <w:rsid w:val="00B10806"/>
    <w:rsid w:val="00B12FC0"/>
    <w:rsid w:val="00B135AF"/>
    <w:rsid w:val="00B13E91"/>
    <w:rsid w:val="00B15001"/>
    <w:rsid w:val="00B1566F"/>
    <w:rsid w:val="00B21939"/>
    <w:rsid w:val="00B22F91"/>
    <w:rsid w:val="00B23A95"/>
    <w:rsid w:val="00B243AF"/>
    <w:rsid w:val="00B25D51"/>
    <w:rsid w:val="00B2695A"/>
    <w:rsid w:val="00B27D44"/>
    <w:rsid w:val="00B27D61"/>
    <w:rsid w:val="00B31228"/>
    <w:rsid w:val="00B32625"/>
    <w:rsid w:val="00B327D3"/>
    <w:rsid w:val="00B32A5C"/>
    <w:rsid w:val="00B32CC3"/>
    <w:rsid w:val="00B33FE0"/>
    <w:rsid w:val="00B355EB"/>
    <w:rsid w:val="00B35AC6"/>
    <w:rsid w:val="00B35E2F"/>
    <w:rsid w:val="00B35E3B"/>
    <w:rsid w:val="00B41387"/>
    <w:rsid w:val="00B42479"/>
    <w:rsid w:val="00B42AC3"/>
    <w:rsid w:val="00B437EC"/>
    <w:rsid w:val="00B43B49"/>
    <w:rsid w:val="00B45A43"/>
    <w:rsid w:val="00B5099E"/>
    <w:rsid w:val="00B51A68"/>
    <w:rsid w:val="00B526A3"/>
    <w:rsid w:val="00B52B5F"/>
    <w:rsid w:val="00B5441C"/>
    <w:rsid w:val="00B563C3"/>
    <w:rsid w:val="00B571EF"/>
    <w:rsid w:val="00B579F0"/>
    <w:rsid w:val="00B60ACA"/>
    <w:rsid w:val="00B616BF"/>
    <w:rsid w:val="00B71770"/>
    <w:rsid w:val="00B73EDE"/>
    <w:rsid w:val="00B7401B"/>
    <w:rsid w:val="00B745E8"/>
    <w:rsid w:val="00B74BCE"/>
    <w:rsid w:val="00B75F28"/>
    <w:rsid w:val="00B7683B"/>
    <w:rsid w:val="00B76AB3"/>
    <w:rsid w:val="00B80669"/>
    <w:rsid w:val="00B818DD"/>
    <w:rsid w:val="00B81B0C"/>
    <w:rsid w:val="00B82F8E"/>
    <w:rsid w:val="00B833F1"/>
    <w:rsid w:val="00B86E4C"/>
    <w:rsid w:val="00B86F21"/>
    <w:rsid w:val="00B90834"/>
    <w:rsid w:val="00B92399"/>
    <w:rsid w:val="00B932BF"/>
    <w:rsid w:val="00B93F45"/>
    <w:rsid w:val="00B946D2"/>
    <w:rsid w:val="00B95D0E"/>
    <w:rsid w:val="00B963AC"/>
    <w:rsid w:val="00B966F7"/>
    <w:rsid w:val="00B96CC8"/>
    <w:rsid w:val="00B97C5D"/>
    <w:rsid w:val="00BA03DA"/>
    <w:rsid w:val="00BA0B2C"/>
    <w:rsid w:val="00BA2782"/>
    <w:rsid w:val="00BA2946"/>
    <w:rsid w:val="00BA2A08"/>
    <w:rsid w:val="00BA2AB1"/>
    <w:rsid w:val="00BA2D28"/>
    <w:rsid w:val="00BA2F18"/>
    <w:rsid w:val="00BA420B"/>
    <w:rsid w:val="00BA587E"/>
    <w:rsid w:val="00BA7C6C"/>
    <w:rsid w:val="00BB06AD"/>
    <w:rsid w:val="00BB1443"/>
    <w:rsid w:val="00BB7051"/>
    <w:rsid w:val="00BB772D"/>
    <w:rsid w:val="00BC12B9"/>
    <w:rsid w:val="00BC2E09"/>
    <w:rsid w:val="00BC4AB3"/>
    <w:rsid w:val="00BC4CF2"/>
    <w:rsid w:val="00BC5639"/>
    <w:rsid w:val="00BC6AE6"/>
    <w:rsid w:val="00BD09CA"/>
    <w:rsid w:val="00BD0AE6"/>
    <w:rsid w:val="00BD10DF"/>
    <w:rsid w:val="00BD1468"/>
    <w:rsid w:val="00BD21D5"/>
    <w:rsid w:val="00BD27CC"/>
    <w:rsid w:val="00BD2946"/>
    <w:rsid w:val="00BD4193"/>
    <w:rsid w:val="00BE0B71"/>
    <w:rsid w:val="00BE1058"/>
    <w:rsid w:val="00BE483A"/>
    <w:rsid w:val="00BE4916"/>
    <w:rsid w:val="00BE5208"/>
    <w:rsid w:val="00BE7634"/>
    <w:rsid w:val="00BE7B48"/>
    <w:rsid w:val="00BF1288"/>
    <w:rsid w:val="00BF3D62"/>
    <w:rsid w:val="00BF646B"/>
    <w:rsid w:val="00BF660A"/>
    <w:rsid w:val="00BF7155"/>
    <w:rsid w:val="00BF7A9B"/>
    <w:rsid w:val="00BF7EC2"/>
    <w:rsid w:val="00C00273"/>
    <w:rsid w:val="00C01206"/>
    <w:rsid w:val="00C01E36"/>
    <w:rsid w:val="00C01F97"/>
    <w:rsid w:val="00C02971"/>
    <w:rsid w:val="00C02BE3"/>
    <w:rsid w:val="00C04334"/>
    <w:rsid w:val="00C04535"/>
    <w:rsid w:val="00C06280"/>
    <w:rsid w:val="00C069E1"/>
    <w:rsid w:val="00C07D9F"/>
    <w:rsid w:val="00C11A62"/>
    <w:rsid w:val="00C13132"/>
    <w:rsid w:val="00C14C01"/>
    <w:rsid w:val="00C16A3D"/>
    <w:rsid w:val="00C20B24"/>
    <w:rsid w:val="00C21618"/>
    <w:rsid w:val="00C21654"/>
    <w:rsid w:val="00C21EC8"/>
    <w:rsid w:val="00C23749"/>
    <w:rsid w:val="00C23945"/>
    <w:rsid w:val="00C25046"/>
    <w:rsid w:val="00C250C0"/>
    <w:rsid w:val="00C25BB3"/>
    <w:rsid w:val="00C25BB7"/>
    <w:rsid w:val="00C26EC0"/>
    <w:rsid w:val="00C274F7"/>
    <w:rsid w:val="00C276B1"/>
    <w:rsid w:val="00C307CF"/>
    <w:rsid w:val="00C30BFE"/>
    <w:rsid w:val="00C30DB4"/>
    <w:rsid w:val="00C30EBA"/>
    <w:rsid w:val="00C3159D"/>
    <w:rsid w:val="00C31DC9"/>
    <w:rsid w:val="00C3272D"/>
    <w:rsid w:val="00C33387"/>
    <w:rsid w:val="00C33890"/>
    <w:rsid w:val="00C35FD6"/>
    <w:rsid w:val="00C36B10"/>
    <w:rsid w:val="00C36C0F"/>
    <w:rsid w:val="00C36FA7"/>
    <w:rsid w:val="00C40232"/>
    <w:rsid w:val="00C406B6"/>
    <w:rsid w:val="00C43A4E"/>
    <w:rsid w:val="00C43FBB"/>
    <w:rsid w:val="00C458E8"/>
    <w:rsid w:val="00C4622E"/>
    <w:rsid w:val="00C4730A"/>
    <w:rsid w:val="00C5310E"/>
    <w:rsid w:val="00C536AA"/>
    <w:rsid w:val="00C5660C"/>
    <w:rsid w:val="00C57884"/>
    <w:rsid w:val="00C57C7B"/>
    <w:rsid w:val="00C623A5"/>
    <w:rsid w:val="00C634E0"/>
    <w:rsid w:val="00C63C17"/>
    <w:rsid w:val="00C63F77"/>
    <w:rsid w:val="00C6539B"/>
    <w:rsid w:val="00C6602E"/>
    <w:rsid w:val="00C66718"/>
    <w:rsid w:val="00C667E1"/>
    <w:rsid w:val="00C67800"/>
    <w:rsid w:val="00C712AF"/>
    <w:rsid w:val="00C71F99"/>
    <w:rsid w:val="00C73759"/>
    <w:rsid w:val="00C74A0F"/>
    <w:rsid w:val="00C75643"/>
    <w:rsid w:val="00C75CF8"/>
    <w:rsid w:val="00C75FA1"/>
    <w:rsid w:val="00C81062"/>
    <w:rsid w:val="00C814AE"/>
    <w:rsid w:val="00C81AAC"/>
    <w:rsid w:val="00C84DAE"/>
    <w:rsid w:val="00C86014"/>
    <w:rsid w:val="00C87485"/>
    <w:rsid w:val="00C87AE2"/>
    <w:rsid w:val="00C87E9D"/>
    <w:rsid w:val="00C90D5E"/>
    <w:rsid w:val="00C9230A"/>
    <w:rsid w:val="00C93979"/>
    <w:rsid w:val="00C93A78"/>
    <w:rsid w:val="00C95182"/>
    <w:rsid w:val="00C95CAB"/>
    <w:rsid w:val="00C96658"/>
    <w:rsid w:val="00C97A1F"/>
    <w:rsid w:val="00C97E72"/>
    <w:rsid w:val="00CA1CE0"/>
    <w:rsid w:val="00CA3B0C"/>
    <w:rsid w:val="00CA453D"/>
    <w:rsid w:val="00CA4B68"/>
    <w:rsid w:val="00CA5040"/>
    <w:rsid w:val="00CA5F73"/>
    <w:rsid w:val="00CB02C6"/>
    <w:rsid w:val="00CB0321"/>
    <w:rsid w:val="00CB073B"/>
    <w:rsid w:val="00CB0D44"/>
    <w:rsid w:val="00CB140B"/>
    <w:rsid w:val="00CB17D5"/>
    <w:rsid w:val="00CB20AF"/>
    <w:rsid w:val="00CB2A5D"/>
    <w:rsid w:val="00CB2A5E"/>
    <w:rsid w:val="00CB2C07"/>
    <w:rsid w:val="00CB470B"/>
    <w:rsid w:val="00CB4B66"/>
    <w:rsid w:val="00CB5890"/>
    <w:rsid w:val="00CB65C6"/>
    <w:rsid w:val="00CB7944"/>
    <w:rsid w:val="00CC0A42"/>
    <w:rsid w:val="00CC206A"/>
    <w:rsid w:val="00CC2219"/>
    <w:rsid w:val="00CC2AE1"/>
    <w:rsid w:val="00CC33B3"/>
    <w:rsid w:val="00CC3627"/>
    <w:rsid w:val="00CC40B4"/>
    <w:rsid w:val="00CC5FDD"/>
    <w:rsid w:val="00CC67EA"/>
    <w:rsid w:val="00CD0183"/>
    <w:rsid w:val="00CD3217"/>
    <w:rsid w:val="00CD3404"/>
    <w:rsid w:val="00CD3A37"/>
    <w:rsid w:val="00CD4751"/>
    <w:rsid w:val="00CD4A86"/>
    <w:rsid w:val="00CE084E"/>
    <w:rsid w:val="00CE2187"/>
    <w:rsid w:val="00CE2321"/>
    <w:rsid w:val="00CE3253"/>
    <w:rsid w:val="00CE343E"/>
    <w:rsid w:val="00CE42AD"/>
    <w:rsid w:val="00CE440C"/>
    <w:rsid w:val="00CE5D55"/>
    <w:rsid w:val="00CE70C4"/>
    <w:rsid w:val="00CE76ED"/>
    <w:rsid w:val="00CE7C1A"/>
    <w:rsid w:val="00CF0011"/>
    <w:rsid w:val="00CF05B0"/>
    <w:rsid w:val="00CF1034"/>
    <w:rsid w:val="00CF1BA3"/>
    <w:rsid w:val="00CF26F2"/>
    <w:rsid w:val="00CF4309"/>
    <w:rsid w:val="00CF4ECB"/>
    <w:rsid w:val="00CF5883"/>
    <w:rsid w:val="00CF5CE8"/>
    <w:rsid w:val="00CF6C30"/>
    <w:rsid w:val="00CF70B2"/>
    <w:rsid w:val="00D00B60"/>
    <w:rsid w:val="00D0102E"/>
    <w:rsid w:val="00D013D1"/>
    <w:rsid w:val="00D01F78"/>
    <w:rsid w:val="00D02BED"/>
    <w:rsid w:val="00D031C8"/>
    <w:rsid w:val="00D03F54"/>
    <w:rsid w:val="00D040C5"/>
    <w:rsid w:val="00D0580C"/>
    <w:rsid w:val="00D05C10"/>
    <w:rsid w:val="00D05E1D"/>
    <w:rsid w:val="00D060BB"/>
    <w:rsid w:val="00D0743A"/>
    <w:rsid w:val="00D07E8C"/>
    <w:rsid w:val="00D102D5"/>
    <w:rsid w:val="00D10FA2"/>
    <w:rsid w:val="00D120BD"/>
    <w:rsid w:val="00D12B2F"/>
    <w:rsid w:val="00D14206"/>
    <w:rsid w:val="00D14B5C"/>
    <w:rsid w:val="00D160DB"/>
    <w:rsid w:val="00D16251"/>
    <w:rsid w:val="00D162FC"/>
    <w:rsid w:val="00D17B94"/>
    <w:rsid w:val="00D17E95"/>
    <w:rsid w:val="00D2068E"/>
    <w:rsid w:val="00D22285"/>
    <w:rsid w:val="00D22A71"/>
    <w:rsid w:val="00D232D3"/>
    <w:rsid w:val="00D2486C"/>
    <w:rsid w:val="00D2643B"/>
    <w:rsid w:val="00D26E11"/>
    <w:rsid w:val="00D30BA6"/>
    <w:rsid w:val="00D3132C"/>
    <w:rsid w:val="00D322A0"/>
    <w:rsid w:val="00D32AA3"/>
    <w:rsid w:val="00D3344C"/>
    <w:rsid w:val="00D349EC"/>
    <w:rsid w:val="00D34E29"/>
    <w:rsid w:val="00D37695"/>
    <w:rsid w:val="00D41904"/>
    <w:rsid w:val="00D43177"/>
    <w:rsid w:val="00D456E2"/>
    <w:rsid w:val="00D45A62"/>
    <w:rsid w:val="00D4733D"/>
    <w:rsid w:val="00D47EDB"/>
    <w:rsid w:val="00D522FB"/>
    <w:rsid w:val="00D52C23"/>
    <w:rsid w:val="00D54164"/>
    <w:rsid w:val="00D54CC6"/>
    <w:rsid w:val="00D56A6F"/>
    <w:rsid w:val="00D60349"/>
    <w:rsid w:val="00D60529"/>
    <w:rsid w:val="00D60868"/>
    <w:rsid w:val="00D60C45"/>
    <w:rsid w:val="00D61077"/>
    <w:rsid w:val="00D62FF7"/>
    <w:rsid w:val="00D638A9"/>
    <w:rsid w:val="00D64906"/>
    <w:rsid w:val="00D64A6F"/>
    <w:rsid w:val="00D65430"/>
    <w:rsid w:val="00D6572C"/>
    <w:rsid w:val="00D658AB"/>
    <w:rsid w:val="00D72C47"/>
    <w:rsid w:val="00D7469F"/>
    <w:rsid w:val="00D7495C"/>
    <w:rsid w:val="00D75B1F"/>
    <w:rsid w:val="00D77B55"/>
    <w:rsid w:val="00D81ED6"/>
    <w:rsid w:val="00D82A44"/>
    <w:rsid w:val="00D832C2"/>
    <w:rsid w:val="00D8433E"/>
    <w:rsid w:val="00D859E8"/>
    <w:rsid w:val="00D86BE7"/>
    <w:rsid w:val="00D871EF"/>
    <w:rsid w:val="00D877F0"/>
    <w:rsid w:val="00D90E1E"/>
    <w:rsid w:val="00D91297"/>
    <w:rsid w:val="00D91409"/>
    <w:rsid w:val="00D91E33"/>
    <w:rsid w:val="00D92851"/>
    <w:rsid w:val="00D94257"/>
    <w:rsid w:val="00D9465D"/>
    <w:rsid w:val="00D94686"/>
    <w:rsid w:val="00D94F4F"/>
    <w:rsid w:val="00D960CD"/>
    <w:rsid w:val="00D97B9F"/>
    <w:rsid w:val="00DA0477"/>
    <w:rsid w:val="00DA0DC7"/>
    <w:rsid w:val="00DA15D1"/>
    <w:rsid w:val="00DA1E33"/>
    <w:rsid w:val="00DA2755"/>
    <w:rsid w:val="00DA28EA"/>
    <w:rsid w:val="00DA5B96"/>
    <w:rsid w:val="00DA5FB7"/>
    <w:rsid w:val="00DA650E"/>
    <w:rsid w:val="00DA6EA7"/>
    <w:rsid w:val="00DA797C"/>
    <w:rsid w:val="00DB0567"/>
    <w:rsid w:val="00DB136E"/>
    <w:rsid w:val="00DB1629"/>
    <w:rsid w:val="00DB1CF1"/>
    <w:rsid w:val="00DB334C"/>
    <w:rsid w:val="00DB452A"/>
    <w:rsid w:val="00DB5BFA"/>
    <w:rsid w:val="00DB5EAC"/>
    <w:rsid w:val="00DB7395"/>
    <w:rsid w:val="00DB7A95"/>
    <w:rsid w:val="00DC062D"/>
    <w:rsid w:val="00DC08E1"/>
    <w:rsid w:val="00DC2E75"/>
    <w:rsid w:val="00DC50F1"/>
    <w:rsid w:val="00DC51E8"/>
    <w:rsid w:val="00DC6A89"/>
    <w:rsid w:val="00DC6C8F"/>
    <w:rsid w:val="00DC7A3F"/>
    <w:rsid w:val="00DC7E0F"/>
    <w:rsid w:val="00DD1390"/>
    <w:rsid w:val="00DD26DE"/>
    <w:rsid w:val="00DD46B8"/>
    <w:rsid w:val="00DD519D"/>
    <w:rsid w:val="00DE07F0"/>
    <w:rsid w:val="00DE2DAD"/>
    <w:rsid w:val="00DE5D8B"/>
    <w:rsid w:val="00DF000F"/>
    <w:rsid w:val="00DF09DE"/>
    <w:rsid w:val="00DF1499"/>
    <w:rsid w:val="00DF1ACC"/>
    <w:rsid w:val="00DF1E89"/>
    <w:rsid w:val="00DF24E7"/>
    <w:rsid w:val="00DF412D"/>
    <w:rsid w:val="00E0020A"/>
    <w:rsid w:val="00E003F9"/>
    <w:rsid w:val="00E004C9"/>
    <w:rsid w:val="00E00E9F"/>
    <w:rsid w:val="00E05B75"/>
    <w:rsid w:val="00E05E75"/>
    <w:rsid w:val="00E062A4"/>
    <w:rsid w:val="00E07187"/>
    <w:rsid w:val="00E07C54"/>
    <w:rsid w:val="00E1087E"/>
    <w:rsid w:val="00E12183"/>
    <w:rsid w:val="00E12291"/>
    <w:rsid w:val="00E13432"/>
    <w:rsid w:val="00E14078"/>
    <w:rsid w:val="00E1478E"/>
    <w:rsid w:val="00E154C4"/>
    <w:rsid w:val="00E20382"/>
    <w:rsid w:val="00E20A6D"/>
    <w:rsid w:val="00E21163"/>
    <w:rsid w:val="00E21BE8"/>
    <w:rsid w:val="00E23EDB"/>
    <w:rsid w:val="00E25DB8"/>
    <w:rsid w:val="00E25EA2"/>
    <w:rsid w:val="00E26EE3"/>
    <w:rsid w:val="00E31135"/>
    <w:rsid w:val="00E31283"/>
    <w:rsid w:val="00E31AAF"/>
    <w:rsid w:val="00E32672"/>
    <w:rsid w:val="00E340FB"/>
    <w:rsid w:val="00E34399"/>
    <w:rsid w:val="00E348E9"/>
    <w:rsid w:val="00E355DF"/>
    <w:rsid w:val="00E425AD"/>
    <w:rsid w:val="00E43200"/>
    <w:rsid w:val="00E43544"/>
    <w:rsid w:val="00E437C2"/>
    <w:rsid w:val="00E447EB"/>
    <w:rsid w:val="00E44B2A"/>
    <w:rsid w:val="00E457F9"/>
    <w:rsid w:val="00E46019"/>
    <w:rsid w:val="00E47072"/>
    <w:rsid w:val="00E47836"/>
    <w:rsid w:val="00E50038"/>
    <w:rsid w:val="00E50508"/>
    <w:rsid w:val="00E510B1"/>
    <w:rsid w:val="00E51443"/>
    <w:rsid w:val="00E5333F"/>
    <w:rsid w:val="00E53B2F"/>
    <w:rsid w:val="00E549C0"/>
    <w:rsid w:val="00E57533"/>
    <w:rsid w:val="00E60000"/>
    <w:rsid w:val="00E600C5"/>
    <w:rsid w:val="00E60C0F"/>
    <w:rsid w:val="00E61749"/>
    <w:rsid w:val="00E620DA"/>
    <w:rsid w:val="00E6301D"/>
    <w:rsid w:val="00E635FA"/>
    <w:rsid w:val="00E66B66"/>
    <w:rsid w:val="00E66F8A"/>
    <w:rsid w:val="00E671B8"/>
    <w:rsid w:val="00E67AA6"/>
    <w:rsid w:val="00E71ED5"/>
    <w:rsid w:val="00E7288A"/>
    <w:rsid w:val="00E7363B"/>
    <w:rsid w:val="00E743E4"/>
    <w:rsid w:val="00E75462"/>
    <w:rsid w:val="00E761DB"/>
    <w:rsid w:val="00E778CE"/>
    <w:rsid w:val="00E807B9"/>
    <w:rsid w:val="00E809B6"/>
    <w:rsid w:val="00E80A98"/>
    <w:rsid w:val="00E8148A"/>
    <w:rsid w:val="00E81D39"/>
    <w:rsid w:val="00E82CF0"/>
    <w:rsid w:val="00E82DF6"/>
    <w:rsid w:val="00E83543"/>
    <w:rsid w:val="00E843CD"/>
    <w:rsid w:val="00E84872"/>
    <w:rsid w:val="00E85692"/>
    <w:rsid w:val="00E85CCB"/>
    <w:rsid w:val="00E87F99"/>
    <w:rsid w:val="00E9105B"/>
    <w:rsid w:val="00E9260C"/>
    <w:rsid w:val="00E936FF"/>
    <w:rsid w:val="00E9461D"/>
    <w:rsid w:val="00E952BB"/>
    <w:rsid w:val="00E965C4"/>
    <w:rsid w:val="00E966C5"/>
    <w:rsid w:val="00E966D8"/>
    <w:rsid w:val="00E97619"/>
    <w:rsid w:val="00E97B0F"/>
    <w:rsid w:val="00E97FEE"/>
    <w:rsid w:val="00EA096A"/>
    <w:rsid w:val="00EA2504"/>
    <w:rsid w:val="00EA2937"/>
    <w:rsid w:val="00EA30BA"/>
    <w:rsid w:val="00EA3C5C"/>
    <w:rsid w:val="00EA3E21"/>
    <w:rsid w:val="00EA46E4"/>
    <w:rsid w:val="00EA55AD"/>
    <w:rsid w:val="00EA7B0F"/>
    <w:rsid w:val="00EB01B2"/>
    <w:rsid w:val="00EB03B5"/>
    <w:rsid w:val="00EB09AA"/>
    <w:rsid w:val="00EB1951"/>
    <w:rsid w:val="00EB1BED"/>
    <w:rsid w:val="00EB4496"/>
    <w:rsid w:val="00EB5C5E"/>
    <w:rsid w:val="00EB7128"/>
    <w:rsid w:val="00EB7585"/>
    <w:rsid w:val="00EB795C"/>
    <w:rsid w:val="00EB7A22"/>
    <w:rsid w:val="00EB7FAB"/>
    <w:rsid w:val="00EC1535"/>
    <w:rsid w:val="00EC1C82"/>
    <w:rsid w:val="00EC2847"/>
    <w:rsid w:val="00EC51A0"/>
    <w:rsid w:val="00EC5F25"/>
    <w:rsid w:val="00EC733D"/>
    <w:rsid w:val="00EC7A8B"/>
    <w:rsid w:val="00ED29C1"/>
    <w:rsid w:val="00ED3C88"/>
    <w:rsid w:val="00ED4ABD"/>
    <w:rsid w:val="00EE07BE"/>
    <w:rsid w:val="00EE095A"/>
    <w:rsid w:val="00EE0E17"/>
    <w:rsid w:val="00EE1248"/>
    <w:rsid w:val="00EE2133"/>
    <w:rsid w:val="00EE3D5C"/>
    <w:rsid w:val="00EE47E6"/>
    <w:rsid w:val="00EE51AC"/>
    <w:rsid w:val="00EE622C"/>
    <w:rsid w:val="00EE6431"/>
    <w:rsid w:val="00EF038D"/>
    <w:rsid w:val="00EF1DAC"/>
    <w:rsid w:val="00EF200C"/>
    <w:rsid w:val="00EF20C6"/>
    <w:rsid w:val="00EF2313"/>
    <w:rsid w:val="00EF285A"/>
    <w:rsid w:val="00EF3851"/>
    <w:rsid w:val="00EF75D2"/>
    <w:rsid w:val="00F00A47"/>
    <w:rsid w:val="00F02C6C"/>
    <w:rsid w:val="00F044E9"/>
    <w:rsid w:val="00F0461B"/>
    <w:rsid w:val="00F102E5"/>
    <w:rsid w:val="00F12A8B"/>
    <w:rsid w:val="00F12CB2"/>
    <w:rsid w:val="00F134A1"/>
    <w:rsid w:val="00F134F9"/>
    <w:rsid w:val="00F13587"/>
    <w:rsid w:val="00F15124"/>
    <w:rsid w:val="00F16236"/>
    <w:rsid w:val="00F206D2"/>
    <w:rsid w:val="00F20C90"/>
    <w:rsid w:val="00F20E3F"/>
    <w:rsid w:val="00F217D8"/>
    <w:rsid w:val="00F21911"/>
    <w:rsid w:val="00F2218E"/>
    <w:rsid w:val="00F22F12"/>
    <w:rsid w:val="00F23927"/>
    <w:rsid w:val="00F23C44"/>
    <w:rsid w:val="00F25421"/>
    <w:rsid w:val="00F25BD5"/>
    <w:rsid w:val="00F261EB"/>
    <w:rsid w:val="00F267D1"/>
    <w:rsid w:val="00F278F6"/>
    <w:rsid w:val="00F27F19"/>
    <w:rsid w:val="00F30954"/>
    <w:rsid w:val="00F325A3"/>
    <w:rsid w:val="00F325CE"/>
    <w:rsid w:val="00F3341B"/>
    <w:rsid w:val="00F3348C"/>
    <w:rsid w:val="00F33B73"/>
    <w:rsid w:val="00F34C99"/>
    <w:rsid w:val="00F35337"/>
    <w:rsid w:val="00F35982"/>
    <w:rsid w:val="00F35DA5"/>
    <w:rsid w:val="00F36A41"/>
    <w:rsid w:val="00F37663"/>
    <w:rsid w:val="00F3767A"/>
    <w:rsid w:val="00F37C36"/>
    <w:rsid w:val="00F40000"/>
    <w:rsid w:val="00F41E3C"/>
    <w:rsid w:val="00F4265D"/>
    <w:rsid w:val="00F43379"/>
    <w:rsid w:val="00F4442B"/>
    <w:rsid w:val="00F45049"/>
    <w:rsid w:val="00F45236"/>
    <w:rsid w:val="00F466BD"/>
    <w:rsid w:val="00F474F9"/>
    <w:rsid w:val="00F51BA4"/>
    <w:rsid w:val="00F52FE3"/>
    <w:rsid w:val="00F536D9"/>
    <w:rsid w:val="00F55EE6"/>
    <w:rsid w:val="00F5622D"/>
    <w:rsid w:val="00F617E0"/>
    <w:rsid w:val="00F61875"/>
    <w:rsid w:val="00F62F39"/>
    <w:rsid w:val="00F64292"/>
    <w:rsid w:val="00F658EF"/>
    <w:rsid w:val="00F65AC1"/>
    <w:rsid w:val="00F67A83"/>
    <w:rsid w:val="00F70CAD"/>
    <w:rsid w:val="00F73D55"/>
    <w:rsid w:val="00F75160"/>
    <w:rsid w:val="00F8016D"/>
    <w:rsid w:val="00F80A31"/>
    <w:rsid w:val="00F817D5"/>
    <w:rsid w:val="00F81A51"/>
    <w:rsid w:val="00F85540"/>
    <w:rsid w:val="00F85E44"/>
    <w:rsid w:val="00F85E67"/>
    <w:rsid w:val="00F85F6F"/>
    <w:rsid w:val="00F8690F"/>
    <w:rsid w:val="00F87227"/>
    <w:rsid w:val="00F901AD"/>
    <w:rsid w:val="00F91891"/>
    <w:rsid w:val="00F9261B"/>
    <w:rsid w:val="00F93C92"/>
    <w:rsid w:val="00F942C0"/>
    <w:rsid w:val="00F94A1B"/>
    <w:rsid w:val="00F95403"/>
    <w:rsid w:val="00F95CCE"/>
    <w:rsid w:val="00F96062"/>
    <w:rsid w:val="00F96073"/>
    <w:rsid w:val="00F96C73"/>
    <w:rsid w:val="00FA1684"/>
    <w:rsid w:val="00FA3DCF"/>
    <w:rsid w:val="00FA57BD"/>
    <w:rsid w:val="00FB05B4"/>
    <w:rsid w:val="00FB13A4"/>
    <w:rsid w:val="00FB1B7B"/>
    <w:rsid w:val="00FB34A6"/>
    <w:rsid w:val="00FB3645"/>
    <w:rsid w:val="00FB39F0"/>
    <w:rsid w:val="00FB3C13"/>
    <w:rsid w:val="00FB3FCC"/>
    <w:rsid w:val="00FB4756"/>
    <w:rsid w:val="00FB4B0A"/>
    <w:rsid w:val="00FB7A1F"/>
    <w:rsid w:val="00FC0947"/>
    <w:rsid w:val="00FC118D"/>
    <w:rsid w:val="00FC265D"/>
    <w:rsid w:val="00FC3947"/>
    <w:rsid w:val="00FC3F1F"/>
    <w:rsid w:val="00FC41F1"/>
    <w:rsid w:val="00FC56A0"/>
    <w:rsid w:val="00FC6180"/>
    <w:rsid w:val="00FD094B"/>
    <w:rsid w:val="00FD09FE"/>
    <w:rsid w:val="00FD0BDF"/>
    <w:rsid w:val="00FD15C0"/>
    <w:rsid w:val="00FD1E6E"/>
    <w:rsid w:val="00FD2AFB"/>
    <w:rsid w:val="00FD4159"/>
    <w:rsid w:val="00FD62DF"/>
    <w:rsid w:val="00FE02B4"/>
    <w:rsid w:val="00FE04E4"/>
    <w:rsid w:val="00FE05D5"/>
    <w:rsid w:val="00FE0891"/>
    <w:rsid w:val="00FE1C30"/>
    <w:rsid w:val="00FE240E"/>
    <w:rsid w:val="00FE3EBA"/>
    <w:rsid w:val="00FE506F"/>
    <w:rsid w:val="00FE5598"/>
    <w:rsid w:val="00FE580C"/>
    <w:rsid w:val="00FE5EBC"/>
    <w:rsid w:val="00FE6529"/>
    <w:rsid w:val="00FE660A"/>
    <w:rsid w:val="00FE66CA"/>
    <w:rsid w:val="00FE7859"/>
    <w:rsid w:val="00FF38D2"/>
    <w:rsid w:val="00FF4FA9"/>
    <w:rsid w:val="00FF67BD"/>
    <w:rsid w:val="00FF6F2F"/>
    <w:rsid w:val="06852BB7"/>
    <w:rsid w:val="08A35669"/>
    <w:rsid w:val="0C358820"/>
    <w:rsid w:val="0CD73E37"/>
    <w:rsid w:val="0D7A9B78"/>
    <w:rsid w:val="0E565FD7"/>
    <w:rsid w:val="0E730E98"/>
    <w:rsid w:val="130E7918"/>
    <w:rsid w:val="14945C9A"/>
    <w:rsid w:val="156B19A2"/>
    <w:rsid w:val="1783CAEF"/>
    <w:rsid w:val="188AE2B5"/>
    <w:rsid w:val="19504CCA"/>
    <w:rsid w:val="19E78FB1"/>
    <w:rsid w:val="1CD3ADBF"/>
    <w:rsid w:val="1E958B36"/>
    <w:rsid w:val="20328519"/>
    <w:rsid w:val="20BD3FE5"/>
    <w:rsid w:val="215B5EAF"/>
    <w:rsid w:val="2471BD12"/>
    <w:rsid w:val="274E9ED6"/>
    <w:rsid w:val="282C0D5E"/>
    <w:rsid w:val="2BB23BE9"/>
    <w:rsid w:val="2CC6D14A"/>
    <w:rsid w:val="2ED0B44E"/>
    <w:rsid w:val="2F616B70"/>
    <w:rsid w:val="332FDEC9"/>
    <w:rsid w:val="347C2AC5"/>
    <w:rsid w:val="34CBF0F9"/>
    <w:rsid w:val="359C74C6"/>
    <w:rsid w:val="365FF7A7"/>
    <w:rsid w:val="3770AB3A"/>
    <w:rsid w:val="378956F4"/>
    <w:rsid w:val="3932195C"/>
    <w:rsid w:val="3CC24C0F"/>
    <w:rsid w:val="3DF97C09"/>
    <w:rsid w:val="3EAED18B"/>
    <w:rsid w:val="3ED65D58"/>
    <w:rsid w:val="418328FD"/>
    <w:rsid w:val="465854F5"/>
    <w:rsid w:val="466263FF"/>
    <w:rsid w:val="488B6827"/>
    <w:rsid w:val="49770BBE"/>
    <w:rsid w:val="4B026A96"/>
    <w:rsid w:val="4BD1B40A"/>
    <w:rsid w:val="4D63072F"/>
    <w:rsid w:val="4DD06914"/>
    <w:rsid w:val="4DEE88A4"/>
    <w:rsid w:val="5005E2C8"/>
    <w:rsid w:val="515B51D7"/>
    <w:rsid w:val="520E8A59"/>
    <w:rsid w:val="524646FF"/>
    <w:rsid w:val="5306593E"/>
    <w:rsid w:val="537C01BD"/>
    <w:rsid w:val="53ABEBBD"/>
    <w:rsid w:val="53E2BA3C"/>
    <w:rsid w:val="5489CB8B"/>
    <w:rsid w:val="573A9AEF"/>
    <w:rsid w:val="5DA099D0"/>
    <w:rsid w:val="610C8D27"/>
    <w:rsid w:val="624BFAF1"/>
    <w:rsid w:val="656D34F8"/>
    <w:rsid w:val="66DBE099"/>
    <w:rsid w:val="66DCAAE2"/>
    <w:rsid w:val="6757A583"/>
    <w:rsid w:val="6A570CD6"/>
    <w:rsid w:val="6B3C612C"/>
    <w:rsid w:val="6B3CAD23"/>
    <w:rsid w:val="6D17F2CF"/>
    <w:rsid w:val="6D8E71E8"/>
    <w:rsid w:val="7036440C"/>
    <w:rsid w:val="707AD654"/>
    <w:rsid w:val="70ED502F"/>
    <w:rsid w:val="71448314"/>
    <w:rsid w:val="729E03E2"/>
    <w:rsid w:val="73AAEF32"/>
    <w:rsid w:val="75725B54"/>
    <w:rsid w:val="79699E4A"/>
    <w:rsid w:val="79D787BF"/>
    <w:rsid w:val="7AA670CB"/>
    <w:rsid w:val="7B7F0FA9"/>
    <w:rsid w:val="7B886C1D"/>
    <w:rsid w:val="7BC0B029"/>
    <w:rsid w:val="7CE39B97"/>
    <w:rsid w:val="7E788ED2"/>
    <w:rsid w:val="7E97308B"/>
    <w:rsid w:val="7ED1D48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2F493"/>
  <w15:docId w15:val="{376E590F-55C1-42C6-86FF-6E88021E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C85"/>
    <w:rPr>
      <w:rFonts w:ascii="Roboto Slab" w:eastAsia="Roboto Slab" w:hAnsi="Roboto Slab" w:cs="Roboto Slab"/>
      <w:lang w:val="en-GB" w:eastAsia="en-GB" w:bidi="en-GB"/>
    </w:rPr>
  </w:style>
  <w:style w:type="paragraph" w:styleId="Heading1">
    <w:name w:val="heading 1"/>
    <w:aliases w:val="H1_OR"/>
    <w:basedOn w:val="Normal"/>
    <w:link w:val="Heading1Char"/>
    <w:qFormat/>
    <w:rsid w:val="007970A7"/>
    <w:pPr>
      <w:keepNext/>
      <w:spacing w:before="200" w:line="400" w:lineRule="exact"/>
      <w:ind w:right="28"/>
      <w:outlineLvl w:val="0"/>
    </w:pPr>
    <w:rPr>
      <w:rFonts w:ascii="Stainless Regular" w:hAnsi="Stainless Regular"/>
      <w:bCs/>
      <w:caps/>
      <w:color w:val="F07300" w:themeColor="accent1"/>
      <w:spacing w:val="-3"/>
      <w:sz w:val="38"/>
      <w:szCs w:val="38"/>
    </w:rPr>
  </w:style>
  <w:style w:type="paragraph" w:styleId="Heading2">
    <w:name w:val="heading 2"/>
    <w:aliases w:val="H2_OR"/>
    <w:basedOn w:val="Heading1"/>
    <w:link w:val="Heading2Char"/>
    <w:qFormat/>
    <w:rsid w:val="00DB136E"/>
    <w:pPr>
      <w:tabs>
        <w:tab w:val="left" w:pos="567"/>
      </w:tabs>
      <w:spacing w:before="240" w:line="240" w:lineRule="exact"/>
      <w:ind w:left="567" w:hanging="567"/>
      <w:outlineLvl w:val="1"/>
    </w:pPr>
    <w:rPr>
      <w:b/>
      <w:bCs w:val="0"/>
      <w:sz w:val="20"/>
    </w:rPr>
  </w:style>
  <w:style w:type="paragraph" w:styleId="Heading3">
    <w:name w:val="heading 3"/>
    <w:aliases w:val="H3_OR"/>
    <w:basedOn w:val="Heading2"/>
    <w:link w:val="Heading3Char"/>
    <w:qFormat/>
    <w:rsid w:val="00651A36"/>
    <w:pPr>
      <w:numPr>
        <w:ilvl w:val="2"/>
      </w:numPr>
      <w:spacing w:before="280" w:after="120"/>
      <w:ind w:left="567" w:hanging="567"/>
      <w:outlineLvl w:val="2"/>
    </w:pPr>
    <w:rPr>
      <w:rFonts w:asciiTheme="minorHAnsi" w:hAnsiTheme="minorHAnsi"/>
      <w:caps w:val="0"/>
      <w:sz w:val="19"/>
      <w:szCs w:val="19"/>
    </w:rPr>
  </w:style>
  <w:style w:type="paragraph" w:styleId="Heading4">
    <w:name w:val="heading 4"/>
    <w:basedOn w:val="Heading3"/>
    <w:next w:val="Normal"/>
    <w:link w:val="Heading4Char"/>
    <w:uiPriority w:val="1"/>
    <w:qFormat/>
    <w:rsid w:val="00CC33B3"/>
    <w:pPr>
      <w:numPr>
        <w:ilvl w:val="3"/>
      </w:numPr>
      <w:tabs>
        <w:tab w:val="clear" w:pos="567"/>
        <w:tab w:val="left" w:pos="709"/>
      </w:tabs>
      <w:spacing w:before="360" w:after="0"/>
      <w:ind w:left="709" w:right="0" w:hanging="709"/>
      <w:outlineLvl w:val="3"/>
    </w:pPr>
    <w:rPr>
      <w:color w:val="000000" w:themeColor="text1"/>
    </w:rPr>
  </w:style>
  <w:style w:type="paragraph" w:styleId="Heading5">
    <w:name w:val="heading 5"/>
    <w:basedOn w:val="Heading4"/>
    <w:next w:val="Normal"/>
    <w:link w:val="Heading5Char"/>
    <w:uiPriority w:val="1"/>
    <w:qFormat/>
    <w:rsid w:val="00CC33B3"/>
    <w:pPr>
      <w:numPr>
        <w:ilvl w:val="4"/>
      </w:numPr>
      <w:tabs>
        <w:tab w:val="clear" w:pos="709"/>
        <w:tab w:val="left" w:pos="851"/>
      </w:tabs>
      <w:ind w:left="851" w:hanging="851"/>
      <w:outlineLvl w:val="4"/>
    </w:pPr>
  </w:style>
  <w:style w:type="paragraph" w:styleId="Heading6">
    <w:name w:val="heading 6"/>
    <w:basedOn w:val="Normal"/>
    <w:next w:val="Normal"/>
    <w:link w:val="Heading6Char"/>
    <w:uiPriority w:val="9"/>
    <w:unhideWhenUsed/>
    <w:qFormat/>
    <w:rsid w:val="005B53BD"/>
    <w:pPr>
      <w:keepNext/>
      <w:keepLines/>
      <w:spacing w:before="40"/>
      <w:outlineLvl w:val="5"/>
    </w:pPr>
    <w:rPr>
      <w:rFonts w:asciiTheme="majorHAnsi" w:eastAsiaTheme="majorEastAsia" w:hAnsiTheme="majorHAnsi" w:cstheme="majorBidi"/>
      <w:color w:val="773900" w:themeColor="accent1" w:themeShade="7F"/>
    </w:rPr>
  </w:style>
  <w:style w:type="paragraph" w:styleId="Heading7">
    <w:name w:val="heading 7"/>
    <w:basedOn w:val="Normal"/>
    <w:next w:val="Normal"/>
    <w:link w:val="Heading7Char"/>
    <w:uiPriority w:val="9"/>
    <w:semiHidden/>
    <w:unhideWhenUsed/>
    <w:qFormat/>
    <w:rsid w:val="00A73EC4"/>
    <w:pPr>
      <w:keepNext/>
      <w:keepLines/>
      <w:spacing w:before="40"/>
      <w:outlineLvl w:val="6"/>
    </w:pPr>
    <w:rPr>
      <w:rFonts w:asciiTheme="majorHAnsi" w:eastAsiaTheme="majorEastAsia" w:hAnsiTheme="majorHAnsi" w:cstheme="majorBidi"/>
      <w:i/>
      <w:iCs/>
      <w:color w:val="773900" w:themeColor="accent1" w:themeShade="7F"/>
    </w:rPr>
  </w:style>
  <w:style w:type="paragraph" w:styleId="Heading8">
    <w:name w:val="heading 8"/>
    <w:basedOn w:val="Normal"/>
    <w:next w:val="Normal"/>
    <w:link w:val="Heading8Char"/>
    <w:uiPriority w:val="9"/>
    <w:semiHidden/>
    <w:unhideWhenUsed/>
    <w:qFormat/>
    <w:rsid w:val="00A73EC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3EC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Bold">
    <w:name w:val="BodyTextBold"/>
    <w:link w:val="BodyTextBoldChar"/>
    <w:uiPriority w:val="2"/>
    <w:qFormat/>
    <w:rsid w:val="008D59E2"/>
    <w:pPr>
      <w:spacing w:before="200" w:after="80"/>
    </w:pPr>
    <w:rPr>
      <w:rFonts w:eastAsia="Roboto Slab" w:cs="Roboto Slab"/>
      <w:b/>
      <w:bCs/>
      <w:spacing w:val="-3"/>
      <w:sz w:val="19"/>
      <w:lang w:val="en-GB" w:eastAsia="en-GB" w:bidi="en-GB"/>
    </w:rPr>
  </w:style>
  <w:style w:type="paragraph" w:styleId="ListParagraph">
    <w:name w:val="List Paragraph"/>
    <w:aliases w:val="Equipment,Figure_name,Numbered Indented Text,List Paragraph Char Char Char,List Paragraph Char Char,List Paragraph1,b1"/>
    <w:basedOn w:val="Normal"/>
    <w:link w:val="ListParagraphChar"/>
    <w:uiPriority w:val="34"/>
    <w:qFormat/>
    <w:pPr>
      <w:spacing w:before="56"/>
      <w:ind w:left="1300" w:hanging="227"/>
    </w:pPr>
  </w:style>
  <w:style w:type="paragraph" w:customStyle="1" w:styleId="TableParagraph">
    <w:name w:val="Table Paragraph"/>
    <w:basedOn w:val="Normal"/>
    <w:uiPriority w:val="1"/>
    <w:semiHidden/>
    <w:qFormat/>
    <w:rsid w:val="00A572C8"/>
    <w:pPr>
      <w:spacing w:before="85"/>
      <w:ind w:left="56"/>
    </w:pPr>
    <w:rPr>
      <w:rFonts w:asciiTheme="minorHAnsi" w:hAnsiTheme="minorHAnsi"/>
    </w:rPr>
  </w:style>
  <w:style w:type="paragraph" w:customStyle="1" w:styleId="CoverTitle">
    <w:name w:val="CoverTitle"/>
    <w:qFormat/>
    <w:rsid w:val="008E09EF"/>
    <w:pPr>
      <w:spacing w:before="266" w:line="204" w:lineRule="auto"/>
      <w:ind w:right="4072"/>
    </w:pPr>
    <w:rPr>
      <w:rFonts w:ascii="Stainless Regular" w:eastAsia="Roboto Slab" w:hAnsi="Stainless Regular" w:cs="Roboto Slab"/>
      <w:bCs/>
      <w:caps/>
      <w:color w:val="F47920"/>
      <w:spacing w:val="-10"/>
      <w:sz w:val="90"/>
      <w:lang w:val="en-GB" w:eastAsia="en-GB" w:bidi="en-GB"/>
    </w:rPr>
  </w:style>
  <w:style w:type="paragraph" w:customStyle="1" w:styleId="CoverSubtitle">
    <w:name w:val="CoverSubtitle"/>
    <w:qFormat/>
    <w:rsid w:val="008E09EF"/>
    <w:pPr>
      <w:spacing w:before="181"/>
    </w:pPr>
    <w:rPr>
      <w:rFonts w:ascii="Stainless Light" w:eastAsia="Roboto Slab" w:hAnsi="Stainless Light" w:cs="Roboto Slab"/>
      <w:caps/>
      <w:color w:val="473729"/>
      <w:sz w:val="64"/>
      <w:szCs w:val="64"/>
      <w:lang w:val="en-GB" w:eastAsia="en-GB" w:bidi="en-GB"/>
    </w:rPr>
  </w:style>
  <w:style w:type="paragraph" w:customStyle="1" w:styleId="Version">
    <w:name w:val="Version"/>
    <w:qFormat/>
    <w:rsid w:val="00494C3E"/>
    <w:pPr>
      <w:spacing w:before="120" w:line="1980" w:lineRule="exact"/>
      <w:ind w:right="467"/>
      <w:jc w:val="right"/>
    </w:pPr>
    <w:rPr>
      <w:rFonts w:asciiTheme="majorHAnsi" w:eastAsia="Roboto Slab" w:hAnsiTheme="majorHAnsi" w:cs="Roboto Slab"/>
      <w:color w:val="FFFFFF" w:themeColor="background1"/>
      <w:spacing w:val="-90"/>
      <w:sz w:val="192"/>
      <w:szCs w:val="192"/>
      <w:lang w:val="en-GB" w:eastAsia="en-GB" w:bidi="en-GB"/>
    </w:rPr>
  </w:style>
  <w:style w:type="paragraph" w:styleId="Header">
    <w:name w:val="header"/>
    <w:basedOn w:val="Normal"/>
    <w:link w:val="HeaderChar"/>
    <w:uiPriority w:val="99"/>
    <w:semiHidden/>
    <w:rsid w:val="004D7705"/>
    <w:pPr>
      <w:tabs>
        <w:tab w:val="center" w:pos="4513"/>
        <w:tab w:val="right" w:pos="9026"/>
      </w:tabs>
    </w:pPr>
  </w:style>
  <w:style w:type="character" w:customStyle="1" w:styleId="HeaderChar">
    <w:name w:val="Header Char"/>
    <w:basedOn w:val="DefaultParagraphFont"/>
    <w:link w:val="Header"/>
    <w:uiPriority w:val="99"/>
    <w:semiHidden/>
    <w:rsid w:val="00CE5D55"/>
    <w:rPr>
      <w:rFonts w:ascii="Roboto Slab" w:eastAsia="Roboto Slab" w:hAnsi="Roboto Slab" w:cs="Roboto Slab"/>
      <w:lang w:val="en-GB" w:eastAsia="en-GB" w:bidi="en-GB"/>
    </w:rPr>
  </w:style>
  <w:style w:type="paragraph" w:styleId="Footer">
    <w:name w:val="footer"/>
    <w:basedOn w:val="Normal"/>
    <w:link w:val="FooterChar"/>
    <w:uiPriority w:val="99"/>
    <w:rsid w:val="004D7705"/>
    <w:pPr>
      <w:tabs>
        <w:tab w:val="center" w:pos="4513"/>
        <w:tab w:val="right" w:pos="9026"/>
      </w:tabs>
    </w:pPr>
  </w:style>
  <w:style w:type="character" w:customStyle="1" w:styleId="FooterChar">
    <w:name w:val="Footer Char"/>
    <w:basedOn w:val="DefaultParagraphFont"/>
    <w:link w:val="Footer"/>
    <w:uiPriority w:val="99"/>
    <w:rsid w:val="00CE5D55"/>
    <w:rPr>
      <w:rFonts w:ascii="Roboto Slab" w:eastAsia="Roboto Slab" w:hAnsi="Roboto Slab" w:cs="Roboto Slab"/>
      <w:lang w:val="en-GB" w:eastAsia="en-GB" w:bidi="en-GB"/>
    </w:rPr>
  </w:style>
  <w:style w:type="paragraph" w:customStyle="1" w:styleId="BodyText">
    <w:name w:val="BodyText"/>
    <w:link w:val="BodyTextChar"/>
    <w:uiPriority w:val="2"/>
    <w:qFormat/>
    <w:rsid w:val="0033528D"/>
    <w:pPr>
      <w:spacing w:before="120" w:after="200" w:line="228" w:lineRule="exact"/>
    </w:pPr>
    <w:rPr>
      <w:rFonts w:eastAsia="Roboto Slab" w:cs="Roboto Slab"/>
      <w:sz w:val="19"/>
      <w:lang w:val="en-GB" w:eastAsia="en-GB" w:bidi="en-GB"/>
    </w:rPr>
  </w:style>
  <w:style w:type="paragraph" w:customStyle="1" w:styleId="Bullet1">
    <w:name w:val="Bullet1"/>
    <w:link w:val="Bullet1Char"/>
    <w:uiPriority w:val="2"/>
    <w:qFormat/>
    <w:rsid w:val="009078A2"/>
    <w:pPr>
      <w:numPr>
        <w:numId w:val="23"/>
      </w:numPr>
      <w:tabs>
        <w:tab w:val="left" w:pos="284"/>
      </w:tabs>
      <w:spacing w:before="60" w:after="60" w:line="228" w:lineRule="exact"/>
    </w:pPr>
    <w:rPr>
      <w:rFonts w:eastAsia="Roboto Slab" w:cs="Roboto Slab"/>
      <w:spacing w:val="-3"/>
      <w:sz w:val="19"/>
      <w:lang w:val="en-GB" w:eastAsia="en-GB" w:bidi="en-GB"/>
    </w:rPr>
  </w:style>
  <w:style w:type="character" w:customStyle="1" w:styleId="Heading4Char">
    <w:name w:val="Heading 4 Char"/>
    <w:basedOn w:val="DefaultParagraphFont"/>
    <w:link w:val="Heading4"/>
    <w:uiPriority w:val="1"/>
    <w:rsid w:val="00CC33B3"/>
    <w:rPr>
      <w:rFonts w:eastAsia="Roboto Slab" w:cs="Roboto Slab"/>
      <w:b/>
      <w:color w:val="000000" w:themeColor="text1"/>
      <w:spacing w:val="-3"/>
      <w:sz w:val="19"/>
      <w:szCs w:val="19"/>
      <w:lang w:val="en-GB" w:eastAsia="en-GB" w:bidi="en-GB"/>
    </w:rPr>
  </w:style>
  <w:style w:type="character" w:customStyle="1" w:styleId="Heading5Char">
    <w:name w:val="Heading 5 Char"/>
    <w:basedOn w:val="DefaultParagraphFont"/>
    <w:link w:val="Heading5"/>
    <w:uiPriority w:val="1"/>
    <w:rsid w:val="00CC33B3"/>
    <w:rPr>
      <w:rFonts w:eastAsia="Roboto Slab" w:cs="Roboto Slab"/>
      <w:b/>
      <w:color w:val="000000" w:themeColor="text1"/>
      <w:spacing w:val="-3"/>
      <w:sz w:val="19"/>
      <w:szCs w:val="19"/>
      <w:lang w:val="en-GB" w:eastAsia="en-GB" w:bidi="en-GB"/>
    </w:rPr>
  </w:style>
  <w:style w:type="table" w:styleId="TableGrid">
    <w:name w:val="Table Grid"/>
    <w:basedOn w:val="TableNormal"/>
    <w:uiPriority w:val="39"/>
    <w:rsid w:val="00390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link w:val="TableTextChar"/>
    <w:uiPriority w:val="2"/>
    <w:qFormat/>
    <w:rsid w:val="0019065F"/>
    <w:pPr>
      <w:spacing w:before="40" w:after="40" w:line="228" w:lineRule="exact"/>
      <w:ind w:right="57"/>
    </w:pPr>
    <w:rPr>
      <w:rFonts w:eastAsia="Roboto Slab" w:cs="Roboto Slab"/>
      <w:sz w:val="19"/>
      <w:szCs w:val="19"/>
      <w:lang w:val="en-GB" w:eastAsia="en-GB" w:bidi="en-GB"/>
    </w:rPr>
  </w:style>
  <w:style w:type="paragraph" w:styleId="NoSpacing">
    <w:name w:val="No Spacing"/>
    <w:uiPriority w:val="2"/>
    <w:qFormat/>
    <w:rsid w:val="00A572C8"/>
    <w:pPr>
      <w:ind w:left="1021"/>
    </w:pPr>
    <w:rPr>
      <w:rFonts w:eastAsia="Roboto Slab" w:cs="Roboto Slab"/>
      <w:lang w:val="en-GB" w:eastAsia="en-GB" w:bidi="en-GB"/>
    </w:rPr>
  </w:style>
  <w:style w:type="paragraph" w:customStyle="1" w:styleId="Bullet2">
    <w:name w:val="Bullet2"/>
    <w:basedOn w:val="Bullet1"/>
    <w:uiPriority w:val="2"/>
    <w:qFormat/>
    <w:rsid w:val="0001288E"/>
    <w:pPr>
      <w:numPr>
        <w:ilvl w:val="1"/>
      </w:numPr>
      <w:tabs>
        <w:tab w:val="clear" w:pos="284"/>
        <w:tab w:val="left" w:pos="426"/>
      </w:tabs>
    </w:pPr>
  </w:style>
  <w:style w:type="paragraph" w:customStyle="1" w:styleId="Bullet3">
    <w:name w:val="Bullet3"/>
    <w:uiPriority w:val="2"/>
    <w:qFormat/>
    <w:rsid w:val="00DF1ACC"/>
    <w:pPr>
      <w:numPr>
        <w:ilvl w:val="2"/>
        <w:numId w:val="23"/>
      </w:numPr>
      <w:tabs>
        <w:tab w:val="left" w:pos="567"/>
      </w:tabs>
      <w:spacing w:before="60" w:after="60" w:line="228" w:lineRule="exact"/>
    </w:pPr>
    <w:rPr>
      <w:rFonts w:eastAsia="Roboto Slab" w:cs="Roboto Slab"/>
      <w:spacing w:val="-3"/>
      <w:sz w:val="19"/>
      <w:lang w:val="en-GB" w:eastAsia="en-GB" w:bidi="en-GB"/>
    </w:rPr>
  </w:style>
  <w:style w:type="paragraph" w:customStyle="1" w:styleId="Bullet10">
    <w:name w:val="Bullet 1"/>
    <w:basedOn w:val="Normal"/>
    <w:uiPriority w:val="2"/>
    <w:rsid w:val="00A572C8"/>
    <w:rPr>
      <w:rFonts w:asciiTheme="minorHAnsi" w:hAnsiTheme="minorHAnsi"/>
    </w:rPr>
  </w:style>
  <w:style w:type="paragraph" w:styleId="BalloonText">
    <w:name w:val="Balloon Text"/>
    <w:basedOn w:val="Normal"/>
    <w:link w:val="BalloonTextChar"/>
    <w:uiPriority w:val="99"/>
    <w:semiHidden/>
    <w:unhideWhenUsed/>
    <w:rsid w:val="00602E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2E38"/>
    <w:rPr>
      <w:rFonts w:ascii="Segoe UI" w:eastAsia="Roboto Slab" w:hAnsi="Segoe UI" w:cs="Segoe UI"/>
      <w:sz w:val="18"/>
      <w:szCs w:val="18"/>
      <w:lang w:val="en-GB" w:eastAsia="en-GB" w:bidi="en-GB"/>
    </w:rPr>
  </w:style>
  <w:style w:type="paragraph" w:customStyle="1" w:styleId="TableHead">
    <w:name w:val="TableHead"/>
    <w:uiPriority w:val="2"/>
    <w:qFormat/>
    <w:rsid w:val="009E655B"/>
    <w:pPr>
      <w:spacing w:before="80" w:after="80" w:line="240" w:lineRule="exact"/>
    </w:pPr>
    <w:rPr>
      <w:rFonts w:eastAsia="Roboto Slab" w:cs="Roboto Slab"/>
      <w:b/>
      <w:bCs/>
      <w:color w:val="FFFFFF" w:themeColor="background1"/>
      <w:spacing w:val="-3"/>
      <w:sz w:val="19"/>
      <w:szCs w:val="19"/>
      <w:lang w:val="en-GB" w:eastAsia="en-GB" w:bidi="en-GB"/>
    </w:rPr>
  </w:style>
  <w:style w:type="paragraph" w:customStyle="1" w:styleId="DocRefOR">
    <w:name w:val="DocRef_OR"/>
    <w:basedOn w:val="TableText"/>
    <w:link w:val="DocRefORChar"/>
    <w:uiPriority w:val="1"/>
    <w:qFormat/>
    <w:rsid w:val="00841289"/>
    <w:rPr>
      <w:color w:val="F07300" w:themeColor="accent1"/>
      <w:u w:val="single"/>
    </w:rPr>
  </w:style>
  <w:style w:type="character" w:customStyle="1" w:styleId="TableTextChar">
    <w:name w:val="TableText Char"/>
    <w:basedOn w:val="DefaultParagraphFont"/>
    <w:link w:val="TableText"/>
    <w:uiPriority w:val="2"/>
    <w:rsid w:val="0019065F"/>
    <w:rPr>
      <w:rFonts w:eastAsia="Roboto Slab" w:cs="Roboto Slab"/>
      <w:sz w:val="19"/>
      <w:szCs w:val="19"/>
      <w:lang w:val="en-GB" w:eastAsia="en-GB" w:bidi="en-GB"/>
    </w:rPr>
  </w:style>
  <w:style w:type="character" w:customStyle="1" w:styleId="DocRefORChar">
    <w:name w:val="DocRef_OR Char"/>
    <w:basedOn w:val="TableTextChar"/>
    <w:link w:val="DocRefOR"/>
    <w:uiPriority w:val="1"/>
    <w:rsid w:val="00C75CF8"/>
    <w:rPr>
      <w:rFonts w:eastAsia="Roboto Slab" w:cs="Roboto Slab"/>
      <w:color w:val="F07300" w:themeColor="accent1"/>
      <w:sz w:val="19"/>
      <w:szCs w:val="19"/>
      <w:u w:val="single"/>
      <w:lang w:val="en-GB" w:eastAsia="en-GB" w:bidi="en-GB"/>
    </w:rPr>
  </w:style>
  <w:style w:type="paragraph" w:customStyle="1" w:styleId="DocRefBL">
    <w:name w:val="DocRef_BL"/>
    <w:link w:val="DocRefBLChar"/>
    <w:uiPriority w:val="2"/>
    <w:qFormat/>
    <w:rsid w:val="00A572C8"/>
    <w:pPr>
      <w:spacing w:before="40" w:after="40" w:line="228" w:lineRule="exact"/>
      <w:ind w:left="57" w:right="57"/>
    </w:pPr>
    <w:rPr>
      <w:rFonts w:eastAsia="Roboto Slab" w:cs="Roboto Slab"/>
      <w:color w:val="55A0CF" w:themeColor="text2"/>
      <w:sz w:val="19"/>
      <w:szCs w:val="19"/>
      <w:u w:val="single"/>
      <w:lang w:val="en-GB" w:eastAsia="en-GB" w:bidi="en-GB"/>
    </w:rPr>
  </w:style>
  <w:style w:type="paragraph" w:customStyle="1" w:styleId="DocRefRed">
    <w:name w:val="DocRef_Red"/>
    <w:link w:val="DocRefRedChar"/>
    <w:uiPriority w:val="4"/>
    <w:qFormat/>
    <w:rsid w:val="00A572C8"/>
    <w:pPr>
      <w:spacing w:before="40" w:after="40" w:line="228" w:lineRule="exact"/>
      <w:ind w:left="57" w:right="57"/>
    </w:pPr>
    <w:rPr>
      <w:rFonts w:eastAsia="Roboto Slab" w:cs="Roboto Slab"/>
      <w:color w:val="E61E48" w:themeColor="accent3"/>
      <w:sz w:val="19"/>
      <w:szCs w:val="19"/>
      <w:u w:val="single"/>
      <w:lang w:val="en-GB" w:eastAsia="en-GB" w:bidi="en-GB"/>
    </w:rPr>
  </w:style>
  <w:style w:type="character" w:customStyle="1" w:styleId="DocRefBLChar">
    <w:name w:val="DocRef_BL Char"/>
    <w:basedOn w:val="DefaultParagraphFont"/>
    <w:link w:val="DocRefBL"/>
    <w:uiPriority w:val="2"/>
    <w:rsid w:val="00C75CF8"/>
    <w:rPr>
      <w:rFonts w:eastAsia="Roboto Slab" w:cs="Roboto Slab"/>
      <w:color w:val="55A0CF" w:themeColor="text2"/>
      <w:sz w:val="19"/>
      <w:szCs w:val="19"/>
      <w:u w:val="single"/>
      <w:lang w:val="en-GB" w:eastAsia="en-GB" w:bidi="en-GB"/>
    </w:rPr>
  </w:style>
  <w:style w:type="character" w:customStyle="1" w:styleId="DocRefRedChar">
    <w:name w:val="DocRef_Red Char"/>
    <w:basedOn w:val="DefaultParagraphFont"/>
    <w:link w:val="DocRefRed"/>
    <w:uiPriority w:val="4"/>
    <w:rsid w:val="00C75CF8"/>
    <w:rPr>
      <w:rFonts w:eastAsia="Roboto Slab" w:cs="Roboto Slab"/>
      <w:color w:val="E61E48" w:themeColor="accent3"/>
      <w:sz w:val="19"/>
      <w:szCs w:val="19"/>
      <w:u w:val="single"/>
      <w:lang w:val="en-GB" w:eastAsia="en-GB" w:bidi="en-GB"/>
    </w:rPr>
  </w:style>
  <w:style w:type="paragraph" w:customStyle="1" w:styleId="DocRefGR">
    <w:name w:val="DocRef_GR"/>
    <w:link w:val="DocRefGRChar"/>
    <w:uiPriority w:val="3"/>
    <w:qFormat/>
    <w:rsid w:val="00A572C8"/>
    <w:pPr>
      <w:spacing w:before="40" w:after="40" w:line="228" w:lineRule="exact"/>
      <w:ind w:left="57" w:right="57"/>
    </w:pPr>
    <w:rPr>
      <w:rFonts w:eastAsia="Roboto Slab" w:cs="Roboto Slab"/>
      <w:color w:val="B7BE2D" w:themeColor="accent5"/>
      <w:sz w:val="19"/>
      <w:szCs w:val="19"/>
      <w:u w:val="single"/>
      <w:lang w:val="en-GB" w:eastAsia="en-GB" w:bidi="en-GB"/>
    </w:rPr>
  </w:style>
  <w:style w:type="paragraph" w:customStyle="1" w:styleId="DocRefPU">
    <w:name w:val="DocRef_PU"/>
    <w:basedOn w:val="DocRefGR"/>
    <w:link w:val="DocRefPUChar"/>
    <w:uiPriority w:val="5"/>
    <w:qFormat/>
    <w:rsid w:val="00A572C8"/>
    <w:rPr>
      <w:color w:val="5A0F52" w:themeColor="accent4"/>
    </w:rPr>
  </w:style>
  <w:style w:type="character" w:customStyle="1" w:styleId="DocRefGRChar">
    <w:name w:val="DocRef_GR Char"/>
    <w:basedOn w:val="DefaultParagraphFont"/>
    <w:link w:val="DocRefGR"/>
    <w:uiPriority w:val="3"/>
    <w:rsid w:val="00C75CF8"/>
    <w:rPr>
      <w:rFonts w:eastAsia="Roboto Slab" w:cs="Roboto Slab"/>
      <w:color w:val="B7BE2D" w:themeColor="accent5"/>
      <w:sz w:val="19"/>
      <w:szCs w:val="19"/>
      <w:u w:val="single"/>
      <w:lang w:val="en-GB" w:eastAsia="en-GB" w:bidi="en-GB"/>
    </w:rPr>
  </w:style>
  <w:style w:type="paragraph" w:customStyle="1" w:styleId="DocRefTE">
    <w:name w:val="DocRef_TE"/>
    <w:link w:val="DocRefTEChar"/>
    <w:uiPriority w:val="6"/>
    <w:qFormat/>
    <w:rsid w:val="00A572C8"/>
    <w:pPr>
      <w:spacing w:before="40" w:after="40" w:line="228" w:lineRule="exact"/>
      <w:ind w:left="57" w:right="57"/>
    </w:pPr>
    <w:rPr>
      <w:rFonts w:eastAsia="Roboto Slab" w:cs="Roboto Slab"/>
      <w:color w:val="00668C" w:themeColor="accent6"/>
      <w:sz w:val="19"/>
      <w:szCs w:val="19"/>
      <w:u w:val="single"/>
      <w:lang w:val="en-GB" w:eastAsia="en-GB" w:bidi="en-GB"/>
    </w:rPr>
  </w:style>
  <w:style w:type="character" w:customStyle="1" w:styleId="DocRefPUChar">
    <w:name w:val="DocRef_PU Char"/>
    <w:basedOn w:val="DocRefGRChar"/>
    <w:link w:val="DocRefPU"/>
    <w:uiPriority w:val="5"/>
    <w:rsid w:val="00C75CF8"/>
    <w:rPr>
      <w:rFonts w:eastAsia="Roboto Slab" w:cs="Roboto Slab"/>
      <w:color w:val="5A0F52" w:themeColor="accent4"/>
      <w:sz w:val="19"/>
      <w:szCs w:val="19"/>
      <w:u w:val="single"/>
      <w:lang w:val="en-GB" w:eastAsia="en-GB" w:bidi="en-GB"/>
    </w:rPr>
  </w:style>
  <w:style w:type="character" w:styleId="PlaceholderText">
    <w:name w:val="Placeholder Text"/>
    <w:basedOn w:val="DefaultParagraphFont"/>
    <w:uiPriority w:val="99"/>
    <w:semiHidden/>
    <w:rsid w:val="0002427B"/>
    <w:rPr>
      <w:color w:val="808080"/>
    </w:rPr>
  </w:style>
  <w:style w:type="character" w:customStyle="1" w:styleId="DocRefTEChar">
    <w:name w:val="DocRef_TE Char"/>
    <w:basedOn w:val="DefaultParagraphFont"/>
    <w:link w:val="DocRefTE"/>
    <w:uiPriority w:val="6"/>
    <w:rsid w:val="00C75CF8"/>
    <w:rPr>
      <w:rFonts w:eastAsia="Roboto Slab" w:cs="Roboto Slab"/>
      <w:color w:val="00668C" w:themeColor="accent6"/>
      <w:sz w:val="19"/>
      <w:szCs w:val="19"/>
      <w:u w:val="single"/>
      <w:lang w:val="en-GB" w:eastAsia="en-GB" w:bidi="en-GB"/>
    </w:rPr>
  </w:style>
  <w:style w:type="paragraph" w:styleId="Title">
    <w:name w:val="Title"/>
    <w:basedOn w:val="Footer"/>
    <w:next w:val="Normal"/>
    <w:link w:val="TitleChar"/>
    <w:uiPriority w:val="10"/>
    <w:qFormat/>
    <w:rsid w:val="00752958"/>
    <w:rPr>
      <w:rFonts w:asciiTheme="majorHAnsi" w:hAnsiTheme="majorHAnsi"/>
      <w:caps/>
      <w:color w:val="999999" w:themeColor="background2"/>
      <w:sz w:val="14"/>
      <w:szCs w:val="14"/>
    </w:rPr>
  </w:style>
  <w:style w:type="character" w:customStyle="1" w:styleId="TitleChar">
    <w:name w:val="Title Char"/>
    <w:basedOn w:val="DefaultParagraphFont"/>
    <w:link w:val="Title"/>
    <w:uiPriority w:val="10"/>
    <w:rsid w:val="00752958"/>
    <w:rPr>
      <w:rFonts w:asciiTheme="majorHAnsi" w:eastAsia="Roboto Slab" w:hAnsiTheme="majorHAnsi" w:cs="Roboto Slab"/>
      <w:caps/>
      <w:color w:val="999999" w:themeColor="background2"/>
      <w:sz w:val="14"/>
      <w:szCs w:val="14"/>
      <w:lang w:val="en-GB" w:eastAsia="en-GB" w:bidi="en-GB"/>
    </w:rPr>
  </w:style>
  <w:style w:type="paragraph" w:customStyle="1" w:styleId="FlagUps">
    <w:name w:val="FlagUps"/>
    <w:uiPriority w:val="7"/>
    <w:qFormat/>
    <w:rsid w:val="00CE5D55"/>
    <w:rPr>
      <w:rFonts w:eastAsia="Roboto Slab" w:cs="Roboto Slab"/>
      <w:color w:val="E61E48" w:themeColor="accent3"/>
      <w:sz w:val="19"/>
      <w:szCs w:val="19"/>
      <w:lang w:val="en-GB" w:eastAsia="en-GB" w:bidi="en-GB"/>
    </w:rPr>
  </w:style>
  <w:style w:type="character" w:customStyle="1" w:styleId="BodyTextChar">
    <w:name w:val="BodyText Char"/>
    <w:basedOn w:val="DefaultParagraphFont"/>
    <w:link w:val="BodyText"/>
    <w:uiPriority w:val="2"/>
    <w:rsid w:val="0033528D"/>
    <w:rPr>
      <w:rFonts w:eastAsia="Roboto Slab" w:cs="Roboto Slab"/>
      <w:sz w:val="19"/>
      <w:lang w:val="en-GB" w:eastAsia="en-GB" w:bidi="en-GB"/>
    </w:rPr>
  </w:style>
  <w:style w:type="character" w:customStyle="1" w:styleId="BodyTextBoldChar">
    <w:name w:val="BodyTextBold Char"/>
    <w:basedOn w:val="DefaultParagraphFont"/>
    <w:link w:val="BodyTextBold"/>
    <w:uiPriority w:val="2"/>
    <w:rsid w:val="008D59E2"/>
    <w:rPr>
      <w:rFonts w:eastAsia="Roboto Slab" w:cs="Roboto Slab"/>
      <w:b/>
      <w:bCs/>
      <w:spacing w:val="-3"/>
      <w:sz w:val="19"/>
      <w:lang w:val="en-GB" w:eastAsia="en-GB" w:bidi="en-GB"/>
    </w:rPr>
  </w:style>
  <w:style w:type="paragraph" w:customStyle="1" w:styleId="FooterSpacer">
    <w:name w:val="FooterSpacer"/>
    <w:basedOn w:val="Footer"/>
    <w:uiPriority w:val="9"/>
    <w:qFormat/>
    <w:rsid w:val="005A3671"/>
    <w:rPr>
      <w:sz w:val="16"/>
      <w:szCs w:val="16"/>
    </w:rPr>
  </w:style>
  <w:style w:type="paragraph" w:customStyle="1" w:styleId="TableBullet1">
    <w:name w:val="TableBullet1"/>
    <w:link w:val="TableBullet1Char"/>
    <w:uiPriority w:val="6"/>
    <w:qFormat/>
    <w:rsid w:val="00D94257"/>
    <w:pPr>
      <w:numPr>
        <w:numId w:val="1"/>
      </w:numPr>
      <w:tabs>
        <w:tab w:val="left" w:pos="227"/>
      </w:tabs>
      <w:spacing w:before="40" w:after="40" w:line="228" w:lineRule="exact"/>
    </w:pPr>
    <w:rPr>
      <w:rFonts w:eastAsia="Roboto Slab" w:cs="Roboto Slab"/>
      <w:sz w:val="19"/>
      <w:szCs w:val="19"/>
      <w:lang w:val="en-GB" w:eastAsia="en-GB" w:bidi="en-GB"/>
    </w:rPr>
  </w:style>
  <w:style w:type="character" w:customStyle="1" w:styleId="TableBullet1Char">
    <w:name w:val="TableBullet1 Char"/>
    <w:basedOn w:val="DefaultParagraphFont"/>
    <w:link w:val="TableBullet1"/>
    <w:uiPriority w:val="6"/>
    <w:rsid w:val="00326FBD"/>
    <w:rPr>
      <w:rFonts w:eastAsia="Roboto Slab" w:cs="Roboto Slab"/>
      <w:sz w:val="19"/>
      <w:szCs w:val="19"/>
      <w:lang w:val="en-GB" w:eastAsia="en-GB" w:bidi="en-GB"/>
    </w:rPr>
  </w:style>
  <w:style w:type="paragraph" w:customStyle="1" w:styleId="Run-onHeader">
    <w:name w:val="Run-on Header"/>
    <w:uiPriority w:val="6"/>
    <w:qFormat/>
    <w:rsid w:val="0060569F"/>
    <w:pPr>
      <w:spacing w:line="220" w:lineRule="exact"/>
    </w:pPr>
    <w:rPr>
      <w:rFonts w:asciiTheme="majorHAnsi" w:eastAsia="Roboto Slab" w:hAnsiTheme="majorHAnsi" w:cs="Roboto Slab"/>
      <w:b/>
      <w:bCs/>
      <w:caps/>
      <w:color w:val="FFFFFF" w:themeColor="background1"/>
      <w:sz w:val="20"/>
      <w:lang w:val="en-GB" w:eastAsia="en-GB" w:bidi="en-GB"/>
    </w:rPr>
  </w:style>
  <w:style w:type="paragraph" w:customStyle="1" w:styleId="Headerspacer">
    <w:name w:val="Header_spacer"/>
    <w:qFormat/>
    <w:rsid w:val="006752BA"/>
    <w:pPr>
      <w:spacing w:before="360" w:after="240"/>
      <w:jc w:val="both"/>
    </w:pPr>
    <w:rPr>
      <w:rFonts w:eastAsia="Roboto Slab" w:cs="Roboto Slab"/>
      <w:b/>
      <w:bCs/>
      <w:color w:val="E61E48" w:themeColor="accent3"/>
      <w:spacing w:val="-3"/>
      <w:sz w:val="19"/>
      <w:lang w:val="en-GB" w:eastAsia="en-GB" w:bidi="en-GB"/>
    </w:rPr>
  </w:style>
  <w:style w:type="character" w:customStyle="1" w:styleId="Bullet1Char">
    <w:name w:val="Bullet1 Char"/>
    <w:basedOn w:val="DefaultParagraphFont"/>
    <w:link w:val="Bullet1"/>
    <w:uiPriority w:val="2"/>
    <w:rsid w:val="009078A2"/>
    <w:rPr>
      <w:rFonts w:eastAsia="Roboto Slab" w:cs="Roboto Slab"/>
      <w:spacing w:val="-3"/>
      <w:sz w:val="19"/>
      <w:lang w:val="en-GB" w:eastAsia="en-GB" w:bidi="en-GB"/>
    </w:rPr>
  </w:style>
  <w:style w:type="paragraph" w:customStyle="1" w:styleId="H1BL">
    <w:name w:val="H1_BL"/>
    <w:basedOn w:val="Heading1"/>
    <w:uiPriority w:val="2"/>
    <w:qFormat/>
    <w:rsid w:val="0029240A"/>
    <w:rPr>
      <w:color w:val="55A0CF" w:themeColor="text2"/>
    </w:rPr>
  </w:style>
  <w:style w:type="paragraph" w:customStyle="1" w:styleId="H2BL">
    <w:name w:val="H2_BL"/>
    <w:uiPriority w:val="2"/>
    <w:qFormat/>
    <w:rsid w:val="00A07594"/>
    <w:pPr>
      <w:tabs>
        <w:tab w:val="left" w:pos="567"/>
      </w:tabs>
      <w:spacing w:before="240" w:line="240" w:lineRule="exact"/>
      <w:ind w:left="567" w:hanging="567"/>
    </w:pPr>
    <w:rPr>
      <w:rFonts w:ascii="Stainless Regular" w:eastAsia="Roboto Slab" w:hAnsi="Stainless Regular" w:cs="Roboto Slab"/>
      <w:b/>
      <w:caps/>
      <w:color w:val="55A0CF" w:themeColor="text2"/>
      <w:spacing w:val="-3"/>
      <w:sz w:val="20"/>
      <w:szCs w:val="38"/>
      <w:lang w:val="en-GB" w:eastAsia="en-GB" w:bidi="en-GB"/>
    </w:rPr>
  </w:style>
  <w:style w:type="paragraph" w:customStyle="1" w:styleId="H3BL">
    <w:name w:val="H3_BL"/>
    <w:basedOn w:val="Heading3"/>
    <w:uiPriority w:val="2"/>
    <w:qFormat/>
    <w:rsid w:val="00326FBD"/>
    <w:rPr>
      <w:color w:val="55A0CF" w:themeColor="text2"/>
    </w:rPr>
  </w:style>
  <w:style w:type="paragraph" w:customStyle="1" w:styleId="H1RED">
    <w:name w:val="H1_RED"/>
    <w:basedOn w:val="H1BL"/>
    <w:uiPriority w:val="4"/>
    <w:qFormat/>
    <w:rsid w:val="00FE660A"/>
    <w:pPr>
      <w:spacing w:before="120"/>
    </w:pPr>
    <w:rPr>
      <w:color w:val="E61E48" w:themeColor="accent3"/>
    </w:rPr>
  </w:style>
  <w:style w:type="paragraph" w:customStyle="1" w:styleId="H2RED">
    <w:name w:val="H2_RED"/>
    <w:basedOn w:val="H2BL"/>
    <w:uiPriority w:val="4"/>
    <w:qFormat/>
    <w:rsid w:val="00651793"/>
    <w:pPr>
      <w:ind w:left="0" w:firstLine="0"/>
    </w:pPr>
    <w:rPr>
      <w:color w:val="E61E48" w:themeColor="accent3"/>
    </w:rPr>
  </w:style>
  <w:style w:type="paragraph" w:customStyle="1" w:styleId="H3RED">
    <w:name w:val="H3_RED"/>
    <w:basedOn w:val="H3BL"/>
    <w:uiPriority w:val="4"/>
    <w:qFormat/>
    <w:rsid w:val="00326FBD"/>
    <w:rPr>
      <w:color w:val="E61E48" w:themeColor="accent3"/>
    </w:rPr>
  </w:style>
  <w:style w:type="paragraph" w:customStyle="1" w:styleId="H1GR">
    <w:name w:val="H1_GR"/>
    <w:basedOn w:val="H2BL"/>
    <w:uiPriority w:val="3"/>
    <w:qFormat/>
    <w:rsid w:val="00662F23"/>
    <w:pPr>
      <w:spacing w:before="200" w:line="400" w:lineRule="exact"/>
    </w:pPr>
    <w:rPr>
      <w:color w:val="B7BE2D" w:themeColor="accent5"/>
      <w:sz w:val="38"/>
    </w:rPr>
  </w:style>
  <w:style w:type="paragraph" w:customStyle="1" w:styleId="H2GR">
    <w:name w:val="H2_GR"/>
    <w:uiPriority w:val="3"/>
    <w:qFormat/>
    <w:rsid w:val="00CF4ECB"/>
    <w:pPr>
      <w:tabs>
        <w:tab w:val="left" w:pos="567"/>
      </w:tabs>
      <w:spacing w:before="240"/>
      <w:ind w:left="567" w:hanging="567"/>
    </w:pPr>
    <w:rPr>
      <w:rFonts w:ascii="Stainless Regular" w:eastAsia="Roboto Slab" w:hAnsi="Stainless Regular" w:cs="Roboto Slab"/>
      <w:b/>
      <w:caps/>
      <w:color w:val="B7BE2D" w:themeColor="accent5"/>
      <w:spacing w:val="-3"/>
      <w:sz w:val="20"/>
      <w:szCs w:val="20"/>
      <w:lang w:val="en-GB" w:eastAsia="en-GB" w:bidi="en-GB"/>
    </w:rPr>
  </w:style>
  <w:style w:type="paragraph" w:customStyle="1" w:styleId="H3GR">
    <w:name w:val="H3_GR"/>
    <w:uiPriority w:val="3"/>
    <w:qFormat/>
    <w:rsid w:val="00326FBD"/>
    <w:rPr>
      <w:rFonts w:eastAsia="Roboto Slab" w:cs="Roboto Slab"/>
      <w:b/>
      <w:color w:val="B7BE2D" w:themeColor="accent5"/>
      <w:spacing w:val="-3"/>
      <w:sz w:val="19"/>
      <w:szCs w:val="19"/>
      <w:lang w:val="en-GB" w:eastAsia="en-GB" w:bidi="en-GB"/>
    </w:rPr>
  </w:style>
  <w:style w:type="paragraph" w:customStyle="1" w:styleId="H1TE">
    <w:name w:val="H1_TE"/>
    <w:basedOn w:val="Heading1"/>
    <w:uiPriority w:val="6"/>
    <w:qFormat/>
    <w:rsid w:val="00326FBD"/>
    <w:rPr>
      <w:color w:val="00668C" w:themeColor="accent6"/>
    </w:rPr>
  </w:style>
  <w:style w:type="paragraph" w:customStyle="1" w:styleId="H2TE">
    <w:name w:val="H2_TE"/>
    <w:basedOn w:val="Heading2"/>
    <w:uiPriority w:val="6"/>
    <w:qFormat/>
    <w:rsid w:val="00326FBD"/>
    <w:rPr>
      <w:color w:val="00668C" w:themeColor="accent6"/>
    </w:rPr>
  </w:style>
  <w:style w:type="paragraph" w:customStyle="1" w:styleId="H3TE">
    <w:name w:val="H3_TE"/>
    <w:basedOn w:val="Heading3"/>
    <w:uiPriority w:val="6"/>
    <w:qFormat/>
    <w:rsid w:val="00326FBD"/>
    <w:rPr>
      <w:color w:val="00668C" w:themeColor="accent6"/>
    </w:rPr>
  </w:style>
  <w:style w:type="paragraph" w:customStyle="1" w:styleId="H1PU">
    <w:name w:val="H1_PU"/>
    <w:basedOn w:val="H1TE"/>
    <w:uiPriority w:val="5"/>
    <w:qFormat/>
    <w:rsid w:val="00326FBD"/>
    <w:rPr>
      <w:color w:val="5A0F52" w:themeColor="accent4"/>
    </w:rPr>
  </w:style>
  <w:style w:type="paragraph" w:customStyle="1" w:styleId="H2PU">
    <w:name w:val="H2_PU"/>
    <w:basedOn w:val="H2TE"/>
    <w:uiPriority w:val="5"/>
    <w:qFormat/>
    <w:rsid w:val="00326FBD"/>
    <w:rPr>
      <w:color w:val="5A0F52" w:themeColor="accent4"/>
    </w:rPr>
  </w:style>
  <w:style w:type="paragraph" w:customStyle="1" w:styleId="H3PU">
    <w:name w:val="H3_PU"/>
    <w:basedOn w:val="H3TE"/>
    <w:uiPriority w:val="5"/>
    <w:qFormat/>
    <w:rsid w:val="00326FBD"/>
    <w:rPr>
      <w:color w:val="5A0F52" w:themeColor="accent4"/>
    </w:rPr>
  </w:style>
  <w:style w:type="paragraph" w:customStyle="1" w:styleId="SECTIONTITLES">
    <w:name w:val="SECTION_TITLES"/>
    <w:qFormat/>
    <w:rsid w:val="00A07594"/>
    <w:pPr>
      <w:spacing w:before="2160" w:line="740" w:lineRule="exact"/>
      <w:ind w:left="420"/>
    </w:pPr>
    <w:rPr>
      <w:rFonts w:ascii="Stainless Regular" w:eastAsia="Roboto Slab" w:hAnsi="Stainless Regular" w:cs="Roboto Slab"/>
      <w:bCs/>
      <w:caps/>
      <w:color w:val="A6978A"/>
      <w:spacing w:val="-10"/>
      <w:sz w:val="70"/>
      <w:szCs w:val="70"/>
      <w:lang w:val="en-GB" w:eastAsia="en-GB" w:bidi="en-GB"/>
    </w:rPr>
  </w:style>
  <w:style w:type="paragraph" w:customStyle="1" w:styleId="Image">
    <w:name w:val="Image"/>
    <w:qFormat/>
    <w:rsid w:val="00494C3E"/>
    <w:pPr>
      <w:jc w:val="center"/>
    </w:pPr>
    <w:rPr>
      <w:rFonts w:eastAsia="Roboto Slab" w:cs="Roboto Slab"/>
      <w:spacing w:val="-3"/>
      <w:sz w:val="19"/>
      <w:lang w:val="en-GB" w:eastAsia="en-GB" w:bidi="en-GB"/>
    </w:rPr>
  </w:style>
  <w:style w:type="paragraph" w:customStyle="1" w:styleId="SECTION">
    <w:name w:val="SECTION #"/>
    <w:qFormat/>
    <w:rsid w:val="000311BA"/>
    <w:pPr>
      <w:ind w:right="840"/>
    </w:pPr>
    <w:rPr>
      <w:rFonts w:asciiTheme="majorHAnsi" w:eastAsia="Roboto Slab" w:hAnsiTheme="majorHAnsi" w:cs="Roboto Slab"/>
      <w:color w:val="FFFFFF" w:themeColor="background1"/>
      <w:spacing w:val="-90"/>
      <w:sz w:val="192"/>
      <w:szCs w:val="192"/>
      <w:lang w:val="en-GB" w:eastAsia="en-GB" w:bidi="en-GB"/>
    </w:rPr>
  </w:style>
  <w:style w:type="paragraph" w:customStyle="1" w:styleId="PAGESPACER">
    <w:name w:val="PAGESPACER"/>
    <w:qFormat/>
    <w:rsid w:val="00DB136E"/>
    <w:pPr>
      <w:spacing w:before="180"/>
    </w:pPr>
    <w:rPr>
      <w:rFonts w:ascii="Stainless Regular" w:eastAsia="Roboto Slab" w:hAnsi="Stainless Regular" w:cs="Roboto Slab"/>
      <w:b/>
      <w:caps/>
      <w:color w:val="000000" w:themeColor="text1"/>
      <w:spacing w:val="-3"/>
      <w:sz w:val="20"/>
      <w:szCs w:val="38"/>
      <w:lang w:val="en-GB" w:eastAsia="en-GB" w:bidi="en-GB"/>
    </w:rPr>
  </w:style>
  <w:style w:type="paragraph" w:customStyle="1" w:styleId="TableHead4">
    <w:name w:val="TableHead4"/>
    <w:qFormat/>
    <w:rsid w:val="0029240A"/>
    <w:pPr>
      <w:tabs>
        <w:tab w:val="left" w:pos="1066"/>
      </w:tabs>
      <w:spacing w:before="40" w:after="40"/>
      <w:ind w:left="1066" w:hanging="1066"/>
    </w:pPr>
    <w:rPr>
      <w:rFonts w:eastAsia="Roboto Slab" w:cs="Roboto Slab"/>
      <w:b/>
      <w:bCs/>
      <w:color w:val="FFFFFF" w:themeColor="background1"/>
      <w:spacing w:val="-3"/>
      <w:sz w:val="20"/>
      <w:szCs w:val="24"/>
      <w:lang w:val="en-GB" w:eastAsia="en-GB" w:bidi="en-GB"/>
    </w:rPr>
  </w:style>
  <w:style w:type="paragraph" w:customStyle="1" w:styleId="TableHead5">
    <w:name w:val="TableHead5"/>
    <w:qFormat/>
    <w:rsid w:val="0029240A"/>
    <w:pPr>
      <w:tabs>
        <w:tab w:val="left" w:pos="1066"/>
      </w:tabs>
      <w:spacing w:before="40" w:after="40"/>
      <w:ind w:left="1066" w:hanging="1066"/>
    </w:pPr>
    <w:rPr>
      <w:rFonts w:eastAsia="Roboto Slab" w:cs="Roboto Slab"/>
      <w:b/>
      <w:bCs/>
      <w:color w:val="FFFFFF" w:themeColor="background1"/>
      <w:spacing w:val="-3"/>
      <w:sz w:val="20"/>
      <w:szCs w:val="24"/>
      <w:lang w:val="en-GB" w:eastAsia="en-GB" w:bidi="en-GB"/>
    </w:rPr>
  </w:style>
  <w:style w:type="paragraph" w:customStyle="1" w:styleId="TableRowHead">
    <w:name w:val="TableRowHead"/>
    <w:qFormat/>
    <w:rsid w:val="003F1224"/>
    <w:pPr>
      <w:spacing w:before="40" w:after="40"/>
    </w:pPr>
    <w:rPr>
      <w:rFonts w:eastAsia="Roboto Slab" w:cs="Roboto Slab"/>
      <w:b/>
      <w:color w:val="000000" w:themeColor="text1"/>
      <w:spacing w:val="-3"/>
      <w:sz w:val="19"/>
      <w:szCs w:val="19"/>
      <w:lang w:val="en-GB" w:eastAsia="en-GB" w:bidi="en-GB"/>
    </w:rPr>
  </w:style>
  <w:style w:type="paragraph" w:customStyle="1" w:styleId="TableHead6">
    <w:name w:val="TableHead6"/>
    <w:qFormat/>
    <w:rsid w:val="0029240A"/>
    <w:pPr>
      <w:tabs>
        <w:tab w:val="left" w:pos="1066"/>
      </w:tabs>
      <w:spacing w:before="40" w:after="40"/>
      <w:ind w:left="1066" w:hanging="1066"/>
    </w:pPr>
    <w:rPr>
      <w:rFonts w:eastAsia="Roboto Slab" w:cs="Roboto Slab"/>
      <w:b/>
      <w:bCs/>
      <w:color w:val="FFFFFF" w:themeColor="background1"/>
      <w:spacing w:val="-3"/>
      <w:sz w:val="20"/>
      <w:szCs w:val="24"/>
      <w:lang w:val="en-GB" w:eastAsia="en-GB" w:bidi="en-GB"/>
    </w:rPr>
  </w:style>
  <w:style w:type="paragraph" w:customStyle="1" w:styleId="NoParagraphStyle">
    <w:name w:val="[No Paragraph Style]"/>
    <w:rsid w:val="0084218D"/>
    <w:pPr>
      <w:widowControl/>
      <w:adjustRightInd w:val="0"/>
      <w:spacing w:line="288" w:lineRule="auto"/>
      <w:textAlignment w:val="center"/>
    </w:pPr>
    <w:rPr>
      <w:rFonts w:ascii="Roboto Slab" w:hAnsi="Roboto Slab"/>
      <w:color w:val="000000"/>
      <w:sz w:val="24"/>
      <w:szCs w:val="24"/>
      <w:lang w:val="en-GB"/>
    </w:rPr>
  </w:style>
  <w:style w:type="paragraph" w:customStyle="1" w:styleId="tableheading">
    <w:name w:val="table heading"/>
    <w:basedOn w:val="NoParagraphStyle"/>
    <w:uiPriority w:val="99"/>
    <w:rsid w:val="0084218D"/>
    <w:rPr>
      <w:rFonts w:cs="Roboto Slab"/>
      <w:b/>
      <w:bCs/>
      <w:color w:val="FFFFFF"/>
      <w:position w:val="3"/>
      <w:sz w:val="20"/>
      <w:szCs w:val="20"/>
    </w:rPr>
  </w:style>
  <w:style w:type="paragraph" w:customStyle="1" w:styleId="Body">
    <w:name w:val="Body"/>
    <w:basedOn w:val="NoParagraphStyle"/>
    <w:uiPriority w:val="99"/>
    <w:rsid w:val="0084218D"/>
    <w:pPr>
      <w:tabs>
        <w:tab w:val="left" w:pos="220"/>
      </w:tabs>
      <w:suppressAutoHyphens/>
      <w:spacing w:after="240"/>
    </w:pPr>
    <w:rPr>
      <w:rFonts w:cs="Roboto Slab"/>
      <w:spacing w:val="-2"/>
      <w:sz w:val="19"/>
      <w:szCs w:val="19"/>
    </w:rPr>
  </w:style>
  <w:style w:type="paragraph" w:customStyle="1" w:styleId="bulletlisthanging">
    <w:name w:val="bullet list hanging"/>
    <w:basedOn w:val="Body"/>
    <w:uiPriority w:val="99"/>
    <w:rsid w:val="0084218D"/>
    <w:pPr>
      <w:spacing w:after="57"/>
      <w:ind w:left="227" w:hanging="227"/>
    </w:pPr>
  </w:style>
  <w:style w:type="paragraph" w:customStyle="1" w:styleId="TableHead3">
    <w:name w:val="TableHead3"/>
    <w:qFormat/>
    <w:rsid w:val="0029240A"/>
    <w:pPr>
      <w:tabs>
        <w:tab w:val="left" w:pos="1066"/>
      </w:tabs>
      <w:spacing w:before="40" w:after="40"/>
      <w:ind w:left="1066" w:hanging="1066"/>
    </w:pPr>
    <w:rPr>
      <w:rFonts w:eastAsia="Roboto Slab" w:cs="Roboto Slab"/>
      <w:b/>
      <w:bCs/>
      <w:color w:val="FFFFFF" w:themeColor="background1"/>
      <w:spacing w:val="-3"/>
      <w:sz w:val="20"/>
      <w:szCs w:val="24"/>
      <w:lang w:val="en-GB" w:eastAsia="en-GB" w:bidi="en-GB"/>
    </w:rPr>
  </w:style>
  <w:style w:type="paragraph" w:customStyle="1" w:styleId="TableHead2">
    <w:name w:val="TableHead2"/>
    <w:basedOn w:val="Heading2"/>
    <w:qFormat/>
    <w:rsid w:val="0018457E"/>
    <w:pPr>
      <w:spacing w:before="40" w:after="40"/>
    </w:pPr>
    <w:rPr>
      <w:color w:val="FFFFFF" w:themeColor="background1"/>
    </w:rPr>
  </w:style>
  <w:style w:type="paragraph" w:customStyle="1" w:styleId="run-onimage">
    <w:name w:val="run-on image"/>
    <w:qFormat/>
    <w:rsid w:val="00FE660A"/>
    <w:pPr>
      <w:spacing w:after="40"/>
      <w:ind w:left="125"/>
    </w:pPr>
    <w:rPr>
      <w:rFonts w:ascii="Roboto Slab" w:eastAsia="Roboto Slab" w:hAnsi="Roboto Slab" w:cs="Roboto Slab"/>
      <w:noProof/>
      <w:lang w:val="en-GB" w:eastAsia="en-GB" w:bidi="en-GB"/>
    </w:rPr>
  </w:style>
  <w:style w:type="paragraph" w:customStyle="1" w:styleId="PageBreaker">
    <w:name w:val="PageBreaker"/>
    <w:qFormat/>
    <w:rsid w:val="00626147"/>
    <w:rPr>
      <w:rFonts w:eastAsia="Roboto Slab" w:cs="Roboto Slab"/>
      <w:spacing w:val="-3"/>
      <w:sz w:val="19"/>
      <w:lang w:val="en-GB" w:eastAsia="en-GB" w:bidi="en-GB"/>
    </w:rPr>
  </w:style>
  <w:style w:type="paragraph" w:customStyle="1" w:styleId="CONTENTS">
    <w:name w:val="CONTENTS"/>
    <w:qFormat/>
    <w:rsid w:val="00301152"/>
    <w:pPr>
      <w:spacing w:before="480" w:line="1200" w:lineRule="exact"/>
      <w:ind w:left="314"/>
    </w:pPr>
    <w:rPr>
      <w:rFonts w:asciiTheme="majorHAnsi" w:eastAsia="Roboto Slab" w:hAnsiTheme="majorHAnsi" w:cs="Roboto Slab"/>
      <w:b/>
      <w:bCs/>
      <w:caps/>
      <w:color w:val="F07300" w:themeColor="accent1"/>
      <w:sz w:val="72"/>
      <w:szCs w:val="72"/>
      <w:lang w:val="en-GB" w:eastAsia="en-GB" w:bidi="en-GB"/>
    </w:rPr>
  </w:style>
  <w:style w:type="paragraph" w:styleId="TOC1">
    <w:name w:val="toc 1"/>
    <w:basedOn w:val="Normal"/>
    <w:next w:val="Normal"/>
    <w:autoRedefine/>
    <w:uiPriority w:val="39"/>
    <w:unhideWhenUsed/>
    <w:rsid w:val="00A02347"/>
    <w:pPr>
      <w:keepNext/>
      <w:pBdr>
        <w:bottom w:val="single" w:sz="4" w:space="1" w:color="999999" w:themeColor="background2"/>
      </w:pBdr>
      <w:tabs>
        <w:tab w:val="left" w:pos="400"/>
        <w:tab w:val="right" w:pos="4781"/>
        <w:tab w:val="right" w:leader="dot" w:pos="10194"/>
      </w:tabs>
      <w:spacing w:before="240" w:after="80"/>
    </w:pPr>
    <w:rPr>
      <w:rFonts w:asciiTheme="majorHAnsi" w:hAnsiTheme="majorHAnsi"/>
      <w:b/>
      <w:bCs/>
      <w:noProof/>
      <w:color w:val="F07300" w:themeColor="accent1"/>
    </w:rPr>
  </w:style>
  <w:style w:type="paragraph" w:styleId="TOC2">
    <w:name w:val="toc 2"/>
    <w:basedOn w:val="Normal"/>
    <w:next w:val="Normal"/>
    <w:autoRedefine/>
    <w:uiPriority w:val="39"/>
    <w:unhideWhenUsed/>
    <w:rsid w:val="00211C5F"/>
    <w:pPr>
      <w:tabs>
        <w:tab w:val="left" w:pos="964"/>
        <w:tab w:val="right" w:pos="4763"/>
      </w:tabs>
      <w:spacing w:before="100" w:after="100"/>
      <w:ind w:left="964" w:right="255" w:hanging="964"/>
    </w:pPr>
    <w:rPr>
      <w:rFonts w:eastAsiaTheme="minorEastAsia" w:cstheme="minorBidi"/>
      <w:noProof/>
      <w:sz w:val="18"/>
      <w:szCs w:val="18"/>
    </w:rPr>
  </w:style>
  <w:style w:type="paragraph" w:styleId="TOC3">
    <w:name w:val="toc 3"/>
    <w:basedOn w:val="Normal"/>
    <w:next w:val="Normal"/>
    <w:autoRedefine/>
    <w:uiPriority w:val="39"/>
    <w:unhideWhenUsed/>
    <w:rsid w:val="00586FD0"/>
    <w:pPr>
      <w:tabs>
        <w:tab w:val="left" w:pos="964"/>
        <w:tab w:val="right" w:pos="4763"/>
      </w:tabs>
      <w:spacing w:before="20" w:after="20"/>
      <w:ind w:left="964" w:right="255" w:hanging="964"/>
    </w:pPr>
    <w:rPr>
      <w:noProof/>
      <w:sz w:val="18"/>
      <w:szCs w:val="18"/>
    </w:rPr>
  </w:style>
  <w:style w:type="character" w:styleId="Hyperlink">
    <w:name w:val="Hyperlink"/>
    <w:basedOn w:val="DefaultParagraphFont"/>
    <w:uiPriority w:val="99"/>
    <w:unhideWhenUsed/>
    <w:rsid w:val="00EC1C82"/>
    <w:rPr>
      <w:color w:val="000000" w:themeColor="hyperlink"/>
      <w:u w:val="single"/>
    </w:rPr>
  </w:style>
  <w:style w:type="paragraph" w:customStyle="1" w:styleId="ToC2manual">
    <w:name w:val="ToC2_manual"/>
    <w:qFormat/>
    <w:rsid w:val="001F3372"/>
    <w:pPr>
      <w:tabs>
        <w:tab w:val="left" w:pos="567"/>
        <w:tab w:val="right" w:pos="4914"/>
        <w:tab w:val="right" w:pos="8647"/>
      </w:tabs>
      <w:spacing w:before="40" w:after="40" w:line="250" w:lineRule="exact"/>
      <w:ind w:left="567" w:hanging="567"/>
    </w:pPr>
    <w:rPr>
      <w:rFonts w:eastAsia="Roboto Slab" w:cs="Roboto Slab"/>
      <w:b/>
      <w:bCs/>
      <w:sz w:val="20"/>
      <w:szCs w:val="20"/>
      <w:lang w:val="en-GB" w:eastAsia="en-GB" w:bidi="en-GB"/>
    </w:rPr>
  </w:style>
  <w:style w:type="paragraph" w:customStyle="1" w:styleId="ToC1manual">
    <w:name w:val="ToC1_manual"/>
    <w:basedOn w:val="BodyText"/>
    <w:qFormat/>
    <w:rsid w:val="004541A0"/>
    <w:pPr>
      <w:tabs>
        <w:tab w:val="left" w:pos="0"/>
        <w:tab w:val="right" w:pos="8647"/>
      </w:tabs>
      <w:spacing w:before="240" w:after="240" w:line="250" w:lineRule="exact"/>
    </w:pPr>
    <w:rPr>
      <w:rFonts w:asciiTheme="majorHAnsi" w:hAnsiTheme="majorHAnsi"/>
      <w:sz w:val="20"/>
      <w:szCs w:val="20"/>
    </w:rPr>
  </w:style>
  <w:style w:type="paragraph" w:customStyle="1" w:styleId="ToC3manual">
    <w:name w:val="ToC3_manual"/>
    <w:qFormat/>
    <w:rsid w:val="001F3372"/>
    <w:pPr>
      <w:tabs>
        <w:tab w:val="left" w:pos="567"/>
        <w:tab w:val="right" w:pos="4932"/>
      </w:tabs>
      <w:spacing w:before="40" w:after="40"/>
      <w:ind w:left="567" w:hanging="567"/>
    </w:pPr>
    <w:rPr>
      <w:rFonts w:eastAsia="Roboto Slab" w:cs="Roboto Slab"/>
      <w:sz w:val="20"/>
      <w:szCs w:val="20"/>
      <w:lang w:val="en-GB" w:eastAsia="en-GB" w:bidi="en-GB"/>
    </w:rPr>
  </w:style>
  <w:style w:type="character" w:customStyle="1" w:styleId="UnresolvedMention1">
    <w:name w:val="Unresolved Mention1"/>
    <w:basedOn w:val="DefaultParagraphFont"/>
    <w:uiPriority w:val="99"/>
    <w:semiHidden/>
    <w:unhideWhenUsed/>
    <w:rsid w:val="00812B0B"/>
    <w:rPr>
      <w:color w:val="605E5C"/>
      <w:shd w:val="clear" w:color="auto" w:fill="E1DFDD"/>
    </w:rPr>
  </w:style>
  <w:style w:type="paragraph" w:customStyle="1" w:styleId="Table">
    <w:name w:val="Table"/>
    <w:basedOn w:val="Normal"/>
    <w:rsid w:val="009B2CBB"/>
    <w:pPr>
      <w:widowControl/>
      <w:autoSpaceDE/>
      <w:autoSpaceDN/>
      <w:spacing w:before="40" w:after="40"/>
      <w:jc w:val="both"/>
    </w:pPr>
    <w:rPr>
      <w:rFonts w:ascii="Arial" w:eastAsia="Times New Roman" w:hAnsi="Arial" w:cs="Times New Roman"/>
      <w:szCs w:val="20"/>
      <w:lang w:eastAsia="en-US" w:bidi="ar-SA"/>
    </w:rPr>
  </w:style>
  <w:style w:type="table" w:styleId="GridTable1Light">
    <w:name w:val="Grid Table 1 Light"/>
    <w:basedOn w:val="TableNormal"/>
    <w:uiPriority w:val="46"/>
    <w:rsid w:val="009B2CBB"/>
    <w:pPr>
      <w:widowControl/>
      <w:autoSpaceDE/>
      <w:autoSpaceDN/>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HEADNOTOCOR">
    <w:name w:val="HEAD_NO TOC_OR"/>
    <w:qFormat/>
    <w:rsid w:val="009D2AFF"/>
    <w:pPr>
      <w:spacing w:before="480"/>
    </w:pPr>
    <w:rPr>
      <w:rFonts w:ascii="Stainless Regular" w:eastAsia="Roboto Slab" w:hAnsi="Stainless Regular" w:cs="Roboto Slab"/>
      <w:bCs/>
      <w:caps/>
      <w:color w:val="F07300" w:themeColor="accent1"/>
      <w:spacing w:val="-3"/>
      <w:sz w:val="20"/>
      <w:szCs w:val="20"/>
      <w:lang w:val="en-GB" w:eastAsia="en-GB" w:bidi="en-GB"/>
    </w:rPr>
  </w:style>
  <w:style w:type="character" w:customStyle="1" w:styleId="UnresolvedMention2">
    <w:name w:val="Unresolved Mention2"/>
    <w:basedOn w:val="DefaultParagraphFont"/>
    <w:uiPriority w:val="99"/>
    <w:semiHidden/>
    <w:unhideWhenUsed/>
    <w:rsid w:val="009D2AFF"/>
    <w:rPr>
      <w:color w:val="605E5C"/>
      <w:shd w:val="clear" w:color="auto" w:fill="E1DFDD"/>
    </w:rPr>
  </w:style>
  <w:style w:type="paragraph" w:styleId="TOC4">
    <w:name w:val="toc 4"/>
    <w:basedOn w:val="Normal"/>
    <w:next w:val="Normal"/>
    <w:autoRedefine/>
    <w:uiPriority w:val="39"/>
    <w:unhideWhenUsed/>
    <w:rsid w:val="00FE05D5"/>
    <w:pPr>
      <w:tabs>
        <w:tab w:val="left" w:pos="952"/>
        <w:tab w:val="right" w:pos="4781"/>
      </w:tabs>
      <w:spacing w:before="40" w:after="40"/>
      <w:ind w:left="964" w:hanging="964"/>
    </w:pPr>
    <w:rPr>
      <w:noProof/>
      <w:sz w:val="18"/>
      <w:szCs w:val="18"/>
    </w:rPr>
  </w:style>
  <w:style w:type="paragraph" w:styleId="TOC5">
    <w:name w:val="toc 5"/>
    <w:basedOn w:val="Normal"/>
    <w:next w:val="Normal"/>
    <w:autoRedefine/>
    <w:uiPriority w:val="39"/>
    <w:unhideWhenUsed/>
    <w:rsid w:val="007F0D96"/>
    <w:pPr>
      <w:tabs>
        <w:tab w:val="left" w:pos="964"/>
        <w:tab w:val="right" w:pos="4781"/>
      </w:tabs>
      <w:spacing w:before="60" w:after="60"/>
      <w:ind w:left="964" w:hanging="964"/>
    </w:pPr>
    <w:rPr>
      <w:noProof/>
      <w:sz w:val="18"/>
      <w:szCs w:val="18"/>
    </w:rPr>
  </w:style>
  <w:style w:type="paragraph" w:styleId="TOC6">
    <w:name w:val="toc 6"/>
    <w:basedOn w:val="Normal"/>
    <w:next w:val="Normal"/>
    <w:autoRedefine/>
    <w:uiPriority w:val="39"/>
    <w:unhideWhenUsed/>
    <w:rsid w:val="000A7474"/>
    <w:pPr>
      <w:tabs>
        <w:tab w:val="left" w:pos="964"/>
        <w:tab w:val="right" w:pos="4781"/>
      </w:tabs>
      <w:spacing w:before="40" w:after="40"/>
      <w:ind w:left="964" w:hanging="964"/>
    </w:pPr>
    <w:rPr>
      <w:noProof/>
      <w:sz w:val="18"/>
      <w:szCs w:val="18"/>
    </w:rPr>
  </w:style>
  <w:style w:type="paragraph" w:styleId="TOC7">
    <w:name w:val="toc 7"/>
    <w:basedOn w:val="Normal"/>
    <w:next w:val="Normal"/>
    <w:autoRedefine/>
    <w:uiPriority w:val="39"/>
    <w:unhideWhenUsed/>
    <w:rsid w:val="00F45049"/>
    <w:pPr>
      <w:widowControl/>
      <w:autoSpaceDE/>
      <w:autoSpaceDN/>
      <w:spacing w:after="100" w:line="259" w:lineRule="auto"/>
      <w:ind w:left="1320"/>
    </w:pPr>
    <w:rPr>
      <w:rFonts w:asciiTheme="minorHAnsi" w:eastAsiaTheme="minorEastAsia" w:hAnsiTheme="minorHAnsi" w:cstheme="minorBidi"/>
      <w:lang w:bidi="ar-SA"/>
    </w:rPr>
  </w:style>
  <w:style w:type="paragraph" w:styleId="TOC8">
    <w:name w:val="toc 8"/>
    <w:basedOn w:val="Normal"/>
    <w:next w:val="Normal"/>
    <w:autoRedefine/>
    <w:uiPriority w:val="39"/>
    <w:unhideWhenUsed/>
    <w:rsid w:val="00F45049"/>
    <w:pPr>
      <w:widowControl/>
      <w:autoSpaceDE/>
      <w:autoSpaceDN/>
      <w:spacing w:after="100" w:line="259" w:lineRule="auto"/>
      <w:ind w:left="1540"/>
    </w:pPr>
    <w:rPr>
      <w:rFonts w:asciiTheme="minorHAnsi" w:eastAsiaTheme="minorEastAsia" w:hAnsiTheme="minorHAnsi" w:cstheme="minorBidi"/>
      <w:lang w:bidi="ar-SA"/>
    </w:rPr>
  </w:style>
  <w:style w:type="paragraph" w:styleId="TOC9">
    <w:name w:val="toc 9"/>
    <w:basedOn w:val="Normal"/>
    <w:next w:val="Normal"/>
    <w:autoRedefine/>
    <w:uiPriority w:val="39"/>
    <w:unhideWhenUsed/>
    <w:rsid w:val="00F45049"/>
    <w:pPr>
      <w:widowControl/>
      <w:autoSpaceDE/>
      <w:autoSpaceDN/>
      <w:spacing w:after="100" w:line="259" w:lineRule="auto"/>
      <w:ind w:left="1760"/>
    </w:pPr>
    <w:rPr>
      <w:rFonts w:asciiTheme="minorHAnsi" w:eastAsiaTheme="minorEastAsia" w:hAnsiTheme="minorHAnsi" w:cstheme="minorBidi"/>
      <w:lang w:bidi="ar-SA"/>
    </w:rPr>
  </w:style>
  <w:style w:type="character" w:styleId="FollowedHyperlink">
    <w:name w:val="FollowedHyperlink"/>
    <w:basedOn w:val="DefaultParagraphFont"/>
    <w:uiPriority w:val="99"/>
    <w:semiHidden/>
    <w:unhideWhenUsed/>
    <w:rsid w:val="009E0DCC"/>
    <w:rPr>
      <w:color w:val="000000" w:themeColor="followedHyperlink"/>
      <w:u w:val="single"/>
    </w:rPr>
  </w:style>
  <w:style w:type="character" w:customStyle="1" w:styleId="Heading6Char">
    <w:name w:val="Heading 6 Char"/>
    <w:basedOn w:val="DefaultParagraphFont"/>
    <w:link w:val="Heading6"/>
    <w:uiPriority w:val="9"/>
    <w:rsid w:val="005B53BD"/>
    <w:rPr>
      <w:rFonts w:asciiTheme="majorHAnsi" w:eastAsiaTheme="majorEastAsia" w:hAnsiTheme="majorHAnsi" w:cstheme="majorBidi"/>
      <w:color w:val="773900" w:themeColor="accent1" w:themeShade="7F"/>
      <w:lang w:val="en-GB" w:eastAsia="en-GB" w:bidi="en-GB"/>
    </w:rPr>
  </w:style>
  <w:style w:type="paragraph" w:styleId="Bibliography">
    <w:name w:val="Bibliography"/>
    <w:basedOn w:val="Normal"/>
    <w:next w:val="Normal"/>
    <w:uiPriority w:val="37"/>
    <w:semiHidden/>
    <w:unhideWhenUsed/>
    <w:rsid w:val="00A73EC4"/>
  </w:style>
  <w:style w:type="paragraph" w:styleId="BlockText">
    <w:name w:val="Block Text"/>
    <w:basedOn w:val="Normal"/>
    <w:uiPriority w:val="99"/>
    <w:semiHidden/>
    <w:unhideWhenUsed/>
    <w:rsid w:val="00A73EC4"/>
    <w:pPr>
      <w:pBdr>
        <w:top w:val="single" w:sz="2" w:space="10" w:color="F07300" w:themeColor="accent1"/>
        <w:left w:val="single" w:sz="2" w:space="10" w:color="F07300" w:themeColor="accent1"/>
        <w:bottom w:val="single" w:sz="2" w:space="10" w:color="F07300" w:themeColor="accent1"/>
        <w:right w:val="single" w:sz="2" w:space="10" w:color="F07300" w:themeColor="accent1"/>
      </w:pBdr>
      <w:ind w:left="1152" w:right="1152"/>
    </w:pPr>
    <w:rPr>
      <w:rFonts w:asciiTheme="minorHAnsi" w:eastAsiaTheme="minorEastAsia" w:hAnsiTheme="minorHAnsi" w:cstheme="minorBidi"/>
      <w:i/>
      <w:iCs/>
      <w:color w:val="F07300" w:themeColor="accent1"/>
    </w:rPr>
  </w:style>
  <w:style w:type="paragraph" w:styleId="BodyText0">
    <w:name w:val="Body Text"/>
    <w:basedOn w:val="Normal"/>
    <w:link w:val="BodyTextChar0"/>
    <w:uiPriority w:val="1"/>
    <w:semiHidden/>
    <w:unhideWhenUsed/>
    <w:qFormat/>
    <w:rsid w:val="00A73EC4"/>
    <w:pPr>
      <w:spacing w:after="120"/>
    </w:pPr>
  </w:style>
  <w:style w:type="character" w:customStyle="1" w:styleId="BodyTextChar0">
    <w:name w:val="Body Text Char"/>
    <w:basedOn w:val="DefaultParagraphFont"/>
    <w:link w:val="BodyText0"/>
    <w:uiPriority w:val="1"/>
    <w:semiHidden/>
    <w:rsid w:val="00A73EC4"/>
    <w:rPr>
      <w:rFonts w:ascii="Roboto Slab" w:eastAsia="Roboto Slab" w:hAnsi="Roboto Slab" w:cs="Roboto Slab"/>
      <w:lang w:val="en-GB" w:eastAsia="en-GB" w:bidi="en-GB"/>
    </w:rPr>
  </w:style>
  <w:style w:type="paragraph" w:styleId="BodyText2">
    <w:name w:val="Body Text 2"/>
    <w:basedOn w:val="Normal"/>
    <w:link w:val="BodyText2Char"/>
    <w:uiPriority w:val="99"/>
    <w:semiHidden/>
    <w:unhideWhenUsed/>
    <w:rsid w:val="00A73EC4"/>
    <w:pPr>
      <w:spacing w:after="120" w:line="480" w:lineRule="auto"/>
    </w:pPr>
  </w:style>
  <w:style w:type="character" w:customStyle="1" w:styleId="BodyText2Char">
    <w:name w:val="Body Text 2 Char"/>
    <w:basedOn w:val="DefaultParagraphFont"/>
    <w:link w:val="BodyText2"/>
    <w:uiPriority w:val="99"/>
    <w:semiHidden/>
    <w:rsid w:val="00A73EC4"/>
    <w:rPr>
      <w:rFonts w:ascii="Roboto Slab" w:eastAsia="Roboto Slab" w:hAnsi="Roboto Slab" w:cs="Roboto Slab"/>
      <w:lang w:val="en-GB" w:eastAsia="en-GB" w:bidi="en-GB"/>
    </w:rPr>
  </w:style>
  <w:style w:type="paragraph" w:styleId="BodyText3">
    <w:name w:val="Body Text 3"/>
    <w:basedOn w:val="Normal"/>
    <w:link w:val="BodyText3Char"/>
    <w:uiPriority w:val="99"/>
    <w:semiHidden/>
    <w:unhideWhenUsed/>
    <w:rsid w:val="00A73EC4"/>
    <w:pPr>
      <w:spacing w:after="120"/>
    </w:pPr>
    <w:rPr>
      <w:sz w:val="16"/>
      <w:szCs w:val="16"/>
    </w:rPr>
  </w:style>
  <w:style w:type="character" w:customStyle="1" w:styleId="BodyText3Char">
    <w:name w:val="Body Text 3 Char"/>
    <w:basedOn w:val="DefaultParagraphFont"/>
    <w:link w:val="BodyText3"/>
    <w:uiPriority w:val="99"/>
    <w:semiHidden/>
    <w:rsid w:val="00A73EC4"/>
    <w:rPr>
      <w:rFonts w:ascii="Roboto Slab" w:eastAsia="Roboto Slab" w:hAnsi="Roboto Slab" w:cs="Roboto Slab"/>
      <w:sz w:val="16"/>
      <w:szCs w:val="16"/>
      <w:lang w:val="en-GB" w:eastAsia="en-GB" w:bidi="en-GB"/>
    </w:rPr>
  </w:style>
  <w:style w:type="paragraph" w:styleId="BodyTextFirstIndent">
    <w:name w:val="Body Text First Indent"/>
    <w:basedOn w:val="BodyText0"/>
    <w:link w:val="BodyTextFirstIndentChar"/>
    <w:uiPriority w:val="99"/>
    <w:semiHidden/>
    <w:unhideWhenUsed/>
    <w:rsid w:val="00A73EC4"/>
    <w:pPr>
      <w:spacing w:after="0"/>
      <w:ind w:firstLine="360"/>
    </w:pPr>
  </w:style>
  <w:style w:type="character" w:customStyle="1" w:styleId="BodyTextFirstIndentChar">
    <w:name w:val="Body Text First Indent Char"/>
    <w:basedOn w:val="BodyTextChar0"/>
    <w:link w:val="BodyTextFirstIndent"/>
    <w:uiPriority w:val="99"/>
    <w:semiHidden/>
    <w:rsid w:val="00A73EC4"/>
    <w:rPr>
      <w:rFonts w:ascii="Roboto Slab" w:eastAsia="Roboto Slab" w:hAnsi="Roboto Slab" w:cs="Roboto Slab"/>
      <w:lang w:val="en-GB" w:eastAsia="en-GB" w:bidi="en-GB"/>
    </w:rPr>
  </w:style>
  <w:style w:type="paragraph" w:styleId="BodyTextIndent">
    <w:name w:val="Body Text Indent"/>
    <w:basedOn w:val="Normal"/>
    <w:link w:val="BodyTextIndentChar"/>
    <w:uiPriority w:val="99"/>
    <w:semiHidden/>
    <w:unhideWhenUsed/>
    <w:rsid w:val="00A73EC4"/>
    <w:pPr>
      <w:spacing w:after="120"/>
      <w:ind w:left="283"/>
    </w:pPr>
  </w:style>
  <w:style w:type="character" w:customStyle="1" w:styleId="BodyTextIndentChar">
    <w:name w:val="Body Text Indent Char"/>
    <w:basedOn w:val="DefaultParagraphFont"/>
    <w:link w:val="BodyTextIndent"/>
    <w:uiPriority w:val="99"/>
    <w:semiHidden/>
    <w:rsid w:val="00A73EC4"/>
    <w:rPr>
      <w:rFonts w:ascii="Roboto Slab" w:eastAsia="Roboto Slab" w:hAnsi="Roboto Slab" w:cs="Roboto Slab"/>
      <w:lang w:val="en-GB" w:eastAsia="en-GB" w:bidi="en-GB"/>
    </w:rPr>
  </w:style>
  <w:style w:type="paragraph" w:styleId="BodyTextFirstIndent2">
    <w:name w:val="Body Text First Indent 2"/>
    <w:basedOn w:val="BodyTextIndent"/>
    <w:link w:val="BodyTextFirstIndent2Char"/>
    <w:uiPriority w:val="99"/>
    <w:semiHidden/>
    <w:unhideWhenUsed/>
    <w:rsid w:val="00A73EC4"/>
    <w:pPr>
      <w:spacing w:after="0"/>
      <w:ind w:left="360" w:firstLine="360"/>
    </w:pPr>
  </w:style>
  <w:style w:type="character" w:customStyle="1" w:styleId="BodyTextFirstIndent2Char">
    <w:name w:val="Body Text First Indent 2 Char"/>
    <w:basedOn w:val="BodyTextIndentChar"/>
    <w:link w:val="BodyTextFirstIndent2"/>
    <w:uiPriority w:val="99"/>
    <w:semiHidden/>
    <w:rsid w:val="00A73EC4"/>
    <w:rPr>
      <w:rFonts w:ascii="Roboto Slab" w:eastAsia="Roboto Slab" w:hAnsi="Roboto Slab" w:cs="Roboto Slab"/>
      <w:lang w:val="en-GB" w:eastAsia="en-GB" w:bidi="en-GB"/>
    </w:rPr>
  </w:style>
  <w:style w:type="paragraph" w:styleId="BodyTextIndent2">
    <w:name w:val="Body Text Indent 2"/>
    <w:basedOn w:val="Normal"/>
    <w:link w:val="BodyTextIndent2Char"/>
    <w:uiPriority w:val="99"/>
    <w:semiHidden/>
    <w:unhideWhenUsed/>
    <w:rsid w:val="00A73EC4"/>
    <w:pPr>
      <w:spacing w:after="120" w:line="480" w:lineRule="auto"/>
      <w:ind w:left="283"/>
    </w:pPr>
  </w:style>
  <w:style w:type="character" w:customStyle="1" w:styleId="BodyTextIndent2Char">
    <w:name w:val="Body Text Indent 2 Char"/>
    <w:basedOn w:val="DefaultParagraphFont"/>
    <w:link w:val="BodyTextIndent2"/>
    <w:uiPriority w:val="99"/>
    <w:semiHidden/>
    <w:rsid w:val="00A73EC4"/>
    <w:rPr>
      <w:rFonts w:ascii="Roboto Slab" w:eastAsia="Roboto Slab" w:hAnsi="Roboto Slab" w:cs="Roboto Slab"/>
      <w:lang w:val="en-GB" w:eastAsia="en-GB" w:bidi="en-GB"/>
    </w:rPr>
  </w:style>
  <w:style w:type="paragraph" w:styleId="BodyTextIndent3">
    <w:name w:val="Body Text Indent 3"/>
    <w:basedOn w:val="Normal"/>
    <w:link w:val="BodyTextIndent3Char"/>
    <w:uiPriority w:val="99"/>
    <w:semiHidden/>
    <w:unhideWhenUsed/>
    <w:rsid w:val="00A73EC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73EC4"/>
    <w:rPr>
      <w:rFonts w:ascii="Roboto Slab" w:eastAsia="Roboto Slab" w:hAnsi="Roboto Slab" w:cs="Roboto Slab"/>
      <w:sz w:val="16"/>
      <w:szCs w:val="16"/>
      <w:lang w:val="en-GB" w:eastAsia="en-GB" w:bidi="en-GB"/>
    </w:rPr>
  </w:style>
  <w:style w:type="paragraph" w:styleId="Caption">
    <w:name w:val="caption"/>
    <w:basedOn w:val="Normal"/>
    <w:next w:val="Normal"/>
    <w:uiPriority w:val="35"/>
    <w:semiHidden/>
    <w:unhideWhenUsed/>
    <w:qFormat/>
    <w:rsid w:val="00A73EC4"/>
    <w:pPr>
      <w:spacing w:after="200"/>
    </w:pPr>
    <w:rPr>
      <w:i/>
      <w:iCs/>
      <w:color w:val="55A0CF" w:themeColor="text2"/>
      <w:sz w:val="18"/>
      <w:szCs w:val="18"/>
    </w:rPr>
  </w:style>
  <w:style w:type="paragraph" w:styleId="Closing">
    <w:name w:val="Closing"/>
    <w:basedOn w:val="Normal"/>
    <w:link w:val="ClosingChar"/>
    <w:uiPriority w:val="99"/>
    <w:semiHidden/>
    <w:unhideWhenUsed/>
    <w:rsid w:val="00A73EC4"/>
    <w:pPr>
      <w:ind w:left="4252"/>
    </w:pPr>
  </w:style>
  <w:style w:type="character" w:customStyle="1" w:styleId="ClosingChar">
    <w:name w:val="Closing Char"/>
    <w:basedOn w:val="DefaultParagraphFont"/>
    <w:link w:val="Closing"/>
    <w:uiPriority w:val="99"/>
    <w:semiHidden/>
    <w:rsid w:val="00A73EC4"/>
    <w:rPr>
      <w:rFonts w:ascii="Roboto Slab" w:eastAsia="Roboto Slab" w:hAnsi="Roboto Slab" w:cs="Roboto Slab"/>
      <w:lang w:val="en-GB" w:eastAsia="en-GB" w:bidi="en-GB"/>
    </w:rPr>
  </w:style>
  <w:style w:type="paragraph" w:styleId="CommentText">
    <w:name w:val="annotation text"/>
    <w:basedOn w:val="Normal"/>
    <w:link w:val="CommentTextChar"/>
    <w:uiPriority w:val="99"/>
    <w:unhideWhenUsed/>
    <w:rsid w:val="00A73EC4"/>
    <w:rPr>
      <w:sz w:val="20"/>
      <w:szCs w:val="20"/>
    </w:rPr>
  </w:style>
  <w:style w:type="character" w:customStyle="1" w:styleId="CommentTextChar">
    <w:name w:val="Comment Text Char"/>
    <w:basedOn w:val="DefaultParagraphFont"/>
    <w:link w:val="CommentText"/>
    <w:uiPriority w:val="99"/>
    <w:rsid w:val="00A73EC4"/>
    <w:rPr>
      <w:rFonts w:ascii="Roboto Slab" w:eastAsia="Roboto Slab" w:hAnsi="Roboto Slab" w:cs="Roboto Slab"/>
      <w:sz w:val="20"/>
      <w:szCs w:val="20"/>
      <w:lang w:val="en-GB" w:eastAsia="en-GB" w:bidi="en-GB"/>
    </w:rPr>
  </w:style>
  <w:style w:type="paragraph" w:styleId="CommentSubject">
    <w:name w:val="annotation subject"/>
    <w:basedOn w:val="CommentText"/>
    <w:next w:val="CommentText"/>
    <w:link w:val="CommentSubjectChar"/>
    <w:uiPriority w:val="99"/>
    <w:semiHidden/>
    <w:unhideWhenUsed/>
    <w:rsid w:val="00A73EC4"/>
    <w:rPr>
      <w:b/>
      <w:bCs/>
    </w:rPr>
  </w:style>
  <w:style w:type="character" w:customStyle="1" w:styleId="CommentSubjectChar">
    <w:name w:val="Comment Subject Char"/>
    <w:basedOn w:val="CommentTextChar"/>
    <w:link w:val="CommentSubject"/>
    <w:uiPriority w:val="99"/>
    <w:semiHidden/>
    <w:rsid w:val="00A73EC4"/>
    <w:rPr>
      <w:rFonts w:ascii="Roboto Slab" w:eastAsia="Roboto Slab" w:hAnsi="Roboto Slab" w:cs="Roboto Slab"/>
      <w:b/>
      <w:bCs/>
      <w:sz w:val="20"/>
      <w:szCs w:val="20"/>
      <w:lang w:val="en-GB" w:eastAsia="en-GB" w:bidi="en-GB"/>
    </w:rPr>
  </w:style>
  <w:style w:type="paragraph" w:styleId="Date">
    <w:name w:val="Date"/>
    <w:basedOn w:val="Normal"/>
    <w:next w:val="Normal"/>
    <w:link w:val="DateChar"/>
    <w:uiPriority w:val="99"/>
    <w:semiHidden/>
    <w:unhideWhenUsed/>
    <w:rsid w:val="00A73EC4"/>
  </w:style>
  <w:style w:type="character" w:customStyle="1" w:styleId="DateChar">
    <w:name w:val="Date Char"/>
    <w:basedOn w:val="DefaultParagraphFont"/>
    <w:link w:val="Date"/>
    <w:uiPriority w:val="99"/>
    <w:semiHidden/>
    <w:rsid w:val="00A73EC4"/>
    <w:rPr>
      <w:rFonts w:ascii="Roboto Slab" w:eastAsia="Roboto Slab" w:hAnsi="Roboto Slab" w:cs="Roboto Slab"/>
      <w:lang w:val="en-GB" w:eastAsia="en-GB" w:bidi="en-GB"/>
    </w:rPr>
  </w:style>
  <w:style w:type="paragraph" w:styleId="DocumentMap">
    <w:name w:val="Document Map"/>
    <w:basedOn w:val="Normal"/>
    <w:link w:val="DocumentMapChar"/>
    <w:uiPriority w:val="99"/>
    <w:semiHidden/>
    <w:unhideWhenUsed/>
    <w:rsid w:val="00A73EC4"/>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73EC4"/>
    <w:rPr>
      <w:rFonts w:ascii="Segoe UI" w:eastAsia="Roboto Slab" w:hAnsi="Segoe UI" w:cs="Segoe UI"/>
      <w:sz w:val="16"/>
      <w:szCs w:val="16"/>
      <w:lang w:val="en-GB" w:eastAsia="en-GB" w:bidi="en-GB"/>
    </w:rPr>
  </w:style>
  <w:style w:type="paragraph" w:styleId="E-mailSignature">
    <w:name w:val="E-mail Signature"/>
    <w:basedOn w:val="Normal"/>
    <w:link w:val="E-mailSignatureChar"/>
    <w:uiPriority w:val="99"/>
    <w:semiHidden/>
    <w:unhideWhenUsed/>
    <w:rsid w:val="00A73EC4"/>
  </w:style>
  <w:style w:type="character" w:customStyle="1" w:styleId="E-mailSignatureChar">
    <w:name w:val="E-mail Signature Char"/>
    <w:basedOn w:val="DefaultParagraphFont"/>
    <w:link w:val="E-mailSignature"/>
    <w:uiPriority w:val="99"/>
    <w:semiHidden/>
    <w:rsid w:val="00A73EC4"/>
    <w:rPr>
      <w:rFonts w:ascii="Roboto Slab" w:eastAsia="Roboto Slab" w:hAnsi="Roboto Slab" w:cs="Roboto Slab"/>
      <w:lang w:val="en-GB" w:eastAsia="en-GB" w:bidi="en-GB"/>
    </w:rPr>
  </w:style>
  <w:style w:type="paragraph" w:styleId="EndnoteText">
    <w:name w:val="endnote text"/>
    <w:basedOn w:val="Normal"/>
    <w:link w:val="EndnoteTextChar"/>
    <w:uiPriority w:val="99"/>
    <w:semiHidden/>
    <w:unhideWhenUsed/>
    <w:rsid w:val="00A73EC4"/>
    <w:rPr>
      <w:sz w:val="20"/>
      <w:szCs w:val="20"/>
    </w:rPr>
  </w:style>
  <w:style w:type="character" w:customStyle="1" w:styleId="EndnoteTextChar">
    <w:name w:val="Endnote Text Char"/>
    <w:basedOn w:val="DefaultParagraphFont"/>
    <w:link w:val="EndnoteText"/>
    <w:uiPriority w:val="99"/>
    <w:semiHidden/>
    <w:rsid w:val="00A73EC4"/>
    <w:rPr>
      <w:rFonts w:ascii="Roboto Slab" w:eastAsia="Roboto Slab" w:hAnsi="Roboto Slab" w:cs="Roboto Slab"/>
      <w:sz w:val="20"/>
      <w:szCs w:val="20"/>
      <w:lang w:val="en-GB" w:eastAsia="en-GB" w:bidi="en-GB"/>
    </w:rPr>
  </w:style>
  <w:style w:type="paragraph" w:styleId="EnvelopeAddress">
    <w:name w:val="envelope address"/>
    <w:basedOn w:val="Normal"/>
    <w:uiPriority w:val="99"/>
    <w:semiHidden/>
    <w:unhideWhenUsed/>
    <w:rsid w:val="00A73EC4"/>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73EC4"/>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73EC4"/>
    <w:rPr>
      <w:sz w:val="20"/>
      <w:szCs w:val="20"/>
    </w:rPr>
  </w:style>
  <w:style w:type="character" w:customStyle="1" w:styleId="FootnoteTextChar">
    <w:name w:val="Footnote Text Char"/>
    <w:basedOn w:val="DefaultParagraphFont"/>
    <w:link w:val="FootnoteText"/>
    <w:uiPriority w:val="99"/>
    <w:semiHidden/>
    <w:rsid w:val="00A73EC4"/>
    <w:rPr>
      <w:rFonts w:ascii="Roboto Slab" w:eastAsia="Roboto Slab" w:hAnsi="Roboto Slab" w:cs="Roboto Slab"/>
      <w:sz w:val="20"/>
      <w:szCs w:val="20"/>
      <w:lang w:val="en-GB" w:eastAsia="en-GB" w:bidi="en-GB"/>
    </w:rPr>
  </w:style>
  <w:style w:type="character" w:customStyle="1" w:styleId="Heading7Char">
    <w:name w:val="Heading 7 Char"/>
    <w:basedOn w:val="DefaultParagraphFont"/>
    <w:link w:val="Heading7"/>
    <w:uiPriority w:val="9"/>
    <w:semiHidden/>
    <w:rsid w:val="00A73EC4"/>
    <w:rPr>
      <w:rFonts w:asciiTheme="majorHAnsi" w:eastAsiaTheme="majorEastAsia" w:hAnsiTheme="majorHAnsi" w:cstheme="majorBidi"/>
      <w:i/>
      <w:iCs/>
      <w:color w:val="773900" w:themeColor="accent1" w:themeShade="7F"/>
      <w:lang w:val="en-GB" w:eastAsia="en-GB" w:bidi="en-GB"/>
    </w:rPr>
  </w:style>
  <w:style w:type="character" w:customStyle="1" w:styleId="Heading8Char">
    <w:name w:val="Heading 8 Char"/>
    <w:basedOn w:val="DefaultParagraphFont"/>
    <w:link w:val="Heading8"/>
    <w:uiPriority w:val="9"/>
    <w:semiHidden/>
    <w:rsid w:val="00A73EC4"/>
    <w:rPr>
      <w:rFonts w:asciiTheme="majorHAnsi" w:eastAsiaTheme="majorEastAsia" w:hAnsiTheme="majorHAnsi" w:cstheme="majorBidi"/>
      <w:color w:val="272727" w:themeColor="text1" w:themeTint="D8"/>
      <w:sz w:val="21"/>
      <w:szCs w:val="21"/>
      <w:lang w:val="en-GB" w:eastAsia="en-GB" w:bidi="en-GB"/>
    </w:rPr>
  </w:style>
  <w:style w:type="character" w:customStyle="1" w:styleId="Heading9Char">
    <w:name w:val="Heading 9 Char"/>
    <w:basedOn w:val="DefaultParagraphFont"/>
    <w:link w:val="Heading9"/>
    <w:uiPriority w:val="9"/>
    <w:semiHidden/>
    <w:rsid w:val="00A73EC4"/>
    <w:rPr>
      <w:rFonts w:asciiTheme="majorHAnsi" w:eastAsiaTheme="majorEastAsia" w:hAnsiTheme="majorHAnsi" w:cstheme="majorBidi"/>
      <w:i/>
      <w:iCs/>
      <w:color w:val="272727" w:themeColor="text1" w:themeTint="D8"/>
      <w:sz w:val="21"/>
      <w:szCs w:val="21"/>
      <w:lang w:val="en-GB" w:eastAsia="en-GB" w:bidi="en-GB"/>
    </w:rPr>
  </w:style>
  <w:style w:type="paragraph" w:styleId="HTMLAddress">
    <w:name w:val="HTML Address"/>
    <w:basedOn w:val="Normal"/>
    <w:link w:val="HTMLAddressChar"/>
    <w:uiPriority w:val="99"/>
    <w:semiHidden/>
    <w:unhideWhenUsed/>
    <w:rsid w:val="00A73EC4"/>
    <w:rPr>
      <w:i/>
      <w:iCs/>
    </w:rPr>
  </w:style>
  <w:style w:type="character" w:customStyle="1" w:styleId="HTMLAddressChar">
    <w:name w:val="HTML Address Char"/>
    <w:basedOn w:val="DefaultParagraphFont"/>
    <w:link w:val="HTMLAddress"/>
    <w:uiPriority w:val="99"/>
    <w:semiHidden/>
    <w:rsid w:val="00A73EC4"/>
    <w:rPr>
      <w:rFonts w:ascii="Roboto Slab" w:eastAsia="Roboto Slab" w:hAnsi="Roboto Slab" w:cs="Roboto Slab"/>
      <w:i/>
      <w:iCs/>
      <w:lang w:val="en-GB" w:eastAsia="en-GB" w:bidi="en-GB"/>
    </w:rPr>
  </w:style>
  <w:style w:type="paragraph" w:styleId="HTMLPreformatted">
    <w:name w:val="HTML Preformatted"/>
    <w:basedOn w:val="Normal"/>
    <w:link w:val="HTMLPreformattedChar"/>
    <w:uiPriority w:val="99"/>
    <w:semiHidden/>
    <w:unhideWhenUsed/>
    <w:rsid w:val="00A73EC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3EC4"/>
    <w:rPr>
      <w:rFonts w:ascii="Consolas" w:eastAsia="Roboto Slab" w:hAnsi="Consolas" w:cs="Roboto Slab"/>
      <w:sz w:val="20"/>
      <w:szCs w:val="20"/>
      <w:lang w:val="en-GB" w:eastAsia="en-GB" w:bidi="en-GB"/>
    </w:rPr>
  </w:style>
  <w:style w:type="paragraph" w:styleId="Index1">
    <w:name w:val="index 1"/>
    <w:basedOn w:val="Normal"/>
    <w:next w:val="Normal"/>
    <w:autoRedefine/>
    <w:uiPriority w:val="99"/>
    <w:semiHidden/>
    <w:unhideWhenUsed/>
    <w:rsid w:val="00A73EC4"/>
    <w:pPr>
      <w:ind w:left="220" w:hanging="220"/>
    </w:pPr>
  </w:style>
  <w:style w:type="paragraph" w:styleId="Index2">
    <w:name w:val="index 2"/>
    <w:basedOn w:val="Normal"/>
    <w:next w:val="Normal"/>
    <w:autoRedefine/>
    <w:uiPriority w:val="99"/>
    <w:semiHidden/>
    <w:unhideWhenUsed/>
    <w:rsid w:val="00A73EC4"/>
    <w:pPr>
      <w:ind w:left="440" w:hanging="220"/>
    </w:pPr>
  </w:style>
  <w:style w:type="paragraph" w:styleId="Index3">
    <w:name w:val="index 3"/>
    <w:basedOn w:val="Normal"/>
    <w:next w:val="Normal"/>
    <w:autoRedefine/>
    <w:uiPriority w:val="99"/>
    <w:semiHidden/>
    <w:unhideWhenUsed/>
    <w:rsid w:val="00A73EC4"/>
    <w:pPr>
      <w:ind w:left="660" w:hanging="220"/>
    </w:pPr>
  </w:style>
  <w:style w:type="paragraph" w:styleId="Index4">
    <w:name w:val="index 4"/>
    <w:basedOn w:val="Normal"/>
    <w:next w:val="Normal"/>
    <w:autoRedefine/>
    <w:uiPriority w:val="99"/>
    <w:semiHidden/>
    <w:unhideWhenUsed/>
    <w:rsid w:val="00A73EC4"/>
    <w:pPr>
      <w:ind w:left="880" w:hanging="220"/>
    </w:pPr>
  </w:style>
  <w:style w:type="paragraph" w:styleId="Index5">
    <w:name w:val="index 5"/>
    <w:basedOn w:val="Normal"/>
    <w:next w:val="Normal"/>
    <w:autoRedefine/>
    <w:uiPriority w:val="99"/>
    <w:semiHidden/>
    <w:unhideWhenUsed/>
    <w:rsid w:val="00A73EC4"/>
    <w:pPr>
      <w:ind w:left="1100" w:hanging="220"/>
    </w:pPr>
  </w:style>
  <w:style w:type="paragraph" w:styleId="Index6">
    <w:name w:val="index 6"/>
    <w:basedOn w:val="Normal"/>
    <w:next w:val="Normal"/>
    <w:autoRedefine/>
    <w:uiPriority w:val="99"/>
    <w:semiHidden/>
    <w:unhideWhenUsed/>
    <w:rsid w:val="00A73EC4"/>
    <w:pPr>
      <w:ind w:left="1320" w:hanging="220"/>
    </w:pPr>
  </w:style>
  <w:style w:type="paragraph" w:styleId="Index7">
    <w:name w:val="index 7"/>
    <w:basedOn w:val="Normal"/>
    <w:next w:val="Normal"/>
    <w:autoRedefine/>
    <w:uiPriority w:val="99"/>
    <w:semiHidden/>
    <w:unhideWhenUsed/>
    <w:rsid w:val="00A73EC4"/>
    <w:pPr>
      <w:ind w:left="1540" w:hanging="220"/>
    </w:pPr>
  </w:style>
  <w:style w:type="paragraph" w:styleId="Index8">
    <w:name w:val="index 8"/>
    <w:basedOn w:val="Normal"/>
    <w:next w:val="Normal"/>
    <w:autoRedefine/>
    <w:uiPriority w:val="99"/>
    <w:semiHidden/>
    <w:unhideWhenUsed/>
    <w:rsid w:val="00A73EC4"/>
    <w:pPr>
      <w:ind w:left="1760" w:hanging="220"/>
    </w:pPr>
  </w:style>
  <w:style w:type="paragraph" w:styleId="Index9">
    <w:name w:val="index 9"/>
    <w:basedOn w:val="Normal"/>
    <w:next w:val="Normal"/>
    <w:autoRedefine/>
    <w:uiPriority w:val="99"/>
    <w:semiHidden/>
    <w:unhideWhenUsed/>
    <w:rsid w:val="00A73EC4"/>
    <w:pPr>
      <w:ind w:left="1980" w:hanging="220"/>
    </w:pPr>
  </w:style>
  <w:style w:type="paragraph" w:styleId="IndexHeading">
    <w:name w:val="index heading"/>
    <w:basedOn w:val="Normal"/>
    <w:next w:val="Index1"/>
    <w:uiPriority w:val="99"/>
    <w:semiHidden/>
    <w:unhideWhenUsed/>
    <w:rsid w:val="00A73EC4"/>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A73EC4"/>
    <w:pPr>
      <w:pBdr>
        <w:top w:val="single" w:sz="4" w:space="10" w:color="F07300" w:themeColor="accent1"/>
        <w:bottom w:val="single" w:sz="4" w:space="10" w:color="F07300" w:themeColor="accent1"/>
      </w:pBdr>
      <w:spacing w:before="360" w:after="360"/>
      <w:ind w:left="864" w:right="864"/>
      <w:jc w:val="center"/>
    </w:pPr>
    <w:rPr>
      <w:i/>
      <w:iCs/>
      <w:color w:val="F07300" w:themeColor="accent1"/>
    </w:rPr>
  </w:style>
  <w:style w:type="character" w:customStyle="1" w:styleId="IntenseQuoteChar">
    <w:name w:val="Intense Quote Char"/>
    <w:basedOn w:val="DefaultParagraphFont"/>
    <w:link w:val="IntenseQuote"/>
    <w:uiPriority w:val="30"/>
    <w:semiHidden/>
    <w:rsid w:val="00A73EC4"/>
    <w:rPr>
      <w:rFonts w:ascii="Roboto Slab" w:eastAsia="Roboto Slab" w:hAnsi="Roboto Slab" w:cs="Roboto Slab"/>
      <w:i/>
      <w:iCs/>
      <w:color w:val="F07300" w:themeColor="accent1"/>
      <w:lang w:val="en-GB" w:eastAsia="en-GB" w:bidi="en-GB"/>
    </w:rPr>
  </w:style>
  <w:style w:type="paragraph" w:styleId="List">
    <w:name w:val="List"/>
    <w:basedOn w:val="Normal"/>
    <w:uiPriority w:val="99"/>
    <w:semiHidden/>
    <w:unhideWhenUsed/>
    <w:rsid w:val="00A73EC4"/>
    <w:pPr>
      <w:ind w:left="283" w:hanging="283"/>
      <w:contextualSpacing/>
    </w:pPr>
  </w:style>
  <w:style w:type="paragraph" w:styleId="List2">
    <w:name w:val="List 2"/>
    <w:basedOn w:val="Normal"/>
    <w:uiPriority w:val="99"/>
    <w:semiHidden/>
    <w:unhideWhenUsed/>
    <w:rsid w:val="00A73EC4"/>
    <w:pPr>
      <w:ind w:left="566" w:hanging="283"/>
      <w:contextualSpacing/>
    </w:pPr>
  </w:style>
  <w:style w:type="paragraph" w:styleId="List3">
    <w:name w:val="List 3"/>
    <w:basedOn w:val="Normal"/>
    <w:uiPriority w:val="99"/>
    <w:semiHidden/>
    <w:unhideWhenUsed/>
    <w:rsid w:val="00A73EC4"/>
    <w:pPr>
      <w:ind w:left="849" w:hanging="283"/>
      <w:contextualSpacing/>
    </w:pPr>
  </w:style>
  <w:style w:type="paragraph" w:styleId="List4">
    <w:name w:val="List 4"/>
    <w:basedOn w:val="Normal"/>
    <w:uiPriority w:val="99"/>
    <w:semiHidden/>
    <w:unhideWhenUsed/>
    <w:rsid w:val="00A73EC4"/>
    <w:pPr>
      <w:ind w:left="1132" w:hanging="283"/>
      <w:contextualSpacing/>
    </w:pPr>
  </w:style>
  <w:style w:type="paragraph" w:styleId="List5">
    <w:name w:val="List 5"/>
    <w:basedOn w:val="Normal"/>
    <w:uiPriority w:val="99"/>
    <w:semiHidden/>
    <w:unhideWhenUsed/>
    <w:rsid w:val="00A73EC4"/>
    <w:pPr>
      <w:ind w:left="1415" w:hanging="283"/>
      <w:contextualSpacing/>
    </w:pPr>
  </w:style>
  <w:style w:type="paragraph" w:styleId="ListBullet">
    <w:name w:val="List Bullet"/>
    <w:basedOn w:val="Normal"/>
    <w:uiPriority w:val="99"/>
    <w:semiHidden/>
    <w:unhideWhenUsed/>
    <w:rsid w:val="00A73EC4"/>
    <w:pPr>
      <w:numPr>
        <w:numId w:val="2"/>
      </w:numPr>
      <w:contextualSpacing/>
    </w:pPr>
  </w:style>
  <w:style w:type="paragraph" w:styleId="ListBullet2">
    <w:name w:val="List Bullet 2"/>
    <w:basedOn w:val="Normal"/>
    <w:uiPriority w:val="99"/>
    <w:semiHidden/>
    <w:unhideWhenUsed/>
    <w:rsid w:val="00A73EC4"/>
    <w:pPr>
      <w:numPr>
        <w:numId w:val="3"/>
      </w:numPr>
      <w:contextualSpacing/>
    </w:pPr>
  </w:style>
  <w:style w:type="paragraph" w:styleId="ListBullet3">
    <w:name w:val="List Bullet 3"/>
    <w:basedOn w:val="Normal"/>
    <w:uiPriority w:val="99"/>
    <w:semiHidden/>
    <w:unhideWhenUsed/>
    <w:rsid w:val="00A73EC4"/>
    <w:pPr>
      <w:numPr>
        <w:numId w:val="4"/>
      </w:numPr>
      <w:contextualSpacing/>
    </w:pPr>
  </w:style>
  <w:style w:type="paragraph" w:styleId="ListBullet4">
    <w:name w:val="List Bullet 4"/>
    <w:basedOn w:val="Normal"/>
    <w:uiPriority w:val="99"/>
    <w:semiHidden/>
    <w:unhideWhenUsed/>
    <w:rsid w:val="00A73EC4"/>
    <w:pPr>
      <w:numPr>
        <w:numId w:val="5"/>
      </w:numPr>
      <w:contextualSpacing/>
    </w:pPr>
  </w:style>
  <w:style w:type="paragraph" w:styleId="ListBullet5">
    <w:name w:val="List Bullet 5"/>
    <w:basedOn w:val="Normal"/>
    <w:uiPriority w:val="99"/>
    <w:semiHidden/>
    <w:unhideWhenUsed/>
    <w:rsid w:val="00A73EC4"/>
    <w:pPr>
      <w:numPr>
        <w:numId w:val="6"/>
      </w:numPr>
      <w:contextualSpacing/>
    </w:pPr>
  </w:style>
  <w:style w:type="paragraph" w:styleId="ListContinue">
    <w:name w:val="List Continue"/>
    <w:basedOn w:val="Normal"/>
    <w:uiPriority w:val="99"/>
    <w:semiHidden/>
    <w:unhideWhenUsed/>
    <w:rsid w:val="00A73EC4"/>
    <w:pPr>
      <w:spacing w:after="120"/>
      <w:ind w:left="283"/>
      <w:contextualSpacing/>
    </w:pPr>
  </w:style>
  <w:style w:type="paragraph" w:styleId="ListContinue2">
    <w:name w:val="List Continue 2"/>
    <w:basedOn w:val="Normal"/>
    <w:uiPriority w:val="99"/>
    <w:semiHidden/>
    <w:unhideWhenUsed/>
    <w:rsid w:val="00A73EC4"/>
    <w:pPr>
      <w:spacing w:after="120"/>
      <w:ind w:left="566"/>
      <w:contextualSpacing/>
    </w:pPr>
  </w:style>
  <w:style w:type="paragraph" w:styleId="ListContinue3">
    <w:name w:val="List Continue 3"/>
    <w:basedOn w:val="Normal"/>
    <w:uiPriority w:val="99"/>
    <w:semiHidden/>
    <w:unhideWhenUsed/>
    <w:rsid w:val="00A73EC4"/>
    <w:pPr>
      <w:spacing w:after="120"/>
      <w:ind w:left="849"/>
      <w:contextualSpacing/>
    </w:pPr>
  </w:style>
  <w:style w:type="paragraph" w:styleId="ListContinue4">
    <w:name w:val="List Continue 4"/>
    <w:basedOn w:val="Normal"/>
    <w:uiPriority w:val="99"/>
    <w:semiHidden/>
    <w:unhideWhenUsed/>
    <w:rsid w:val="00A73EC4"/>
    <w:pPr>
      <w:spacing w:after="120"/>
      <w:ind w:left="1132"/>
      <w:contextualSpacing/>
    </w:pPr>
  </w:style>
  <w:style w:type="paragraph" w:styleId="ListContinue5">
    <w:name w:val="List Continue 5"/>
    <w:basedOn w:val="Normal"/>
    <w:uiPriority w:val="99"/>
    <w:semiHidden/>
    <w:unhideWhenUsed/>
    <w:rsid w:val="00A73EC4"/>
    <w:pPr>
      <w:spacing w:after="120"/>
      <w:ind w:left="1415"/>
      <w:contextualSpacing/>
    </w:pPr>
  </w:style>
  <w:style w:type="paragraph" w:styleId="ListNumber">
    <w:name w:val="List Number"/>
    <w:basedOn w:val="Normal"/>
    <w:uiPriority w:val="99"/>
    <w:semiHidden/>
    <w:unhideWhenUsed/>
    <w:rsid w:val="00A73EC4"/>
    <w:pPr>
      <w:numPr>
        <w:numId w:val="7"/>
      </w:numPr>
      <w:contextualSpacing/>
    </w:pPr>
  </w:style>
  <w:style w:type="paragraph" w:styleId="ListNumber2">
    <w:name w:val="List Number 2"/>
    <w:basedOn w:val="Normal"/>
    <w:uiPriority w:val="99"/>
    <w:semiHidden/>
    <w:unhideWhenUsed/>
    <w:rsid w:val="00A73EC4"/>
    <w:pPr>
      <w:numPr>
        <w:numId w:val="8"/>
      </w:numPr>
      <w:contextualSpacing/>
    </w:pPr>
  </w:style>
  <w:style w:type="paragraph" w:styleId="ListNumber3">
    <w:name w:val="List Number 3"/>
    <w:basedOn w:val="Normal"/>
    <w:uiPriority w:val="99"/>
    <w:semiHidden/>
    <w:unhideWhenUsed/>
    <w:rsid w:val="00A73EC4"/>
    <w:pPr>
      <w:numPr>
        <w:numId w:val="9"/>
      </w:numPr>
      <w:contextualSpacing/>
    </w:pPr>
  </w:style>
  <w:style w:type="paragraph" w:styleId="ListNumber4">
    <w:name w:val="List Number 4"/>
    <w:basedOn w:val="Normal"/>
    <w:uiPriority w:val="99"/>
    <w:semiHidden/>
    <w:unhideWhenUsed/>
    <w:rsid w:val="00A73EC4"/>
    <w:pPr>
      <w:numPr>
        <w:numId w:val="10"/>
      </w:numPr>
      <w:contextualSpacing/>
    </w:pPr>
  </w:style>
  <w:style w:type="paragraph" w:styleId="ListNumber5">
    <w:name w:val="List Number 5"/>
    <w:basedOn w:val="Normal"/>
    <w:uiPriority w:val="99"/>
    <w:semiHidden/>
    <w:unhideWhenUsed/>
    <w:rsid w:val="00A73EC4"/>
    <w:pPr>
      <w:numPr>
        <w:numId w:val="11"/>
      </w:numPr>
      <w:contextualSpacing/>
    </w:pPr>
  </w:style>
  <w:style w:type="paragraph" w:styleId="MacroText">
    <w:name w:val="macro"/>
    <w:link w:val="MacroTextChar"/>
    <w:uiPriority w:val="99"/>
    <w:semiHidden/>
    <w:unhideWhenUsed/>
    <w:rsid w:val="00A73EC4"/>
    <w:pPr>
      <w:tabs>
        <w:tab w:val="left" w:pos="480"/>
        <w:tab w:val="left" w:pos="960"/>
        <w:tab w:val="left" w:pos="1440"/>
        <w:tab w:val="left" w:pos="1920"/>
        <w:tab w:val="left" w:pos="2400"/>
        <w:tab w:val="left" w:pos="2880"/>
        <w:tab w:val="left" w:pos="3360"/>
        <w:tab w:val="left" w:pos="3840"/>
        <w:tab w:val="left" w:pos="4320"/>
      </w:tabs>
    </w:pPr>
    <w:rPr>
      <w:rFonts w:ascii="Consolas" w:eastAsia="Roboto Slab" w:hAnsi="Consolas" w:cs="Roboto Slab"/>
      <w:sz w:val="20"/>
      <w:szCs w:val="20"/>
      <w:lang w:val="en-GB" w:eastAsia="en-GB" w:bidi="en-GB"/>
    </w:rPr>
  </w:style>
  <w:style w:type="character" w:customStyle="1" w:styleId="MacroTextChar">
    <w:name w:val="Macro Text Char"/>
    <w:basedOn w:val="DefaultParagraphFont"/>
    <w:link w:val="MacroText"/>
    <w:uiPriority w:val="99"/>
    <w:semiHidden/>
    <w:rsid w:val="00A73EC4"/>
    <w:rPr>
      <w:rFonts w:ascii="Consolas" w:eastAsia="Roboto Slab" w:hAnsi="Consolas" w:cs="Roboto Slab"/>
      <w:sz w:val="20"/>
      <w:szCs w:val="20"/>
      <w:lang w:val="en-GB" w:eastAsia="en-GB" w:bidi="en-GB"/>
    </w:rPr>
  </w:style>
  <w:style w:type="paragraph" w:styleId="MessageHeader">
    <w:name w:val="Message Header"/>
    <w:basedOn w:val="Normal"/>
    <w:link w:val="MessageHeaderChar"/>
    <w:uiPriority w:val="99"/>
    <w:semiHidden/>
    <w:unhideWhenUsed/>
    <w:rsid w:val="00A73EC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73EC4"/>
    <w:rPr>
      <w:rFonts w:asciiTheme="majorHAnsi" w:eastAsiaTheme="majorEastAsia" w:hAnsiTheme="majorHAnsi" w:cstheme="majorBidi"/>
      <w:sz w:val="24"/>
      <w:szCs w:val="24"/>
      <w:shd w:val="pct20" w:color="auto" w:fill="auto"/>
      <w:lang w:val="en-GB" w:eastAsia="en-GB" w:bidi="en-GB"/>
    </w:rPr>
  </w:style>
  <w:style w:type="paragraph" w:styleId="NormalWeb">
    <w:name w:val="Normal (Web)"/>
    <w:basedOn w:val="Normal"/>
    <w:uiPriority w:val="99"/>
    <w:semiHidden/>
    <w:unhideWhenUsed/>
    <w:rsid w:val="00A73EC4"/>
    <w:rPr>
      <w:rFonts w:ascii="Times New Roman" w:hAnsi="Times New Roman" w:cs="Times New Roman"/>
      <w:sz w:val="24"/>
      <w:szCs w:val="24"/>
    </w:rPr>
  </w:style>
  <w:style w:type="paragraph" w:styleId="NormalIndent">
    <w:name w:val="Normal Indent"/>
    <w:basedOn w:val="Normal"/>
    <w:uiPriority w:val="99"/>
    <w:semiHidden/>
    <w:unhideWhenUsed/>
    <w:rsid w:val="00A73EC4"/>
    <w:pPr>
      <w:ind w:left="720"/>
    </w:pPr>
  </w:style>
  <w:style w:type="paragraph" w:styleId="NoteHeading">
    <w:name w:val="Note Heading"/>
    <w:basedOn w:val="Normal"/>
    <w:next w:val="Normal"/>
    <w:link w:val="NoteHeadingChar"/>
    <w:uiPriority w:val="99"/>
    <w:semiHidden/>
    <w:unhideWhenUsed/>
    <w:rsid w:val="00A73EC4"/>
  </w:style>
  <w:style w:type="character" w:customStyle="1" w:styleId="NoteHeadingChar">
    <w:name w:val="Note Heading Char"/>
    <w:basedOn w:val="DefaultParagraphFont"/>
    <w:link w:val="NoteHeading"/>
    <w:uiPriority w:val="99"/>
    <w:semiHidden/>
    <w:rsid w:val="00A73EC4"/>
    <w:rPr>
      <w:rFonts w:ascii="Roboto Slab" w:eastAsia="Roboto Slab" w:hAnsi="Roboto Slab" w:cs="Roboto Slab"/>
      <w:lang w:val="en-GB" w:eastAsia="en-GB" w:bidi="en-GB"/>
    </w:rPr>
  </w:style>
  <w:style w:type="paragraph" w:styleId="PlainText">
    <w:name w:val="Plain Text"/>
    <w:basedOn w:val="Normal"/>
    <w:link w:val="PlainTextChar"/>
    <w:uiPriority w:val="99"/>
    <w:semiHidden/>
    <w:unhideWhenUsed/>
    <w:rsid w:val="00A73EC4"/>
    <w:rPr>
      <w:rFonts w:ascii="Consolas" w:hAnsi="Consolas"/>
      <w:sz w:val="21"/>
      <w:szCs w:val="21"/>
    </w:rPr>
  </w:style>
  <w:style w:type="character" w:customStyle="1" w:styleId="PlainTextChar">
    <w:name w:val="Plain Text Char"/>
    <w:basedOn w:val="DefaultParagraphFont"/>
    <w:link w:val="PlainText"/>
    <w:uiPriority w:val="99"/>
    <w:semiHidden/>
    <w:rsid w:val="00A73EC4"/>
    <w:rPr>
      <w:rFonts w:ascii="Consolas" w:eastAsia="Roboto Slab" w:hAnsi="Consolas" w:cs="Roboto Slab"/>
      <w:sz w:val="21"/>
      <w:szCs w:val="21"/>
      <w:lang w:val="en-GB" w:eastAsia="en-GB" w:bidi="en-GB"/>
    </w:rPr>
  </w:style>
  <w:style w:type="paragraph" w:styleId="Quote">
    <w:name w:val="Quote"/>
    <w:basedOn w:val="Normal"/>
    <w:next w:val="Normal"/>
    <w:link w:val="QuoteChar"/>
    <w:uiPriority w:val="29"/>
    <w:semiHidden/>
    <w:qFormat/>
    <w:rsid w:val="00A73EC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73EC4"/>
    <w:rPr>
      <w:rFonts w:ascii="Roboto Slab" w:eastAsia="Roboto Slab" w:hAnsi="Roboto Slab" w:cs="Roboto Slab"/>
      <w:i/>
      <w:iCs/>
      <w:color w:val="404040" w:themeColor="text1" w:themeTint="BF"/>
      <w:lang w:val="en-GB" w:eastAsia="en-GB" w:bidi="en-GB"/>
    </w:rPr>
  </w:style>
  <w:style w:type="paragraph" w:styleId="Salutation">
    <w:name w:val="Salutation"/>
    <w:basedOn w:val="Normal"/>
    <w:next w:val="Normal"/>
    <w:link w:val="SalutationChar"/>
    <w:uiPriority w:val="99"/>
    <w:semiHidden/>
    <w:unhideWhenUsed/>
    <w:rsid w:val="00A73EC4"/>
  </w:style>
  <w:style w:type="character" w:customStyle="1" w:styleId="SalutationChar">
    <w:name w:val="Salutation Char"/>
    <w:basedOn w:val="DefaultParagraphFont"/>
    <w:link w:val="Salutation"/>
    <w:uiPriority w:val="99"/>
    <w:semiHidden/>
    <w:rsid w:val="00A73EC4"/>
    <w:rPr>
      <w:rFonts w:ascii="Roboto Slab" w:eastAsia="Roboto Slab" w:hAnsi="Roboto Slab" w:cs="Roboto Slab"/>
      <w:lang w:val="en-GB" w:eastAsia="en-GB" w:bidi="en-GB"/>
    </w:rPr>
  </w:style>
  <w:style w:type="paragraph" w:styleId="Signature">
    <w:name w:val="Signature"/>
    <w:basedOn w:val="Normal"/>
    <w:link w:val="SignatureChar"/>
    <w:uiPriority w:val="99"/>
    <w:semiHidden/>
    <w:unhideWhenUsed/>
    <w:rsid w:val="00A73EC4"/>
    <w:pPr>
      <w:ind w:left="4252"/>
    </w:pPr>
  </w:style>
  <w:style w:type="character" w:customStyle="1" w:styleId="SignatureChar">
    <w:name w:val="Signature Char"/>
    <w:basedOn w:val="DefaultParagraphFont"/>
    <w:link w:val="Signature"/>
    <w:uiPriority w:val="99"/>
    <w:semiHidden/>
    <w:rsid w:val="00A73EC4"/>
    <w:rPr>
      <w:rFonts w:ascii="Roboto Slab" w:eastAsia="Roboto Slab" w:hAnsi="Roboto Slab" w:cs="Roboto Slab"/>
      <w:lang w:val="en-GB" w:eastAsia="en-GB" w:bidi="en-GB"/>
    </w:rPr>
  </w:style>
  <w:style w:type="paragraph" w:styleId="Subtitle">
    <w:name w:val="Subtitle"/>
    <w:basedOn w:val="Normal"/>
    <w:next w:val="Normal"/>
    <w:link w:val="SubtitleChar"/>
    <w:uiPriority w:val="11"/>
    <w:semiHidden/>
    <w:qFormat/>
    <w:rsid w:val="00A73EC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A73EC4"/>
    <w:rPr>
      <w:rFonts w:eastAsiaTheme="minorEastAsia"/>
      <w:color w:val="5A5A5A" w:themeColor="text1" w:themeTint="A5"/>
      <w:spacing w:val="15"/>
      <w:lang w:val="en-GB" w:eastAsia="en-GB" w:bidi="en-GB"/>
    </w:rPr>
  </w:style>
  <w:style w:type="paragraph" w:styleId="TableofAuthorities">
    <w:name w:val="table of authorities"/>
    <w:basedOn w:val="Normal"/>
    <w:next w:val="Normal"/>
    <w:uiPriority w:val="99"/>
    <w:semiHidden/>
    <w:unhideWhenUsed/>
    <w:rsid w:val="00A73EC4"/>
    <w:pPr>
      <w:ind w:left="220" w:hanging="220"/>
    </w:pPr>
  </w:style>
  <w:style w:type="paragraph" w:styleId="TableofFigures">
    <w:name w:val="table of figures"/>
    <w:basedOn w:val="Normal"/>
    <w:next w:val="Normal"/>
    <w:uiPriority w:val="99"/>
    <w:semiHidden/>
    <w:unhideWhenUsed/>
    <w:rsid w:val="00A73EC4"/>
  </w:style>
  <w:style w:type="paragraph" w:styleId="TOAHeading">
    <w:name w:val="toa heading"/>
    <w:basedOn w:val="Normal"/>
    <w:next w:val="Normal"/>
    <w:uiPriority w:val="99"/>
    <w:semiHidden/>
    <w:unhideWhenUsed/>
    <w:rsid w:val="00A73EC4"/>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A73EC4"/>
    <w:pPr>
      <w:keepLines/>
      <w:spacing w:before="240" w:line="240" w:lineRule="auto"/>
      <w:ind w:right="0"/>
      <w:outlineLvl w:val="9"/>
    </w:pPr>
    <w:rPr>
      <w:rFonts w:asciiTheme="majorHAnsi" w:eastAsiaTheme="majorEastAsia" w:hAnsiTheme="majorHAnsi" w:cstheme="majorBidi"/>
      <w:bCs w:val="0"/>
      <w:caps w:val="0"/>
      <w:color w:val="B35500" w:themeColor="accent1" w:themeShade="BF"/>
      <w:spacing w:val="0"/>
      <w:sz w:val="32"/>
      <w:szCs w:val="32"/>
    </w:rPr>
  </w:style>
  <w:style w:type="table" w:styleId="GridTable1Light-Accent1">
    <w:name w:val="Grid Table 1 Light Accent 1"/>
    <w:basedOn w:val="TableNormal"/>
    <w:uiPriority w:val="46"/>
    <w:rsid w:val="00AF0EDB"/>
    <w:tblPr>
      <w:tblStyleRowBandSize w:val="1"/>
      <w:tblStyleColBandSize w:val="1"/>
      <w:tblBorders>
        <w:top w:val="single" w:sz="4" w:space="0" w:color="FFC693" w:themeColor="accent1" w:themeTint="66"/>
        <w:left w:val="single" w:sz="4" w:space="0" w:color="FFC693" w:themeColor="accent1" w:themeTint="66"/>
        <w:bottom w:val="single" w:sz="4" w:space="0" w:color="FFC693" w:themeColor="accent1" w:themeTint="66"/>
        <w:right w:val="single" w:sz="4" w:space="0" w:color="FFC693" w:themeColor="accent1" w:themeTint="66"/>
        <w:insideH w:val="single" w:sz="4" w:space="0" w:color="FFC693" w:themeColor="accent1" w:themeTint="66"/>
        <w:insideV w:val="single" w:sz="4" w:space="0" w:color="FFC693" w:themeColor="accent1" w:themeTint="66"/>
      </w:tblBorders>
    </w:tblPr>
    <w:tblStylePr w:type="firstRow">
      <w:rPr>
        <w:b/>
        <w:bCs/>
      </w:rPr>
      <w:tblPr/>
      <w:tcPr>
        <w:tcBorders>
          <w:bottom w:val="single" w:sz="12" w:space="0" w:color="FFAA5D" w:themeColor="accent1" w:themeTint="99"/>
        </w:tcBorders>
      </w:tcPr>
    </w:tblStylePr>
    <w:tblStylePr w:type="lastRow">
      <w:rPr>
        <w:b/>
        <w:bCs/>
      </w:rPr>
      <w:tblPr/>
      <w:tcPr>
        <w:tcBorders>
          <w:top w:val="double" w:sz="2" w:space="0" w:color="FFAA5D"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AF0EDB"/>
    <w:rPr>
      <w:color w:val="B35500" w:themeColor="accent1" w:themeShade="BF"/>
    </w:rPr>
    <w:tblPr>
      <w:tblStyleRowBandSize w:val="1"/>
      <w:tblStyleColBandSize w:val="1"/>
      <w:tblBorders>
        <w:top w:val="single" w:sz="4" w:space="0" w:color="FFAA5D" w:themeColor="accent1" w:themeTint="99"/>
        <w:left w:val="single" w:sz="4" w:space="0" w:color="FFAA5D" w:themeColor="accent1" w:themeTint="99"/>
        <w:bottom w:val="single" w:sz="4" w:space="0" w:color="FFAA5D" w:themeColor="accent1" w:themeTint="99"/>
        <w:right w:val="single" w:sz="4" w:space="0" w:color="FFAA5D" w:themeColor="accent1" w:themeTint="99"/>
        <w:insideH w:val="single" w:sz="4" w:space="0" w:color="FFAA5D" w:themeColor="accent1" w:themeTint="99"/>
        <w:insideV w:val="single" w:sz="4" w:space="0" w:color="FFAA5D" w:themeColor="accent1" w:themeTint="99"/>
      </w:tblBorders>
    </w:tblPr>
    <w:tblStylePr w:type="firstRow">
      <w:rPr>
        <w:b/>
        <w:bCs/>
      </w:rPr>
      <w:tblPr/>
      <w:tcPr>
        <w:tcBorders>
          <w:bottom w:val="single" w:sz="12" w:space="0" w:color="FFAA5D" w:themeColor="accent1" w:themeTint="99"/>
        </w:tcBorders>
      </w:tcPr>
    </w:tblStylePr>
    <w:tblStylePr w:type="lastRow">
      <w:rPr>
        <w:b/>
        <w:bCs/>
      </w:rPr>
      <w:tblPr/>
      <w:tcPr>
        <w:tcBorders>
          <w:top w:val="double" w:sz="4" w:space="0" w:color="FFAA5D" w:themeColor="accent1" w:themeTint="99"/>
        </w:tcBorders>
      </w:tcPr>
    </w:tblStylePr>
    <w:tblStylePr w:type="firstCol">
      <w:rPr>
        <w:b/>
        <w:bCs/>
      </w:rPr>
    </w:tblStylePr>
    <w:tblStylePr w:type="lastCol">
      <w:rPr>
        <w:b/>
        <w:bCs/>
      </w:rPr>
    </w:tblStylePr>
    <w:tblStylePr w:type="band1Vert">
      <w:tblPr/>
      <w:tcPr>
        <w:shd w:val="clear" w:color="auto" w:fill="FFE2C9" w:themeFill="accent1" w:themeFillTint="33"/>
      </w:tcPr>
    </w:tblStylePr>
    <w:tblStylePr w:type="band1Horz">
      <w:tblPr/>
      <w:tcPr>
        <w:shd w:val="clear" w:color="auto" w:fill="FFE2C9" w:themeFill="accent1" w:themeFillTint="33"/>
      </w:tcPr>
    </w:tblStylePr>
  </w:style>
  <w:style w:type="character" w:styleId="CommentReference">
    <w:name w:val="annotation reference"/>
    <w:basedOn w:val="DefaultParagraphFont"/>
    <w:uiPriority w:val="99"/>
    <w:semiHidden/>
    <w:unhideWhenUsed/>
    <w:rsid w:val="008A7971"/>
    <w:rPr>
      <w:sz w:val="16"/>
      <w:szCs w:val="16"/>
    </w:rPr>
  </w:style>
  <w:style w:type="character" w:styleId="UnresolvedMention">
    <w:name w:val="Unresolved Mention"/>
    <w:basedOn w:val="DefaultParagraphFont"/>
    <w:uiPriority w:val="99"/>
    <w:semiHidden/>
    <w:unhideWhenUsed/>
    <w:rsid w:val="007F08B8"/>
    <w:rPr>
      <w:color w:val="605E5C"/>
      <w:shd w:val="clear" w:color="auto" w:fill="E1DFDD"/>
    </w:rPr>
  </w:style>
  <w:style w:type="character" w:customStyle="1" w:styleId="ListParagraphChar">
    <w:name w:val="List Paragraph Char"/>
    <w:aliases w:val="Equipment Char,Figure_name Char,Numbered Indented Text Char,List Paragraph Char Char Char Char,List Paragraph Char Char Char1,List Paragraph1 Char,b1 Char"/>
    <w:link w:val="ListParagraph"/>
    <w:uiPriority w:val="34"/>
    <w:locked/>
    <w:rsid w:val="00857256"/>
    <w:rPr>
      <w:rFonts w:ascii="Roboto Slab" w:eastAsia="Roboto Slab" w:hAnsi="Roboto Slab" w:cs="Roboto Slab"/>
      <w:lang w:val="en-GB" w:eastAsia="en-GB" w:bidi="en-GB"/>
    </w:rPr>
  </w:style>
  <w:style w:type="character" w:customStyle="1" w:styleId="Heading1Char">
    <w:name w:val="Heading 1 Char"/>
    <w:aliases w:val="H1_OR Char"/>
    <w:basedOn w:val="DefaultParagraphFont"/>
    <w:link w:val="Heading1"/>
    <w:uiPriority w:val="9"/>
    <w:rsid w:val="00027D71"/>
    <w:rPr>
      <w:rFonts w:ascii="Stainless Regular" w:eastAsia="Roboto Slab" w:hAnsi="Stainless Regular" w:cs="Roboto Slab"/>
      <w:bCs/>
      <w:caps/>
      <w:color w:val="F07300" w:themeColor="accent1"/>
      <w:spacing w:val="-3"/>
      <w:sz w:val="38"/>
      <w:szCs w:val="38"/>
      <w:lang w:val="en-GB" w:eastAsia="en-GB" w:bidi="en-GB"/>
    </w:rPr>
  </w:style>
  <w:style w:type="character" w:customStyle="1" w:styleId="Heading2Char">
    <w:name w:val="Heading 2 Char"/>
    <w:aliases w:val="H2_OR Char"/>
    <w:basedOn w:val="DefaultParagraphFont"/>
    <w:link w:val="Heading2"/>
    <w:rsid w:val="00027D71"/>
    <w:rPr>
      <w:rFonts w:ascii="Stainless Regular" w:eastAsia="Roboto Slab" w:hAnsi="Stainless Regular" w:cs="Roboto Slab"/>
      <w:b/>
      <w:caps/>
      <w:color w:val="F07300" w:themeColor="accent1"/>
      <w:spacing w:val="-3"/>
      <w:sz w:val="20"/>
      <w:szCs w:val="38"/>
      <w:lang w:val="en-GB" w:eastAsia="en-GB" w:bidi="en-GB"/>
    </w:rPr>
  </w:style>
  <w:style w:type="paragraph" w:customStyle="1" w:styleId="04BodycopySubhead">
    <w:name w:val="04_Body_copy_Subhead"/>
    <w:basedOn w:val="Normal"/>
    <w:rsid w:val="005562D0"/>
    <w:pPr>
      <w:widowControl/>
      <w:autoSpaceDE/>
      <w:autoSpaceDN/>
      <w:spacing w:before="120" w:after="120" w:line="260" w:lineRule="atLeast"/>
      <w:ind w:left="426"/>
    </w:pPr>
    <w:rPr>
      <w:rFonts w:ascii="Arial" w:eastAsia="Times New Roman" w:hAnsi="Arial" w:cs="Times New Roman"/>
      <w:b/>
      <w:color w:val="44697D"/>
      <w:sz w:val="20"/>
      <w:szCs w:val="20"/>
      <w:lang w:eastAsia="en-US" w:bidi="ar-SA"/>
    </w:rPr>
  </w:style>
  <w:style w:type="table" w:customStyle="1" w:styleId="Experior2">
    <w:name w:val="Experior 2"/>
    <w:basedOn w:val="TableNormal"/>
    <w:uiPriority w:val="99"/>
    <w:rsid w:val="00300C70"/>
    <w:pPr>
      <w:widowControl/>
      <w:autoSpaceDE/>
      <w:autoSpaceDN/>
    </w:pPr>
    <w:rPr>
      <w:sz w:val="20"/>
      <w:szCs w:val="20"/>
      <w:lang w:eastAsia="en-GB"/>
    </w:rPr>
    <w:tblPr>
      <w:tblStyleRowBandSize w:val="1"/>
      <w:tblStyleColBandSize w:val="1"/>
      <w:tblBorders>
        <w:top w:val="single" w:sz="4" w:space="0" w:color="FFC693" w:themeColor="accent1" w:themeTint="66"/>
        <w:left w:val="single" w:sz="4" w:space="0" w:color="FFC693" w:themeColor="accent1" w:themeTint="66"/>
        <w:bottom w:val="single" w:sz="4" w:space="0" w:color="FFC693" w:themeColor="accent1" w:themeTint="66"/>
        <w:right w:val="single" w:sz="4" w:space="0" w:color="FFC693" w:themeColor="accent1" w:themeTint="66"/>
        <w:insideH w:val="single" w:sz="4" w:space="0" w:color="FFC693" w:themeColor="accent1" w:themeTint="66"/>
        <w:insideV w:val="single" w:sz="4" w:space="0" w:color="FFC693" w:themeColor="accent1" w:themeTint="66"/>
      </w:tblBorders>
    </w:tblPr>
    <w:tblStylePr w:type="firstRow">
      <w:rPr>
        <w:b/>
        <w:bCs/>
        <w:color w:val="FFFFFF" w:themeColor="background1"/>
        <w:sz w:val="22"/>
      </w:rPr>
      <w:tblPr/>
      <w:tcPr>
        <w:tcBorders>
          <w:bottom w:val="single" w:sz="12" w:space="0" w:color="FFAA5D" w:themeColor="accent1" w:themeTint="99"/>
        </w:tcBorders>
        <w:shd w:val="clear" w:color="auto" w:fill="F07300" w:themeFill="accent1"/>
      </w:tcPr>
    </w:tblStylePr>
    <w:tblStylePr w:type="lastRow">
      <w:rPr>
        <w:b/>
        <w:bCs/>
      </w:rPr>
      <w:tblPr/>
      <w:tcPr>
        <w:tcBorders>
          <w:top w:val="double" w:sz="2" w:space="0" w:color="FFAA5D" w:themeColor="accent1" w:themeTint="99"/>
        </w:tcBorders>
      </w:tcPr>
    </w:tblStylePr>
    <w:tblStylePr w:type="firstCol">
      <w:rPr>
        <w:b w:val="0"/>
        <w:bCs/>
      </w:rPr>
    </w:tblStylePr>
    <w:tblStylePr w:type="lastCol">
      <w:rPr>
        <w:b w:val="0"/>
        <w:bCs/>
      </w:rPr>
    </w:tblStylePr>
    <w:tblStylePr w:type="band2Horz">
      <w:tblPr/>
      <w:tcPr>
        <w:shd w:val="clear" w:color="auto" w:fill="FFE2C9" w:themeFill="accent1" w:themeFillTint="33"/>
      </w:tcPr>
    </w:tblStylePr>
  </w:style>
  <w:style w:type="character" w:customStyle="1" w:styleId="Heading3Char">
    <w:name w:val="Heading 3 Char"/>
    <w:aliases w:val="H3_OR Char"/>
    <w:basedOn w:val="DefaultParagraphFont"/>
    <w:link w:val="Heading3"/>
    <w:rsid w:val="002F725A"/>
    <w:rPr>
      <w:rFonts w:eastAsia="Roboto Slab" w:cs="Roboto Slab"/>
      <w:b/>
      <w:color w:val="F07300" w:themeColor="accent1"/>
      <w:spacing w:val="-3"/>
      <w:sz w:val="19"/>
      <w:szCs w:val="19"/>
      <w:lang w:val="en-GB" w:eastAsia="en-GB" w:bidi="en-GB"/>
    </w:rPr>
  </w:style>
  <w:style w:type="paragraph" w:customStyle="1" w:styleId="Default">
    <w:name w:val="Default"/>
    <w:rsid w:val="002F725A"/>
    <w:pPr>
      <w:widowControl/>
      <w:adjustRightInd w:val="0"/>
    </w:pPr>
    <w:rPr>
      <w:rFonts w:ascii="Arial" w:eastAsia="Times New Roman" w:hAnsi="Arial" w:cs="Arial"/>
      <w:color w:val="000000"/>
      <w:sz w:val="24"/>
      <w:szCs w:val="24"/>
      <w:lang w:val="en-GB"/>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D01F78"/>
    <w:pPr>
      <w:widowControl/>
      <w:autoSpaceDE/>
      <w:autoSpaceDN/>
    </w:pPr>
    <w:rPr>
      <w:rFonts w:ascii="Roboto Slab" w:eastAsia="Roboto Slab" w:hAnsi="Roboto Slab" w:cs="Roboto Slab"/>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5341">
      <w:bodyDiv w:val="1"/>
      <w:marLeft w:val="0"/>
      <w:marRight w:val="0"/>
      <w:marTop w:val="0"/>
      <w:marBottom w:val="0"/>
      <w:divBdr>
        <w:top w:val="none" w:sz="0" w:space="0" w:color="auto"/>
        <w:left w:val="none" w:sz="0" w:space="0" w:color="auto"/>
        <w:bottom w:val="none" w:sz="0" w:space="0" w:color="auto"/>
        <w:right w:val="none" w:sz="0" w:space="0" w:color="auto"/>
      </w:divBdr>
    </w:div>
    <w:div w:id="16028799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3.xml"/><Relationship Id="rId42" Type="http://schemas.openxmlformats.org/officeDocument/2006/relationships/oleObject" Target="embeddings/oleObject1.bin"/><Relationship Id="rId47" Type="http://schemas.openxmlformats.org/officeDocument/2006/relationships/header" Target="header23.xml"/><Relationship Id="rId63" Type="http://schemas.openxmlformats.org/officeDocument/2006/relationships/header" Target="header37.xml"/><Relationship Id="rId68" Type="http://schemas.openxmlformats.org/officeDocument/2006/relationships/header" Target="header41.xml"/><Relationship Id="rId84" Type="http://schemas.openxmlformats.org/officeDocument/2006/relationships/header" Target="header57.xml"/><Relationship Id="rId89" Type="http://schemas.openxmlformats.org/officeDocument/2006/relationships/header" Target="header62.xm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eader" Target="header11.xml"/><Relationship Id="rId37" Type="http://schemas.openxmlformats.org/officeDocument/2006/relationships/header" Target="header15.xml"/><Relationship Id="rId53" Type="http://schemas.openxmlformats.org/officeDocument/2006/relationships/header" Target="header28.xml"/><Relationship Id="rId58" Type="http://schemas.openxmlformats.org/officeDocument/2006/relationships/header" Target="header33.xml"/><Relationship Id="rId74" Type="http://schemas.openxmlformats.org/officeDocument/2006/relationships/header" Target="header47.xml"/><Relationship Id="rId79" Type="http://schemas.openxmlformats.org/officeDocument/2006/relationships/header" Target="header52.xml"/><Relationship Id="rId5" Type="http://schemas.openxmlformats.org/officeDocument/2006/relationships/numbering" Target="numbering.xml"/><Relationship Id="rId90" Type="http://schemas.openxmlformats.org/officeDocument/2006/relationships/header" Target="header63.xml"/><Relationship Id="rId95" Type="http://schemas.microsoft.com/office/2019/05/relationships/documenttasks" Target="documenttasks/documenttasks1.xml"/><Relationship Id="rId22" Type="http://schemas.openxmlformats.org/officeDocument/2006/relationships/header" Target="header4.xml"/><Relationship Id="rId27" Type="http://schemas.openxmlformats.org/officeDocument/2006/relationships/header" Target="header7.xml"/><Relationship Id="rId43" Type="http://schemas.openxmlformats.org/officeDocument/2006/relationships/header" Target="header19.xml"/><Relationship Id="rId48" Type="http://schemas.openxmlformats.org/officeDocument/2006/relationships/header" Target="header24.xml"/><Relationship Id="rId64" Type="http://schemas.openxmlformats.org/officeDocument/2006/relationships/header" Target="header38.xml"/><Relationship Id="rId69" Type="http://schemas.openxmlformats.org/officeDocument/2006/relationships/header" Target="header42.xml"/><Relationship Id="rId8" Type="http://schemas.openxmlformats.org/officeDocument/2006/relationships/webSettings" Target="webSettings.xml"/><Relationship Id="rId51" Type="http://schemas.openxmlformats.org/officeDocument/2006/relationships/header" Target="header26.xml"/><Relationship Id="rId72" Type="http://schemas.openxmlformats.org/officeDocument/2006/relationships/header" Target="header45.xml"/><Relationship Id="rId80" Type="http://schemas.openxmlformats.org/officeDocument/2006/relationships/header" Target="header53.xml"/><Relationship Id="rId85" Type="http://schemas.openxmlformats.org/officeDocument/2006/relationships/header" Target="header58.xml"/><Relationship Id="rId93"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2.xml"/><Relationship Id="rId38" Type="http://schemas.openxmlformats.org/officeDocument/2006/relationships/header" Target="header16.xml"/><Relationship Id="rId46" Type="http://schemas.openxmlformats.org/officeDocument/2006/relationships/header" Target="header22.xml"/><Relationship Id="rId59" Type="http://schemas.openxmlformats.org/officeDocument/2006/relationships/header" Target="header34.xml"/><Relationship Id="rId67" Type="http://schemas.openxmlformats.org/officeDocument/2006/relationships/header" Target="header40.xml"/><Relationship Id="rId20" Type="http://schemas.openxmlformats.org/officeDocument/2006/relationships/header" Target="header3.xml"/><Relationship Id="rId41" Type="http://schemas.openxmlformats.org/officeDocument/2006/relationships/image" Target="media/image10.emf"/><Relationship Id="rId54" Type="http://schemas.openxmlformats.org/officeDocument/2006/relationships/header" Target="header29.xml"/><Relationship Id="rId62" Type="http://schemas.openxmlformats.org/officeDocument/2006/relationships/image" Target="media/image18.png"/><Relationship Id="rId70" Type="http://schemas.openxmlformats.org/officeDocument/2006/relationships/header" Target="header43.xml"/><Relationship Id="rId75" Type="http://schemas.openxmlformats.org/officeDocument/2006/relationships/header" Target="header48.xml"/><Relationship Id="rId83" Type="http://schemas.openxmlformats.org/officeDocument/2006/relationships/header" Target="header56.xml"/><Relationship Id="rId88" Type="http://schemas.openxmlformats.org/officeDocument/2006/relationships/header" Target="header61.xml"/><Relationship Id="rId91" Type="http://schemas.openxmlformats.org/officeDocument/2006/relationships/fontTable" Target="fontTable.xml"/><Relationship Id="rId9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eader" Target="header5.xml"/><Relationship Id="rId28" Type="http://schemas.openxmlformats.org/officeDocument/2006/relationships/header" Target="header8.xml"/><Relationship Id="rId36" Type="http://schemas.openxmlformats.org/officeDocument/2006/relationships/header" Target="header14.xml"/><Relationship Id="rId49" Type="http://schemas.openxmlformats.org/officeDocument/2006/relationships/image" Target="media/image13.png"/><Relationship Id="rId57" Type="http://schemas.openxmlformats.org/officeDocument/2006/relationships/header" Target="header32.xml"/><Relationship Id="rId10" Type="http://schemas.openxmlformats.org/officeDocument/2006/relationships/endnotes" Target="endnotes.xml"/><Relationship Id="rId31" Type="http://schemas.openxmlformats.org/officeDocument/2006/relationships/header" Target="header10.xml"/><Relationship Id="rId44" Type="http://schemas.openxmlformats.org/officeDocument/2006/relationships/header" Target="header20.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header" Target="header39.xml"/><Relationship Id="rId73" Type="http://schemas.openxmlformats.org/officeDocument/2006/relationships/header" Target="header46.xml"/><Relationship Id="rId78" Type="http://schemas.openxmlformats.org/officeDocument/2006/relationships/header" Target="header51.xml"/><Relationship Id="rId81" Type="http://schemas.openxmlformats.org/officeDocument/2006/relationships/header" Target="header54.xml"/><Relationship Id="rId86" Type="http://schemas.openxmlformats.org/officeDocument/2006/relationships/header" Target="header59.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1.xml"/><Relationship Id="rId39" Type="http://schemas.openxmlformats.org/officeDocument/2006/relationships/header" Target="header17.xml"/><Relationship Id="rId34" Type="http://schemas.openxmlformats.org/officeDocument/2006/relationships/footer" Target="footer7.xml"/><Relationship Id="rId50" Type="http://schemas.openxmlformats.org/officeDocument/2006/relationships/header" Target="header25.xml"/><Relationship Id="rId55" Type="http://schemas.openxmlformats.org/officeDocument/2006/relationships/header" Target="header30.xml"/><Relationship Id="rId76" Type="http://schemas.openxmlformats.org/officeDocument/2006/relationships/header" Target="header49.xml"/><Relationship Id="rId7" Type="http://schemas.openxmlformats.org/officeDocument/2006/relationships/settings" Target="settings.xml"/><Relationship Id="rId71" Type="http://schemas.openxmlformats.org/officeDocument/2006/relationships/header" Target="header44.xml"/><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footer" Target="footer4.xml"/><Relationship Id="rId40" Type="http://schemas.openxmlformats.org/officeDocument/2006/relationships/header" Target="header18.xml"/><Relationship Id="rId45" Type="http://schemas.openxmlformats.org/officeDocument/2006/relationships/header" Target="header21.xml"/><Relationship Id="rId66" Type="http://schemas.openxmlformats.org/officeDocument/2006/relationships/image" Target="media/image19.png"/><Relationship Id="rId87" Type="http://schemas.openxmlformats.org/officeDocument/2006/relationships/header" Target="header60.xml"/><Relationship Id="rId61" Type="http://schemas.openxmlformats.org/officeDocument/2006/relationships/header" Target="header36.xml"/><Relationship Id="rId82" Type="http://schemas.openxmlformats.org/officeDocument/2006/relationships/header" Target="header55.xml"/><Relationship Id="rId19" Type="http://schemas.openxmlformats.org/officeDocument/2006/relationships/footer" Target="footer2.xml"/><Relationship Id="rId14" Type="http://schemas.microsoft.com/office/2016/09/relationships/commentsIds" Target="commentsIds.xml"/><Relationship Id="rId30" Type="http://schemas.openxmlformats.org/officeDocument/2006/relationships/footer" Target="footer6.xml"/><Relationship Id="rId35" Type="http://schemas.openxmlformats.org/officeDocument/2006/relationships/header" Target="header13.xml"/><Relationship Id="rId56" Type="http://schemas.openxmlformats.org/officeDocument/2006/relationships/header" Target="header31.xml"/><Relationship Id="rId77" Type="http://schemas.openxmlformats.org/officeDocument/2006/relationships/header" Target="header50.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6.png"/></Relationships>
</file>

<file path=word/_rels/header15.xml.rels><?xml version="1.0" encoding="UTF-8" standalone="yes"?>
<Relationships xmlns="http://schemas.openxmlformats.org/package/2006/relationships"><Relationship Id="rId1" Type="http://schemas.openxmlformats.org/officeDocument/2006/relationships/image" Target="media/image7.png"/></Relationships>
</file>

<file path=word/_rels/header17.xml.rels><?xml version="1.0" encoding="UTF-8" standalone="yes"?>
<Relationships xmlns="http://schemas.openxmlformats.org/package/2006/relationships"><Relationship Id="rId1" Type="http://schemas.openxmlformats.org/officeDocument/2006/relationships/image" Target="media/image8.png"/></Relationships>
</file>

<file path=word/_rels/header20.xml.rels><?xml version="1.0" encoding="UTF-8" standalone="yes"?>
<Relationships xmlns="http://schemas.openxmlformats.org/package/2006/relationships"><Relationship Id="rId1" Type="http://schemas.openxmlformats.org/officeDocument/2006/relationships/image" Target="media/image11.png"/></Relationships>
</file>

<file path=word/_rels/header23.xml.rels><?xml version="1.0" encoding="UTF-8" standalone="yes"?>
<Relationships xmlns="http://schemas.openxmlformats.org/package/2006/relationships"><Relationship Id="rId1" Type="http://schemas.openxmlformats.org/officeDocument/2006/relationships/image" Target="media/image12.png"/></Relationships>
</file>

<file path=word/_rels/header26.xml.rels><?xml version="1.0" encoding="UTF-8" standalone="yes"?>
<Relationships xmlns="http://schemas.openxmlformats.org/package/2006/relationships"><Relationship Id="rId1" Type="http://schemas.openxmlformats.org/officeDocument/2006/relationships/image" Target="media/image14.png"/></Relationships>
</file>

<file path=word/_rels/header29.xml.rels><?xml version="1.0" encoding="UTF-8" standalone="yes"?>
<Relationships xmlns="http://schemas.openxmlformats.org/package/2006/relationships"><Relationship Id="rId1" Type="http://schemas.openxmlformats.org/officeDocument/2006/relationships/image" Target="media/image15.png"/></Relationships>
</file>

<file path=word/_rels/header30.xml.rels><?xml version="1.0" encoding="UTF-8" standalone="yes"?>
<Relationships xmlns="http://schemas.openxmlformats.org/package/2006/relationships"><Relationship Id="rId1" Type="http://schemas.openxmlformats.org/officeDocument/2006/relationships/image" Target="media/image16.png"/></Relationships>
</file>

<file path=word/_rels/header32.xml.rels><?xml version="1.0" encoding="UTF-8" standalone="yes"?>
<Relationships xmlns="http://schemas.openxmlformats.org/package/2006/relationships"><Relationship Id="rId1" Type="http://schemas.openxmlformats.org/officeDocument/2006/relationships/image" Target="media/image17.png"/></Relationships>
</file>

<file path=word/_rels/header33.xml.rels><?xml version="1.0" encoding="UTF-8" standalone="yes"?>
<Relationships xmlns="http://schemas.openxmlformats.org/package/2006/relationships"><Relationship Id="rId1" Type="http://schemas.openxmlformats.org/officeDocument/2006/relationships/image" Target="media/image16.png"/></Relationships>
</file>

<file path=word/_rels/header36.xml.rels><?xml version="1.0" encoding="UTF-8" standalone="yes"?>
<Relationships xmlns="http://schemas.openxmlformats.org/package/2006/relationships"><Relationship Id="rId1" Type="http://schemas.openxmlformats.org/officeDocument/2006/relationships/image" Target="media/image17.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2.xml.rels><?xml version="1.0" encoding="UTF-8" standalone="yes"?>
<Relationships xmlns="http://schemas.openxmlformats.org/package/2006/relationships"><Relationship Id="rId1" Type="http://schemas.openxmlformats.org/officeDocument/2006/relationships/image" Target="media/image6.png"/></Relationships>
</file>

<file path=word/_rels/header45.xml.rels><?xml version="1.0" encoding="UTF-8" standalone="yes"?>
<Relationships xmlns="http://schemas.openxmlformats.org/package/2006/relationships"><Relationship Id="rId1" Type="http://schemas.openxmlformats.org/officeDocument/2006/relationships/image" Target="media/image7.png"/></Relationships>
</file>

<file path=word/_rels/header48.xml.rels><?xml version="1.0" encoding="UTF-8" standalone="yes"?>
<Relationships xmlns="http://schemas.openxmlformats.org/package/2006/relationships"><Relationship Id="rId1" Type="http://schemas.openxmlformats.org/officeDocument/2006/relationships/image" Target="media/image8.png"/></Relationships>
</file>

<file path=word/_rels/header50.xml.rels><?xml version="1.0" encoding="UTF-8" standalone="yes"?>
<Relationships xmlns="http://schemas.openxmlformats.org/package/2006/relationships"><Relationship Id="rId1" Type="http://schemas.openxmlformats.org/officeDocument/2006/relationships/image" Target="media/image8.png"/></Relationships>
</file>

<file path=word/_rels/header54.xml.rels><?xml version="1.0" encoding="UTF-8" standalone="yes"?>
<Relationships xmlns="http://schemas.openxmlformats.org/package/2006/relationships"><Relationship Id="rId1" Type="http://schemas.openxmlformats.org/officeDocument/2006/relationships/image" Target="media/image11.png"/></Relationships>
</file>

<file path=word/_rels/header57.xml.rels><?xml version="1.0" encoding="UTF-8" standalone="yes"?>
<Relationships xmlns="http://schemas.openxmlformats.org/package/2006/relationships"><Relationship Id="rId1" Type="http://schemas.openxmlformats.org/officeDocument/2006/relationships/image" Target="media/image12.png"/></Relationships>
</file>

<file path=word/_rels/header60.xml.rels><?xml version="1.0" encoding="UTF-8" standalone="yes"?>
<Relationships xmlns="http://schemas.openxmlformats.org/package/2006/relationships"><Relationship Id="rId1" Type="http://schemas.openxmlformats.org/officeDocument/2006/relationships/image" Target="media/image14.png"/></Relationships>
</file>

<file path=word/_rels/header63.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P\OneDrive%20-%20russell@theprezenter.com\Desktop\Centralised%20Test%20-%20DP%20TEMPLATE.dotx" TargetMode="External"/></Relationships>
</file>

<file path=word/documenttasks/documenttasks1.xml><?xml version="1.0" encoding="utf-8"?>
<t:Tasks xmlns:t="http://schemas.microsoft.com/office/tasks/2019/documenttasks" xmlns:oel="http://schemas.microsoft.com/office/2019/extlst">
  <t:Task id="{A7BA70B4-381E-44E4-BD42-7650138B9AFA}">
    <t:Anchor>
      <t:Comment id="649306093"/>
    </t:Anchor>
    <t:History>
      <t:Event id="{30CF525C-32CD-4C6F-9ABA-B4CF94311B55}" time="2022-09-14T10:18:34.101Z">
        <t:Attribution userId="S::5005078@imptobnet.com::1117b541-cf2f-419d-8801-fcd64eac519c" userProvider="AD" userName="Kapur, Lalit"/>
        <t:Anchor>
          <t:Comment id="154660425"/>
        </t:Anchor>
        <t:Create/>
      </t:Event>
      <t:Event id="{F0AD3250-2260-48A6-9A31-E60C057CFD25}" time="2022-09-14T10:18:34.101Z">
        <t:Attribution userId="S::5005078@imptobnet.com::1117b541-cf2f-419d-8801-fcd64eac519c" userProvider="AD" userName="Kapur, Lalit"/>
        <t:Anchor>
          <t:Comment id="154660425"/>
        </t:Anchor>
        <t:Assign userId="S::PCAPRAR@imptobnet.com::8e3a3573-f875-4ddc-85fe-659bca555e8b" userProvider="AD" userName="Ravindran, Rohit"/>
      </t:Event>
      <t:Event id="{A23A29A1-2ABF-406D-B7D2-7ABCA9AA5DAA}" time="2022-09-14T10:18:34.101Z">
        <t:Attribution userId="S::5005078@imptobnet.com::1117b541-cf2f-419d-8801-fcd64eac519c" userProvider="AD" userName="Kapur, Lalit"/>
        <t:Anchor>
          <t:Comment id="154660425"/>
        </t:Anchor>
        <t:SetTitle title="@Ravindran, Rohit Need to discuss on this scop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7871C17060644EDB8CC9F8A1863F0A7"/>
        <w:category>
          <w:name w:val="General"/>
          <w:gallery w:val="placeholder"/>
        </w:category>
        <w:types>
          <w:type w:val="bbPlcHdr"/>
        </w:types>
        <w:behaviors>
          <w:behavior w:val="content"/>
        </w:behaviors>
        <w:guid w:val="{FB44301E-04C7-49D8-8457-B781F54C6DA3}"/>
      </w:docPartPr>
      <w:docPartBody>
        <w:p w:rsidR="007011A2" w:rsidRDefault="0001374F">
          <w:pPr>
            <w:pStyle w:val="37871C17060644EDB8CC9F8A1863F0A7"/>
          </w:pPr>
          <w:r w:rsidRPr="006603B3">
            <w:rPr>
              <w:rStyle w:val="PlaceholderText"/>
            </w:rPr>
            <w:t>[Title]</w:t>
          </w:r>
        </w:p>
      </w:docPartBody>
    </w:docPart>
    <w:docPart>
      <w:docPartPr>
        <w:name w:val="AB92DEC084DF42AA897817FF2E4D4AA5"/>
        <w:category>
          <w:name w:val="General"/>
          <w:gallery w:val="placeholder"/>
        </w:category>
        <w:types>
          <w:type w:val="bbPlcHdr"/>
        </w:types>
        <w:behaviors>
          <w:behavior w:val="content"/>
        </w:behaviors>
        <w:guid w:val="{24EB7F70-1319-4ED4-8E9C-6E92A1F15B90}"/>
      </w:docPartPr>
      <w:docPartBody>
        <w:p w:rsidR="007011A2" w:rsidRDefault="0001374F">
          <w:pPr>
            <w:pStyle w:val="AB92DEC084DF42AA897817FF2E4D4AA5"/>
          </w:pPr>
          <w:r w:rsidRPr="006603B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Slab">
    <w:altName w:val="Arial"/>
    <w:charset w:val="EE"/>
    <w:family w:val="auto"/>
    <w:pitch w:val="variable"/>
    <w:sig w:usb0="200002FF" w:usb1="0000005B" w:usb2="00000020" w:usb3="00000000" w:csb0="0000019F" w:csb1="00000000"/>
  </w:font>
  <w:font w:name="Roboto Slab Light">
    <w:altName w:val="Aria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inless Regular">
    <w:altName w:val="Cambria"/>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Stainless Light">
    <w:altName w:val="Calibri"/>
    <w:charset w:val="00"/>
    <w:family w:val="modern"/>
    <w:notTrueType/>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4F"/>
    <w:rsid w:val="0001170E"/>
    <w:rsid w:val="0001374F"/>
    <w:rsid w:val="0008057A"/>
    <w:rsid w:val="001A54D0"/>
    <w:rsid w:val="001A5DA7"/>
    <w:rsid w:val="003C0DCD"/>
    <w:rsid w:val="003D3316"/>
    <w:rsid w:val="00462C50"/>
    <w:rsid w:val="00600BB1"/>
    <w:rsid w:val="00620D19"/>
    <w:rsid w:val="006940EE"/>
    <w:rsid w:val="007011A2"/>
    <w:rsid w:val="00736249"/>
    <w:rsid w:val="00761B0B"/>
    <w:rsid w:val="008362B6"/>
    <w:rsid w:val="0088605A"/>
    <w:rsid w:val="00886D3C"/>
    <w:rsid w:val="00AE2ABA"/>
    <w:rsid w:val="00BF6076"/>
    <w:rsid w:val="00C65800"/>
    <w:rsid w:val="00C86BDF"/>
    <w:rsid w:val="00D50FA5"/>
    <w:rsid w:val="00D6059E"/>
    <w:rsid w:val="00DC2F92"/>
    <w:rsid w:val="00DC751C"/>
    <w:rsid w:val="00DD7973"/>
    <w:rsid w:val="00EA437B"/>
    <w:rsid w:val="00EA7570"/>
    <w:rsid w:val="00F220B0"/>
    <w:rsid w:val="00F31680"/>
    <w:rsid w:val="00F87E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7871C17060644EDB8CC9F8A1863F0A7">
    <w:name w:val="37871C17060644EDB8CC9F8A1863F0A7"/>
  </w:style>
  <w:style w:type="paragraph" w:customStyle="1" w:styleId="AB92DEC084DF42AA897817FF2E4D4AA5">
    <w:name w:val="AB92DEC084DF42AA897817FF2E4D4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0"/>
  <w:optimizeForBrowser/>
  <w:allowPNG/>
</w:webSettings>
</file>

<file path=word/theme/theme1.xml><?xml version="1.0" encoding="utf-8"?>
<a:theme xmlns:a="http://schemas.openxmlformats.org/drawingml/2006/main" name="Office Theme">
  <a:themeElements>
    <a:clrScheme name="IB__Global IT">
      <a:dk1>
        <a:sysClr val="windowText" lastClr="000000"/>
      </a:dk1>
      <a:lt1>
        <a:sysClr val="window" lastClr="FFFFFF"/>
      </a:lt1>
      <a:dk2>
        <a:srgbClr val="55A0CF"/>
      </a:dk2>
      <a:lt2>
        <a:srgbClr val="999999"/>
      </a:lt2>
      <a:accent1>
        <a:srgbClr val="F07300"/>
      </a:accent1>
      <a:accent2>
        <a:srgbClr val="4B3C32"/>
      </a:accent2>
      <a:accent3>
        <a:srgbClr val="E61E48"/>
      </a:accent3>
      <a:accent4>
        <a:srgbClr val="5A0F52"/>
      </a:accent4>
      <a:accent5>
        <a:srgbClr val="B7BE2D"/>
      </a:accent5>
      <a:accent6>
        <a:srgbClr val="00668C"/>
      </a:accent6>
      <a:hlink>
        <a:srgbClr val="000000"/>
      </a:hlink>
      <a:folHlink>
        <a:srgbClr val="000000"/>
      </a:folHlink>
    </a:clrScheme>
    <a:fontScheme name="IB_conference">
      <a:majorFont>
        <a:latin typeface="Stainless Regular"/>
        <a:ea typeface=""/>
        <a:cs typeface=""/>
      </a:majorFont>
      <a:minorFont>
        <a:latin typeface="Roboto Slab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d168e4b1416c6637c37c851842d3d7fe">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a66fe16caa8b5b0193884191668b478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3d248ef-06e3-4789-b016-d26617756b43" xsi:nil="true"/>
    <lcf76f155ced4ddcb4097134ff3c332f xmlns="f6753bf3-9c5e-48d7-9c26-aec40496d20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8E777-E20C-4E2D-A7BE-791193668E75}"/>
</file>

<file path=customXml/itemProps2.xml><?xml version="1.0" encoding="utf-8"?>
<ds:datastoreItem xmlns:ds="http://schemas.openxmlformats.org/officeDocument/2006/customXml" ds:itemID="{2C120B06-C585-49D5-A295-9AACCDA545EA}">
  <ds:schemaRefs>
    <ds:schemaRef ds:uri="http://schemas.openxmlformats.org/officeDocument/2006/bibliography"/>
  </ds:schemaRefs>
</ds:datastoreItem>
</file>

<file path=customXml/itemProps3.xml><?xml version="1.0" encoding="utf-8"?>
<ds:datastoreItem xmlns:ds="http://schemas.openxmlformats.org/officeDocument/2006/customXml" ds:itemID="{68775E5E-09CF-4C0D-9AF3-80503EB4144E}">
  <ds:schemaRefs>
    <ds:schemaRef ds:uri="http://schemas.microsoft.com/office/2006/metadata/properties"/>
    <ds:schemaRef ds:uri="http://schemas.microsoft.com/office/infopath/2007/PartnerControls"/>
    <ds:schemaRef ds:uri="83d248ef-06e3-4789-b016-d26617756b43"/>
    <ds:schemaRef ds:uri="f6753bf3-9c5e-48d7-9c26-aec40496d20f"/>
  </ds:schemaRefs>
</ds:datastoreItem>
</file>

<file path=customXml/itemProps4.xml><?xml version="1.0" encoding="utf-8"?>
<ds:datastoreItem xmlns:ds="http://schemas.openxmlformats.org/officeDocument/2006/customXml" ds:itemID="{2250ECE8-C7A9-4235-8E2B-654C96263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Centralised Test - DP TEMPLATE.dotx</Template>
  <TotalTime>3922</TotalTime>
  <Pages>1</Pages>
  <Words>5283</Words>
  <Characters>30119</Characters>
  <Application>Microsoft Office Word</Application>
  <DocSecurity>4</DocSecurity>
  <Lines>250</Lines>
  <Paragraphs>70</Paragraphs>
  <ScaleCrop>false</ScaleCrop>
  <Company/>
  <LinksUpToDate>false</LinksUpToDate>
  <CharactersWithSpaces>35332</CharactersWithSpaces>
  <SharedDoc>false</SharedDoc>
  <HLinks>
    <vt:vector size="276" baseType="variant">
      <vt:variant>
        <vt:i4>1048626</vt:i4>
      </vt:variant>
      <vt:variant>
        <vt:i4>243</vt:i4>
      </vt:variant>
      <vt:variant>
        <vt:i4>0</vt:i4>
      </vt:variant>
      <vt:variant>
        <vt:i4>5</vt:i4>
      </vt:variant>
      <vt:variant>
        <vt:lpwstr/>
      </vt:variant>
      <vt:variant>
        <vt:lpwstr>_Toc54786863</vt:lpwstr>
      </vt:variant>
      <vt:variant>
        <vt:i4>1114162</vt:i4>
      </vt:variant>
      <vt:variant>
        <vt:i4>240</vt:i4>
      </vt:variant>
      <vt:variant>
        <vt:i4>0</vt:i4>
      </vt:variant>
      <vt:variant>
        <vt:i4>5</vt:i4>
      </vt:variant>
      <vt:variant>
        <vt:lpwstr/>
      </vt:variant>
      <vt:variant>
        <vt:lpwstr>_Toc54786862</vt:lpwstr>
      </vt:variant>
      <vt:variant>
        <vt:i4>1179698</vt:i4>
      </vt:variant>
      <vt:variant>
        <vt:i4>234</vt:i4>
      </vt:variant>
      <vt:variant>
        <vt:i4>0</vt:i4>
      </vt:variant>
      <vt:variant>
        <vt:i4>5</vt:i4>
      </vt:variant>
      <vt:variant>
        <vt:lpwstr/>
      </vt:variant>
      <vt:variant>
        <vt:lpwstr>_Toc54786861</vt:lpwstr>
      </vt:variant>
      <vt:variant>
        <vt:i4>1245234</vt:i4>
      </vt:variant>
      <vt:variant>
        <vt:i4>228</vt:i4>
      </vt:variant>
      <vt:variant>
        <vt:i4>0</vt:i4>
      </vt:variant>
      <vt:variant>
        <vt:i4>5</vt:i4>
      </vt:variant>
      <vt:variant>
        <vt:lpwstr/>
      </vt:variant>
      <vt:variant>
        <vt:lpwstr>_Toc54786860</vt:lpwstr>
      </vt:variant>
      <vt:variant>
        <vt:i4>1703985</vt:i4>
      </vt:variant>
      <vt:variant>
        <vt:i4>222</vt:i4>
      </vt:variant>
      <vt:variant>
        <vt:i4>0</vt:i4>
      </vt:variant>
      <vt:variant>
        <vt:i4>5</vt:i4>
      </vt:variant>
      <vt:variant>
        <vt:lpwstr/>
      </vt:variant>
      <vt:variant>
        <vt:lpwstr>_Toc54786859</vt:lpwstr>
      </vt:variant>
      <vt:variant>
        <vt:i4>1769521</vt:i4>
      </vt:variant>
      <vt:variant>
        <vt:i4>216</vt:i4>
      </vt:variant>
      <vt:variant>
        <vt:i4>0</vt:i4>
      </vt:variant>
      <vt:variant>
        <vt:i4>5</vt:i4>
      </vt:variant>
      <vt:variant>
        <vt:lpwstr/>
      </vt:variant>
      <vt:variant>
        <vt:lpwstr>_Toc54786858</vt:lpwstr>
      </vt:variant>
      <vt:variant>
        <vt:i4>1310769</vt:i4>
      </vt:variant>
      <vt:variant>
        <vt:i4>210</vt:i4>
      </vt:variant>
      <vt:variant>
        <vt:i4>0</vt:i4>
      </vt:variant>
      <vt:variant>
        <vt:i4>5</vt:i4>
      </vt:variant>
      <vt:variant>
        <vt:lpwstr/>
      </vt:variant>
      <vt:variant>
        <vt:lpwstr>_Toc54786857</vt:lpwstr>
      </vt:variant>
      <vt:variant>
        <vt:i4>1376305</vt:i4>
      </vt:variant>
      <vt:variant>
        <vt:i4>204</vt:i4>
      </vt:variant>
      <vt:variant>
        <vt:i4>0</vt:i4>
      </vt:variant>
      <vt:variant>
        <vt:i4>5</vt:i4>
      </vt:variant>
      <vt:variant>
        <vt:lpwstr/>
      </vt:variant>
      <vt:variant>
        <vt:lpwstr>_Toc54786856</vt:lpwstr>
      </vt:variant>
      <vt:variant>
        <vt:i4>1441841</vt:i4>
      </vt:variant>
      <vt:variant>
        <vt:i4>198</vt:i4>
      </vt:variant>
      <vt:variant>
        <vt:i4>0</vt:i4>
      </vt:variant>
      <vt:variant>
        <vt:i4>5</vt:i4>
      </vt:variant>
      <vt:variant>
        <vt:lpwstr/>
      </vt:variant>
      <vt:variant>
        <vt:lpwstr>_Toc54786855</vt:lpwstr>
      </vt:variant>
      <vt:variant>
        <vt:i4>1507377</vt:i4>
      </vt:variant>
      <vt:variant>
        <vt:i4>192</vt:i4>
      </vt:variant>
      <vt:variant>
        <vt:i4>0</vt:i4>
      </vt:variant>
      <vt:variant>
        <vt:i4>5</vt:i4>
      </vt:variant>
      <vt:variant>
        <vt:lpwstr/>
      </vt:variant>
      <vt:variant>
        <vt:lpwstr>_Toc54786854</vt:lpwstr>
      </vt:variant>
      <vt:variant>
        <vt:i4>1048625</vt:i4>
      </vt:variant>
      <vt:variant>
        <vt:i4>186</vt:i4>
      </vt:variant>
      <vt:variant>
        <vt:i4>0</vt:i4>
      </vt:variant>
      <vt:variant>
        <vt:i4>5</vt:i4>
      </vt:variant>
      <vt:variant>
        <vt:lpwstr/>
      </vt:variant>
      <vt:variant>
        <vt:lpwstr>_Toc54786853</vt:lpwstr>
      </vt:variant>
      <vt:variant>
        <vt:i4>1114161</vt:i4>
      </vt:variant>
      <vt:variant>
        <vt:i4>180</vt:i4>
      </vt:variant>
      <vt:variant>
        <vt:i4>0</vt:i4>
      </vt:variant>
      <vt:variant>
        <vt:i4>5</vt:i4>
      </vt:variant>
      <vt:variant>
        <vt:lpwstr/>
      </vt:variant>
      <vt:variant>
        <vt:lpwstr>_Toc54786852</vt:lpwstr>
      </vt:variant>
      <vt:variant>
        <vt:i4>1179697</vt:i4>
      </vt:variant>
      <vt:variant>
        <vt:i4>174</vt:i4>
      </vt:variant>
      <vt:variant>
        <vt:i4>0</vt:i4>
      </vt:variant>
      <vt:variant>
        <vt:i4>5</vt:i4>
      </vt:variant>
      <vt:variant>
        <vt:lpwstr/>
      </vt:variant>
      <vt:variant>
        <vt:lpwstr>_Toc54786851</vt:lpwstr>
      </vt:variant>
      <vt:variant>
        <vt:i4>1245233</vt:i4>
      </vt:variant>
      <vt:variant>
        <vt:i4>168</vt:i4>
      </vt:variant>
      <vt:variant>
        <vt:i4>0</vt:i4>
      </vt:variant>
      <vt:variant>
        <vt:i4>5</vt:i4>
      </vt:variant>
      <vt:variant>
        <vt:lpwstr/>
      </vt:variant>
      <vt:variant>
        <vt:lpwstr>_Toc54786850</vt:lpwstr>
      </vt:variant>
      <vt:variant>
        <vt:i4>1703984</vt:i4>
      </vt:variant>
      <vt:variant>
        <vt:i4>162</vt:i4>
      </vt:variant>
      <vt:variant>
        <vt:i4>0</vt:i4>
      </vt:variant>
      <vt:variant>
        <vt:i4>5</vt:i4>
      </vt:variant>
      <vt:variant>
        <vt:lpwstr/>
      </vt:variant>
      <vt:variant>
        <vt:lpwstr>_Toc54786849</vt:lpwstr>
      </vt:variant>
      <vt:variant>
        <vt:i4>1769520</vt:i4>
      </vt:variant>
      <vt:variant>
        <vt:i4>156</vt:i4>
      </vt:variant>
      <vt:variant>
        <vt:i4>0</vt:i4>
      </vt:variant>
      <vt:variant>
        <vt:i4>5</vt:i4>
      </vt:variant>
      <vt:variant>
        <vt:lpwstr/>
      </vt:variant>
      <vt:variant>
        <vt:lpwstr>_Toc54786848</vt:lpwstr>
      </vt:variant>
      <vt:variant>
        <vt:i4>1310768</vt:i4>
      </vt:variant>
      <vt:variant>
        <vt:i4>150</vt:i4>
      </vt:variant>
      <vt:variant>
        <vt:i4>0</vt:i4>
      </vt:variant>
      <vt:variant>
        <vt:i4>5</vt:i4>
      </vt:variant>
      <vt:variant>
        <vt:lpwstr/>
      </vt:variant>
      <vt:variant>
        <vt:lpwstr>_Toc54786847</vt:lpwstr>
      </vt:variant>
      <vt:variant>
        <vt:i4>1376304</vt:i4>
      </vt:variant>
      <vt:variant>
        <vt:i4>144</vt:i4>
      </vt:variant>
      <vt:variant>
        <vt:i4>0</vt:i4>
      </vt:variant>
      <vt:variant>
        <vt:i4>5</vt:i4>
      </vt:variant>
      <vt:variant>
        <vt:lpwstr/>
      </vt:variant>
      <vt:variant>
        <vt:lpwstr>_Toc54786846</vt:lpwstr>
      </vt:variant>
      <vt:variant>
        <vt:i4>1441840</vt:i4>
      </vt:variant>
      <vt:variant>
        <vt:i4>138</vt:i4>
      </vt:variant>
      <vt:variant>
        <vt:i4>0</vt:i4>
      </vt:variant>
      <vt:variant>
        <vt:i4>5</vt:i4>
      </vt:variant>
      <vt:variant>
        <vt:lpwstr/>
      </vt:variant>
      <vt:variant>
        <vt:lpwstr>_Toc54786845</vt:lpwstr>
      </vt:variant>
      <vt:variant>
        <vt:i4>1507376</vt:i4>
      </vt:variant>
      <vt:variant>
        <vt:i4>132</vt:i4>
      </vt:variant>
      <vt:variant>
        <vt:i4>0</vt:i4>
      </vt:variant>
      <vt:variant>
        <vt:i4>5</vt:i4>
      </vt:variant>
      <vt:variant>
        <vt:lpwstr/>
      </vt:variant>
      <vt:variant>
        <vt:lpwstr>_Toc54786844</vt:lpwstr>
      </vt:variant>
      <vt:variant>
        <vt:i4>1048624</vt:i4>
      </vt:variant>
      <vt:variant>
        <vt:i4>126</vt:i4>
      </vt:variant>
      <vt:variant>
        <vt:i4>0</vt:i4>
      </vt:variant>
      <vt:variant>
        <vt:i4>5</vt:i4>
      </vt:variant>
      <vt:variant>
        <vt:lpwstr/>
      </vt:variant>
      <vt:variant>
        <vt:lpwstr>_Toc54786843</vt:lpwstr>
      </vt:variant>
      <vt:variant>
        <vt:i4>1114160</vt:i4>
      </vt:variant>
      <vt:variant>
        <vt:i4>120</vt:i4>
      </vt:variant>
      <vt:variant>
        <vt:i4>0</vt:i4>
      </vt:variant>
      <vt:variant>
        <vt:i4>5</vt:i4>
      </vt:variant>
      <vt:variant>
        <vt:lpwstr/>
      </vt:variant>
      <vt:variant>
        <vt:lpwstr>_Toc54786842</vt:lpwstr>
      </vt:variant>
      <vt:variant>
        <vt:i4>1179696</vt:i4>
      </vt:variant>
      <vt:variant>
        <vt:i4>114</vt:i4>
      </vt:variant>
      <vt:variant>
        <vt:i4>0</vt:i4>
      </vt:variant>
      <vt:variant>
        <vt:i4>5</vt:i4>
      </vt:variant>
      <vt:variant>
        <vt:lpwstr/>
      </vt:variant>
      <vt:variant>
        <vt:lpwstr>_Toc54786841</vt:lpwstr>
      </vt:variant>
      <vt:variant>
        <vt:i4>4653168</vt:i4>
      </vt:variant>
      <vt:variant>
        <vt:i4>108</vt:i4>
      </vt:variant>
      <vt:variant>
        <vt:i4>0</vt:i4>
      </vt:variant>
      <vt:variant>
        <vt:i4>5</vt:i4>
      </vt:variant>
      <vt:variant>
        <vt:lpwstr/>
      </vt:variant>
      <vt:variant>
        <vt:lpwstr>_Test_Data_Provisioning</vt:lpwstr>
      </vt:variant>
      <vt:variant>
        <vt:i4>5111924</vt:i4>
      </vt:variant>
      <vt:variant>
        <vt:i4>102</vt:i4>
      </vt:variant>
      <vt:variant>
        <vt:i4>0</vt:i4>
      </vt:variant>
      <vt:variant>
        <vt:i4>5</vt:i4>
      </vt:variant>
      <vt:variant>
        <vt:lpwstr/>
      </vt:variant>
      <vt:variant>
        <vt:lpwstr>_Project_test_environments</vt:lpwstr>
      </vt:variant>
      <vt:variant>
        <vt:i4>1769527</vt:i4>
      </vt:variant>
      <vt:variant>
        <vt:i4>96</vt:i4>
      </vt:variant>
      <vt:variant>
        <vt:i4>0</vt:i4>
      </vt:variant>
      <vt:variant>
        <vt:i4>5</vt:i4>
      </vt:variant>
      <vt:variant>
        <vt:lpwstr/>
      </vt:variant>
      <vt:variant>
        <vt:lpwstr>_Toc54786838</vt:lpwstr>
      </vt:variant>
      <vt:variant>
        <vt:i4>1310775</vt:i4>
      </vt:variant>
      <vt:variant>
        <vt:i4>90</vt:i4>
      </vt:variant>
      <vt:variant>
        <vt:i4>0</vt:i4>
      </vt:variant>
      <vt:variant>
        <vt:i4>5</vt:i4>
      </vt:variant>
      <vt:variant>
        <vt:lpwstr/>
      </vt:variant>
      <vt:variant>
        <vt:lpwstr>_Toc54786837</vt:lpwstr>
      </vt:variant>
      <vt:variant>
        <vt:i4>1376311</vt:i4>
      </vt:variant>
      <vt:variant>
        <vt:i4>84</vt:i4>
      </vt:variant>
      <vt:variant>
        <vt:i4>0</vt:i4>
      </vt:variant>
      <vt:variant>
        <vt:i4>5</vt:i4>
      </vt:variant>
      <vt:variant>
        <vt:lpwstr/>
      </vt:variant>
      <vt:variant>
        <vt:lpwstr>_Toc54786836</vt:lpwstr>
      </vt:variant>
      <vt:variant>
        <vt:i4>1441847</vt:i4>
      </vt:variant>
      <vt:variant>
        <vt:i4>78</vt:i4>
      </vt:variant>
      <vt:variant>
        <vt:i4>0</vt:i4>
      </vt:variant>
      <vt:variant>
        <vt:i4>5</vt:i4>
      </vt:variant>
      <vt:variant>
        <vt:lpwstr/>
      </vt:variant>
      <vt:variant>
        <vt:lpwstr>_Toc54786835</vt:lpwstr>
      </vt:variant>
      <vt:variant>
        <vt:i4>1507383</vt:i4>
      </vt:variant>
      <vt:variant>
        <vt:i4>72</vt:i4>
      </vt:variant>
      <vt:variant>
        <vt:i4>0</vt:i4>
      </vt:variant>
      <vt:variant>
        <vt:i4>5</vt:i4>
      </vt:variant>
      <vt:variant>
        <vt:lpwstr/>
      </vt:variant>
      <vt:variant>
        <vt:lpwstr>_Toc54786834</vt:lpwstr>
      </vt:variant>
      <vt:variant>
        <vt:i4>1048631</vt:i4>
      </vt:variant>
      <vt:variant>
        <vt:i4>66</vt:i4>
      </vt:variant>
      <vt:variant>
        <vt:i4>0</vt:i4>
      </vt:variant>
      <vt:variant>
        <vt:i4>5</vt:i4>
      </vt:variant>
      <vt:variant>
        <vt:lpwstr/>
      </vt:variant>
      <vt:variant>
        <vt:lpwstr>_Toc54786833</vt:lpwstr>
      </vt:variant>
      <vt:variant>
        <vt:i4>1114167</vt:i4>
      </vt:variant>
      <vt:variant>
        <vt:i4>60</vt:i4>
      </vt:variant>
      <vt:variant>
        <vt:i4>0</vt:i4>
      </vt:variant>
      <vt:variant>
        <vt:i4>5</vt:i4>
      </vt:variant>
      <vt:variant>
        <vt:lpwstr/>
      </vt:variant>
      <vt:variant>
        <vt:lpwstr>_Toc54786832</vt:lpwstr>
      </vt:variant>
      <vt:variant>
        <vt:i4>1179703</vt:i4>
      </vt:variant>
      <vt:variant>
        <vt:i4>54</vt:i4>
      </vt:variant>
      <vt:variant>
        <vt:i4>0</vt:i4>
      </vt:variant>
      <vt:variant>
        <vt:i4>5</vt:i4>
      </vt:variant>
      <vt:variant>
        <vt:lpwstr/>
      </vt:variant>
      <vt:variant>
        <vt:lpwstr>_Toc54786831</vt:lpwstr>
      </vt:variant>
      <vt:variant>
        <vt:i4>1245239</vt:i4>
      </vt:variant>
      <vt:variant>
        <vt:i4>48</vt:i4>
      </vt:variant>
      <vt:variant>
        <vt:i4>0</vt:i4>
      </vt:variant>
      <vt:variant>
        <vt:i4>5</vt:i4>
      </vt:variant>
      <vt:variant>
        <vt:lpwstr/>
      </vt:variant>
      <vt:variant>
        <vt:lpwstr>_Toc54786830</vt:lpwstr>
      </vt:variant>
      <vt:variant>
        <vt:i4>1703990</vt:i4>
      </vt:variant>
      <vt:variant>
        <vt:i4>42</vt:i4>
      </vt:variant>
      <vt:variant>
        <vt:i4>0</vt:i4>
      </vt:variant>
      <vt:variant>
        <vt:i4>5</vt:i4>
      </vt:variant>
      <vt:variant>
        <vt:lpwstr/>
      </vt:variant>
      <vt:variant>
        <vt:lpwstr>_Toc54786829</vt:lpwstr>
      </vt:variant>
      <vt:variant>
        <vt:i4>1769526</vt:i4>
      </vt:variant>
      <vt:variant>
        <vt:i4>36</vt:i4>
      </vt:variant>
      <vt:variant>
        <vt:i4>0</vt:i4>
      </vt:variant>
      <vt:variant>
        <vt:i4>5</vt:i4>
      </vt:variant>
      <vt:variant>
        <vt:lpwstr/>
      </vt:variant>
      <vt:variant>
        <vt:lpwstr>_Toc54786828</vt:lpwstr>
      </vt:variant>
      <vt:variant>
        <vt:i4>1310774</vt:i4>
      </vt:variant>
      <vt:variant>
        <vt:i4>30</vt:i4>
      </vt:variant>
      <vt:variant>
        <vt:i4>0</vt:i4>
      </vt:variant>
      <vt:variant>
        <vt:i4>5</vt:i4>
      </vt:variant>
      <vt:variant>
        <vt:lpwstr/>
      </vt:variant>
      <vt:variant>
        <vt:lpwstr>_Toc54786827</vt:lpwstr>
      </vt:variant>
      <vt:variant>
        <vt:i4>1376310</vt:i4>
      </vt:variant>
      <vt:variant>
        <vt:i4>27</vt:i4>
      </vt:variant>
      <vt:variant>
        <vt:i4>0</vt:i4>
      </vt:variant>
      <vt:variant>
        <vt:i4>5</vt:i4>
      </vt:variant>
      <vt:variant>
        <vt:lpwstr/>
      </vt:variant>
      <vt:variant>
        <vt:lpwstr>_Toc54786826</vt:lpwstr>
      </vt:variant>
      <vt:variant>
        <vt:i4>1441846</vt:i4>
      </vt:variant>
      <vt:variant>
        <vt:i4>24</vt:i4>
      </vt:variant>
      <vt:variant>
        <vt:i4>0</vt:i4>
      </vt:variant>
      <vt:variant>
        <vt:i4>5</vt:i4>
      </vt:variant>
      <vt:variant>
        <vt:lpwstr/>
      </vt:variant>
      <vt:variant>
        <vt:lpwstr>_Toc54786825</vt:lpwstr>
      </vt:variant>
      <vt:variant>
        <vt:i4>7143513</vt:i4>
      </vt:variant>
      <vt:variant>
        <vt:i4>18</vt:i4>
      </vt:variant>
      <vt:variant>
        <vt:i4>0</vt:i4>
      </vt:variant>
      <vt:variant>
        <vt:i4>5</vt:i4>
      </vt:variant>
      <vt:variant>
        <vt:lpwstr/>
      </vt:variant>
      <vt:variant>
        <vt:lpwstr>_References</vt:lpwstr>
      </vt:variant>
      <vt:variant>
        <vt:i4>2949177</vt:i4>
      </vt:variant>
      <vt:variant>
        <vt:i4>12</vt:i4>
      </vt:variant>
      <vt:variant>
        <vt:i4>0</vt:i4>
      </vt:variant>
      <vt:variant>
        <vt:i4>5</vt:i4>
      </vt:variant>
      <vt:variant>
        <vt:lpwstr/>
      </vt:variant>
      <vt:variant>
        <vt:lpwstr>_Document_Purpose</vt:lpwstr>
      </vt:variant>
      <vt:variant>
        <vt:i4>1114166</vt:i4>
      </vt:variant>
      <vt:variant>
        <vt:i4>6</vt:i4>
      </vt:variant>
      <vt:variant>
        <vt:i4>0</vt:i4>
      </vt:variant>
      <vt:variant>
        <vt:i4>5</vt:i4>
      </vt:variant>
      <vt:variant>
        <vt:lpwstr/>
      </vt:variant>
      <vt:variant>
        <vt:lpwstr>_Toc54786822</vt:lpwstr>
      </vt:variant>
      <vt:variant>
        <vt:i4>1179702</vt:i4>
      </vt:variant>
      <vt:variant>
        <vt:i4>0</vt:i4>
      </vt:variant>
      <vt:variant>
        <vt:i4>0</vt:i4>
      </vt:variant>
      <vt:variant>
        <vt:i4>5</vt:i4>
      </vt:variant>
      <vt:variant>
        <vt:lpwstr/>
      </vt:variant>
      <vt:variant>
        <vt:lpwstr>_Toc54786821</vt:lpwstr>
      </vt:variant>
      <vt:variant>
        <vt:i4>393244</vt:i4>
      </vt:variant>
      <vt:variant>
        <vt:i4>18</vt:i4>
      </vt:variant>
      <vt:variant>
        <vt:i4>0</vt:i4>
      </vt:variant>
      <vt:variant>
        <vt:i4>5</vt:i4>
      </vt:variant>
      <vt:variant>
        <vt:lpwstr/>
      </vt:variant>
      <vt:variant>
        <vt:lpwstr>CONTENTS</vt:lpwstr>
      </vt:variant>
      <vt:variant>
        <vt:i4>393244</vt:i4>
      </vt:variant>
      <vt:variant>
        <vt:i4>12</vt:i4>
      </vt:variant>
      <vt:variant>
        <vt:i4>0</vt:i4>
      </vt:variant>
      <vt:variant>
        <vt:i4>5</vt:i4>
      </vt:variant>
      <vt:variant>
        <vt:lpwstr/>
      </vt:variant>
      <vt:variant>
        <vt:lpwstr>CONTENTS</vt:lpwstr>
      </vt:variant>
      <vt:variant>
        <vt:i4>1114151</vt:i4>
      </vt:variant>
      <vt:variant>
        <vt:i4>0</vt:i4>
      </vt:variant>
      <vt:variant>
        <vt:i4>0</vt:i4>
      </vt:variant>
      <vt:variant>
        <vt:i4>5</vt:i4>
      </vt:variant>
      <vt:variant>
        <vt:lpwstr>mailto:PCAPRAR@imptobnet.com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dc:title>
  <dc:subject/>
  <dc:creator>Daniel Preston</dc:creator>
  <cp:keywords/>
  <dc:description/>
  <cp:lastModifiedBy>Heena Patel</cp:lastModifiedBy>
  <cp:revision>1237</cp:revision>
  <cp:lastPrinted>2021-02-25T16:23:00Z</cp:lastPrinted>
  <dcterms:created xsi:type="dcterms:W3CDTF">2022-08-26T11:03:00Z</dcterms:created>
  <dcterms:modified xsi:type="dcterms:W3CDTF">2022-10-13T20:03:00Z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2019-11-08T00:00:00Z</vt:filetime>
  </property>
  <property fmtid="{D5CDD505-2E9C-101B-9397-08002B2CF9AE}" pid="3" name="Creator">
    <vt:lpwstr>Adobe InDesign CC 14.0 (Macintosh)</vt:lpwstr>
  </property>
  <property fmtid="{D5CDD505-2E9C-101B-9397-08002B2CF9AE}" pid="4" name="LastSaved">
    <vt:filetime>2019-11-13T00:00:00Z</vt:filetime>
  </property>
  <property fmtid="{D5CDD505-2E9C-101B-9397-08002B2CF9AE}" pid="5" name="ContentTypeId">
    <vt:lpwstr>0x010100FD862924E4FEDB4C8C4CF508CB5C0CFE</vt:lpwstr>
  </property>
  <property fmtid="{D5CDD505-2E9C-101B-9397-08002B2CF9AE}" pid="6" name="MediaServiceImageTags">
    <vt:lpwstr/>
  </property>
  <property fmtid="{D5CDD505-2E9C-101B-9397-08002B2CF9AE}" pid="7" name="MSIP_Label_3578769e-61ee-4fb8-bc00-0c39b00e6f4c_Enabled">
    <vt:lpwstr>true</vt:lpwstr>
  </property>
  <property fmtid="{D5CDD505-2E9C-101B-9397-08002B2CF9AE}" pid="8" name="MSIP_Label_3578769e-61ee-4fb8-bc00-0c39b00e6f4c_SetDate">
    <vt:lpwstr>2022-09-28T14:08:56Z</vt:lpwstr>
  </property>
  <property fmtid="{D5CDD505-2E9C-101B-9397-08002B2CF9AE}" pid="9" name="MSIP_Label_3578769e-61ee-4fb8-bc00-0c39b00e6f4c_Method">
    <vt:lpwstr>Standard</vt:lpwstr>
  </property>
  <property fmtid="{D5CDD505-2E9C-101B-9397-08002B2CF9AE}" pid="10" name="MSIP_Label_3578769e-61ee-4fb8-bc00-0c39b00e6f4c_Name">
    <vt:lpwstr>General (internal use)</vt:lpwstr>
  </property>
  <property fmtid="{D5CDD505-2E9C-101B-9397-08002B2CF9AE}" pid="11" name="MSIP_Label_3578769e-61ee-4fb8-bc00-0c39b00e6f4c_SiteId">
    <vt:lpwstr>d14c9c9a-6bb5-430f-99ff-6c2815b3a95e</vt:lpwstr>
  </property>
  <property fmtid="{D5CDD505-2E9C-101B-9397-08002B2CF9AE}" pid="12" name="MSIP_Label_3578769e-61ee-4fb8-bc00-0c39b00e6f4c_ActionId">
    <vt:lpwstr>bb4fb04f-958a-4640-ba7a-76648af858ad</vt:lpwstr>
  </property>
  <property fmtid="{D5CDD505-2E9C-101B-9397-08002B2CF9AE}" pid="13" name="MSIP_Label_3578769e-61ee-4fb8-bc00-0c39b00e6f4c_ContentBits">
    <vt:lpwstr>0</vt:lpwstr>
  </property>
</Properties>
</file>